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7047C695"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bookmarkEnd w:id="0"/>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1" w:name="_Toc434399164"/>
        </w:p>
        <w:bookmarkStart w:id="2" w:name="_Toc14438769"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2"/>
            </w:p>
            <w:p w14:paraId="5CF60485" w14:textId="039E2DEC" w:rsidR="00AA5B8C" w:rsidRDefault="00AA5B8C" w:rsidP="00AA5B8C">
              <w:pPr>
                <w:pStyle w:val="14"/>
              </w:pPr>
            </w:p>
            <w:p w14:paraId="6CA6A5BC" w14:textId="4DD73E54" w:rsidR="00584014"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14438769" w:history="1">
                <w:r w:rsidR="00584014" w:rsidRPr="00441E64">
                  <w:rPr>
                    <w:rStyle w:val="af1"/>
                    <w:noProof/>
                    <w:lang w:val="ja-JP"/>
                  </w:rPr>
                  <w:t>目次</w:t>
                </w:r>
                <w:r w:rsidR="00584014">
                  <w:rPr>
                    <w:noProof/>
                    <w:webHidden/>
                  </w:rPr>
                  <w:tab/>
                </w:r>
                <w:r w:rsidR="00584014">
                  <w:rPr>
                    <w:noProof/>
                    <w:webHidden/>
                  </w:rPr>
                  <w:fldChar w:fldCharType="begin"/>
                </w:r>
                <w:r w:rsidR="00584014">
                  <w:rPr>
                    <w:noProof/>
                    <w:webHidden/>
                  </w:rPr>
                  <w:instrText xml:space="preserve"> PAGEREF _Toc14438769 \h </w:instrText>
                </w:r>
                <w:r w:rsidR="00584014">
                  <w:rPr>
                    <w:noProof/>
                    <w:webHidden/>
                  </w:rPr>
                </w:r>
                <w:r w:rsidR="00584014">
                  <w:rPr>
                    <w:noProof/>
                    <w:webHidden/>
                  </w:rPr>
                  <w:fldChar w:fldCharType="separate"/>
                </w:r>
                <w:r w:rsidR="00FA6EB3">
                  <w:rPr>
                    <w:noProof/>
                    <w:webHidden/>
                  </w:rPr>
                  <w:t>2</w:t>
                </w:r>
                <w:r w:rsidR="00584014">
                  <w:rPr>
                    <w:noProof/>
                    <w:webHidden/>
                  </w:rPr>
                  <w:fldChar w:fldCharType="end"/>
                </w:r>
              </w:hyperlink>
            </w:p>
            <w:p w14:paraId="503103B9" w14:textId="032B0DD2" w:rsidR="00584014" w:rsidRDefault="00FA6EB3">
              <w:pPr>
                <w:pStyle w:val="14"/>
                <w:rPr>
                  <w:noProof/>
                  <w:szCs w:val="22"/>
                </w:rPr>
              </w:pPr>
              <w:hyperlink w:anchor="_Toc14438770" w:history="1">
                <w:r w:rsidR="00584014" w:rsidRPr="00441E64">
                  <w:rPr>
                    <w:rStyle w:val="af1"/>
                    <w:noProof/>
                  </w:rPr>
                  <w:t>はじめに</w:t>
                </w:r>
                <w:r w:rsidR="00584014">
                  <w:rPr>
                    <w:noProof/>
                    <w:webHidden/>
                  </w:rPr>
                  <w:tab/>
                </w:r>
                <w:r w:rsidR="00584014">
                  <w:rPr>
                    <w:noProof/>
                    <w:webHidden/>
                  </w:rPr>
                  <w:fldChar w:fldCharType="begin"/>
                </w:r>
                <w:r w:rsidR="00584014">
                  <w:rPr>
                    <w:noProof/>
                    <w:webHidden/>
                  </w:rPr>
                  <w:instrText xml:space="preserve"> PAGEREF _Toc14438770 \h </w:instrText>
                </w:r>
                <w:r w:rsidR="00584014">
                  <w:rPr>
                    <w:noProof/>
                    <w:webHidden/>
                  </w:rPr>
                </w:r>
                <w:r w:rsidR="00584014">
                  <w:rPr>
                    <w:noProof/>
                    <w:webHidden/>
                  </w:rPr>
                  <w:fldChar w:fldCharType="separate"/>
                </w:r>
                <w:r>
                  <w:rPr>
                    <w:noProof/>
                    <w:webHidden/>
                  </w:rPr>
                  <w:t>3</w:t>
                </w:r>
                <w:r w:rsidR="00584014">
                  <w:rPr>
                    <w:noProof/>
                    <w:webHidden/>
                  </w:rPr>
                  <w:fldChar w:fldCharType="end"/>
                </w:r>
              </w:hyperlink>
            </w:p>
            <w:p w14:paraId="0368B5BD" w14:textId="00740B17" w:rsidR="00584014" w:rsidRDefault="00FA6EB3">
              <w:pPr>
                <w:pStyle w:val="14"/>
                <w:tabs>
                  <w:tab w:val="left" w:pos="420"/>
                </w:tabs>
                <w:rPr>
                  <w:noProof/>
                  <w:szCs w:val="22"/>
                </w:rPr>
              </w:pPr>
              <w:hyperlink w:anchor="_Toc14438771" w:history="1">
                <w:r w:rsidR="00584014" w:rsidRPr="00441E64">
                  <w:rPr>
                    <w:rStyle w:val="af1"/>
                    <w:noProof/>
                  </w:rPr>
                  <w:t>1</w:t>
                </w:r>
                <w:r w:rsidR="00584014">
                  <w:rPr>
                    <w:noProof/>
                    <w:szCs w:val="22"/>
                  </w:rPr>
                  <w:tab/>
                </w:r>
                <w:r w:rsidR="00584014" w:rsidRPr="00441E64">
                  <w:rPr>
                    <w:rStyle w:val="af1"/>
                    <w:noProof/>
                  </w:rPr>
                  <w:t>ITA</w:t>
                </w:r>
                <w:r w:rsidR="00584014" w:rsidRPr="00441E64">
                  <w:rPr>
                    <w:rStyle w:val="af1"/>
                    <w:rFonts w:cstheme="majorHAnsi"/>
                    <w:noProof/>
                  </w:rPr>
                  <w:t>の概要</w:t>
                </w:r>
                <w:r w:rsidR="00584014">
                  <w:rPr>
                    <w:noProof/>
                    <w:webHidden/>
                  </w:rPr>
                  <w:tab/>
                </w:r>
                <w:r w:rsidR="00584014">
                  <w:rPr>
                    <w:noProof/>
                    <w:webHidden/>
                  </w:rPr>
                  <w:fldChar w:fldCharType="begin"/>
                </w:r>
                <w:r w:rsidR="00584014">
                  <w:rPr>
                    <w:noProof/>
                    <w:webHidden/>
                  </w:rPr>
                  <w:instrText xml:space="preserve"> PAGEREF _Toc14438771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310CBDB" w14:textId="104B41FF" w:rsidR="00584014" w:rsidRDefault="00FA6EB3">
              <w:pPr>
                <w:pStyle w:val="22"/>
                <w:tabs>
                  <w:tab w:val="left" w:pos="840"/>
                  <w:tab w:val="right" w:leader="dot" w:pos="9627"/>
                </w:tabs>
                <w:rPr>
                  <w:noProof/>
                  <w:szCs w:val="22"/>
                </w:rPr>
              </w:pPr>
              <w:hyperlink w:anchor="_Toc14438772" w:history="1">
                <w:r w:rsidR="00584014" w:rsidRPr="00441E64">
                  <w:rPr>
                    <w:rStyle w:val="af1"/>
                    <w:noProof/>
                  </w:rPr>
                  <w:t>1.1</w:t>
                </w:r>
                <w:r w:rsidR="00584014">
                  <w:rPr>
                    <w:noProof/>
                    <w:szCs w:val="22"/>
                  </w:rPr>
                  <w:tab/>
                </w:r>
                <w:r w:rsidR="00584014" w:rsidRPr="00441E64">
                  <w:rPr>
                    <w:rStyle w:val="af1"/>
                    <w:rFonts w:ascii="メイリオ" w:hAnsi="メイリオ"/>
                    <w:noProof/>
                  </w:rPr>
                  <w:t>ITA</w:t>
                </w:r>
                <w:r w:rsidR="00584014" w:rsidRPr="00441E64">
                  <w:rPr>
                    <w:rStyle w:val="af1"/>
                    <w:noProof/>
                  </w:rPr>
                  <w:t>とは</w:t>
                </w:r>
                <w:r w:rsidR="00584014">
                  <w:rPr>
                    <w:noProof/>
                    <w:webHidden/>
                  </w:rPr>
                  <w:tab/>
                </w:r>
                <w:r w:rsidR="00584014">
                  <w:rPr>
                    <w:noProof/>
                    <w:webHidden/>
                  </w:rPr>
                  <w:fldChar w:fldCharType="begin"/>
                </w:r>
                <w:r w:rsidR="00584014">
                  <w:rPr>
                    <w:noProof/>
                    <w:webHidden/>
                  </w:rPr>
                  <w:instrText xml:space="preserve"> PAGEREF _Toc14438772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1669733E" w14:textId="6675DD26" w:rsidR="00584014" w:rsidRDefault="00FA6EB3">
              <w:pPr>
                <w:pStyle w:val="22"/>
                <w:tabs>
                  <w:tab w:val="left" w:pos="840"/>
                  <w:tab w:val="right" w:leader="dot" w:pos="9627"/>
                </w:tabs>
                <w:rPr>
                  <w:noProof/>
                  <w:szCs w:val="22"/>
                </w:rPr>
              </w:pPr>
              <w:hyperlink w:anchor="_Toc14438773" w:history="1">
                <w:r w:rsidR="00584014" w:rsidRPr="00441E64">
                  <w:rPr>
                    <w:rStyle w:val="af1"/>
                    <w:noProof/>
                  </w:rPr>
                  <w:t>1.2</w:t>
                </w:r>
                <w:r w:rsidR="00584014">
                  <w:rPr>
                    <w:noProof/>
                    <w:szCs w:val="22"/>
                  </w:rPr>
                  <w:tab/>
                </w:r>
                <w:r w:rsidR="00584014" w:rsidRPr="00441E64">
                  <w:rPr>
                    <w:rStyle w:val="af1"/>
                    <w:rFonts w:ascii="メイリオ" w:hAnsi="メイリオ"/>
                    <w:noProof/>
                  </w:rPr>
                  <w:t>ITA</w:t>
                </w:r>
                <w:r w:rsidR="00584014" w:rsidRPr="00441E64">
                  <w:rPr>
                    <w:rStyle w:val="af1"/>
                    <w:noProof/>
                  </w:rPr>
                  <w:t>の機能</w:t>
                </w:r>
                <w:r w:rsidR="00584014">
                  <w:rPr>
                    <w:noProof/>
                    <w:webHidden/>
                  </w:rPr>
                  <w:tab/>
                </w:r>
                <w:r w:rsidR="00584014">
                  <w:rPr>
                    <w:noProof/>
                    <w:webHidden/>
                  </w:rPr>
                  <w:fldChar w:fldCharType="begin"/>
                </w:r>
                <w:r w:rsidR="00584014">
                  <w:rPr>
                    <w:noProof/>
                    <w:webHidden/>
                  </w:rPr>
                  <w:instrText xml:space="preserve"> PAGEREF _Toc14438773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676CD77" w14:textId="1102CCE2" w:rsidR="00584014" w:rsidRDefault="00FA6EB3">
              <w:pPr>
                <w:pStyle w:val="33"/>
                <w:tabs>
                  <w:tab w:val="left" w:pos="1260"/>
                  <w:tab w:val="right" w:leader="dot" w:pos="9627"/>
                </w:tabs>
                <w:rPr>
                  <w:noProof/>
                  <w:szCs w:val="22"/>
                </w:rPr>
              </w:pPr>
              <w:hyperlink w:anchor="_Toc14438774" w:history="1">
                <w:r w:rsidR="00584014" w:rsidRPr="00441E64">
                  <w:rPr>
                    <w:rStyle w:val="af1"/>
                    <w:rFonts w:ascii="Arial" w:hAnsi="Arial" w:cs="Arial"/>
                    <w:noProof/>
                  </w:rPr>
                  <w:t>1.2.1</w:t>
                </w:r>
                <w:r w:rsidR="00584014">
                  <w:rPr>
                    <w:noProof/>
                    <w:szCs w:val="22"/>
                  </w:rPr>
                  <w:tab/>
                </w:r>
                <w:r w:rsidR="00584014" w:rsidRPr="00441E64">
                  <w:rPr>
                    <w:rStyle w:val="af1"/>
                    <w:noProof/>
                  </w:rPr>
                  <w:t>構成管理機能</w:t>
                </w:r>
                <w:r w:rsidR="00584014">
                  <w:rPr>
                    <w:noProof/>
                    <w:webHidden/>
                  </w:rPr>
                  <w:tab/>
                </w:r>
                <w:r w:rsidR="00584014">
                  <w:rPr>
                    <w:noProof/>
                    <w:webHidden/>
                  </w:rPr>
                  <w:fldChar w:fldCharType="begin"/>
                </w:r>
                <w:r w:rsidR="00584014">
                  <w:rPr>
                    <w:noProof/>
                    <w:webHidden/>
                  </w:rPr>
                  <w:instrText xml:space="preserve"> PAGEREF _Toc14438774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76B5340E" w14:textId="0797F374" w:rsidR="00584014" w:rsidRDefault="00FA6EB3">
              <w:pPr>
                <w:pStyle w:val="33"/>
                <w:tabs>
                  <w:tab w:val="left" w:pos="1260"/>
                  <w:tab w:val="right" w:leader="dot" w:pos="9627"/>
                </w:tabs>
                <w:rPr>
                  <w:noProof/>
                  <w:szCs w:val="22"/>
                </w:rPr>
              </w:pPr>
              <w:hyperlink w:anchor="_Toc14438775" w:history="1">
                <w:r w:rsidR="00584014" w:rsidRPr="00441E64">
                  <w:rPr>
                    <w:rStyle w:val="af1"/>
                    <w:rFonts w:ascii="Arial" w:hAnsi="Arial" w:cs="Arial"/>
                    <w:noProof/>
                  </w:rPr>
                  <w:t>1.2.2</w:t>
                </w:r>
                <w:r w:rsidR="00584014">
                  <w:rPr>
                    <w:noProof/>
                    <w:szCs w:val="22"/>
                  </w:rPr>
                  <w:tab/>
                </w:r>
                <w:r w:rsidR="00584014" w:rsidRPr="00441E64">
                  <w:rPr>
                    <w:rStyle w:val="af1"/>
                    <w:noProof/>
                  </w:rPr>
                  <w:t>連携実行機能</w:t>
                </w:r>
                <w:r w:rsidR="00584014">
                  <w:rPr>
                    <w:noProof/>
                    <w:webHidden/>
                  </w:rPr>
                  <w:tab/>
                </w:r>
                <w:r w:rsidR="00584014">
                  <w:rPr>
                    <w:noProof/>
                    <w:webHidden/>
                  </w:rPr>
                  <w:fldChar w:fldCharType="begin"/>
                </w:r>
                <w:r w:rsidR="00584014">
                  <w:rPr>
                    <w:noProof/>
                    <w:webHidden/>
                  </w:rPr>
                  <w:instrText xml:space="preserve"> PAGEREF _Toc14438775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209AF785" w14:textId="5F6BD97B" w:rsidR="00584014" w:rsidRDefault="00FA6EB3">
              <w:pPr>
                <w:pStyle w:val="33"/>
                <w:tabs>
                  <w:tab w:val="left" w:pos="1260"/>
                  <w:tab w:val="right" w:leader="dot" w:pos="9627"/>
                </w:tabs>
                <w:rPr>
                  <w:noProof/>
                  <w:szCs w:val="22"/>
                </w:rPr>
              </w:pPr>
              <w:hyperlink w:anchor="_Toc14438776" w:history="1">
                <w:r w:rsidR="00584014" w:rsidRPr="00441E64">
                  <w:rPr>
                    <w:rStyle w:val="af1"/>
                    <w:rFonts w:ascii="Arial" w:hAnsi="Arial" w:cs="Arial"/>
                    <w:noProof/>
                  </w:rPr>
                  <w:t>1.2.3</w:t>
                </w:r>
                <w:r w:rsidR="00584014">
                  <w:rPr>
                    <w:noProof/>
                    <w:szCs w:val="22"/>
                  </w:rPr>
                  <w:tab/>
                </w:r>
                <w:r w:rsidR="00584014" w:rsidRPr="00441E64">
                  <w:rPr>
                    <w:rStyle w:val="af1"/>
                    <w:noProof/>
                  </w:rPr>
                  <w:t>ユーザー、権限管理</w:t>
                </w:r>
                <w:r w:rsidR="00584014">
                  <w:rPr>
                    <w:noProof/>
                    <w:webHidden/>
                  </w:rPr>
                  <w:tab/>
                </w:r>
                <w:r w:rsidR="00584014">
                  <w:rPr>
                    <w:noProof/>
                    <w:webHidden/>
                  </w:rPr>
                  <w:fldChar w:fldCharType="begin"/>
                </w:r>
                <w:r w:rsidR="00584014">
                  <w:rPr>
                    <w:noProof/>
                    <w:webHidden/>
                  </w:rPr>
                  <w:instrText xml:space="preserve"> PAGEREF _Toc14438776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74167BA9" w14:textId="0E43D602" w:rsidR="00584014" w:rsidRDefault="00FA6EB3">
              <w:pPr>
                <w:pStyle w:val="22"/>
                <w:tabs>
                  <w:tab w:val="left" w:pos="840"/>
                  <w:tab w:val="right" w:leader="dot" w:pos="9627"/>
                </w:tabs>
                <w:rPr>
                  <w:noProof/>
                  <w:szCs w:val="22"/>
                </w:rPr>
              </w:pPr>
              <w:hyperlink w:anchor="_Toc14438777" w:history="1">
                <w:r w:rsidR="00584014" w:rsidRPr="00441E64">
                  <w:rPr>
                    <w:rStyle w:val="af1"/>
                    <w:noProof/>
                  </w:rPr>
                  <w:t>1.3</w:t>
                </w:r>
                <w:r w:rsidR="00584014">
                  <w:rPr>
                    <w:noProof/>
                    <w:szCs w:val="22"/>
                  </w:rPr>
                  <w:tab/>
                </w:r>
                <w:r w:rsidR="00584014" w:rsidRPr="00441E64">
                  <w:rPr>
                    <w:rStyle w:val="af1"/>
                    <w:noProof/>
                  </w:rPr>
                  <w:t>カスタマイズ機能</w:t>
                </w:r>
                <w:r w:rsidR="00584014">
                  <w:rPr>
                    <w:noProof/>
                    <w:webHidden/>
                  </w:rPr>
                  <w:tab/>
                </w:r>
                <w:r w:rsidR="00584014">
                  <w:rPr>
                    <w:noProof/>
                    <w:webHidden/>
                  </w:rPr>
                  <w:fldChar w:fldCharType="begin"/>
                </w:r>
                <w:r w:rsidR="00584014">
                  <w:rPr>
                    <w:noProof/>
                    <w:webHidden/>
                  </w:rPr>
                  <w:instrText xml:space="preserve"> PAGEREF _Toc14438777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1D92F423" w14:textId="4EACE6F5" w:rsidR="00584014" w:rsidRDefault="00FA6EB3">
              <w:pPr>
                <w:pStyle w:val="14"/>
                <w:tabs>
                  <w:tab w:val="left" w:pos="420"/>
                </w:tabs>
                <w:rPr>
                  <w:noProof/>
                  <w:szCs w:val="22"/>
                </w:rPr>
              </w:pPr>
              <w:hyperlink w:anchor="_Toc14438778" w:history="1">
                <w:r w:rsidR="00584014" w:rsidRPr="00441E64">
                  <w:rPr>
                    <w:rStyle w:val="af1"/>
                    <w:noProof/>
                  </w:rPr>
                  <w:t>2</w:t>
                </w:r>
                <w:r w:rsidR="00584014">
                  <w:rPr>
                    <w:noProof/>
                    <w:szCs w:val="22"/>
                  </w:rPr>
                  <w:tab/>
                </w:r>
                <w:r w:rsidR="00584014" w:rsidRPr="00441E64">
                  <w:rPr>
                    <w:rStyle w:val="af1"/>
                    <w:rFonts w:eastAsia="Meiryo UI" w:cs="Meiryo UI"/>
                    <w:noProof/>
                  </w:rPr>
                  <w:t>ITA</w:t>
                </w:r>
                <w:r w:rsidR="00584014" w:rsidRPr="00441E64">
                  <w:rPr>
                    <w:rStyle w:val="af1"/>
                    <w:noProof/>
                  </w:rPr>
                  <w:t>のメニュー、画面構成</w:t>
                </w:r>
                <w:r w:rsidR="00584014">
                  <w:rPr>
                    <w:noProof/>
                    <w:webHidden/>
                  </w:rPr>
                  <w:tab/>
                </w:r>
                <w:r w:rsidR="00584014">
                  <w:rPr>
                    <w:noProof/>
                    <w:webHidden/>
                  </w:rPr>
                  <w:fldChar w:fldCharType="begin"/>
                </w:r>
                <w:r w:rsidR="00584014">
                  <w:rPr>
                    <w:noProof/>
                    <w:webHidden/>
                  </w:rPr>
                  <w:instrText xml:space="preserve"> PAGEREF _Toc14438778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29ACB25E" w14:textId="60CBEBB8" w:rsidR="00584014" w:rsidRDefault="00FA6EB3">
              <w:pPr>
                <w:pStyle w:val="22"/>
                <w:tabs>
                  <w:tab w:val="left" w:pos="840"/>
                  <w:tab w:val="right" w:leader="dot" w:pos="9627"/>
                </w:tabs>
                <w:rPr>
                  <w:noProof/>
                  <w:szCs w:val="22"/>
                </w:rPr>
              </w:pPr>
              <w:hyperlink w:anchor="_Toc14438779" w:history="1">
                <w:r w:rsidR="00584014" w:rsidRPr="00441E64">
                  <w:rPr>
                    <w:rStyle w:val="af1"/>
                    <w:noProof/>
                  </w:rPr>
                  <w:t>2.1</w:t>
                </w:r>
                <w:r w:rsidR="00584014">
                  <w:rPr>
                    <w:noProof/>
                    <w:szCs w:val="22"/>
                  </w:rPr>
                  <w:tab/>
                </w:r>
                <w:r w:rsidR="00584014" w:rsidRPr="00441E64">
                  <w:rPr>
                    <w:rStyle w:val="af1"/>
                    <w:noProof/>
                  </w:rPr>
                  <w:t>トップメニュー画面への接続</w:t>
                </w:r>
                <w:r w:rsidR="00584014">
                  <w:rPr>
                    <w:noProof/>
                    <w:webHidden/>
                  </w:rPr>
                  <w:tab/>
                </w:r>
                <w:r w:rsidR="00584014">
                  <w:rPr>
                    <w:noProof/>
                    <w:webHidden/>
                  </w:rPr>
                  <w:fldChar w:fldCharType="begin"/>
                </w:r>
                <w:r w:rsidR="00584014">
                  <w:rPr>
                    <w:noProof/>
                    <w:webHidden/>
                  </w:rPr>
                  <w:instrText xml:space="preserve"> PAGEREF _Toc14438779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614376D8" w14:textId="5ECE5853" w:rsidR="00584014" w:rsidRDefault="00FA6EB3">
              <w:pPr>
                <w:pStyle w:val="22"/>
                <w:tabs>
                  <w:tab w:val="left" w:pos="840"/>
                  <w:tab w:val="right" w:leader="dot" w:pos="9627"/>
                </w:tabs>
                <w:rPr>
                  <w:noProof/>
                  <w:szCs w:val="22"/>
                </w:rPr>
              </w:pPr>
              <w:hyperlink w:anchor="_Toc14438780" w:history="1">
                <w:r w:rsidR="00584014" w:rsidRPr="00441E64">
                  <w:rPr>
                    <w:rStyle w:val="af1"/>
                    <w:noProof/>
                  </w:rPr>
                  <w:t>2.2</w:t>
                </w:r>
                <w:r w:rsidR="00584014">
                  <w:rPr>
                    <w:noProof/>
                    <w:szCs w:val="22"/>
                  </w:rPr>
                  <w:tab/>
                </w:r>
                <w:r w:rsidR="00584014" w:rsidRPr="00441E64">
                  <w:rPr>
                    <w:rStyle w:val="af1"/>
                    <w:noProof/>
                  </w:rPr>
                  <w:t>基本画面構成</w:t>
                </w:r>
                <w:r w:rsidR="00584014">
                  <w:rPr>
                    <w:noProof/>
                    <w:webHidden/>
                  </w:rPr>
                  <w:tab/>
                </w:r>
                <w:r w:rsidR="00584014">
                  <w:rPr>
                    <w:noProof/>
                    <w:webHidden/>
                  </w:rPr>
                  <w:fldChar w:fldCharType="begin"/>
                </w:r>
                <w:r w:rsidR="00584014">
                  <w:rPr>
                    <w:noProof/>
                    <w:webHidden/>
                  </w:rPr>
                  <w:instrText xml:space="preserve"> PAGEREF _Toc14438780 \h </w:instrText>
                </w:r>
                <w:r w:rsidR="00584014">
                  <w:rPr>
                    <w:noProof/>
                    <w:webHidden/>
                  </w:rPr>
                </w:r>
                <w:r w:rsidR="00584014">
                  <w:rPr>
                    <w:noProof/>
                    <w:webHidden/>
                  </w:rPr>
                  <w:fldChar w:fldCharType="separate"/>
                </w:r>
                <w:r>
                  <w:rPr>
                    <w:noProof/>
                    <w:webHidden/>
                  </w:rPr>
                  <w:t>8</w:t>
                </w:r>
                <w:r w:rsidR="00584014">
                  <w:rPr>
                    <w:noProof/>
                    <w:webHidden/>
                  </w:rPr>
                  <w:fldChar w:fldCharType="end"/>
                </w:r>
              </w:hyperlink>
            </w:p>
            <w:p w14:paraId="74332D3C" w14:textId="2635DC4A" w:rsidR="00584014" w:rsidRDefault="00FA6EB3">
              <w:pPr>
                <w:pStyle w:val="14"/>
                <w:tabs>
                  <w:tab w:val="left" w:pos="420"/>
                </w:tabs>
                <w:rPr>
                  <w:noProof/>
                  <w:szCs w:val="22"/>
                </w:rPr>
              </w:pPr>
              <w:hyperlink w:anchor="_Toc14438781" w:history="1">
                <w:r w:rsidR="00584014" w:rsidRPr="00441E64">
                  <w:rPr>
                    <w:rStyle w:val="af1"/>
                    <w:noProof/>
                  </w:rPr>
                  <w:t>3</w:t>
                </w:r>
                <w:r w:rsidR="00584014">
                  <w:rPr>
                    <w:noProof/>
                    <w:szCs w:val="22"/>
                  </w:rPr>
                  <w:tab/>
                </w:r>
                <w:r w:rsidR="00584014" w:rsidRPr="00441E64">
                  <w:rPr>
                    <w:rStyle w:val="af1"/>
                    <w:rFonts w:eastAsia="Meiryo UI" w:cs="Meiryo UI"/>
                    <w:noProof/>
                  </w:rPr>
                  <w:t>ITA</w:t>
                </w:r>
                <w:r w:rsidR="00584014" w:rsidRPr="00441E64">
                  <w:rPr>
                    <w:rStyle w:val="af1"/>
                    <w:noProof/>
                  </w:rPr>
                  <w:t>の操作手順</w:t>
                </w:r>
                <w:r w:rsidR="00584014">
                  <w:rPr>
                    <w:noProof/>
                    <w:webHidden/>
                  </w:rPr>
                  <w:tab/>
                </w:r>
                <w:r w:rsidR="00584014">
                  <w:rPr>
                    <w:noProof/>
                    <w:webHidden/>
                  </w:rPr>
                  <w:fldChar w:fldCharType="begin"/>
                </w:r>
                <w:r w:rsidR="00584014">
                  <w:rPr>
                    <w:noProof/>
                    <w:webHidden/>
                  </w:rPr>
                  <w:instrText xml:space="preserve"> PAGEREF _Toc14438781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6A5B3ECC" w14:textId="6395EBE7" w:rsidR="00584014" w:rsidRDefault="00FA6EB3">
              <w:pPr>
                <w:pStyle w:val="22"/>
                <w:tabs>
                  <w:tab w:val="left" w:pos="840"/>
                  <w:tab w:val="right" w:leader="dot" w:pos="9627"/>
                </w:tabs>
                <w:rPr>
                  <w:noProof/>
                  <w:szCs w:val="22"/>
                </w:rPr>
              </w:pPr>
              <w:hyperlink w:anchor="_Toc14438782" w:history="1">
                <w:r w:rsidR="00584014" w:rsidRPr="00441E64">
                  <w:rPr>
                    <w:rStyle w:val="af1"/>
                    <w:noProof/>
                  </w:rPr>
                  <w:t>3.1</w:t>
                </w:r>
                <w:r w:rsidR="00584014">
                  <w:rPr>
                    <w:noProof/>
                    <w:szCs w:val="22"/>
                  </w:rPr>
                  <w:tab/>
                </w:r>
                <w:r w:rsidR="00584014" w:rsidRPr="00441E64">
                  <w:rPr>
                    <w:rStyle w:val="af1"/>
                    <w:rFonts w:ascii="メイリオ" w:hAnsi="メイリオ" w:cs="Meiryo UI"/>
                    <w:noProof/>
                  </w:rPr>
                  <w:t>ITA</w:t>
                </w:r>
                <w:r w:rsidR="00584014" w:rsidRPr="00441E64">
                  <w:rPr>
                    <w:rStyle w:val="af1"/>
                    <w:noProof/>
                  </w:rPr>
                  <w:t>におけるワークフローの考え方</w:t>
                </w:r>
                <w:r w:rsidR="00584014">
                  <w:rPr>
                    <w:noProof/>
                    <w:webHidden/>
                  </w:rPr>
                  <w:tab/>
                </w:r>
                <w:r w:rsidR="00584014">
                  <w:rPr>
                    <w:noProof/>
                    <w:webHidden/>
                  </w:rPr>
                  <w:fldChar w:fldCharType="begin"/>
                </w:r>
                <w:r w:rsidR="00584014">
                  <w:rPr>
                    <w:noProof/>
                    <w:webHidden/>
                  </w:rPr>
                  <w:instrText xml:space="preserve"> PAGEREF _Toc14438782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4984F672" w14:textId="3B74A014" w:rsidR="00584014" w:rsidRDefault="00FA6EB3">
              <w:pPr>
                <w:pStyle w:val="22"/>
                <w:tabs>
                  <w:tab w:val="left" w:pos="840"/>
                  <w:tab w:val="right" w:leader="dot" w:pos="9627"/>
                </w:tabs>
                <w:rPr>
                  <w:noProof/>
                  <w:szCs w:val="22"/>
                </w:rPr>
              </w:pPr>
              <w:hyperlink w:anchor="_Toc14438783" w:history="1">
                <w:r w:rsidR="00584014" w:rsidRPr="00441E64">
                  <w:rPr>
                    <w:rStyle w:val="af1"/>
                    <w:noProof/>
                  </w:rPr>
                  <w:t>3.2</w:t>
                </w:r>
                <w:r w:rsidR="00584014">
                  <w:rPr>
                    <w:noProof/>
                    <w:szCs w:val="22"/>
                  </w:rPr>
                  <w:tab/>
                </w:r>
                <w:r w:rsidR="00584014" w:rsidRPr="00441E64">
                  <w:rPr>
                    <w:rStyle w:val="af1"/>
                    <w:rFonts w:ascii="メイリオ" w:hAnsi="メイリオ" w:cs="Meiryo UI"/>
                    <w:noProof/>
                  </w:rPr>
                  <w:t>ITA</w:t>
                </w:r>
                <w:r w:rsidR="00584014" w:rsidRPr="00441E64">
                  <w:rPr>
                    <w:rStyle w:val="af1"/>
                    <w:noProof/>
                  </w:rPr>
                  <w:t>を利用した環境構築の手順</w:t>
                </w:r>
                <w:r w:rsidR="00584014">
                  <w:rPr>
                    <w:noProof/>
                    <w:webHidden/>
                  </w:rPr>
                  <w:tab/>
                </w:r>
                <w:r w:rsidR="00584014">
                  <w:rPr>
                    <w:noProof/>
                    <w:webHidden/>
                  </w:rPr>
                  <w:fldChar w:fldCharType="begin"/>
                </w:r>
                <w:r w:rsidR="00584014">
                  <w:rPr>
                    <w:noProof/>
                    <w:webHidden/>
                  </w:rPr>
                  <w:instrText xml:space="preserve"> PAGEREF _Toc14438783 \h </w:instrText>
                </w:r>
                <w:r w:rsidR="00584014">
                  <w:rPr>
                    <w:noProof/>
                    <w:webHidden/>
                  </w:rPr>
                </w:r>
                <w:r w:rsidR="00584014">
                  <w:rPr>
                    <w:noProof/>
                    <w:webHidden/>
                  </w:rPr>
                  <w:fldChar w:fldCharType="separate"/>
                </w:r>
                <w:r>
                  <w:rPr>
                    <w:noProof/>
                    <w:webHidden/>
                  </w:rPr>
                  <w:t>11</w:t>
                </w:r>
                <w:r w:rsidR="00584014">
                  <w:rPr>
                    <w:noProof/>
                    <w:webHidden/>
                  </w:rPr>
                  <w:fldChar w:fldCharType="end"/>
                </w:r>
              </w:hyperlink>
            </w:p>
            <w:p w14:paraId="0CEF4131" w14:textId="744700A1" w:rsidR="00584014" w:rsidRDefault="00FA6EB3">
              <w:pPr>
                <w:pStyle w:val="33"/>
                <w:tabs>
                  <w:tab w:val="left" w:pos="1260"/>
                  <w:tab w:val="right" w:leader="dot" w:pos="9627"/>
                </w:tabs>
                <w:rPr>
                  <w:noProof/>
                  <w:szCs w:val="22"/>
                </w:rPr>
              </w:pPr>
              <w:hyperlink w:anchor="_Toc14438784" w:history="1">
                <w:r w:rsidR="00584014" w:rsidRPr="00441E64">
                  <w:rPr>
                    <w:rStyle w:val="af1"/>
                    <w:rFonts w:ascii="Arial" w:hAnsi="Arial" w:cs="Arial"/>
                    <w:noProof/>
                  </w:rPr>
                  <w:t>3.2.1</w:t>
                </w:r>
                <w:r w:rsidR="00584014">
                  <w:rPr>
                    <w:noProof/>
                    <w:szCs w:val="22"/>
                  </w:rPr>
                  <w:tab/>
                </w:r>
                <w:r w:rsidR="00584014" w:rsidRPr="00441E64">
                  <w:rPr>
                    <w:rStyle w:val="af1"/>
                    <w:noProof/>
                  </w:rPr>
                  <w:t>構築対象サーバーの登録</w:t>
                </w:r>
                <w:r w:rsidR="00584014">
                  <w:rPr>
                    <w:noProof/>
                    <w:webHidden/>
                  </w:rPr>
                  <w:tab/>
                </w:r>
                <w:r w:rsidR="00584014">
                  <w:rPr>
                    <w:noProof/>
                    <w:webHidden/>
                  </w:rPr>
                  <w:fldChar w:fldCharType="begin"/>
                </w:r>
                <w:r w:rsidR="00584014">
                  <w:rPr>
                    <w:noProof/>
                    <w:webHidden/>
                  </w:rPr>
                  <w:instrText xml:space="preserve"> PAGEREF _Toc14438784 \h </w:instrText>
                </w:r>
                <w:r w:rsidR="00584014">
                  <w:rPr>
                    <w:noProof/>
                    <w:webHidden/>
                  </w:rPr>
                </w:r>
                <w:r w:rsidR="00584014">
                  <w:rPr>
                    <w:noProof/>
                    <w:webHidden/>
                  </w:rPr>
                  <w:fldChar w:fldCharType="separate"/>
                </w:r>
                <w:r>
                  <w:rPr>
                    <w:noProof/>
                    <w:webHidden/>
                  </w:rPr>
                  <w:t>12</w:t>
                </w:r>
                <w:r w:rsidR="00584014">
                  <w:rPr>
                    <w:noProof/>
                    <w:webHidden/>
                  </w:rPr>
                  <w:fldChar w:fldCharType="end"/>
                </w:r>
              </w:hyperlink>
            </w:p>
            <w:p w14:paraId="51A4BD1B" w14:textId="32146D2F" w:rsidR="00584014" w:rsidRDefault="00FA6EB3">
              <w:pPr>
                <w:pStyle w:val="33"/>
                <w:tabs>
                  <w:tab w:val="left" w:pos="1260"/>
                  <w:tab w:val="right" w:leader="dot" w:pos="9627"/>
                </w:tabs>
                <w:rPr>
                  <w:noProof/>
                  <w:szCs w:val="22"/>
                </w:rPr>
              </w:pPr>
              <w:hyperlink w:anchor="_Toc14438785" w:history="1">
                <w:r w:rsidR="00584014" w:rsidRPr="00441E64">
                  <w:rPr>
                    <w:rStyle w:val="af1"/>
                    <w:rFonts w:ascii="Arial" w:hAnsi="Arial" w:cs="Arial"/>
                    <w:noProof/>
                  </w:rPr>
                  <w:t>3.2.2</w:t>
                </w:r>
                <w:r w:rsidR="00584014">
                  <w:rPr>
                    <w:noProof/>
                    <w:szCs w:val="22"/>
                  </w:rPr>
                  <w:tab/>
                </w:r>
                <w:r w:rsidR="00584014" w:rsidRPr="00441E64">
                  <w:rPr>
                    <w:rStyle w:val="af1"/>
                    <w:rFonts w:ascii="Arial" w:hAnsi="Arial" w:cs="Arial"/>
                    <w:noProof/>
                  </w:rPr>
                  <w:t>Movement</w:t>
                </w:r>
                <w:r w:rsidR="00584014" w:rsidRPr="00441E64">
                  <w:rPr>
                    <w:rStyle w:val="af1"/>
                    <w:noProof/>
                  </w:rPr>
                  <w:t>（作業パターン）の登録</w:t>
                </w:r>
                <w:r w:rsidR="00584014">
                  <w:rPr>
                    <w:noProof/>
                    <w:webHidden/>
                  </w:rPr>
                  <w:tab/>
                </w:r>
                <w:r w:rsidR="00584014">
                  <w:rPr>
                    <w:noProof/>
                    <w:webHidden/>
                  </w:rPr>
                  <w:fldChar w:fldCharType="begin"/>
                </w:r>
                <w:r w:rsidR="00584014">
                  <w:rPr>
                    <w:noProof/>
                    <w:webHidden/>
                  </w:rPr>
                  <w:instrText xml:space="preserve"> PAGEREF _Toc14438785 \h </w:instrText>
                </w:r>
                <w:r w:rsidR="00584014">
                  <w:rPr>
                    <w:noProof/>
                    <w:webHidden/>
                  </w:rPr>
                </w:r>
                <w:r w:rsidR="00584014">
                  <w:rPr>
                    <w:noProof/>
                    <w:webHidden/>
                  </w:rPr>
                  <w:fldChar w:fldCharType="separate"/>
                </w:r>
                <w:r>
                  <w:rPr>
                    <w:noProof/>
                    <w:webHidden/>
                  </w:rPr>
                  <w:t>13</w:t>
                </w:r>
                <w:r w:rsidR="00584014">
                  <w:rPr>
                    <w:noProof/>
                    <w:webHidden/>
                  </w:rPr>
                  <w:fldChar w:fldCharType="end"/>
                </w:r>
              </w:hyperlink>
            </w:p>
            <w:p w14:paraId="37F79983" w14:textId="1F9BE1FC" w:rsidR="00584014" w:rsidRDefault="00FA6EB3">
              <w:pPr>
                <w:pStyle w:val="33"/>
                <w:tabs>
                  <w:tab w:val="left" w:pos="1260"/>
                  <w:tab w:val="right" w:leader="dot" w:pos="9627"/>
                </w:tabs>
                <w:rPr>
                  <w:noProof/>
                  <w:szCs w:val="22"/>
                </w:rPr>
              </w:pPr>
              <w:hyperlink w:anchor="_Toc14438786" w:history="1">
                <w:r w:rsidR="00584014" w:rsidRPr="00441E64">
                  <w:rPr>
                    <w:rStyle w:val="af1"/>
                    <w:rFonts w:ascii="Arial" w:hAnsi="Arial" w:cs="Arial"/>
                    <w:noProof/>
                  </w:rPr>
                  <w:t>3.2.3</w:t>
                </w:r>
                <w:r w:rsidR="00584014">
                  <w:rPr>
                    <w:noProof/>
                    <w:szCs w:val="22"/>
                  </w:rPr>
                  <w:tab/>
                </w:r>
                <w:r w:rsidR="00584014" w:rsidRPr="00441E64">
                  <w:rPr>
                    <w:rStyle w:val="af1"/>
                    <w:noProof/>
                  </w:rPr>
                  <w:t>ワークフローの設定と実行</w:t>
                </w:r>
                <w:r w:rsidR="00584014">
                  <w:rPr>
                    <w:noProof/>
                    <w:webHidden/>
                  </w:rPr>
                  <w:tab/>
                </w:r>
                <w:r w:rsidR="00584014">
                  <w:rPr>
                    <w:noProof/>
                    <w:webHidden/>
                  </w:rPr>
                  <w:fldChar w:fldCharType="begin"/>
                </w:r>
                <w:r w:rsidR="00584014">
                  <w:rPr>
                    <w:noProof/>
                    <w:webHidden/>
                  </w:rPr>
                  <w:instrText xml:space="preserve"> PAGEREF _Toc14438786 \h </w:instrText>
                </w:r>
                <w:r w:rsidR="00584014">
                  <w:rPr>
                    <w:noProof/>
                    <w:webHidden/>
                  </w:rPr>
                </w:r>
                <w:r w:rsidR="00584014">
                  <w:rPr>
                    <w:noProof/>
                    <w:webHidden/>
                  </w:rPr>
                  <w:fldChar w:fldCharType="separate"/>
                </w:r>
                <w:r>
                  <w:rPr>
                    <w:noProof/>
                    <w:webHidden/>
                  </w:rPr>
                  <w:t>15</w:t>
                </w:r>
                <w:r w:rsidR="00584014">
                  <w:rPr>
                    <w:noProof/>
                    <w:webHidden/>
                  </w:rPr>
                  <w:fldChar w:fldCharType="end"/>
                </w:r>
              </w:hyperlink>
            </w:p>
            <w:p w14:paraId="30C9153A" w14:textId="3F290061" w:rsidR="00584014" w:rsidRDefault="00FA6EB3">
              <w:pPr>
                <w:pStyle w:val="22"/>
                <w:tabs>
                  <w:tab w:val="left" w:pos="840"/>
                  <w:tab w:val="right" w:leader="dot" w:pos="9627"/>
                </w:tabs>
                <w:rPr>
                  <w:noProof/>
                  <w:szCs w:val="22"/>
                </w:rPr>
              </w:pPr>
              <w:hyperlink w:anchor="_Toc14438787" w:history="1">
                <w:r w:rsidR="00584014" w:rsidRPr="00441E64">
                  <w:rPr>
                    <w:rStyle w:val="af1"/>
                    <w:noProof/>
                  </w:rPr>
                  <w:t>3.3</w:t>
                </w:r>
                <w:r w:rsidR="00584014">
                  <w:rPr>
                    <w:noProof/>
                    <w:szCs w:val="22"/>
                  </w:rPr>
                  <w:tab/>
                </w:r>
                <w:r w:rsidR="00584014" w:rsidRPr="00441E64">
                  <w:rPr>
                    <w:rStyle w:val="af1"/>
                    <w:rFonts w:ascii="Arial" w:hAnsi="Arial" w:cs="Arial"/>
                    <w:noProof/>
                  </w:rPr>
                  <w:t>2</w:t>
                </w:r>
                <w:r w:rsidR="00584014" w:rsidRPr="00441E64">
                  <w:rPr>
                    <w:rStyle w:val="af1"/>
                    <w:noProof/>
                  </w:rPr>
                  <w:t>台目、</w:t>
                </w:r>
                <w:r w:rsidR="00584014" w:rsidRPr="00441E64">
                  <w:rPr>
                    <w:rStyle w:val="af1"/>
                    <w:rFonts w:ascii="Arial" w:hAnsi="Arial" w:cs="Arial"/>
                    <w:noProof/>
                  </w:rPr>
                  <w:t>2</w:t>
                </w:r>
                <w:r w:rsidR="00584014" w:rsidRPr="00441E64">
                  <w:rPr>
                    <w:rStyle w:val="af1"/>
                    <w:noProof/>
                  </w:rPr>
                  <w:t>回以降の作業実行</w:t>
                </w:r>
                <w:r w:rsidR="00584014">
                  <w:rPr>
                    <w:noProof/>
                    <w:webHidden/>
                  </w:rPr>
                  <w:tab/>
                </w:r>
                <w:r w:rsidR="00584014">
                  <w:rPr>
                    <w:noProof/>
                    <w:webHidden/>
                  </w:rPr>
                  <w:fldChar w:fldCharType="begin"/>
                </w:r>
                <w:r w:rsidR="00584014">
                  <w:rPr>
                    <w:noProof/>
                    <w:webHidden/>
                  </w:rPr>
                  <w:instrText xml:space="preserve"> PAGEREF _Toc14438787 \h </w:instrText>
                </w:r>
                <w:r w:rsidR="00584014">
                  <w:rPr>
                    <w:noProof/>
                    <w:webHidden/>
                  </w:rPr>
                </w:r>
                <w:r w:rsidR="00584014">
                  <w:rPr>
                    <w:noProof/>
                    <w:webHidden/>
                  </w:rPr>
                  <w:fldChar w:fldCharType="separate"/>
                </w:r>
                <w:r>
                  <w:rPr>
                    <w:noProof/>
                    <w:webHidden/>
                  </w:rPr>
                  <w:t>16</w:t>
                </w:r>
                <w:r w:rsidR="00584014">
                  <w:rPr>
                    <w:noProof/>
                    <w:webHidden/>
                  </w:rPr>
                  <w:fldChar w:fldCharType="end"/>
                </w:r>
              </w:hyperlink>
            </w:p>
            <w:p w14:paraId="2EB409D1" w14:textId="5CDB85BE"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3" w:name="_Toc490844496"/>
          <w:bookmarkStart w:id="4" w:name="_Toc494102569"/>
          <w:bookmarkStart w:id="5" w:name="_Toc14438770"/>
          <w:r w:rsidRPr="00557FF7">
            <w:rPr>
              <w:rFonts w:hint="eastAsia"/>
            </w:rPr>
            <w:lastRenderedPageBreak/>
            <w:t>はじめに</w:t>
          </w:r>
          <w:bookmarkEnd w:id="3"/>
          <w:bookmarkEnd w:id="4"/>
          <w:bookmarkEnd w:id="5"/>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FA6EB3"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6" w:name="_Toc494102570"/>
      <w:bookmarkStart w:id="7" w:name="_Toc14438771"/>
      <w:bookmarkEnd w:id="1"/>
      <w:r>
        <w:rPr>
          <w:rFonts w:hint="eastAsia"/>
        </w:rPr>
        <w:lastRenderedPageBreak/>
        <w:t>ITA</w:t>
      </w:r>
      <w:r w:rsidRPr="002365FC">
        <w:rPr>
          <w:rFonts w:cstheme="majorHAnsi" w:hint="eastAsia"/>
        </w:rPr>
        <w:t>の概要</w:t>
      </w:r>
      <w:bookmarkEnd w:id="6"/>
      <w:bookmarkEnd w:id="7"/>
    </w:p>
    <w:p w14:paraId="6D5E7133" w14:textId="2A41E5C3" w:rsidR="00BA785E" w:rsidRPr="00417BE7" w:rsidRDefault="00B23A7E" w:rsidP="002365FC">
      <w:pPr>
        <w:pStyle w:val="2"/>
        <w:numPr>
          <w:ilvl w:val="1"/>
          <w:numId w:val="46"/>
        </w:numPr>
      </w:pPr>
      <w:bookmarkStart w:id="8" w:name="_Toc494102571"/>
      <w:bookmarkStart w:id="9" w:name="_Toc14438772"/>
      <w:r>
        <w:rPr>
          <w:rFonts w:ascii="メイリオ" w:hAnsi="メイリオ" w:hint="eastAsia"/>
        </w:rPr>
        <w:t>ITA</w:t>
      </w:r>
      <w:r w:rsidRPr="00417BE7">
        <w:rPr>
          <w:rFonts w:hint="eastAsia"/>
        </w:rPr>
        <w:t>とは</w:t>
      </w:r>
      <w:bookmarkEnd w:id="8"/>
      <w:bookmarkEnd w:id="9"/>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429E60D6"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FA6EB3">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429E60D6"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FA6EB3">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14438773"/>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12"/>
    </w:p>
    <w:p w14:paraId="45A94B08" w14:textId="28666EC4" w:rsidR="000B137C" w:rsidRPr="00417BE7" w:rsidRDefault="00BA785E" w:rsidP="00F40464">
      <w:pPr>
        <w:pStyle w:val="30"/>
        <w:numPr>
          <w:ilvl w:val="2"/>
          <w:numId w:val="46"/>
        </w:numPr>
      </w:pPr>
      <w:bookmarkStart w:id="40" w:name="_Toc14438774"/>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14438775"/>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EC6141">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EC6141">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EC6141">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EC6141">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EC6141">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14438776"/>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14438777"/>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50A386FB" w:rsidR="007332CA" w:rsidRDefault="00B23A7E" w:rsidP="000D501C">
      <w:pPr>
        <w:pStyle w:val="1"/>
      </w:pPr>
      <w:bookmarkStart w:id="86" w:name="_Toc494102579"/>
      <w:bookmarkStart w:id="87" w:name="_Toc14438778"/>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87"/>
    </w:p>
    <w:p w14:paraId="1199E38F" w14:textId="7E6E3B84" w:rsidR="00006BF7" w:rsidRPr="00417BE7" w:rsidRDefault="00F40590" w:rsidP="00F40464">
      <w:pPr>
        <w:pStyle w:val="2"/>
        <w:numPr>
          <w:ilvl w:val="1"/>
          <w:numId w:val="46"/>
        </w:numPr>
        <w:rPr>
          <w:sz w:val="22"/>
        </w:rPr>
      </w:pPr>
      <w:bookmarkStart w:id="180" w:name="_Toc14438779"/>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58685271" w:rsidR="00EB43B1" w:rsidRPr="00417BE7" w:rsidRDefault="00EB43B1" w:rsidP="00AA5B8C">
      <w:pPr>
        <w:spacing w:line="276" w:lineRule="auto"/>
        <w:ind w:left="992"/>
      </w:pPr>
      <w:r w:rsidRPr="00417BE7">
        <w:rPr>
          <w:rFonts w:hint="eastAsia"/>
        </w:rPr>
        <w:t xml:space="preserve">　　　　ＵＲＬ</w:t>
      </w:r>
      <w:r w:rsidR="00AA5B8C">
        <w:tab/>
      </w:r>
      <w:r w:rsidRPr="00417BE7">
        <w:rPr>
          <w:rFonts w:hint="eastAsia"/>
        </w:rPr>
        <w:t>：</w:t>
      </w:r>
      <w:r w:rsidRPr="00417BE7">
        <w:rPr>
          <w:rFonts w:hint="eastAsia"/>
        </w:rPr>
        <w:t xml:space="preserve"> </w:t>
      </w:r>
      <w:r w:rsidR="00584014">
        <w:fldChar w:fldCharType="begin"/>
      </w:r>
      <w:r w:rsidR="00584014">
        <w:instrText xml:space="preserve"> HYPERLINK </w:instrText>
      </w:r>
      <w:r w:rsidR="00584014">
        <w:fldChar w:fldCharType="separate"/>
      </w:r>
      <w:r w:rsidR="00584014">
        <w:rPr>
          <w:rFonts w:hint="eastAsia"/>
          <w:b/>
          <w:bCs/>
        </w:rPr>
        <w:t>エラー</w:t>
      </w:r>
      <w:r w:rsidR="00584014">
        <w:rPr>
          <w:rFonts w:hint="eastAsia"/>
          <w:b/>
          <w:bCs/>
        </w:rPr>
        <w:t xml:space="preserve">! </w:t>
      </w:r>
      <w:r w:rsidR="00584014">
        <w:rPr>
          <w:rFonts w:hint="eastAsia"/>
          <w:b/>
          <w:bCs/>
        </w:rPr>
        <w:t>ハイパーリンクの参照に誤りがあります。</w:t>
      </w:r>
      <w:r w:rsidR="00584014">
        <w:rPr>
          <w:rStyle w:val="af1"/>
        </w:rPr>
        <w:fldChar w:fldCharType="end"/>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6E6C9FA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216BC1CA" w:rsidR="00106332" w:rsidRPr="00417BE7" w:rsidRDefault="00033720"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10356767">
                <wp:simplePos x="0" y="0"/>
                <wp:positionH relativeFrom="column">
                  <wp:posOffset>1128395</wp:posOffset>
                </wp:positionH>
                <wp:positionV relativeFrom="paragraph">
                  <wp:posOffset>346710</wp:posOffset>
                </wp:positionV>
                <wp:extent cx="4600575" cy="2238375"/>
                <wp:effectExtent l="19050" t="19050" r="28575" b="28575"/>
                <wp:wrapNone/>
                <wp:docPr id="62" name="正方形/長方形 62"/>
                <wp:cNvGraphicFramePr/>
                <a:graphic xmlns:a="http://schemas.openxmlformats.org/drawingml/2006/main">
                  <a:graphicData uri="http://schemas.microsoft.com/office/word/2010/wordprocessingShape">
                    <wps:wsp>
                      <wps:cNvSpPr/>
                      <wps:spPr>
                        <a:xfrm>
                          <a:off x="0" y="0"/>
                          <a:ext cx="4600575" cy="223837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D951B" id="正方形/長方形 62" o:spid="_x0000_s1026" style="position:absolute;left:0;text-align:left;margin-left:88.85pt;margin-top:27.3pt;width:362.25pt;height:176.2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69C73510">
                <wp:simplePos x="0" y="0"/>
                <wp:positionH relativeFrom="column">
                  <wp:posOffset>452120</wp:posOffset>
                </wp:positionH>
                <wp:positionV relativeFrom="paragraph">
                  <wp:posOffset>651510</wp:posOffset>
                </wp:positionV>
                <wp:extent cx="647700" cy="1752600"/>
                <wp:effectExtent l="19050" t="19050" r="19050" b="19050"/>
                <wp:wrapNone/>
                <wp:docPr id="33" name="正方形/長方形 33"/>
                <wp:cNvGraphicFramePr/>
                <a:graphic xmlns:a="http://schemas.openxmlformats.org/drawingml/2006/main">
                  <a:graphicData uri="http://schemas.microsoft.com/office/word/2010/wordprocessingShape">
                    <wps:wsp>
                      <wps:cNvSpPr/>
                      <wps:spPr>
                        <a:xfrm>
                          <a:off x="0" y="0"/>
                          <a:ext cx="647700" cy="17526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6EFF" id="正方形/長方形 33" o:spid="_x0000_s1026" style="position:absolute;left:0;text-align:left;margin-left:35.6pt;margin-top:51.3pt;width:51pt;height:13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124637A2">
                <wp:simplePos x="0" y="0"/>
                <wp:positionH relativeFrom="column">
                  <wp:posOffset>433070</wp:posOffset>
                </wp:positionH>
                <wp:positionV relativeFrom="paragraph">
                  <wp:posOffset>480060</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BCD" id="正方形/長方形 2" o:spid="_x0000_s1026" style="position:absolute;left:0;text-align:left;margin-left:34.1pt;margin-top:37.8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" filled="f" strokecolor="red" strokeweight="2pt"/>
            </w:pict>
          </mc:Fallback>
        </mc:AlternateContent>
      </w:r>
      <w:r>
        <w:rPr>
          <w:noProof/>
        </w:rPr>
        <w:drawing>
          <wp:inline distT="0" distB="0" distL="0" distR="0" wp14:anchorId="462F00DB" wp14:editId="1440B43E">
            <wp:extent cx="5317351" cy="2686685"/>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1" r="1530"/>
                    <a:stretch/>
                  </pic:blipFill>
                  <pic:spPr bwMode="auto">
                    <a:xfrm>
                      <a:off x="0" y="0"/>
                      <a:ext cx="5317426"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2D5F0371" w:rsidR="0024004A" w:rsidRPr="00417BE7" w:rsidRDefault="00033720"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A716310">
                <wp:simplePos x="0" y="0"/>
                <wp:positionH relativeFrom="column">
                  <wp:posOffset>1223645</wp:posOffset>
                </wp:positionH>
                <wp:positionV relativeFrom="paragraph">
                  <wp:posOffset>127635</wp:posOffset>
                </wp:positionV>
                <wp:extent cx="1605915" cy="298450"/>
                <wp:effectExtent l="247650" t="6096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86691"/>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35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" adj="-2791,-40325,3120,-1129" filled="f" strokecolor="#243f60 [1604]" strokeweight="2pt">
                <v:stroke startarrow="classic" startarrowwidth="wide" startarrowlength="long"/>
                <v:textbo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3BB52B4B">
                <wp:simplePos x="0" y="0"/>
                <wp:positionH relativeFrom="page">
                  <wp:posOffset>962025</wp:posOffset>
                </wp:positionH>
                <wp:positionV relativeFrom="paragraph">
                  <wp:posOffset>89535</wp:posOffset>
                </wp:positionV>
                <wp:extent cx="1009015" cy="463550"/>
                <wp:effectExtent l="0" t="22098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74909"/>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5.75pt;margin-top:7.05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" adj="10811,-102580,3959,121" filled="f" strokecolor="red" strokeweight="2pt">
                <v:stroke startarrow="classic" startarrowwidth="wide" startarrowlength="long"/>
                <v:textbo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lastRenderedPageBreak/>
              <w:t xml:space="preserve"> </w:t>
            </w: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1" w:name="_Toc494102583"/>
      <w:bookmarkStart w:id="182" w:name="_Toc14438780"/>
      <w:r w:rsidRPr="00417BE7">
        <w:rPr>
          <w:rFonts w:hint="eastAsia"/>
        </w:rPr>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19A71FEA" w:rsidR="00B26822" w:rsidRPr="00417BE7" w:rsidRDefault="00033720" w:rsidP="00AA5B8C">
      <w:pPr>
        <w:spacing w:line="276" w:lineRule="auto"/>
        <w:ind w:firstLineChars="202" w:firstLine="424"/>
        <w:rPr>
          <w:rFonts w:asciiTheme="minorEastAsia" w:hAnsiTheme="minorEastAsia"/>
        </w:rPr>
      </w:pPr>
      <w:r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3251850">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2BE62"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106332"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511AA8C7">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058E"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03A2C2A">
                <wp:simplePos x="0" y="0"/>
                <wp:positionH relativeFrom="column">
                  <wp:posOffset>42545</wp:posOffset>
                </wp:positionH>
                <wp:positionV relativeFrom="paragraph">
                  <wp:posOffset>67310</wp:posOffset>
                </wp:positionV>
                <wp:extent cx="1605915" cy="304800"/>
                <wp:effectExtent l="0" t="8953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835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35pt;margin-top:5.3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" adj="7029,-61248,3120,-1129" filled="f" strokecolor="#243f60 [1604]" strokeweight="2pt">
                <v:stroke startarrow="classic" startarrowwidth="wide" startarrowlength="long"/>
                <v:textbo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14438781"/>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184"/>
    </w:p>
    <w:p w14:paraId="3CD24919" w14:textId="4690ADEE" w:rsidR="000328DE" w:rsidRPr="00417BE7" w:rsidRDefault="00B23A7E" w:rsidP="00F40464">
      <w:pPr>
        <w:pStyle w:val="2"/>
        <w:numPr>
          <w:ilvl w:val="1"/>
          <w:numId w:val="46"/>
        </w:numPr>
      </w:pPr>
      <w:bookmarkStart w:id="203" w:name="_Toc14438782"/>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162DF41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EC6141">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B23A7E" w:rsidRDefault="00B23A7E"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B23A7E" w:rsidRDefault="00B23A7E"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B23A7E" w:rsidRDefault="00B23A7E"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B23A7E" w:rsidRDefault="00B23A7E"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1443878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14438784"/>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EC6141">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EC6141">
        <w:rPr>
          <w:rFonts w:ascii="Arial" w:hAnsi="Arial" w:cs="Arial"/>
          <w:szCs w:val="22"/>
        </w:rPr>
        <w:t>OS</w:t>
      </w:r>
      <w:r w:rsidR="00386C7A" w:rsidRPr="00417BE7">
        <w:rPr>
          <w:rFonts w:asciiTheme="minorEastAsia" w:hAnsiTheme="minorEastAsia" w:hint="eastAsia"/>
          <w:szCs w:val="22"/>
        </w:rPr>
        <w:t>種別マスタ」メニューから、</w:t>
      </w:r>
      <w:r w:rsidR="00386C7A" w:rsidRPr="00EC6141">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48B646CF" w:rsidR="00EC423D" w:rsidRPr="007F25CC" w:rsidRDefault="00386C7A" w:rsidP="002D5DFC">
      <w:pPr>
        <w:pStyle w:val="a7"/>
        <w:numPr>
          <w:ilvl w:val="0"/>
          <w:numId w:val="48"/>
        </w:numPr>
        <w:tabs>
          <w:tab w:val="left" w:pos="1843"/>
        </w:tabs>
        <w:spacing w:line="276" w:lineRule="auto"/>
        <w:ind w:leftChars="0"/>
        <w:rPr>
          <w:rFonts w:asciiTheme="minorEastAsia" w:hAnsiTheme="minorEastAsia"/>
          <w:szCs w:val="22"/>
        </w:rPr>
      </w:pPr>
      <w:r w:rsidRPr="007F25CC">
        <w:rPr>
          <w:rFonts w:asciiTheme="minorEastAsia" w:hAnsiTheme="minorEastAsia" w:hint="eastAsia"/>
          <w:szCs w:val="22"/>
        </w:rPr>
        <w:t>詳細は、</w:t>
      </w:r>
      <w:r w:rsidR="0003300A" w:rsidRPr="007F25CC">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Pr="007F25CC">
        <w:rPr>
          <w:rFonts w:cstheme="minorHAnsi"/>
          <w:szCs w:val="22"/>
        </w:rPr>
        <w:t xml:space="preserve"> </w:t>
      </w:r>
      <w:r w:rsidR="002D5DFC">
        <w:rPr>
          <w:rFonts w:cstheme="minorHAnsi" w:hint="eastAsia"/>
          <w:szCs w:val="22"/>
        </w:rPr>
        <w:t>「</w:t>
      </w:r>
      <w:r w:rsidRPr="007F25CC">
        <w:rPr>
          <w:rFonts w:cstheme="minorHAnsi"/>
          <w:szCs w:val="22"/>
        </w:rPr>
        <w:t>4.</w:t>
      </w:r>
      <w:r w:rsidR="002D5DFC">
        <w:rPr>
          <w:rFonts w:cstheme="minorHAnsi" w:hint="eastAsia"/>
          <w:szCs w:val="22"/>
        </w:rPr>
        <w:t>1</w:t>
      </w:r>
      <w:r w:rsidR="0003300A" w:rsidRPr="007F25CC">
        <w:rPr>
          <w:rFonts w:cstheme="minorHAnsi"/>
          <w:szCs w:val="22"/>
        </w:rPr>
        <w:t>.1</w:t>
      </w:r>
      <w:r w:rsidRPr="007F25CC">
        <w:rPr>
          <w:rFonts w:cstheme="minorHAnsi"/>
          <w:szCs w:val="22"/>
        </w:rPr>
        <w:t xml:space="preserve"> </w:t>
      </w:r>
      <w:r w:rsidRPr="007F25CC">
        <w:rPr>
          <w:rFonts w:ascii="Arial" w:hAnsi="Arial" w:cstheme="minorHAnsi"/>
          <w:szCs w:val="22"/>
        </w:rPr>
        <w:t>OS</w:t>
      </w:r>
      <w:r w:rsidRPr="007F25CC">
        <w:rPr>
          <w:rFonts w:asciiTheme="minorEastAsia" w:hAnsiTheme="minorEastAsia" w:hint="eastAsia"/>
          <w:szCs w:val="22"/>
        </w:rPr>
        <w:t>種別マスタ</w:t>
      </w:r>
      <w:r w:rsidR="0003300A" w:rsidRPr="007F25CC">
        <w:rPr>
          <w:rFonts w:asciiTheme="minorEastAsia" w:hAnsiTheme="minorEastAsia" w:hint="eastAsia"/>
          <w:szCs w:val="22"/>
        </w:rPr>
        <w:t>」</w:t>
      </w:r>
      <w:r w:rsidRPr="007F25CC">
        <w:rPr>
          <w:rFonts w:asciiTheme="minorEastAsia" w:hAnsiTheme="minorEastAsia" w:hint="eastAsia"/>
          <w:szCs w:val="22"/>
        </w:rPr>
        <w:t>を参照して</w:t>
      </w:r>
      <w:r w:rsidR="00986506" w:rsidRPr="007F25CC">
        <w:rPr>
          <w:rFonts w:asciiTheme="minorEastAsia" w:hAnsiTheme="minorEastAsia" w:hint="eastAsia"/>
          <w:szCs w:val="22"/>
        </w:rPr>
        <w:t>ください</w:t>
      </w:r>
      <w:r w:rsidRPr="007F25CC">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EC6141">
        <w:rPr>
          <w:rFonts w:ascii="Arial" w:eastAsiaTheme="minorEastAsia" w:hAnsi="Arial"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5A8BEAE3"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F939C0" w:rsidRPr="00417BE7">
        <w:rPr>
          <w:rFonts w:ascii="Arial" w:hAnsi="Arial" w:cs="Arial"/>
          <w:szCs w:val="22"/>
        </w:rPr>
        <w:t>4.</w:t>
      </w:r>
      <w:r w:rsidR="008C761E">
        <w:rPr>
          <w:rFonts w:ascii="Arial" w:hAnsi="Arial" w:cs="Arial" w:hint="eastAsia"/>
          <w:szCs w:val="22"/>
        </w:rPr>
        <w:t>1</w:t>
      </w:r>
      <w:r w:rsidR="00F939C0" w:rsidRPr="00417BE7">
        <w:rPr>
          <w:rFonts w:ascii="Arial" w:hAnsi="Arial" w:cs="Arial"/>
          <w:szCs w:val="22"/>
        </w:rPr>
        <w:t>.</w:t>
      </w:r>
      <w:r w:rsidR="008C761E">
        <w:rPr>
          <w:rFonts w:ascii="Arial" w:hAnsi="Arial" w:cs="Arial" w:hint="eastAsia"/>
          <w:szCs w:val="22"/>
        </w:rPr>
        <w:t>4</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20" w:name="_Toc494102590"/>
      <w:bookmarkStart w:id="421" w:name="_Toc14438785"/>
      <w:r w:rsidRPr="00EC6141">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2" w:name="_Toc494102591"/>
      <w:bookmarkStart w:id="423" w:name="_Toc14438786"/>
      <w:r w:rsidRPr="00417BE7">
        <w:rPr>
          <w:rFonts w:hint="eastAsia"/>
        </w:rPr>
        <w:lastRenderedPageBreak/>
        <w:t>ワークフローの設定と実行</w:t>
      </w:r>
      <w:bookmarkEnd w:id="422"/>
      <w:bookmarkEnd w:id="423"/>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4" w:name="_Ref453665507"/>
      <w:bookmarkStart w:id="425" w:name="_Ref453665529"/>
      <w:bookmarkStart w:id="426"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4"/>
    <w:bookmarkEnd w:id="425"/>
    <w:bookmarkEnd w:id="426"/>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EC6141">
        <w:rPr>
          <w:rFonts w:ascii="Arial" w:hAnsi="Arial" w:cs="Arial"/>
        </w:rPr>
        <w:t>Movement</w:t>
      </w:r>
      <w:r w:rsidR="00A14F32" w:rsidRPr="00417BE7">
        <w:rPr>
          <w:rFonts w:asciiTheme="minorEastAsia" w:hAnsiTheme="minorEastAsia" w:cstheme="majorBidi" w:hint="eastAsia"/>
        </w:rPr>
        <w:t>)を組み合わせて、</w:t>
      </w:r>
    </w:p>
    <w:p w14:paraId="081C3DD6" w14:textId="5AD7630D" w:rsidR="005427B8" w:rsidRDefault="00A14F32" w:rsidP="005427B8">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3CE04389" w14:textId="7358D9BB" w:rsidR="002A4A1F" w:rsidRPr="003F1481" w:rsidRDefault="006928C5" w:rsidP="005427B8">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762660D4">
                <wp:simplePos x="0" y="0"/>
                <wp:positionH relativeFrom="column">
                  <wp:posOffset>3052445</wp:posOffset>
                </wp:positionH>
                <wp:positionV relativeFrom="paragraph">
                  <wp:posOffset>1202690</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0336" id="正方形/長方形 10" o:spid="_x0000_s1056" style="position:absolute;left:0;text-align:left;margin-left:240.35pt;margin-top:94.7pt;width:135.75pt;height:26.2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" filled="f" stroked="f" strokeweight="1pt">
                <v:textbox inset="2mm,2mm,2mm,2mm">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1793C93">
                <wp:simplePos x="0" y="0"/>
                <wp:positionH relativeFrom="margin">
                  <wp:posOffset>3709353</wp:posOffset>
                </wp:positionH>
                <wp:positionV relativeFrom="paragraph">
                  <wp:posOffset>323533</wp:posOffset>
                </wp:positionV>
                <wp:extent cx="164782" cy="1688145"/>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782" cy="168814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E81CB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2.1pt;margin-top:25.5pt;width:12.95pt;height:132.9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" adj="15263" strokecolor="red" strokeweight="2.25pt">
                <v:stroke startarrow="block"/>
                <w10:wrap anchorx="margin"/>
              </v:shape>
            </w:pict>
          </mc:Fallback>
        </mc:AlternateContent>
      </w:r>
      <w:r>
        <w:rPr>
          <w:noProof/>
        </w:rPr>
        <w:drawing>
          <wp:inline distT="0" distB="0" distL="0" distR="0" wp14:anchorId="1B2FB4AD" wp14:editId="2307DED9">
            <wp:extent cx="3743325" cy="289815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65" r="1928"/>
                    <a:stretch/>
                  </pic:blipFill>
                  <pic:spPr bwMode="auto">
                    <a:xfrm>
                      <a:off x="0" y="0"/>
                      <a:ext cx="3795308" cy="2938405"/>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EC6141">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2748B2C3" w14:textId="70ECE134" w:rsidR="006928C5" w:rsidRPr="006928C5" w:rsidRDefault="00A75487" w:rsidP="006928C5">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3CFDAA27" w:rsidR="009701B9" w:rsidRDefault="00284A6E" w:rsidP="009701B9">
      <w:pPr>
        <w:pStyle w:val="a7"/>
        <w:ind w:leftChars="0" w:left="0" w:firstLine="130"/>
        <w:jc w:val="center"/>
        <w:rPr>
          <w:rFonts w:asciiTheme="minorEastAsia" w:hAnsiTheme="minorEastAsia" w:cstheme="minorHAnsi"/>
          <w:b/>
          <w:szCs w:val="22"/>
        </w:rPr>
      </w:pPr>
      <w:r>
        <w:rPr>
          <w:noProof/>
        </w:rPr>
        <w:drawing>
          <wp:inline distT="0" distB="0" distL="0" distR="0" wp14:anchorId="6A7579A0" wp14:editId="67BEE449">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7" w:name="_Toc493085437"/>
      <w:bookmarkStart w:id="428" w:name="_Toc493085459"/>
      <w:bookmarkStart w:id="429" w:name="_Toc493786193"/>
      <w:bookmarkStart w:id="430" w:name="_Toc493786220"/>
      <w:bookmarkStart w:id="431" w:name="_Toc493878316"/>
      <w:bookmarkStart w:id="432" w:name="_Toc494100281"/>
      <w:bookmarkStart w:id="433" w:name="_Toc494100994"/>
      <w:bookmarkStart w:id="434" w:name="_Toc494101023"/>
      <w:bookmarkStart w:id="435" w:name="_Toc494101150"/>
      <w:bookmarkStart w:id="436" w:name="_Toc494101439"/>
      <w:bookmarkStart w:id="437" w:name="_Toc494101468"/>
      <w:bookmarkStart w:id="438" w:name="_Toc494101497"/>
      <w:bookmarkStart w:id="439" w:name="_Toc494101779"/>
      <w:bookmarkStart w:id="440" w:name="_Toc494102025"/>
      <w:bookmarkStart w:id="441" w:name="_Toc494102592"/>
      <w:bookmarkStart w:id="442" w:name="_Toc494102739"/>
      <w:bookmarkStart w:id="443" w:name="_Toc494102785"/>
      <w:bookmarkStart w:id="444" w:name="_Toc494103464"/>
      <w:bookmarkStart w:id="445" w:name="_Toc494103755"/>
      <w:bookmarkStart w:id="446" w:name="_Toc494103847"/>
      <w:bookmarkStart w:id="447" w:name="_Toc494127065"/>
      <w:bookmarkStart w:id="448" w:name="_Toc494127098"/>
      <w:bookmarkStart w:id="449" w:name="_Toc494136976"/>
      <w:bookmarkStart w:id="450" w:name="_Toc494184857"/>
      <w:bookmarkStart w:id="451" w:name="_Toc494187028"/>
      <w:bookmarkStart w:id="452" w:name="_Toc494288725"/>
      <w:bookmarkStart w:id="453" w:name="_Toc494288876"/>
      <w:bookmarkStart w:id="454" w:name="_Toc500249330"/>
      <w:bookmarkStart w:id="455" w:name="_Toc500344315"/>
      <w:bookmarkStart w:id="456" w:name="_Toc500344364"/>
      <w:bookmarkStart w:id="457" w:name="_Toc500344413"/>
      <w:bookmarkStart w:id="458" w:name="_Toc500344656"/>
      <w:bookmarkStart w:id="459" w:name="_Toc500414456"/>
      <w:bookmarkStart w:id="460" w:name="_Toc501728853"/>
      <w:bookmarkStart w:id="461" w:name="_Toc501729156"/>
      <w:bookmarkStart w:id="462" w:name="_Toc501729197"/>
      <w:bookmarkStart w:id="463" w:name="_Toc501729245"/>
      <w:bookmarkStart w:id="464" w:name="_Toc502909441"/>
      <w:bookmarkStart w:id="465" w:name="_Toc3283682"/>
      <w:bookmarkStart w:id="466" w:name="_Toc493085438"/>
      <w:bookmarkStart w:id="467" w:name="_Toc493085460"/>
      <w:bookmarkStart w:id="468" w:name="_Toc493786194"/>
      <w:bookmarkStart w:id="469" w:name="_Toc493786221"/>
      <w:bookmarkStart w:id="470" w:name="_Toc493878317"/>
      <w:bookmarkStart w:id="471" w:name="_Toc494100282"/>
      <w:bookmarkStart w:id="472" w:name="_Toc494100995"/>
      <w:bookmarkStart w:id="473" w:name="_Toc494101024"/>
      <w:bookmarkStart w:id="474" w:name="_Toc494101151"/>
      <w:bookmarkStart w:id="475" w:name="_Toc494101440"/>
      <w:bookmarkStart w:id="476" w:name="_Toc494101469"/>
      <w:bookmarkStart w:id="477" w:name="_Toc494101498"/>
      <w:bookmarkStart w:id="478" w:name="_Toc494101780"/>
      <w:bookmarkStart w:id="479" w:name="_Toc494102026"/>
      <w:bookmarkStart w:id="480" w:name="_Toc494102593"/>
      <w:bookmarkStart w:id="481" w:name="_Toc494102740"/>
      <w:bookmarkStart w:id="482" w:name="_Toc494102786"/>
      <w:bookmarkStart w:id="483" w:name="_Toc494103465"/>
      <w:bookmarkStart w:id="484" w:name="_Toc494103756"/>
      <w:bookmarkStart w:id="485" w:name="_Toc494103848"/>
      <w:bookmarkStart w:id="486" w:name="_Toc494127066"/>
      <w:bookmarkStart w:id="487" w:name="_Toc494127099"/>
      <w:bookmarkStart w:id="488" w:name="_Toc494136977"/>
      <w:bookmarkStart w:id="489" w:name="_Toc494184858"/>
      <w:bookmarkStart w:id="490" w:name="_Toc494187029"/>
      <w:bookmarkStart w:id="491" w:name="_Toc494288726"/>
      <w:bookmarkStart w:id="492" w:name="_Toc494288877"/>
      <w:bookmarkStart w:id="493" w:name="_Toc500249331"/>
      <w:bookmarkStart w:id="494" w:name="_Toc500344316"/>
      <w:bookmarkStart w:id="495" w:name="_Toc500344365"/>
      <w:bookmarkStart w:id="496" w:name="_Toc500344414"/>
      <w:bookmarkStart w:id="497" w:name="_Toc500344657"/>
      <w:bookmarkStart w:id="498" w:name="_Toc500414457"/>
      <w:bookmarkStart w:id="499" w:name="_Toc501728854"/>
      <w:bookmarkStart w:id="500" w:name="_Toc501729157"/>
      <w:bookmarkStart w:id="501" w:name="_Toc501729198"/>
      <w:bookmarkStart w:id="502" w:name="_Toc501729246"/>
      <w:bookmarkStart w:id="503" w:name="_Toc502909442"/>
      <w:bookmarkStart w:id="504" w:name="_Toc3283683"/>
      <w:bookmarkStart w:id="505" w:name="_Toc493085439"/>
      <w:bookmarkStart w:id="506" w:name="_Toc493085461"/>
      <w:bookmarkStart w:id="507" w:name="_Toc493786195"/>
      <w:bookmarkStart w:id="508" w:name="_Toc493786222"/>
      <w:bookmarkStart w:id="509" w:name="_Toc493878318"/>
      <w:bookmarkStart w:id="510" w:name="_Toc494100283"/>
      <w:bookmarkStart w:id="511" w:name="_Toc494100996"/>
      <w:bookmarkStart w:id="512" w:name="_Toc494101025"/>
      <w:bookmarkStart w:id="513" w:name="_Toc494101152"/>
      <w:bookmarkStart w:id="514" w:name="_Toc494101441"/>
      <w:bookmarkStart w:id="515" w:name="_Toc494101470"/>
      <w:bookmarkStart w:id="516" w:name="_Toc494101499"/>
      <w:bookmarkStart w:id="517" w:name="_Toc494101781"/>
      <w:bookmarkStart w:id="518" w:name="_Toc494102027"/>
      <w:bookmarkStart w:id="519" w:name="_Toc494102594"/>
      <w:bookmarkStart w:id="520" w:name="_Toc494102741"/>
      <w:bookmarkStart w:id="521" w:name="_Toc494102787"/>
      <w:bookmarkStart w:id="522" w:name="_Toc494103466"/>
      <w:bookmarkStart w:id="523" w:name="_Toc494103757"/>
      <w:bookmarkStart w:id="524" w:name="_Toc494103849"/>
      <w:bookmarkStart w:id="525" w:name="_Toc494127067"/>
      <w:bookmarkStart w:id="526" w:name="_Toc494127100"/>
      <w:bookmarkStart w:id="527" w:name="_Toc494136978"/>
      <w:bookmarkStart w:id="528" w:name="_Toc494184859"/>
      <w:bookmarkStart w:id="529" w:name="_Toc494187030"/>
      <w:bookmarkStart w:id="530" w:name="_Toc494288727"/>
      <w:bookmarkStart w:id="531" w:name="_Toc494288878"/>
      <w:bookmarkStart w:id="532" w:name="_Toc500249332"/>
      <w:bookmarkStart w:id="533" w:name="_Toc500344317"/>
      <w:bookmarkStart w:id="534" w:name="_Toc500344366"/>
      <w:bookmarkStart w:id="535" w:name="_Toc500344415"/>
      <w:bookmarkStart w:id="536" w:name="_Toc500344658"/>
      <w:bookmarkStart w:id="537" w:name="_Toc500414458"/>
      <w:bookmarkStart w:id="538" w:name="_Toc501728855"/>
      <w:bookmarkStart w:id="539" w:name="_Toc501729158"/>
      <w:bookmarkStart w:id="540" w:name="_Toc501729199"/>
      <w:bookmarkStart w:id="541" w:name="_Toc501729247"/>
      <w:bookmarkStart w:id="542" w:name="_Toc502909443"/>
      <w:bookmarkStart w:id="543" w:name="_Toc3283684"/>
      <w:bookmarkStart w:id="544" w:name="_Toc493085440"/>
      <w:bookmarkStart w:id="545" w:name="_Toc493085462"/>
      <w:bookmarkStart w:id="546" w:name="_Toc493786196"/>
      <w:bookmarkStart w:id="547" w:name="_Toc493786223"/>
      <w:bookmarkStart w:id="548" w:name="_Toc493878319"/>
      <w:bookmarkStart w:id="549" w:name="_Toc494100284"/>
      <w:bookmarkStart w:id="550" w:name="_Toc494100997"/>
      <w:bookmarkStart w:id="551" w:name="_Toc494101026"/>
      <w:bookmarkStart w:id="552" w:name="_Toc494101153"/>
      <w:bookmarkStart w:id="553" w:name="_Toc494101442"/>
      <w:bookmarkStart w:id="554" w:name="_Toc494101471"/>
      <w:bookmarkStart w:id="555" w:name="_Toc494101500"/>
      <w:bookmarkStart w:id="556" w:name="_Toc494101782"/>
      <w:bookmarkStart w:id="557" w:name="_Toc494102028"/>
      <w:bookmarkStart w:id="558" w:name="_Toc494102595"/>
      <w:bookmarkStart w:id="559" w:name="_Toc494102742"/>
      <w:bookmarkStart w:id="560" w:name="_Toc494102788"/>
      <w:bookmarkStart w:id="561" w:name="_Toc494103467"/>
      <w:bookmarkStart w:id="562" w:name="_Toc494103758"/>
      <w:bookmarkStart w:id="563" w:name="_Toc494103850"/>
      <w:bookmarkStart w:id="564" w:name="_Toc494127068"/>
      <w:bookmarkStart w:id="565" w:name="_Toc494127101"/>
      <w:bookmarkStart w:id="566" w:name="_Toc494136979"/>
      <w:bookmarkStart w:id="567" w:name="_Toc494184860"/>
      <w:bookmarkStart w:id="568" w:name="_Toc494187031"/>
      <w:bookmarkStart w:id="569" w:name="_Toc494288728"/>
      <w:bookmarkStart w:id="570" w:name="_Toc494288879"/>
      <w:bookmarkStart w:id="571" w:name="_Toc500249333"/>
      <w:bookmarkStart w:id="572" w:name="_Toc500344318"/>
      <w:bookmarkStart w:id="573" w:name="_Toc500344367"/>
      <w:bookmarkStart w:id="574" w:name="_Toc500344416"/>
      <w:bookmarkStart w:id="575" w:name="_Toc500344659"/>
      <w:bookmarkStart w:id="576" w:name="_Toc500414459"/>
      <w:bookmarkStart w:id="577" w:name="_Toc501728856"/>
      <w:bookmarkStart w:id="578" w:name="_Toc501729159"/>
      <w:bookmarkStart w:id="579" w:name="_Toc501729200"/>
      <w:bookmarkStart w:id="580" w:name="_Toc501729248"/>
      <w:bookmarkStart w:id="581" w:name="_Toc502909444"/>
      <w:bookmarkStart w:id="582" w:name="_Toc3283685"/>
      <w:bookmarkStart w:id="583" w:name="_Toc493085441"/>
      <w:bookmarkStart w:id="584" w:name="_Toc493085463"/>
      <w:bookmarkStart w:id="585" w:name="_Toc493786197"/>
      <w:bookmarkStart w:id="586" w:name="_Toc493786224"/>
      <w:bookmarkStart w:id="587" w:name="_Toc493878320"/>
      <w:bookmarkStart w:id="588" w:name="_Toc494100285"/>
      <w:bookmarkStart w:id="589" w:name="_Toc494100998"/>
      <w:bookmarkStart w:id="590" w:name="_Toc494101027"/>
      <w:bookmarkStart w:id="591" w:name="_Toc494101154"/>
      <w:bookmarkStart w:id="592" w:name="_Toc494101443"/>
      <w:bookmarkStart w:id="593" w:name="_Toc494101472"/>
      <w:bookmarkStart w:id="594" w:name="_Toc494101501"/>
      <w:bookmarkStart w:id="595" w:name="_Toc494101783"/>
      <w:bookmarkStart w:id="596" w:name="_Toc494102029"/>
      <w:bookmarkStart w:id="597" w:name="_Toc494102596"/>
      <w:bookmarkStart w:id="598" w:name="_Toc494102743"/>
      <w:bookmarkStart w:id="599" w:name="_Toc494102789"/>
      <w:bookmarkStart w:id="600" w:name="_Toc494103468"/>
      <w:bookmarkStart w:id="601" w:name="_Toc494103759"/>
      <w:bookmarkStart w:id="602" w:name="_Toc494103851"/>
      <w:bookmarkStart w:id="603" w:name="_Toc494127069"/>
      <w:bookmarkStart w:id="604" w:name="_Toc494127102"/>
      <w:bookmarkStart w:id="605" w:name="_Toc494136980"/>
      <w:bookmarkStart w:id="606" w:name="_Toc494184861"/>
      <w:bookmarkStart w:id="607" w:name="_Toc494187032"/>
      <w:bookmarkStart w:id="608" w:name="_Toc494288729"/>
      <w:bookmarkStart w:id="609" w:name="_Toc494288880"/>
      <w:bookmarkStart w:id="610" w:name="_Toc500249334"/>
      <w:bookmarkStart w:id="611" w:name="_Toc500344319"/>
      <w:bookmarkStart w:id="612" w:name="_Toc500344368"/>
      <w:bookmarkStart w:id="613" w:name="_Toc500344417"/>
      <w:bookmarkStart w:id="614" w:name="_Toc500344660"/>
      <w:bookmarkStart w:id="615" w:name="_Toc500414460"/>
      <w:bookmarkStart w:id="616" w:name="_Toc501728857"/>
      <w:bookmarkStart w:id="617" w:name="_Toc501729160"/>
      <w:bookmarkStart w:id="618" w:name="_Toc501729201"/>
      <w:bookmarkStart w:id="619" w:name="_Toc501729249"/>
      <w:bookmarkStart w:id="620" w:name="_Toc502909445"/>
      <w:bookmarkStart w:id="621" w:name="_Toc3283686"/>
      <w:bookmarkStart w:id="622" w:name="_Toc494102597"/>
      <w:bookmarkStart w:id="623" w:name="_Toc1443878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2"/>
      <w:bookmarkEnd w:id="623"/>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22F1E29A"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CB1DBE" w:rsidRPr="00417BE7">
        <w:rPr>
          <w:rFonts w:hint="eastAsia"/>
        </w:rPr>
        <w:t>(</w:t>
      </w:r>
      <w:r w:rsidR="00CB1DBE" w:rsidRPr="00EC6141">
        <w:rPr>
          <w:rFonts w:ascii="Arial" w:hAnsi="Arial" w:cs="Arial"/>
        </w:rPr>
        <w:t>Symphony</w:t>
      </w:r>
      <w:r w:rsidR="00CB1DBE"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3"/>
      <w:footerReference w:type="default" r:id="rId24"/>
      <w:headerReference w:type="first" r:id="rId25"/>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F455E8" w14:textId="77777777" w:rsidR="00B23A7E" w:rsidRDefault="00B23A7E" w:rsidP="00DC6829">
      <w:r>
        <w:separator/>
      </w:r>
    </w:p>
  </w:endnote>
  <w:endnote w:type="continuationSeparator" w:id="0">
    <w:p w14:paraId="01223FB3" w14:textId="77777777" w:rsidR="00B23A7E" w:rsidRDefault="00B23A7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B23A7E" w:rsidRDefault="00B23A7E">
    <w:pPr>
      <w:pStyle w:val="a5"/>
      <w:jc w:val="center"/>
    </w:pPr>
  </w:p>
  <w:p w14:paraId="7FA235B9" w14:textId="4FB51442" w:rsidR="00B23A7E" w:rsidRDefault="00B23A7E">
    <w:pPr>
      <w:pStyle w:val="a5"/>
      <w:jc w:val="center"/>
    </w:pPr>
    <w:r>
      <w:rPr>
        <w:rFonts w:hint="eastAsia"/>
      </w:rPr>
      <w:t xml:space="preserve">　</w:t>
    </w:r>
    <w:proofErr w:type="spellStart"/>
    <w:ins w:id="624" w:author="作成者">
      <w:r w:rsidR="0001107E" w:rsidRPr="0001107E">
        <w:t>Exastro</w:t>
      </w:r>
      <w:proofErr w:type="spellEnd"/>
      <w:r w:rsidR="0001107E">
        <w:t>-ITA_</w:t>
      </w:r>
    </w:ins>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FA6EB3" w:rsidRPr="00FA6EB3">
          <w:rPr>
            <w:noProof/>
            <w:lang w:val="ja-JP"/>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A6EB3">
          <w:rPr>
            <w:noProof/>
          </w:rPr>
          <w:t>16</w:t>
        </w:r>
        <w:r>
          <w:rPr>
            <w:noProof/>
          </w:rPr>
          <w:fldChar w:fldCharType="end"/>
        </w:r>
      </w:sdtContent>
    </w:sdt>
  </w:p>
  <w:p w14:paraId="0CF3E86E" w14:textId="69977A4C" w:rsidR="00B23A7E" w:rsidRDefault="00B23A7E">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1F4AE" w14:textId="77777777" w:rsidR="00B23A7E" w:rsidRDefault="00B23A7E" w:rsidP="00DC6829">
      <w:r>
        <w:separator/>
      </w:r>
    </w:p>
  </w:footnote>
  <w:footnote w:type="continuationSeparator" w:id="0">
    <w:p w14:paraId="0EE2B082" w14:textId="77777777" w:rsidR="00B23A7E" w:rsidRDefault="00B23A7E"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B23A7E" w:rsidRDefault="00B23A7E">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B23A7E" w:rsidRDefault="00B23A7E">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3"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3"/>
  </w:num>
  <w:num w:numId="21">
    <w:abstractNumId w:val="4"/>
  </w:num>
  <w:num w:numId="22">
    <w:abstractNumId w:val="34"/>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840"/>
  <w:drawingGridHorizontalSpacing w:val="105"/>
  <w:drawingGridVerticalSpacing w:val="143"/>
  <w:displayHorizontalDrawingGridEvery w:val="0"/>
  <w:displayVerticalDrawingGridEvery w:val="2"/>
  <w:characterSpacingControl w:val="compressPunctuation"/>
  <w:hdrShapeDefaults>
    <o:shapedefaults v:ext="edit" spidmax="3072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809CD"/>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D99"/>
    <w:rsid w:val="002C3CE4"/>
    <w:rsid w:val="002C4127"/>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692A"/>
    <w:rsid w:val="006876BD"/>
    <w:rsid w:val="006928C5"/>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05F4"/>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51B4"/>
    <w:rsid w:val="00B403BB"/>
    <w:rsid w:val="00B4147C"/>
    <w:rsid w:val="00B43042"/>
    <w:rsid w:val="00B44B1F"/>
    <w:rsid w:val="00B4632C"/>
    <w:rsid w:val="00B51786"/>
    <w:rsid w:val="00B5285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21">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313CF-FE78-4752-814E-A0EA989E9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1330</Words>
  <Characters>7582</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2019-07-19T07:22:00Z</dcterms:modified>
</cp:coreProperties>
</file>