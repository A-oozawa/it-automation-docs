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CB0166" w:rsidRDefault="00716614" w:rsidP="00716614">
      <w:pPr>
        <w:pStyle w:val="Default"/>
        <w:rPr>
          <w:rFonts w:asciiTheme="majorHAnsi" w:eastAsiaTheme="majorEastAsia" w:hAnsiTheme="majorHAnsi" w:cstheme="majorHAnsi"/>
          <w:color w:val="auto"/>
          <w:kern w:val="2"/>
          <w:sz w:val="20"/>
          <w:szCs w:val="20"/>
        </w:rPr>
      </w:pPr>
    </w:p>
    <w:p w14:paraId="039F1BEA" w14:textId="77777777" w:rsidR="00716614" w:rsidRPr="00CB0166" w:rsidRDefault="00716614" w:rsidP="00716614">
      <w:pPr>
        <w:pStyle w:val="Default"/>
        <w:rPr>
          <w:rFonts w:asciiTheme="majorHAnsi" w:hAnsiTheme="majorHAnsi" w:cstheme="majorHAnsi"/>
          <w:color w:val="auto"/>
          <w:kern w:val="2"/>
          <w:sz w:val="20"/>
          <w:szCs w:val="20"/>
        </w:rPr>
      </w:pPr>
    </w:p>
    <w:p w14:paraId="09FEA266" w14:textId="77777777" w:rsidR="00716614" w:rsidRPr="00CB0166" w:rsidRDefault="00716614" w:rsidP="00716614">
      <w:pPr>
        <w:pStyle w:val="Default"/>
        <w:rPr>
          <w:rFonts w:asciiTheme="majorHAnsi" w:hAnsiTheme="majorHAnsi" w:cstheme="majorHAnsi"/>
          <w:color w:val="auto"/>
          <w:kern w:val="2"/>
          <w:sz w:val="20"/>
          <w:szCs w:val="20"/>
        </w:rPr>
      </w:pPr>
    </w:p>
    <w:p w14:paraId="08A8D3FD" w14:textId="77777777" w:rsidR="00716614" w:rsidRPr="00CB0166" w:rsidRDefault="00716614" w:rsidP="00716614">
      <w:pPr>
        <w:pStyle w:val="Default"/>
        <w:rPr>
          <w:rFonts w:asciiTheme="majorHAnsi" w:hAnsiTheme="majorHAnsi" w:cstheme="majorHAnsi"/>
          <w:color w:val="auto"/>
          <w:kern w:val="2"/>
          <w:sz w:val="20"/>
          <w:szCs w:val="20"/>
        </w:rPr>
      </w:pPr>
    </w:p>
    <w:p w14:paraId="4FD93579" w14:textId="77777777" w:rsidR="00716614" w:rsidRPr="00CB0166" w:rsidRDefault="00716614" w:rsidP="00716614">
      <w:pPr>
        <w:pStyle w:val="Default"/>
        <w:rPr>
          <w:rFonts w:asciiTheme="majorHAnsi" w:hAnsiTheme="majorHAnsi" w:cstheme="majorHAnsi"/>
          <w:color w:val="auto"/>
          <w:kern w:val="2"/>
          <w:sz w:val="20"/>
          <w:szCs w:val="20"/>
        </w:rPr>
      </w:pPr>
    </w:p>
    <w:p w14:paraId="5AE5555F" w14:textId="77777777" w:rsidR="00716614" w:rsidRPr="00CB0166" w:rsidRDefault="00716614" w:rsidP="00716614">
      <w:pPr>
        <w:pStyle w:val="Default"/>
        <w:rPr>
          <w:rFonts w:asciiTheme="majorHAnsi" w:hAnsiTheme="majorHAnsi" w:cstheme="majorHAnsi"/>
          <w:color w:val="auto"/>
          <w:kern w:val="2"/>
          <w:sz w:val="20"/>
          <w:szCs w:val="20"/>
        </w:rPr>
      </w:pPr>
    </w:p>
    <w:p w14:paraId="2B09055D" w14:textId="2DD145C0" w:rsidR="00716614" w:rsidRPr="00CB0166" w:rsidRDefault="00716614" w:rsidP="00716614">
      <w:pPr>
        <w:pStyle w:val="Default"/>
        <w:rPr>
          <w:rFonts w:asciiTheme="majorHAnsi" w:hAnsiTheme="majorHAnsi" w:cstheme="majorHAnsi"/>
          <w:sz w:val="20"/>
          <w:szCs w:val="20"/>
        </w:rPr>
      </w:pPr>
    </w:p>
    <w:p w14:paraId="506D95D7" w14:textId="75D0072E" w:rsidR="003E4C2D" w:rsidRPr="00CB0166" w:rsidRDefault="003E4C2D" w:rsidP="00716614">
      <w:pPr>
        <w:pStyle w:val="Default"/>
        <w:rPr>
          <w:rFonts w:asciiTheme="majorHAnsi" w:hAnsiTheme="majorHAnsi" w:cstheme="majorHAnsi"/>
          <w:sz w:val="20"/>
          <w:szCs w:val="20"/>
        </w:rPr>
      </w:pPr>
    </w:p>
    <w:p w14:paraId="48B06606" w14:textId="6B2F166E" w:rsidR="003E4C2D" w:rsidRPr="00CB0166" w:rsidRDefault="003E4C2D" w:rsidP="00716614">
      <w:pPr>
        <w:pStyle w:val="Default"/>
        <w:rPr>
          <w:rFonts w:asciiTheme="majorHAnsi" w:hAnsiTheme="majorHAnsi" w:cstheme="majorHAnsi"/>
          <w:sz w:val="20"/>
          <w:szCs w:val="20"/>
        </w:rPr>
      </w:pPr>
    </w:p>
    <w:p w14:paraId="087C5C7F" w14:textId="385D5671" w:rsidR="003E4C2D" w:rsidRPr="00CB0166" w:rsidRDefault="003E4C2D" w:rsidP="00716614">
      <w:pPr>
        <w:pStyle w:val="Default"/>
        <w:rPr>
          <w:rFonts w:asciiTheme="majorHAnsi" w:hAnsiTheme="majorHAnsi" w:cstheme="majorHAnsi"/>
          <w:sz w:val="20"/>
          <w:szCs w:val="20"/>
        </w:rPr>
      </w:pPr>
    </w:p>
    <w:p w14:paraId="6FCA00F8" w14:textId="1DF5366F" w:rsidR="003E4C2D" w:rsidRPr="00CB0166" w:rsidRDefault="003E4C2D" w:rsidP="00716614">
      <w:pPr>
        <w:pStyle w:val="Default"/>
        <w:rPr>
          <w:rFonts w:asciiTheme="majorHAnsi" w:hAnsiTheme="majorHAnsi" w:cstheme="majorHAnsi"/>
          <w:sz w:val="20"/>
          <w:szCs w:val="20"/>
        </w:rPr>
      </w:pPr>
    </w:p>
    <w:p w14:paraId="63361045" w14:textId="5CEDC7A4" w:rsidR="003E4C2D" w:rsidRPr="00CB0166" w:rsidRDefault="003E4C2D" w:rsidP="00716614">
      <w:pPr>
        <w:pStyle w:val="Default"/>
        <w:rPr>
          <w:rFonts w:asciiTheme="majorHAnsi" w:hAnsiTheme="majorHAnsi" w:cstheme="majorHAnsi"/>
          <w:sz w:val="20"/>
          <w:szCs w:val="20"/>
        </w:rPr>
      </w:pPr>
    </w:p>
    <w:p w14:paraId="2910D5A4" w14:textId="0DCB22AF" w:rsidR="003E4C2D" w:rsidRPr="00CB0166" w:rsidRDefault="003E4C2D" w:rsidP="00716614">
      <w:pPr>
        <w:pStyle w:val="Default"/>
        <w:rPr>
          <w:rFonts w:asciiTheme="majorHAnsi" w:hAnsiTheme="majorHAnsi" w:cstheme="majorHAnsi"/>
          <w:sz w:val="20"/>
          <w:szCs w:val="20"/>
        </w:rPr>
      </w:pPr>
    </w:p>
    <w:p w14:paraId="44FE59C8" w14:textId="39DCE379" w:rsidR="003E4C2D" w:rsidRPr="00CB0166" w:rsidRDefault="003E4C2D" w:rsidP="00716614">
      <w:pPr>
        <w:pStyle w:val="Default"/>
        <w:rPr>
          <w:rFonts w:asciiTheme="majorHAnsi" w:hAnsiTheme="majorHAnsi" w:cstheme="majorHAnsi"/>
          <w:sz w:val="20"/>
          <w:szCs w:val="20"/>
        </w:rPr>
      </w:pPr>
    </w:p>
    <w:p w14:paraId="0D0543D1" w14:textId="422ED084" w:rsidR="003E4C2D" w:rsidRPr="00CB0166" w:rsidRDefault="003E4C2D" w:rsidP="00716614">
      <w:pPr>
        <w:pStyle w:val="Default"/>
        <w:rPr>
          <w:rFonts w:asciiTheme="majorHAnsi" w:hAnsiTheme="majorHAnsi" w:cstheme="majorHAnsi"/>
          <w:sz w:val="20"/>
          <w:szCs w:val="20"/>
        </w:rPr>
      </w:pPr>
    </w:p>
    <w:p w14:paraId="19022ECC" w14:textId="2AA5303A" w:rsidR="003E4C2D" w:rsidRPr="00CB0166" w:rsidRDefault="003E4C2D" w:rsidP="00716614">
      <w:pPr>
        <w:pStyle w:val="Default"/>
        <w:rPr>
          <w:rFonts w:asciiTheme="majorHAnsi" w:hAnsiTheme="majorHAnsi" w:cstheme="majorHAnsi"/>
          <w:sz w:val="20"/>
          <w:szCs w:val="20"/>
        </w:rPr>
      </w:pPr>
    </w:p>
    <w:p w14:paraId="19717321" w14:textId="15521669" w:rsidR="003E4C2D" w:rsidRPr="00CB0166" w:rsidRDefault="003E4C2D" w:rsidP="00716614">
      <w:pPr>
        <w:pStyle w:val="Default"/>
        <w:rPr>
          <w:rFonts w:asciiTheme="majorHAnsi" w:hAnsiTheme="majorHAnsi" w:cstheme="majorHAnsi"/>
          <w:sz w:val="20"/>
          <w:szCs w:val="20"/>
        </w:rPr>
      </w:pPr>
    </w:p>
    <w:p w14:paraId="7B8215EC" w14:textId="626E7B7B" w:rsidR="003E4C2D" w:rsidRPr="00CB0166" w:rsidRDefault="003E4C2D" w:rsidP="00716614">
      <w:pPr>
        <w:pStyle w:val="Default"/>
        <w:rPr>
          <w:rFonts w:asciiTheme="majorHAnsi" w:hAnsiTheme="majorHAnsi" w:cstheme="majorHAnsi"/>
          <w:sz w:val="20"/>
          <w:szCs w:val="20"/>
        </w:rPr>
      </w:pPr>
    </w:p>
    <w:p w14:paraId="2A34EA72" w14:textId="7E915603" w:rsidR="003E4C2D" w:rsidRPr="00CB0166" w:rsidRDefault="003E4C2D" w:rsidP="00716614">
      <w:pPr>
        <w:pStyle w:val="Default"/>
        <w:rPr>
          <w:rFonts w:asciiTheme="majorHAnsi" w:hAnsiTheme="majorHAnsi" w:cstheme="majorHAnsi"/>
          <w:sz w:val="20"/>
          <w:szCs w:val="20"/>
        </w:rPr>
      </w:pPr>
    </w:p>
    <w:p w14:paraId="141F9130" w14:textId="0A105082" w:rsidR="00716614" w:rsidRPr="00CB0166" w:rsidRDefault="00716614" w:rsidP="00716614">
      <w:pPr>
        <w:pStyle w:val="Default"/>
        <w:rPr>
          <w:rFonts w:asciiTheme="majorHAnsi" w:hAnsiTheme="majorHAnsi" w:cstheme="majorHAnsi"/>
          <w:sz w:val="20"/>
          <w:szCs w:val="20"/>
        </w:rPr>
      </w:pPr>
    </w:p>
    <w:p w14:paraId="1A118E18" w14:textId="6A0F7B1C" w:rsidR="00716614" w:rsidRPr="00CB0166" w:rsidRDefault="00E3732F" w:rsidP="00716614">
      <w:pPr>
        <w:pStyle w:val="Default"/>
        <w:rPr>
          <w:rFonts w:asciiTheme="majorHAnsi" w:hAnsiTheme="majorHAnsi" w:cstheme="majorHAnsi"/>
          <w:sz w:val="20"/>
          <w:szCs w:val="20"/>
        </w:rPr>
      </w:pPr>
      <w:r w:rsidRPr="00CB0166">
        <w:rPr>
          <w:rFonts w:asciiTheme="majorHAnsi" w:hAnsiTheme="majorHAnsi" w:cstheme="majorHAnsi"/>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CB0166" w:rsidRDefault="00716614" w:rsidP="00E3732F">
      <w:pPr>
        <w:pStyle w:val="Default"/>
        <w:jc w:val="center"/>
        <w:rPr>
          <w:rFonts w:asciiTheme="majorHAnsi" w:hAnsiTheme="majorHAnsi" w:cstheme="majorHAnsi"/>
          <w:sz w:val="20"/>
          <w:szCs w:val="20"/>
        </w:rPr>
      </w:pPr>
    </w:p>
    <w:p w14:paraId="3DE8C72D" w14:textId="77777777" w:rsidR="00716614" w:rsidRPr="00CB0166" w:rsidRDefault="00716614" w:rsidP="00716614">
      <w:pPr>
        <w:pStyle w:val="Default"/>
        <w:rPr>
          <w:rFonts w:asciiTheme="majorHAnsi" w:hAnsiTheme="majorHAnsi" w:cstheme="majorHAnsi"/>
          <w:sz w:val="20"/>
          <w:szCs w:val="20"/>
        </w:rPr>
      </w:pPr>
    </w:p>
    <w:p w14:paraId="262DEAD5" w14:textId="77777777" w:rsidR="00716614" w:rsidRPr="00CB0166" w:rsidRDefault="00716614" w:rsidP="00716614">
      <w:pPr>
        <w:pStyle w:val="Default"/>
        <w:rPr>
          <w:rFonts w:asciiTheme="majorHAnsi" w:hAnsiTheme="majorHAnsi" w:cstheme="majorHAnsi"/>
          <w:sz w:val="20"/>
          <w:szCs w:val="20"/>
        </w:rPr>
      </w:pPr>
    </w:p>
    <w:p w14:paraId="4A96ACEB" w14:textId="77777777" w:rsidR="00716614" w:rsidRPr="00CB0166" w:rsidRDefault="00716614" w:rsidP="00716614">
      <w:pPr>
        <w:pStyle w:val="Default"/>
        <w:rPr>
          <w:rFonts w:asciiTheme="majorHAnsi" w:hAnsiTheme="majorHAnsi" w:cstheme="majorHAnsi"/>
          <w:sz w:val="20"/>
          <w:szCs w:val="20"/>
        </w:rPr>
      </w:pPr>
    </w:p>
    <w:p w14:paraId="11BF92CB" w14:textId="77777777" w:rsidR="006B1902" w:rsidRPr="00CB0166" w:rsidRDefault="006B1902" w:rsidP="006B1902">
      <w:pPr>
        <w:widowControl/>
        <w:rPr>
          <w:rFonts w:asciiTheme="majorHAnsi" w:eastAsiaTheme="majorEastAsia" w:hAnsiTheme="majorHAnsi" w:cstheme="majorHAnsi"/>
        </w:rPr>
      </w:pPr>
    </w:p>
    <w:p w14:paraId="7D6F3A3A" w14:textId="27440B9D" w:rsidR="006B1902" w:rsidRPr="00CB0166" w:rsidRDefault="00E1547F" w:rsidP="006B1902">
      <w:pPr>
        <w:pStyle w:val="Default"/>
        <w:jc w:val="center"/>
        <w:rPr>
          <w:rFonts w:asciiTheme="majorHAnsi" w:eastAsiaTheme="majorEastAsia" w:hAnsiTheme="majorHAnsi" w:cstheme="majorHAnsi"/>
          <w:color w:val="auto"/>
          <w:sz w:val="52"/>
          <w:szCs w:val="52"/>
        </w:rPr>
      </w:pPr>
      <w:r w:rsidRPr="00CB0166">
        <w:rPr>
          <w:rFonts w:asciiTheme="majorHAnsi" w:hAnsiTheme="majorHAnsi" w:cstheme="majorHAnsi"/>
          <w:sz w:val="52"/>
          <w:szCs w:val="52"/>
        </w:rPr>
        <w:t>ITA_</w:t>
      </w:r>
      <w:r w:rsidR="00FD2951" w:rsidRPr="00CB0166">
        <w:rPr>
          <w:rFonts w:asciiTheme="majorHAnsi" w:hAnsiTheme="majorHAnsi" w:cstheme="majorHAnsi"/>
          <w:sz w:val="52"/>
          <w:szCs w:val="52"/>
        </w:rPr>
        <w:t>User_Instruction_Ma</w:t>
      </w:r>
      <w:r w:rsidR="000C5D1B" w:rsidRPr="00CB0166">
        <w:rPr>
          <w:rFonts w:asciiTheme="majorHAnsi" w:hAnsiTheme="majorHAnsi" w:cstheme="majorHAnsi"/>
          <w:sz w:val="52"/>
          <w:szCs w:val="52"/>
        </w:rPr>
        <w:t>nu</w:t>
      </w:r>
      <w:r w:rsidR="00615EE4" w:rsidRPr="00CB0166">
        <w:rPr>
          <w:rFonts w:asciiTheme="majorHAnsi" w:hAnsiTheme="majorHAnsi" w:cstheme="majorHAnsi"/>
          <w:sz w:val="52"/>
          <w:szCs w:val="52"/>
        </w:rPr>
        <w:t>al</w:t>
      </w:r>
    </w:p>
    <w:p w14:paraId="3B914959" w14:textId="5A3CCABB" w:rsidR="006B1902" w:rsidRPr="00CB0166" w:rsidRDefault="00F01DE5" w:rsidP="006B1902">
      <w:pPr>
        <w:pStyle w:val="Default"/>
        <w:jc w:val="center"/>
        <w:rPr>
          <w:rFonts w:asciiTheme="majorHAnsi" w:eastAsiaTheme="majorEastAsia" w:hAnsiTheme="majorHAnsi" w:cstheme="majorHAnsi"/>
          <w:color w:val="auto"/>
          <w:sz w:val="20"/>
          <w:szCs w:val="20"/>
        </w:rPr>
      </w:pPr>
      <w:r w:rsidRPr="00CB0166">
        <w:rPr>
          <w:rFonts w:asciiTheme="majorHAnsi" w:eastAsiaTheme="majorEastAsia" w:hAnsiTheme="majorHAnsi" w:cstheme="majorHAnsi"/>
          <w:color w:val="auto"/>
          <w:sz w:val="36"/>
          <w:szCs w:val="36"/>
        </w:rPr>
        <w:t>Terraform</w:t>
      </w:r>
      <w:r w:rsidR="00633B92" w:rsidRPr="00CB0166">
        <w:rPr>
          <w:rFonts w:asciiTheme="majorHAnsi" w:eastAsiaTheme="majorEastAsia" w:hAnsiTheme="majorHAnsi" w:cstheme="majorHAnsi"/>
          <w:color w:val="auto"/>
          <w:sz w:val="36"/>
          <w:szCs w:val="36"/>
        </w:rPr>
        <w:t>-</w:t>
      </w:r>
      <w:r w:rsidR="00FD2951" w:rsidRPr="00CB0166">
        <w:rPr>
          <w:rFonts w:asciiTheme="majorHAnsi" w:eastAsiaTheme="majorEastAsia" w:hAnsiTheme="majorHAnsi" w:cstheme="majorHAnsi"/>
          <w:color w:val="auto"/>
          <w:sz w:val="36"/>
          <w:szCs w:val="36"/>
        </w:rPr>
        <w:t>CLI-</w:t>
      </w:r>
      <w:r w:rsidR="00F92C89" w:rsidRPr="00CB0166">
        <w:rPr>
          <w:rFonts w:asciiTheme="majorHAnsi" w:eastAsiaTheme="majorEastAsia" w:hAnsiTheme="majorHAnsi" w:cstheme="majorHAnsi"/>
          <w:color w:val="auto"/>
          <w:sz w:val="36"/>
          <w:szCs w:val="36"/>
        </w:rPr>
        <w:t>driver</w:t>
      </w:r>
    </w:p>
    <w:p w14:paraId="2F19C406" w14:textId="77777777" w:rsidR="006B1902" w:rsidRPr="00CB0166" w:rsidRDefault="006B1902" w:rsidP="006B1902">
      <w:pPr>
        <w:pStyle w:val="Default"/>
        <w:rPr>
          <w:rFonts w:asciiTheme="majorHAnsi" w:hAnsiTheme="majorHAnsi" w:cstheme="majorHAnsi"/>
          <w:color w:val="auto"/>
          <w:sz w:val="20"/>
          <w:szCs w:val="20"/>
        </w:rPr>
      </w:pPr>
    </w:p>
    <w:p w14:paraId="3D2BA711" w14:textId="1379E1DA" w:rsidR="00452E9E" w:rsidRPr="00CB0166" w:rsidRDefault="007D5476" w:rsidP="008814A3">
      <w:pPr>
        <w:widowControl/>
        <w:ind w:firstLineChars="1700" w:firstLine="3400"/>
        <w:jc w:val="left"/>
        <w:rPr>
          <w:rFonts w:asciiTheme="majorHAnsi" w:hAnsiTheme="majorHAnsi" w:cstheme="majorHAnsi"/>
        </w:rPr>
      </w:pPr>
      <w:sdt>
        <w:sdtPr>
          <w:rPr>
            <w:rFonts w:asciiTheme="majorHAnsi" w:eastAsiaTheme="majorEastAsia" w:hAnsiTheme="majorHAnsi" w:cstheme="majorHAnsi"/>
            <w:sz w:val="20"/>
            <w:szCs w:val="20"/>
          </w:rPr>
          <w:id w:val="-213969945"/>
          <w:docPartList>
            <w:docPartGallery w:val="Quick Parts"/>
          </w:docPartList>
        </w:sdtPr>
        <w:sdtEndPr>
          <w:rPr>
            <w:i/>
            <w:sz w:val="36"/>
            <w:szCs w:val="36"/>
          </w:rPr>
        </w:sdtEndPr>
        <w:sdtContent>
          <w:sdt>
            <w:sdtPr>
              <w:rPr>
                <w:rFonts w:asciiTheme="majorHAnsi" w:eastAsiaTheme="majorEastAsia" w:hAnsiTheme="majorHAnsi" w:cstheme="majorHAnsi"/>
                <w:sz w:val="20"/>
                <w:szCs w:val="20"/>
              </w:rPr>
              <w:id w:val="-1494790995"/>
              <w:docPartList>
                <w:docPartGallery w:val="Quick Parts"/>
              </w:docPartList>
            </w:sdtPr>
            <w:sdtEndPr>
              <w:rPr>
                <w:i/>
                <w:sz w:val="36"/>
                <w:szCs w:val="36"/>
              </w:rPr>
            </w:sdtEndPr>
            <w:sdtContent>
              <w:r w:rsidR="008814A3" w:rsidRPr="00CB0166">
                <w:rPr>
                  <w:rFonts w:asciiTheme="majorHAnsi" w:eastAsiaTheme="majorEastAsia" w:hAnsiTheme="majorHAnsi" w:cstheme="majorHAnsi"/>
                  <w:i/>
                  <w:sz w:val="36"/>
                  <w:szCs w:val="36"/>
                </w:rPr>
                <w:t>－</w:t>
              </w:r>
              <w:r w:rsidR="008814A3" w:rsidRPr="00CB0166">
                <w:rPr>
                  <w:rFonts w:asciiTheme="majorHAnsi" w:eastAsiaTheme="majorEastAsia" w:hAnsiTheme="majorHAnsi" w:cstheme="majorHAnsi"/>
                  <w:i/>
                  <w:sz w:val="36"/>
                  <w:szCs w:val="36"/>
                </w:rPr>
                <w:t xml:space="preserve"> </w:t>
              </w:r>
              <w:r w:rsidR="008814A3" w:rsidRPr="00CB0166">
                <w:rPr>
                  <w:rFonts w:asciiTheme="majorHAnsi" w:eastAsiaTheme="majorEastAsia" w:hAnsiTheme="majorHAnsi" w:cstheme="majorHAnsi"/>
                  <w:sz w:val="36"/>
                  <w:szCs w:val="36"/>
                </w:rPr>
                <w:t>Version</w:t>
              </w:r>
              <w:r w:rsidR="00A865C7" w:rsidRPr="00CB0166">
                <w:rPr>
                  <w:rFonts w:asciiTheme="majorHAnsi" w:eastAsiaTheme="majorEastAsia" w:hAnsiTheme="majorHAnsi" w:cstheme="majorHAnsi"/>
                  <w:sz w:val="36"/>
                  <w:szCs w:val="36"/>
                </w:rPr>
                <w:t xml:space="preserve"> </w:t>
              </w:r>
              <w:r w:rsidR="008814A3" w:rsidRPr="00CB0166">
                <w:rPr>
                  <w:rFonts w:asciiTheme="majorHAnsi" w:eastAsiaTheme="majorEastAsia" w:hAnsiTheme="majorHAnsi" w:cstheme="majorHAnsi"/>
                  <w:sz w:val="36"/>
                  <w:szCs w:val="36"/>
                </w:rPr>
                <w:t>1.</w:t>
              </w:r>
              <w:r w:rsidR="00FD2951" w:rsidRPr="00CB0166">
                <w:rPr>
                  <w:rFonts w:asciiTheme="majorHAnsi" w:eastAsiaTheme="majorEastAsia" w:hAnsiTheme="majorHAnsi" w:cstheme="majorHAnsi"/>
                  <w:sz w:val="36"/>
                  <w:szCs w:val="36"/>
                </w:rPr>
                <w:t>11</w:t>
              </w:r>
              <w:r w:rsidR="008814A3" w:rsidRPr="00CB0166">
                <w:rPr>
                  <w:rFonts w:asciiTheme="majorHAnsi" w:eastAsiaTheme="majorEastAsia" w:hAnsiTheme="majorHAnsi" w:cstheme="majorHAnsi"/>
                  <w:i/>
                  <w:sz w:val="36"/>
                  <w:szCs w:val="36"/>
                </w:rPr>
                <w:t>－</w:t>
              </w:r>
            </w:sdtContent>
          </w:sdt>
          <w:r w:rsidR="008814A3" w:rsidRPr="00CB0166">
            <w:rPr>
              <w:rFonts w:asciiTheme="majorHAnsi" w:eastAsiaTheme="majorEastAsia" w:hAnsiTheme="majorHAnsi" w:cstheme="majorHAnsi"/>
              <w:i/>
              <w:sz w:val="36"/>
              <w:szCs w:val="36"/>
            </w:rPr>
            <w:t xml:space="preserve"> </w:t>
          </w:r>
        </w:sdtContent>
      </w:sdt>
    </w:p>
    <w:p w14:paraId="76357DAE" w14:textId="3062F1C1" w:rsidR="008814A3" w:rsidRPr="00CB0166" w:rsidRDefault="008814A3" w:rsidP="008814A3">
      <w:pPr>
        <w:widowControl/>
        <w:jc w:val="left"/>
        <w:rPr>
          <w:rFonts w:asciiTheme="majorHAnsi" w:hAnsiTheme="majorHAnsi" w:cstheme="majorHAnsi"/>
        </w:rPr>
      </w:pPr>
      <w:r w:rsidRPr="00CB0166">
        <w:rPr>
          <w:rFonts w:asciiTheme="majorHAnsi" w:hAnsiTheme="majorHAnsi" w:cstheme="majorHAnsi"/>
        </w:rPr>
        <w:br w:type="page"/>
      </w:r>
    </w:p>
    <w:p w14:paraId="169C1EF0" w14:textId="450AFCE3" w:rsidR="00452E9E" w:rsidRPr="00CB0166" w:rsidRDefault="00FA568B">
      <w:pPr>
        <w:widowControl/>
        <w:jc w:val="left"/>
        <w:rPr>
          <w:rFonts w:asciiTheme="majorHAnsi" w:hAnsiTheme="majorHAnsi" w:cstheme="majorHAnsi"/>
        </w:rPr>
      </w:pPr>
      <w:r w:rsidRPr="00CB0166">
        <w:rPr>
          <w:rFonts w:asciiTheme="majorHAnsi" w:eastAsia="Meiryo UI" w:hAnsiTheme="majorHAnsi" w:cstheme="majorHAnsi"/>
          <w:sz w:val="20"/>
          <w:szCs w:val="20"/>
        </w:rPr>
        <w:lastRenderedPageBreak/>
        <w:t>Copyright © NEC Corporation 2023</w:t>
      </w:r>
      <w:r w:rsidR="002F03CE" w:rsidRPr="00CB0166">
        <w:rPr>
          <w:rFonts w:asciiTheme="majorHAnsi" w:eastAsia="Meiryo UI" w:hAnsiTheme="majorHAnsi" w:cstheme="majorHAnsi"/>
          <w:sz w:val="20"/>
          <w:szCs w:val="20"/>
        </w:rPr>
        <w:t>. All rights reserved.</w:t>
      </w:r>
    </w:p>
    <w:p w14:paraId="0BDA8456" w14:textId="77777777" w:rsidR="00452E9E" w:rsidRPr="00CB0166" w:rsidRDefault="00452E9E">
      <w:pPr>
        <w:widowControl/>
        <w:jc w:val="left"/>
        <w:rPr>
          <w:rFonts w:asciiTheme="majorHAnsi" w:hAnsiTheme="majorHAnsi" w:cstheme="majorHAnsi"/>
        </w:rPr>
      </w:pPr>
    </w:p>
    <w:p w14:paraId="3A664D3B" w14:textId="04D4796C" w:rsidR="00452E9E" w:rsidRPr="00CB0166" w:rsidRDefault="002F03CE">
      <w:pPr>
        <w:widowControl/>
        <w:jc w:val="left"/>
        <w:rPr>
          <w:rFonts w:asciiTheme="majorHAnsi" w:eastAsia="Meiryo UI" w:hAnsiTheme="majorHAnsi" w:cstheme="majorHAnsi"/>
          <w:sz w:val="36"/>
          <w:szCs w:val="36"/>
        </w:rPr>
      </w:pPr>
      <w:r w:rsidRPr="00CB0166">
        <w:rPr>
          <w:rFonts w:asciiTheme="majorHAnsi" w:eastAsia="Meiryo UI" w:hAnsiTheme="majorHAnsi" w:cstheme="majorHAnsi"/>
          <w:sz w:val="36"/>
          <w:szCs w:val="36"/>
        </w:rPr>
        <w:t>Disclaimer</w:t>
      </w:r>
    </w:p>
    <w:p w14:paraId="70008136" w14:textId="77777777" w:rsidR="002F03CE" w:rsidRPr="00CB0166" w:rsidRDefault="002F03CE" w:rsidP="002F03CE">
      <w:pPr>
        <w:pStyle w:val="Default"/>
        <w:spacing w:line="320" w:lineRule="exact"/>
        <w:rPr>
          <w:rFonts w:asciiTheme="majorHAnsi" w:eastAsia="Meiryo UI" w:hAnsiTheme="majorHAnsi" w:cstheme="majorHAnsi"/>
          <w:sz w:val="20"/>
          <w:szCs w:val="20"/>
        </w:rPr>
      </w:pPr>
      <w:r w:rsidRPr="00CB0166">
        <w:rPr>
          <w:rFonts w:asciiTheme="majorHAnsi" w:eastAsia="Meiryo UI" w:hAnsiTheme="majorHAnsi" w:cstheme="majorHAnsi"/>
          <w:sz w:val="20"/>
          <w:szCs w:val="20"/>
        </w:rPr>
        <w:t xml:space="preserve">All the contents of this document are protected by copyright owned by NEC Corporation. </w:t>
      </w:r>
    </w:p>
    <w:p w14:paraId="5E69DC64" w14:textId="77777777" w:rsidR="002F03CE" w:rsidRPr="00CB0166" w:rsidRDefault="002F03CE" w:rsidP="002F03CE">
      <w:pPr>
        <w:pStyle w:val="Default"/>
        <w:spacing w:line="320" w:lineRule="exact"/>
        <w:rPr>
          <w:rFonts w:asciiTheme="majorHAnsi" w:eastAsia="Meiryo UI" w:hAnsiTheme="majorHAnsi" w:cstheme="majorHAnsi"/>
          <w:sz w:val="20"/>
          <w:szCs w:val="20"/>
        </w:rPr>
      </w:pPr>
      <w:r w:rsidRPr="00CB0166">
        <w:rPr>
          <w:rFonts w:asciiTheme="majorHAnsi" w:eastAsia="Meiryo UI" w:hAnsiTheme="majorHAnsi" w:cstheme="majorHAnsi"/>
          <w:sz w:val="20"/>
          <w:szCs w:val="20"/>
        </w:rPr>
        <w:t>Unauthorized reproduction or copying of all or part of the contents of this document is prohibited.</w:t>
      </w:r>
    </w:p>
    <w:p w14:paraId="1E38D833" w14:textId="495602F0" w:rsidR="002F03CE" w:rsidRPr="00CB0166" w:rsidRDefault="002F03CE" w:rsidP="002F03CE">
      <w:pPr>
        <w:pStyle w:val="Default"/>
        <w:spacing w:line="320" w:lineRule="exact"/>
        <w:rPr>
          <w:rFonts w:asciiTheme="majorHAnsi" w:eastAsia="Meiryo UI" w:hAnsiTheme="majorHAnsi" w:cstheme="majorHAnsi"/>
          <w:sz w:val="20"/>
          <w:szCs w:val="20"/>
        </w:rPr>
      </w:pPr>
      <w:r w:rsidRPr="00CB0166">
        <w:rPr>
          <w:rFonts w:asciiTheme="majorHAnsi" w:eastAsia="Meiryo UI" w:hAnsiTheme="majorHAnsi" w:cstheme="majorHAnsi"/>
          <w:sz w:val="20"/>
          <w:szCs w:val="20"/>
        </w:rPr>
        <w:t xml:space="preserve">The contents of this </w:t>
      </w:r>
      <w:r w:rsidR="00FA568B" w:rsidRPr="00CB0166">
        <w:rPr>
          <w:rFonts w:asciiTheme="majorHAnsi" w:eastAsia="Meiryo UI" w:hAnsiTheme="majorHAnsi" w:cstheme="majorHAnsi"/>
          <w:sz w:val="20"/>
          <w:szCs w:val="20"/>
        </w:rPr>
        <w:t>Manual</w:t>
      </w:r>
      <w:r w:rsidRPr="00CB0166">
        <w:rPr>
          <w:rFonts w:asciiTheme="majorHAnsi" w:eastAsia="Meiryo UI" w:hAnsiTheme="majorHAnsi" w:cstheme="majorHAnsi"/>
          <w:sz w:val="20"/>
          <w:szCs w:val="20"/>
        </w:rPr>
        <w:t xml:space="preserve"> are subject to change without notice. </w:t>
      </w:r>
    </w:p>
    <w:p w14:paraId="05CAD746" w14:textId="27509F11" w:rsidR="002F03CE" w:rsidRPr="00CB0166" w:rsidRDefault="002F03CE" w:rsidP="002F03CE">
      <w:pPr>
        <w:pStyle w:val="Default"/>
        <w:spacing w:line="320" w:lineRule="exact"/>
        <w:rPr>
          <w:rFonts w:asciiTheme="majorHAnsi" w:eastAsia="Meiryo UI" w:hAnsiTheme="majorHAnsi" w:cstheme="majorHAnsi"/>
          <w:sz w:val="20"/>
          <w:szCs w:val="20"/>
        </w:rPr>
      </w:pPr>
      <w:r w:rsidRPr="00CB0166">
        <w:rPr>
          <w:rFonts w:asciiTheme="majorHAnsi" w:eastAsia="Meiryo UI" w:hAnsiTheme="majorHAnsi" w:cstheme="majorHAnsi"/>
          <w:sz w:val="20"/>
          <w:szCs w:val="20"/>
        </w:rPr>
        <w:t xml:space="preserve">NEC Corporation is not responsible for any technical or editorial errors or </w:t>
      </w:r>
      <w:r w:rsidR="0011610F" w:rsidRPr="00CB0166">
        <w:rPr>
          <w:rFonts w:asciiTheme="majorHAnsi" w:eastAsia="Meiryo UI" w:hAnsiTheme="majorHAnsi" w:cstheme="majorHAnsi"/>
          <w:sz w:val="20"/>
          <w:szCs w:val="20"/>
        </w:rPr>
        <w:t>Shortened</w:t>
      </w:r>
      <w:r w:rsidRPr="00CB0166">
        <w:rPr>
          <w:rFonts w:asciiTheme="majorHAnsi" w:eastAsia="Meiryo UI" w:hAnsiTheme="majorHAnsi" w:cstheme="majorHAnsi"/>
          <w:sz w:val="20"/>
          <w:szCs w:val="20"/>
        </w:rPr>
        <w:t xml:space="preserve">s in this document. </w:t>
      </w:r>
    </w:p>
    <w:p w14:paraId="6642E425" w14:textId="51B15B7D" w:rsidR="002F03CE" w:rsidRPr="00CB0166" w:rsidRDefault="002F03CE" w:rsidP="002F03CE">
      <w:pPr>
        <w:widowControl/>
        <w:jc w:val="left"/>
        <w:rPr>
          <w:rFonts w:asciiTheme="majorHAnsi" w:hAnsiTheme="majorHAnsi" w:cstheme="majorHAnsi"/>
        </w:rPr>
      </w:pPr>
      <w:r w:rsidRPr="00CB0166">
        <w:rPr>
          <w:rFonts w:asciiTheme="majorHAnsi" w:eastAsia="Meiryo UI" w:hAnsiTheme="majorHAnsi" w:cstheme="majorHAnsi"/>
          <w:sz w:val="20"/>
          <w:szCs w:val="20"/>
        </w:rPr>
        <w:t>NEC Corporation do not guarantee accuracy, usability, certainty of the content in this document.</w:t>
      </w:r>
    </w:p>
    <w:p w14:paraId="4E8C9DFE" w14:textId="77777777" w:rsidR="00452E9E" w:rsidRPr="00CB0166" w:rsidRDefault="00452E9E">
      <w:pPr>
        <w:widowControl/>
        <w:jc w:val="left"/>
        <w:rPr>
          <w:rFonts w:asciiTheme="majorHAnsi" w:hAnsiTheme="majorHAnsi" w:cstheme="majorHAnsi"/>
        </w:rPr>
      </w:pPr>
    </w:p>
    <w:p w14:paraId="2B8D57FC" w14:textId="77777777" w:rsidR="002F03CE" w:rsidRPr="00CB0166" w:rsidRDefault="002F03CE" w:rsidP="002F03CE">
      <w:pPr>
        <w:pStyle w:val="Default"/>
        <w:rPr>
          <w:rFonts w:asciiTheme="majorHAnsi" w:eastAsia="Meiryo UI" w:hAnsiTheme="majorHAnsi" w:cstheme="majorHAnsi"/>
          <w:sz w:val="36"/>
          <w:szCs w:val="36"/>
        </w:rPr>
      </w:pPr>
      <w:r w:rsidRPr="00CB0166">
        <w:rPr>
          <w:rFonts w:asciiTheme="majorHAnsi" w:eastAsia="Meiryo UI" w:hAnsiTheme="majorHAnsi" w:cstheme="majorHAnsi"/>
          <w:sz w:val="36"/>
          <w:szCs w:val="36"/>
        </w:rPr>
        <w:t>Trademark</w:t>
      </w:r>
    </w:p>
    <w:p w14:paraId="11E3DC76" w14:textId="77777777" w:rsidR="002F03CE" w:rsidRPr="00CB0166" w:rsidRDefault="002F03CE" w:rsidP="00D361BF">
      <w:pPr>
        <w:pStyle w:val="Default"/>
        <w:numPr>
          <w:ilvl w:val="0"/>
          <w:numId w:val="33"/>
        </w:numPr>
        <w:spacing w:line="320" w:lineRule="exact"/>
        <w:rPr>
          <w:rFonts w:asciiTheme="majorHAnsi" w:eastAsia="ＭＳ Ｐゴシック" w:hAnsiTheme="majorHAnsi" w:cstheme="majorHAnsi"/>
          <w:sz w:val="20"/>
          <w:szCs w:val="20"/>
        </w:rPr>
      </w:pPr>
      <w:r w:rsidRPr="00CB0166">
        <w:rPr>
          <w:rFonts w:asciiTheme="majorHAnsi" w:eastAsia="ＭＳ Ｐゴシック" w:hAnsiTheme="majorHAnsi" w:cstheme="majorHAnsi"/>
          <w:sz w:val="20"/>
          <w:szCs w:val="20"/>
        </w:rPr>
        <w:t xml:space="preserve">Linux is registered trademark or trademark of Linus Torvalds, registered in the U.S. and other countries. </w:t>
      </w:r>
    </w:p>
    <w:p w14:paraId="6D8D6079" w14:textId="77777777" w:rsidR="002F03CE" w:rsidRPr="00CB0166" w:rsidRDefault="002F03CE" w:rsidP="00D361BF">
      <w:pPr>
        <w:pStyle w:val="Default"/>
        <w:numPr>
          <w:ilvl w:val="0"/>
          <w:numId w:val="33"/>
        </w:numPr>
        <w:spacing w:line="320" w:lineRule="exact"/>
        <w:rPr>
          <w:rFonts w:asciiTheme="majorHAnsi" w:eastAsia="ＭＳ Ｐゴシック" w:hAnsiTheme="majorHAnsi" w:cstheme="majorHAnsi"/>
          <w:sz w:val="20"/>
          <w:szCs w:val="20"/>
        </w:rPr>
      </w:pPr>
      <w:r w:rsidRPr="00CB0166">
        <w:rPr>
          <w:rFonts w:asciiTheme="majorHAnsi" w:eastAsia="ＭＳ Ｐゴシック" w:hAnsiTheme="majorHAnsi" w:cstheme="majorHAnsi"/>
          <w:sz w:val="20"/>
          <w:szCs w:val="20"/>
        </w:rPr>
        <w:t xml:space="preserve">Red Hat is registered trademark or trademark of Red Hat, Inc. registered in the U.S. and other countries. </w:t>
      </w:r>
    </w:p>
    <w:p w14:paraId="63BAF858" w14:textId="77777777" w:rsidR="002F03CE" w:rsidRPr="00CB0166" w:rsidRDefault="002F03CE" w:rsidP="00D361BF">
      <w:pPr>
        <w:pStyle w:val="Default"/>
        <w:numPr>
          <w:ilvl w:val="0"/>
          <w:numId w:val="33"/>
        </w:numPr>
        <w:spacing w:line="320" w:lineRule="exact"/>
        <w:rPr>
          <w:rFonts w:asciiTheme="majorHAnsi" w:hAnsiTheme="majorHAnsi" w:cstheme="majorHAnsi"/>
          <w:sz w:val="20"/>
          <w:szCs w:val="20"/>
        </w:rPr>
      </w:pPr>
      <w:r w:rsidRPr="00CB0166">
        <w:rPr>
          <w:rFonts w:asciiTheme="majorHAnsi" w:eastAsia="ＭＳ Ｐゴシック" w:hAnsiTheme="majorHAnsi" w:cstheme="majorHAnsi"/>
          <w:color w:val="auto"/>
          <w:kern w:val="2"/>
          <w:sz w:val="20"/>
          <w:szCs w:val="20"/>
        </w:rPr>
        <w:t>Apache, Apache Tomcat, and Tomcat are registered trademarks or trademarks of the Apache Software Foundation.</w:t>
      </w:r>
    </w:p>
    <w:p w14:paraId="16D62183" w14:textId="10492D1B" w:rsidR="002F03CE" w:rsidRPr="00CB0166" w:rsidRDefault="002F03CE" w:rsidP="00D361BF">
      <w:pPr>
        <w:pStyle w:val="Default"/>
        <w:numPr>
          <w:ilvl w:val="0"/>
          <w:numId w:val="33"/>
        </w:numPr>
        <w:spacing w:line="320" w:lineRule="exact"/>
        <w:rPr>
          <w:rFonts w:asciiTheme="majorHAnsi" w:eastAsia="ＭＳ Ｐゴシック" w:hAnsiTheme="majorHAnsi" w:cstheme="majorHAnsi"/>
          <w:sz w:val="20"/>
          <w:szCs w:val="20"/>
        </w:rPr>
      </w:pPr>
      <w:r w:rsidRPr="00CB0166">
        <w:rPr>
          <w:rFonts w:asciiTheme="majorHAnsi" w:eastAsia="ＭＳ Ｐゴシック" w:hAnsiTheme="majorHAnsi" w:cstheme="majorHAnsi"/>
          <w:sz w:val="20"/>
          <w:szCs w:val="20"/>
        </w:rPr>
        <w:t>Terraform is a registered trademark or trademark of HashiCorp.</w:t>
      </w:r>
    </w:p>
    <w:p w14:paraId="625424DF" w14:textId="77777777" w:rsidR="002F03CE" w:rsidRPr="00CB0166" w:rsidRDefault="002F03CE" w:rsidP="002F03CE">
      <w:pPr>
        <w:pStyle w:val="Default"/>
        <w:spacing w:line="320" w:lineRule="exact"/>
        <w:ind w:left="420"/>
        <w:rPr>
          <w:rFonts w:asciiTheme="majorHAnsi" w:eastAsia="ＭＳ Ｐゴシック" w:hAnsiTheme="majorHAnsi" w:cstheme="majorHAnsi"/>
          <w:sz w:val="20"/>
          <w:szCs w:val="20"/>
        </w:rPr>
      </w:pPr>
    </w:p>
    <w:p w14:paraId="3EE93D68" w14:textId="77777777" w:rsidR="002F03CE" w:rsidRPr="00CB0166" w:rsidRDefault="002F03CE" w:rsidP="00FA568B">
      <w:pPr>
        <w:rPr>
          <w:rFonts w:asciiTheme="majorHAnsi" w:hAnsiTheme="majorHAnsi" w:cstheme="majorHAnsi"/>
          <w:sz w:val="20"/>
          <w:szCs w:val="20"/>
        </w:rPr>
      </w:pPr>
      <w:r w:rsidRPr="00CB0166">
        <w:rPr>
          <w:rFonts w:asciiTheme="majorHAnsi" w:hAnsiTheme="majorHAnsi" w:cstheme="majorHAnsi"/>
          <w:sz w:val="20"/>
          <w:szCs w:val="20"/>
        </w:rPr>
        <w:t xml:space="preserve">The names of other systems, company name and products mentioned in this document are registered trademarks or trademarks of their respective companies. </w:t>
      </w:r>
    </w:p>
    <w:p w14:paraId="14E58777" w14:textId="77777777" w:rsidR="002F03CE" w:rsidRPr="00CB0166" w:rsidRDefault="002F03CE" w:rsidP="00FA568B">
      <w:pPr>
        <w:rPr>
          <w:rFonts w:asciiTheme="majorHAnsi" w:hAnsiTheme="majorHAnsi" w:cstheme="majorHAnsi"/>
          <w:sz w:val="20"/>
          <w:szCs w:val="20"/>
        </w:rPr>
      </w:pPr>
      <w:r w:rsidRPr="00CB0166">
        <w:rPr>
          <w:rFonts w:asciiTheme="majorHAnsi" w:hAnsiTheme="majorHAnsi" w:cstheme="majorHAnsi"/>
          <w:sz w:val="20"/>
          <w:szCs w:val="20"/>
        </w:rPr>
        <w:t>The ® mark and TM mark are not specified in this document.</w:t>
      </w:r>
    </w:p>
    <w:p w14:paraId="448A9B0D" w14:textId="13552438" w:rsidR="002F03CE" w:rsidRPr="00CB0166" w:rsidRDefault="00FA568B" w:rsidP="00FA568B">
      <w:pPr>
        <w:rPr>
          <w:rFonts w:asciiTheme="majorHAnsi" w:hAnsiTheme="majorHAnsi" w:cstheme="majorHAnsi"/>
          <w:sz w:val="20"/>
          <w:szCs w:val="20"/>
        </w:rPr>
      </w:pPr>
      <w:r w:rsidRPr="00CB0166">
        <w:rPr>
          <w:rFonts w:ascii="ＭＳ ゴシック" w:eastAsia="ＭＳ ゴシック" w:hAnsi="ＭＳ ゴシック" w:cs="ＭＳ ゴシック" w:hint="eastAsia"/>
          <w:sz w:val="20"/>
          <w:szCs w:val="20"/>
        </w:rPr>
        <w:t>※</w:t>
      </w:r>
      <w:r w:rsidRPr="00CB0166">
        <w:rPr>
          <w:rFonts w:asciiTheme="majorHAnsi" w:hAnsiTheme="majorHAnsi" w:cstheme="majorHAnsi"/>
          <w:sz w:val="20"/>
          <w:szCs w:val="20"/>
        </w:rPr>
        <w:t>”</w:t>
      </w:r>
      <w:r w:rsidR="002F03CE" w:rsidRPr="00CB0166">
        <w:rPr>
          <w:rFonts w:asciiTheme="majorHAnsi" w:hAnsiTheme="majorHAnsi" w:cstheme="majorHAnsi"/>
          <w:sz w:val="20"/>
          <w:szCs w:val="20"/>
        </w:rPr>
        <w:t>Exastro IT Automation</w:t>
      </w:r>
      <w:r w:rsidRPr="00CB0166">
        <w:rPr>
          <w:rFonts w:asciiTheme="majorHAnsi" w:hAnsiTheme="majorHAnsi" w:cstheme="majorHAnsi"/>
          <w:sz w:val="20"/>
          <w:szCs w:val="20"/>
        </w:rPr>
        <w:t>”</w:t>
      </w:r>
      <w:r w:rsidR="002F03CE" w:rsidRPr="00CB0166">
        <w:rPr>
          <w:rFonts w:asciiTheme="majorHAnsi" w:hAnsiTheme="majorHAnsi" w:cstheme="majorHAnsi"/>
          <w:sz w:val="20"/>
          <w:szCs w:val="20"/>
        </w:rPr>
        <w:t xml:space="preserve"> is written as </w:t>
      </w:r>
      <w:r w:rsidRPr="00CB0166">
        <w:rPr>
          <w:rFonts w:asciiTheme="majorHAnsi" w:hAnsiTheme="majorHAnsi" w:cstheme="majorHAnsi"/>
          <w:sz w:val="20"/>
          <w:szCs w:val="20"/>
        </w:rPr>
        <w:t>“</w:t>
      </w:r>
      <w:r w:rsidR="002F03CE" w:rsidRPr="00CB0166">
        <w:rPr>
          <w:rFonts w:asciiTheme="majorHAnsi" w:hAnsiTheme="majorHAnsi" w:cstheme="majorHAnsi"/>
          <w:sz w:val="20"/>
          <w:szCs w:val="20"/>
        </w:rPr>
        <w:t>ITA</w:t>
      </w:r>
      <w:r w:rsidRPr="00CB0166">
        <w:rPr>
          <w:rFonts w:asciiTheme="majorHAnsi" w:hAnsiTheme="majorHAnsi" w:cstheme="majorHAnsi"/>
          <w:sz w:val="20"/>
          <w:szCs w:val="20"/>
        </w:rPr>
        <w:t>”</w:t>
      </w:r>
      <w:r w:rsidR="002F03CE" w:rsidRPr="00CB0166">
        <w:rPr>
          <w:rFonts w:asciiTheme="majorHAnsi" w:hAnsiTheme="majorHAnsi" w:cstheme="majorHAnsi"/>
          <w:sz w:val="20"/>
          <w:szCs w:val="20"/>
        </w:rPr>
        <w:t xml:space="preserve"> in this document.</w:t>
      </w:r>
    </w:p>
    <w:p w14:paraId="4CCDE4A1" w14:textId="77777777" w:rsidR="00452E9E" w:rsidRPr="00CB0166" w:rsidRDefault="00452E9E">
      <w:pPr>
        <w:widowControl/>
        <w:jc w:val="left"/>
        <w:rPr>
          <w:rFonts w:asciiTheme="majorHAnsi" w:hAnsiTheme="majorHAnsi" w:cstheme="majorHAnsi"/>
        </w:rPr>
      </w:pPr>
    </w:p>
    <w:p w14:paraId="42CB3CB5" w14:textId="41EF214D" w:rsidR="00452E9E" w:rsidRPr="00CB0166" w:rsidRDefault="00452E9E" w:rsidP="00657EC7">
      <w:pPr>
        <w:widowControl/>
        <w:jc w:val="left"/>
        <w:rPr>
          <w:rFonts w:asciiTheme="majorHAnsi" w:hAnsiTheme="majorHAnsi" w:cstheme="majorHAnsi"/>
          <w:color w:val="000000"/>
          <w:kern w:val="0"/>
          <w:sz w:val="24"/>
          <w:szCs w:val="24"/>
        </w:rPr>
      </w:pPr>
      <w:r w:rsidRPr="00CB0166">
        <w:rPr>
          <w:rFonts w:asciiTheme="majorHAnsi" w:hAnsiTheme="majorHAnsi" w:cstheme="majorHAnsi"/>
        </w:rPr>
        <w:br w:type="page"/>
      </w:r>
    </w:p>
    <w:p w14:paraId="7903D9EF" w14:textId="71CAE070" w:rsidR="003161A5" w:rsidRPr="00CB0166" w:rsidRDefault="003161A5" w:rsidP="00FA568B">
      <w:pPr>
        <w:pStyle w:val="0"/>
        <w:rPr>
          <w:rFonts w:asciiTheme="majorHAnsi" w:hAnsiTheme="majorHAnsi" w:cstheme="majorHAnsi" w:hint="eastAsia"/>
        </w:rPr>
      </w:pPr>
      <w:bookmarkStart w:id="0" w:name="_Toc435436106"/>
      <w:bookmarkStart w:id="1" w:name="_Toc126763556"/>
      <w:r>
        <w:rPr>
          <w:rFonts w:asciiTheme="majorHAnsi" w:hAnsiTheme="majorHAnsi" w:cstheme="majorHAnsi" w:hint="eastAsia"/>
        </w:rPr>
        <w:lastRenderedPageBreak/>
        <w:t>T</w:t>
      </w:r>
      <w:r>
        <w:rPr>
          <w:rFonts w:asciiTheme="majorHAnsi" w:hAnsiTheme="majorHAnsi" w:cstheme="majorHAnsi"/>
        </w:rPr>
        <w:t>able of Contents</w:t>
      </w:r>
      <w:bookmarkEnd w:id="1"/>
    </w:p>
    <w:p w14:paraId="15798505" w14:textId="77777777" w:rsidR="00FA568B" w:rsidRPr="00CB0166" w:rsidRDefault="00FA568B" w:rsidP="00FA568B">
      <w:pPr>
        <w:rPr>
          <w:rFonts w:asciiTheme="majorHAnsi" w:hAnsiTheme="majorHAnsi" w:cstheme="majorHAnsi"/>
        </w:rPr>
      </w:pPr>
    </w:p>
    <w:p w14:paraId="16CEE359" w14:textId="2BB1917F" w:rsidR="00CC00D9" w:rsidRDefault="00FA568B">
      <w:pPr>
        <w:pStyle w:val="17"/>
        <w:rPr>
          <w:rFonts w:asciiTheme="minorHAnsi" w:hAnsiTheme="minorHAnsi"/>
          <w:noProof/>
        </w:rPr>
      </w:pPr>
      <w:r w:rsidRPr="00CB0166">
        <w:rPr>
          <w:rStyle w:val="af4"/>
          <w:rFonts w:asciiTheme="majorHAnsi" w:eastAsia="ＭＳ Ｐゴシック" w:hAnsiTheme="majorHAnsi" w:cstheme="majorHAnsi"/>
          <w:b/>
          <w:noProof/>
          <w:szCs w:val="21"/>
        </w:rPr>
        <w:fldChar w:fldCharType="begin"/>
      </w:r>
      <w:r w:rsidRPr="00CB0166">
        <w:rPr>
          <w:rStyle w:val="af4"/>
          <w:rFonts w:asciiTheme="majorHAnsi" w:eastAsia="ＭＳ Ｐゴシック" w:hAnsiTheme="majorHAnsi" w:cstheme="majorHAnsi"/>
          <w:b/>
          <w:noProof/>
          <w:szCs w:val="21"/>
        </w:rPr>
        <w:instrText xml:space="preserve"> TOC \o "1-4" \h \z \u </w:instrText>
      </w:r>
      <w:r w:rsidRPr="00CB0166">
        <w:rPr>
          <w:rStyle w:val="af4"/>
          <w:rFonts w:asciiTheme="majorHAnsi" w:eastAsia="ＭＳ Ｐゴシック" w:hAnsiTheme="majorHAnsi" w:cstheme="majorHAnsi"/>
          <w:b/>
          <w:noProof/>
          <w:szCs w:val="21"/>
        </w:rPr>
        <w:fldChar w:fldCharType="separate"/>
      </w:r>
      <w:hyperlink w:anchor="_Toc126763556" w:history="1">
        <w:r w:rsidR="00CC00D9" w:rsidRPr="00F61713">
          <w:rPr>
            <w:rStyle w:val="af4"/>
            <w:rFonts w:asciiTheme="majorHAnsi" w:hAnsiTheme="majorHAnsi" w:cstheme="majorHAnsi"/>
            <w:noProof/>
          </w:rPr>
          <w:t>Table of Contents</w:t>
        </w:r>
        <w:r w:rsidR="00CC00D9">
          <w:rPr>
            <w:noProof/>
            <w:webHidden/>
          </w:rPr>
          <w:tab/>
        </w:r>
        <w:r w:rsidR="00CC00D9">
          <w:rPr>
            <w:noProof/>
            <w:webHidden/>
          </w:rPr>
          <w:fldChar w:fldCharType="begin"/>
        </w:r>
        <w:r w:rsidR="00CC00D9">
          <w:rPr>
            <w:noProof/>
            <w:webHidden/>
          </w:rPr>
          <w:instrText xml:space="preserve"> PAGEREF _Toc126763556 \h </w:instrText>
        </w:r>
        <w:r w:rsidR="00CC00D9">
          <w:rPr>
            <w:noProof/>
            <w:webHidden/>
          </w:rPr>
        </w:r>
        <w:r w:rsidR="00CC00D9">
          <w:rPr>
            <w:noProof/>
            <w:webHidden/>
          </w:rPr>
          <w:fldChar w:fldCharType="separate"/>
        </w:r>
        <w:r w:rsidR="00D751A3">
          <w:rPr>
            <w:noProof/>
            <w:webHidden/>
          </w:rPr>
          <w:t>3</w:t>
        </w:r>
        <w:r w:rsidR="00CC00D9">
          <w:rPr>
            <w:noProof/>
            <w:webHidden/>
          </w:rPr>
          <w:fldChar w:fldCharType="end"/>
        </w:r>
      </w:hyperlink>
    </w:p>
    <w:p w14:paraId="19F48B4D" w14:textId="0A4CFFCA" w:rsidR="00CC00D9" w:rsidRDefault="00CC00D9">
      <w:pPr>
        <w:pStyle w:val="17"/>
        <w:rPr>
          <w:rFonts w:asciiTheme="minorHAnsi" w:hAnsiTheme="minorHAnsi"/>
          <w:noProof/>
        </w:rPr>
      </w:pPr>
      <w:hyperlink w:anchor="_Toc126763557" w:history="1">
        <w:r w:rsidRPr="00F61713">
          <w:rPr>
            <w:rStyle w:val="af4"/>
            <w:rFonts w:asciiTheme="majorHAnsi" w:hAnsiTheme="majorHAnsi" w:cstheme="majorHAnsi"/>
            <w:noProof/>
          </w:rPr>
          <w:t>Introduction</w:t>
        </w:r>
        <w:r>
          <w:rPr>
            <w:noProof/>
            <w:webHidden/>
          </w:rPr>
          <w:tab/>
        </w:r>
        <w:r>
          <w:rPr>
            <w:noProof/>
            <w:webHidden/>
          </w:rPr>
          <w:fldChar w:fldCharType="begin"/>
        </w:r>
        <w:r>
          <w:rPr>
            <w:noProof/>
            <w:webHidden/>
          </w:rPr>
          <w:instrText xml:space="preserve"> PAGEREF _Toc126763557 \h </w:instrText>
        </w:r>
        <w:r>
          <w:rPr>
            <w:noProof/>
            <w:webHidden/>
          </w:rPr>
        </w:r>
        <w:r>
          <w:rPr>
            <w:noProof/>
            <w:webHidden/>
          </w:rPr>
          <w:fldChar w:fldCharType="separate"/>
        </w:r>
        <w:r w:rsidR="00D751A3">
          <w:rPr>
            <w:noProof/>
            <w:webHidden/>
          </w:rPr>
          <w:t>4</w:t>
        </w:r>
        <w:r>
          <w:rPr>
            <w:noProof/>
            <w:webHidden/>
          </w:rPr>
          <w:fldChar w:fldCharType="end"/>
        </w:r>
      </w:hyperlink>
    </w:p>
    <w:p w14:paraId="5590C4C4" w14:textId="0BD52723" w:rsidR="00CC00D9" w:rsidRDefault="00CC00D9">
      <w:pPr>
        <w:pStyle w:val="17"/>
        <w:rPr>
          <w:rFonts w:asciiTheme="minorHAnsi" w:hAnsiTheme="minorHAnsi"/>
          <w:noProof/>
        </w:rPr>
      </w:pPr>
      <w:hyperlink w:anchor="_Toc126763558" w:history="1">
        <w:r w:rsidRPr="00F61713">
          <w:rPr>
            <w:rStyle w:val="af4"/>
            <w:rFonts w:asciiTheme="majorHAnsi" w:hAnsiTheme="majorHAnsi" w:cstheme="majorHAnsi"/>
            <w:noProof/>
          </w:rPr>
          <w:t>1</w:t>
        </w:r>
        <w:r>
          <w:rPr>
            <w:rFonts w:asciiTheme="minorHAnsi" w:hAnsiTheme="minorHAnsi"/>
            <w:noProof/>
          </w:rPr>
          <w:tab/>
        </w:r>
        <w:r w:rsidRPr="00F61713">
          <w:rPr>
            <w:rStyle w:val="af4"/>
            <w:rFonts w:asciiTheme="majorHAnsi" w:hAnsiTheme="majorHAnsi" w:cstheme="majorHAnsi"/>
            <w:noProof/>
          </w:rPr>
          <w:t>Terraform driver overview</w:t>
        </w:r>
        <w:r>
          <w:rPr>
            <w:noProof/>
            <w:webHidden/>
          </w:rPr>
          <w:tab/>
        </w:r>
        <w:r>
          <w:rPr>
            <w:noProof/>
            <w:webHidden/>
          </w:rPr>
          <w:fldChar w:fldCharType="begin"/>
        </w:r>
        <w:r>
          <w:rPr>
            <w:noProof/>
            <w:webHidden/>
          </w:rPr>
          <w:instrText xml:space="preserve"> PAGEREF _Toc126763558 \h </w:instrText>
        </w:r>
        <w:r>
          <w:rPr>
            <w:noProof/>
            <w:webHidden/>
          </w:rPr>
        </w:r>
        <w:r>
          <w:rPr>
            <w:noProof/>
            <w:webHidden/>
          </w:rPr>
          <w:fldChar w:fldCharType="separate"/>
        </w:r>
        <w:r w:rsidR="00D751A3">
          <w:rPr>
            <w:noProof/>
            <w:webHidden/>
          </w:rPr>
          <w:t>5</w:t>
        </w:r>
        <w:r>
          <w:rPr>
            <w:noProof/>
            <w:webHidden/>
          </w:rPr>
          <w:fldChar w:fldCharType="end"/>
        </w:r>
      </w:hyperlink>
    </w:p>
    <w:p w14:paraId="2DD96B18" w14:textId="5E777245" w:rsidR="00CC00D9" w:rsidRDefault="00CC00D9">
      <w:pPr>
        <w:pStyle w:val="22"/>
        <w:tabs>
          <w:tab w:val="left" w:pos="840"/>
          <w:tab w:val="right" w:leader="dot" w:pos="9627"/>
        </w:tabs>
        <w:rPr>
          <w:rFonts w:asciiTheme="minorHAnsi" w:hAnsiTheme="minorHAnsi"/>
          <w:noProof/>
        </w:rPr>
      </w:pPr>
      <w:hyperlink w:anchor="_Toc126763559" w:history="1">
        <w:r w:rsidRPr="00F61713">
          <w:rPr>
            <w:rStyle w:val="af4"/>
            <w:noProof/>
          </w:rPr>
          <w:t>1.1</w:t>
        </w:r>
        <w:r>
          <w:rPr>
            <w:rFonts w:asciiTheme="minorHAnsi" w:hAnsiTheme="minorHAnsi"/>
            <w:noProof/>
          </w:rPr>
          <w:tab/>
        </w:r>
        <w:r w:rsidRPr="00F61713">
          <w:rPr>
            <w:rStyle w:val="af4"/>
            <w:noProof/>
          </w:rPr>
          <w:t>Terraform</w:t>
        </w:r>
        <w:r>
          <w:rPr>
            <w:noProof/>
            <w:webHidden/>
          </w:rPr>
          <w:tab/>
        </w:r>
        <w:r>
          <w:rPr>
            <w:noProof/>
            <w:webHidden/>
          </w:rPr>
          <w:fldChar w:fldCharType="begin"/>
        </w:r>
        <w:r>
          <w:rPr>
            <w:noProof/>
            <w:webHidden/>
          </w:rPr>
          <w:instrText xml:space="preserve"> PAGEREF _Toc126763559 \h </w:instrText>
        </w:r>
        <w:r>
          <w:rPr>
            <w:noProof/>
            <w:webHidden/>
          </w:rPr>
        </w:r>
        <w:r>
          <w:rPr>
            <w:noProof/>
            <w:webHidden/>
          </w:rPr>
          <w:fldChar w:fldCharType="separate"/>
        </w:r>
        <w:r w:rsidR="00D751A3">
          <w:rPr>
            <w:noProof/>
            <w:webHidden/>
          </w:rPr>
          <w:t>5</w:t>
        </w:r>
        <w:r>
          <w:rPr>
            <w:noProof/>
            <w:webHidden/>
          </w:rPr>
          <w:fldChar w:fldCharType="end"/>
        </w:r>
      </w:hyperlink>
    </w:p>
    <w:p w14:paraId="08EE5409" w14:textId="4E10180C" w:rsidR="00CC00D9" w:rsidRDefault="00CC00D9">
      <w:pPr>
        <w:pStyle w:val="22"/>
        <w:tabs>
          <w:tab w:val="left" w:pos="840"/>
          <w:tab w:val="right" w:leader="dot" w:pos="9627"/>
        </w:tabs>
        <w:rPr>
          <w:rFonts w:asciiTheme="minorHAnsi" w:hAnsiTheme="minorHAnsi"/>
          <w:noProof/>
        </w:rPr>
      </w:pPr>
      <w:hyperlink w:anchor="_Toc126763560" w:history="1">
        <w:r w:rsidRPr="00F61713">
          <w:rPr>
            <w:rStyle w:val="af4"/>
            <w:noProof/>
          </w:rPr>
          <w:t>1.2</w:t>
        </w:r>
        <w:r>
          <w:rPr>
            <w:rFonts w:asciiTheme="minorHAnsi" w:hAnsiTheme="minorHAnsi"/>
            <w:noProof/>
          </w:rPr>
          <w:tab/>
        </w:r>
        <w:r w:rsidRPr="00F61713">
          <w:rPr>
            <w:rStyle w:val="af4"/>
            <w:noProof/>
          </w:rPr>
          <w:t>Terraform-CLI-driver</w:t>
        </w:r>
        <w:r>
          <w:rPr>
            <w:noProof/>
            <w:webHidden/>
          </w:rPr>
          <w:tab/>
        </w:r>
        <w:r>
          <w:rPr>
            <w:noProof/>
            <w:webHidden/>
          </w:rPr>
          <w:fldChar w:fldCharType="begin"/>
        </w:r>
        <w:r>
          <w:rPr>
            <w:noProof/>
            <w:webHidden/>
          </w:rPr>
          <w:instrText xml:space="preserve"> PAGEREF _Toc126763560 \h </w:instrText>
        </w:r>
        <w:r>
          <w:rPr>
            <w:noProof/>
            <w:webHidden/>
          </w:rPr>
        </w:r>
        <w:r>
          <w:rPr>
            <w:noProof/>
            <w:webHidden/>
          </w:rPr>
          <w:fldChar w:fldCharType="separate"/>
        </w:r>
        <w:r w:rsidR="00D751A3">
          <w:rPr>
            <w:noProof/>
            <w:webHidden/>
          </w:rPr>
          <w:t>5</w:t>
        </w:r>
        <w:r>
          <w:rPr>
            <w:noProof/>
            <w:webHidden/>
          </w:rPr>
          <w:fldChar w:fldCharType="end"/>
        </w:r>
      </w:hyperlink>
    </w:p>
    <w:p w14:paraId="3A1A885B" w14:textId="2F1B0B13" w:rsidR="00CC00D9" w:rsidRDefault="00CC00D9">
      <w:pPr>
        <w:pStyle w:val="17"/>
        <w:rPr>
          <w:rFonts w:asciiTheme="minorHAnsi" w:hAnsiTheme="minorHAnsi"/>
          <w:noProof/>
        </w:rPr>
      </w:pPr>
      <w:hyperlink w:anchor="_Toc126763561" w:history="1">
        <w:r w:rsidRPr="00F61713">
          <w:rPr>
            <w:rStyle w:val="af4"/>
            <w:rFonts w:asciiTheme="majorHAnsi" w:hAnsiTheme="majorHAnsi" w:cstheme="majorHAnsi"/>
            <w:noProof/>
          </w:rPr>
          <w:t>2</w:t>
        </w:r>
        <w:r>
          <w:rPr>
            <w:rFonts w:asciiTheme="minorHAnsi" w:hAnsiTheme="minorHAnsi"/>
            <w:noProof/>
          </w:rPr>
          <w:tab/>
        </w:r>
        <w:r w:rsidRPr="00F61713">
          <w:rPr>
            <w:rStyle w:val="af4"/>
            <w:rFonts w:asciiTheme="majorHAnsi" w:hAnsiTheme="majorHAnsi" w:cstheme="majorHAnsi"/>
            <w:noProof/>
          </w:rPr>
          <w:t>Handling variables with Terraform-CLI-driver</w:t>
        </w:r>
        <w:r>
          <w:rPr>
            <w:noProof/>
            <w:webHidden/>
          </w:rPr>
          <w:tab/>
        </w:r>
        <w:r>
          <w:rPr>
            <w:noProof/>
            <w:webHidden/>
          </w:rPr>
          <w:fldChar w:fldCharType="begin"/>
        </w:r>
        <w:r>
          <w:rPr>
            <w:noProof/>
            <w:webHidden/>
          </w:rPr>
          <w:instrText xml:space="preserve"> PAGEREF _Toc126763561 \h </w:instrText>
        </w:r>
        <w:r>
          <w:rPr>
            <w:noProof/>
            <w:webHidden/>
          </w:rPr>
        </w:r>
        <w:r>
          <w:rPr>
            <w:noProof/>
            <w:webHidden/>
          </w:rPr>
          <w:fldChar w:fldCharType="separate"/>
        </w:r>
        <w:r w:rsidR="00D751A3">
          <w:rPr>
            <w:noProof/>
            <w:webHidden/>
          </w:rPr>
          <w:t>6</w:t>
        </w:r>
        <w:r>
          <w:rPr>
            <w:noProof/>
            <w:webHidden/>
          </w:rPr>
          <w:fldChar w:fldCharType="end"/>
        </w:r>
      </w:hyperlink>
    </w:p>
    <w:p w14:paraId="26EDCF8B" w14:textId="68DAE347" w:rsidR="00CC00D9" w:rsidRDefault="00CC00D9">
      <w:pPr>
        <w:pStyle w:val="22"/>
        <w:tabs>
          <w:tab w:val="left" w:pos="840"/>
          <w:tab w:val="right" w:leader="dot" w:pos="9627"/>
        </w:tabs>
        <w:rPr>
          <w:rFonts w:asciiTheme="minorHAnsi" w:hAnsiTheme="minorHAnsi"/>
          <w:noProof/>
        </w:rPr>
      </w:pPr>
      <w:hyperlink w:anchor="_Toc126763562" w:history="1">
        <w:r w:rsidRPr="00F61713">
          <w:rPr>
            <w:rStyle w:val="af4"/>
            <w:noProof/>
          </w:rPr>
          <w:t>2.1</w:t>
        </w:r>
        <w:r>
          <w:rPr>
            <w:rFonts w:asciiTheme="minorHAnsi" w:hAnsiTheme="minorHAnsi"/>
            <w:noProof/>
          </w:rPr>
          <w:tab/>
        </w:r>
        <w:r w:rsidRPr="00F61713">
          <w:rPr>
            <w:rStyle w:val="af4"/>
            <w:noProof/>
          </w:rPr>
          <w:t>Variable type</w:t>
        </w:r>
        <w:r>
          <w:rPr>
            <w:noProof/>
            <w:webHidden/>
          </w:rPr>
          <w:tab/>
        </w:r>
        <w:r>
          <w:rPr>
            <w:noProof/>
            <w:webHidden/>
          </w:rPr>
          <w:fldChar w:fldCharType="begin"/>
        </w:r>
        <w:r>
          <w:rPr>
            <w:noProof/>
            <w:webHidden/>
          </w:rPr>
          <w:instrText xml:space="preserve"> PAGEREF _Toc126763562 \h </w:instrText>
        </w:r>
        <w:r>
          <w:rPr>
            <w:noProof/>
            <w:webHidden/>
          </w:rPr>
        </w:r>
        <w:r>
          <w:rPr>
            <w:noProof/>
            <w:webHidden/>
          </w:rPr>
          <w:fldChar w:fldCharType="separate"/>
        </w:r>
        <w:r w:rsidR="00D751A3">
          <w:rPr>
            <w:noProof/>
            <w:webHidden/>
          </w:rPr>
          <w:t>6</w:t>
        </w:r>
        <w:r>
          <w:rPr>
            <w:noProof/>
            <w:webHidden/>
          </w:rPr>
          <w:fldChar w:fldCharType="end"/>
        </w:r>
      </w:hyperlink>
    </w:p>
    <w:p w14:paraId="0C3FE216" w14:textId="3AC58FFB" w:rsidR="00CC00D9" w:rsidRDefault="00CC00D9">
      <w:pPr>
        <w:pStyle w:val="22"/>
        <w:tabs>
          <w:tab w:val="left" w:pos="840"/>
          <w:tab w:val="right" w:leader="dot" w:pos="9627"/>
        </w:tabs>
        <w:rPr>
          <w:rFonts w:asciiTheme="minorHAnsi" w:hAnsiTheme="minorHAnsi"/>
          <w:noProof/>
        </w:rPr>
      </w:pPr>
      <w:hyperlink w:anchor="_Toc126763563" w:history="1">
        <w:r w:rsidRPr="00F61713">
          <w:rPr>
            <w:rStyle w:val="af4"/>
            <w:noProof/>
          </w:rPr>
          <w:t>2.2</w:t>
        </w:r>
        <w:r>
          <w:rPr>
            <w:rFonts w:asciiTheme="minorHAnsi" w:hAnsiTheme="minorHAnsi"/>
            <w:noProof/>
          </w:rPr>
          <w:tab/>
        </w:r>
        <w:r w:rsidRPr="00F61713">
          <w:rPr>
            <w:rStyle w:val="af4"/>
            <w:noProof/>
          </w:rPr>
          <w:t>Extraction of variables and registration of specific values</w:t>
        </w:r>
        <w:r>
          <w:rPr>
            <w:noProof/>
            <w:webHidden/>
          </w:rPr>
          <w:tab/>
        </w:r>
        <w:r>
          <w:rPr>
            <w:noProof/>
            <w:webHidden/>
          </w:rPr>
          <w:fldChar w:fldCharType="begin"/>
        </w:r>
        <w:r>
          <w:rPr>
            <w:noProof/>
            <w:webHidden/>
          </w:rPr>
          <w:instrText xml:space="preserve"> PAGEREF _Toc126763563 \h </w:instrText>
        </w:r>
        <w:r>
          <w:rPr>
            <w:noProof/>
            <w:webHidden/>
          </w:rPr>
        </w:r>
        <w:r>
          <w:rPr>
            <w:noProof/>
            <w:webHidden/>
          </w:rPr>
          <w:fldChar w:fldCharType="separate"/>
        </w:r>
        <w:r w:rsidR="00D751A3">
          <w:rPr>
            <w:noProof/>
            <w:webHidden/>
          </w:rPr>
          <w:t>6</w:t>
        </w:r>
        <w:r>
          <w:rPr>
            <w:noProof/>
            <w:webHidden/>
          </w:rPr>
          <w:fldChar w:fldCharType="end"/>
        </w:r>
      </w:hyperlink>
    </w:p>
    <w:p w14:paraId="09D130A0" w14:textId="2841F66F" w:rsidR="00CC00D9" w:rsidRDefault="00CC00D9">
      <w:pPr>
        <w:pStyle w:val="22"/>
        <w:tabs>
          <w:tab w:val="left" w:pos="840"/>
          <w:tab w:val="right" w:leader="dot" w:pos="9627"/>
        </w:tabs>
        <w:rPr>
          <w:rFonts w:asciiTheme="minorHAnsi" w:hAnsiTheme="minorHAnsi"/>
          <w:noProof/>
        </w:rPr>
      </w:pPr>
      <w:hyperlink w:anchor="_Toc126763564" w:history="1">
        <w:r w:rsidRPr="00F61713">
          <w:rPr>
            <w:rStyle w:val="af4"/>
            <w:noProof/>
          </w:rPr>
          <w:t>2.3</w:t>
        </w:r>
        <w:r>
          <w:rPr>
            <w:rFonts w:asciiTheme="minorHAnsi" w:hAnsiTheme="minorHAnsi"/>
            <w:noProof/>
          </w:rPr>
          <w:tab/>
        </w:r>
        <w:r w:rsidRPr="00F61713">
          <w:rPr>
            <w:rStyle w:val="af4"/>
            <w:noProof/>
          </w:rPr>
          <w:t>Variable types</w:t>
        </w:r>
        <w:r>
          <w:rPr>
            <w:noProof/>
            <w:webHidden/>
          </w:rPr>
          <w:tab/>
        </w:r>
        <w:r>
          <w:rPr>
            <w:noProof/>
            <w:webHidden/>
          </w:rPr>
          <w:fldChar w:fldCharType="begin"/>
        </w:r>
        <w:r>
          <w:rPr>
            <w:noProof/>
            <w:webHidden/>
          </w:rPr>
          <w:instrText xml:space="preserve"> PAGEREF _Toc126763564 \h </w:instrText>
        </w:r>
        <w:r>
          <w:rPr>
            <w:noProof/>
            <w:webHidden/>
          </w:rPr>
        </w:r>
        <w:r>
          <w:rPr>
            <w:noProof/>
            <w:webHidden/>
          </w:rPr>
          <w:fldChar w:fldCharType="separate"/>
        </w:r>
        <w:r w:rsidR="00D751A3">
          <w:rPr>
            <w:noProof/>
            <w:webHidden/>
          </w:rPr>
          <w:t>7</w:t>
        </w:r>
        <w:r>
          <w:rPr>
            <w:noProof/>
            <w:webHidden/>
          </w:rPr>
          <w:fldChar w:fldCharType="end"/>
        </w:r>
      </w:hyperlink>
    </w:p>
    <w:p w14:paraId="39431A4E" w14:textId="2C09C0E8" w:rsidR="00CC00D9" w:rsidRDefault="00CC00D9">
      <w:pPr>
        <w:pStyle w:val="17"/>
        <w:rPr>
          <w:rFonts w:asciiTheme="minorHAnsi" w:hAnsiTheme="minorHAnsi"/>
          <w:noProof/>
        </w:rPr>
      </w:pPr>
      <w:hyperlink w:anchor="_Toc126763565" w:history="1">
        <w:r w:rsidRPr="00F61713">
          <w:rPr>
            <w:rStyle w:val="af4"/>
            <w:rFonts w:asciiTheme="majorHAnsi" w:hAnsiTheme="majorHAnsi" w:cstheme="majorHAnsi"/>
            <w:noProof/>
          </w:rPr>
          <w:t>3</w:t>
        </w:r>
        <w:r>
          <w:rPr>
            <w:rFonts w:asciiTheme="minorHAnsi" w:hAnsiTheme="minorHAnsi"/>
            <w:noProof/>
          </w:rPr>
          <w:tab/>
        </w:r>
        <w:r w:rsidRPr="00F61713">
          <w:rPr>
            <w:rStyle w:val="af4"/>
            <w:rFonts w:asciiTheme="majorHAnsi" w:hAnsiTheme="majorHAnsi" w:cstheme="majorHAnsi"/>
            <w:noProof/>
          </w:rPr>
          <w:t>Terraform driver console menu structure</w:t>
        </w:r>
        <w:r>
          <w:rPr>
            <w:noProof/>
            <w:webHidden/>
          </w:rPr>
          <w:tab/>
        </w:r>
        <w:r>
          <w:rPr>
            <w:noProof/>
            <w:webHidden/>
          </w:rPr>
          <w:fldChar w:fldCharType="begin"/>
        </w:r>
        <w:r>
          <w:rPr>
            <w:noProof/>
            <w:webHidden/>
          </w:rPr>
          <w:instrText xml:space="preserve"> PAGEREF _Toc126763565 \h </w:instrText>
        </w:r>
        <w:r>
          <w:rPr>
            <w:noProof/>
            <w:webHidden/>
          </w:rPr>
        </w:r>
        <w:r>
          <w:rPr>
            <w:noProof/>
            <w:webHidden/>
          </w:rPr>
          <w:fldChar w:fldCharType="separate"/>
        </w:r>
        <w:r w:rsidR="00D751A3">
          <w:rPr>
            <w:noProof/>
            <w:webHidden/>
          </w:rPr>
          <w:t>12</w:t>
        </w:r>
        <w:r>
          <w:rPr>
            <w:noProof/>
            <w:webHidden/>
          </w:rPr>
          <w:fldChar w:fldCharType="end"/>
        </w:r>
      </w:hyperlink>
    </w:p>
    <w:p w14:paraId="5E54F44E" w14:textId="12C3C23D" w:rsidR="00CC00D9" w:rsidRDefault="00CC00D9">
      <w:pPr>
        <w:pStyle w:val="22"/>
        <w:tabs>
          <w:tab w:val="left" w:pos="840"/>
          <w:tab w:val="right" w:leader="dot" w:pos="9627"/>
        </w:tabs>
        <w:rPr>
          <w:rFonts w:asciiTheme="minorHAnsi" w:hAnsiTheme="minorHAnsi"/>
          <w:noProof/>
        </w:rPr>
      </w:pPr>
      <w:hyperlink w:anchor="_Toc126763566" w:history="1">
        <w:r w:rsidRPr="00F61713">
          <w:rPr>
            <w:rStyle w:val="af4"/>
            <w:noProof/>
          </w:rPr>
          <w:t>3.1</w:t>
        </w:r>
        <w:r>
          <w:rPr>
            <w:rFonts w:asciiTheme="minorHAnsi" w:hAnsiTheme="minorHAnsi"/>
            <w:noProof/>
          </w:rPr>
          <w:tab/>
        </w:r>
        <w:r w:rsidRPr="00F61713">
          <w:rPr>
            <w:rStyle w:val="af4"/>
            <w:noProof/>
          </w:rPr>
          <w:t>Menu / screen list</w:t>
        </w:r>
        <w:r>
          <w:rPr>
            <w:noProof/>
            <w:webHidden/>
          </w:rPr>
          <w:tab/>
        </w:r>
        <w:r>
          <w:rPr>
            <w:noProof/>
            <w:webHidden/>
          </w:rPr>
          <w:fldChar w:fldCharType="begin"/>
        </w:r>
        <w:r>
          <w:rPr>
            <w:noProof/>
            <w:webHidden/>
          </w:rPr>
          <w:instrText xml:space="preserve"> PAGEREF _Toc126763566 \h </w:instrText>
        </w:r>
        <w:r>
          <w:rPr>
            <w:noProof/>
            <w:webHidden/>
          </w:rPr>
        </w:r>
        <w:r>
          <w:rPr>
            <w:noProof/>
            <w:webHidden/>
          </w:rPr>
          <w:fldChar w:fldCharType="separate"/>
        </w:r>
        <w:r w:rsidR="00D751A3">
          <w:rPr>
            <w:noProof/>
            <w:webHidden/>
          </w:rPr>
          <w:t>12</w:t>
        </w:r>
        <w:r>
          <w:rPr>
            <w:noProof/>
            <w:webHidden/>
          </w:rPr>
          <w:fldChar w:fldCharType="end"/>
        </w:r>
      </w:hyperlink>
    </w:p>
    <w:p w14:paraId="7C2D4998" w14:textId="322D71E5" w:rsidR="00CC00D9" w:rsidRDefault="00CC00D9">
      <w:pPr>
        <w:pStyle w:val="17"/>
        <w:rPr>
          <w:rFonts w:asciiTheme="minorHAnsi" w:hAnsiTheme="minorHAnsi"/>
          <w:noProof/>
        </w:rPr>
      </w:pPr>
      <w:hyperlink w:anchor="_Toc126763567" w:history="1">
        <w:r w:rsidRPr="00F61713">
          <w:rPr>
            <w:rStyle w:val="af4"/>
            <w:rFonts w:asciiTheme="majorHAnsi" w:hAnsiTheme="majorHAnsi" w:cstheme="majorHAnsi"/>
            <w:noProof/>
          </w:rPr>
          <w:t>4</w:t>
        </w:r>
        <w:r>
          <w:rPr>
            <w:rFonts w:asciiTheme="minorHAnsi" w:hAnsiTheme="minorHAnsi"/>
            <w:noProof/>
          </w:rPr>
          <w:tab/>
        </w:r>
        <w:r w:rsidRPr="00F61713">
          <w:rPr>
            <w:rStyle w:val="af4"/>
            <w:rFonts w:asciiTheme="majorHAnsi" w:hAnsiTheme="majorHAnsi" w:cstheme="majorHAnsi"/>
            <w:noProof/>
          </w:rPr>
          <w:t>Terraform-CLI-driver workflow</w:t>
        </w:r>
        <w:r>
          <w:rPr>
            <w:noProof/>
            <w:webHidden/>
          </w:rPr>
          <w:tab/>
        </w:r>
        <w:r>
          <w:rPr>
            <w:noProof/>
            <w:webHidden/>
          </w:rPr>
          <w:fldChar w:fldCharType="begin"/>
        </w:r>
        <w:r>
          <w:rPr>
            <w:noProof/>
            <w:webHidden/>
          </w:rPr>
          <w:instrText xml:space="preserve"> PAGEREF _Toc126763567 \h </w:instrText>
        </w:r>
        <w:r>
          <w:rPr>
            <w:noProof/>
            <w:webHidden/>
          </w:rPr>
        </w:r>
        <w:r>
          <w:rPr>
            <w:noProof/>
            <w:webHidden/>
          </w:rPr>
          <w:fldChar w:fldCharType="separate"/>
        </w:r>
        <w:r w:rsidR="00D751A3">
          <w:rPr>
            <w:noProof/>
            <w:webHidden/>
          </w:rPr>
          <w:t>14</w:t>
        </w:r>
        <w:r>
          <w:rPr>
            <w:noProof/>
            <w:webHidden/>
          </w:rPr>
          <w:fldChar w:fldCharType="end"/>
        </w:r>
      </w:hyperlink>
    </w:p>
    <w:p w14:paraId="706D56AF" w14:textId="39380469" w:rsidR="00CC00D9" w:rsidRDefault="00CC00D9">
      <w:pPr>
        <w:pStyle w:val="22"/>
        <w:tabs>
          <w:tab w:val="left" w:pos="840"/>
          <w:tab w:val="right" w:leader="dot" w:pos="9627"/>
        </w:tabs>
        <w:rPr>
          <w:rFonts w:asciiTheme="minorHAnsi" w:hAnsiTheme="minorHAnsi"/>
          <w:noProof/>
        </w:rPr>
      </w:pPr>
      <w:hyperlink w:anchor="_Toc126763568" w:history="1">
        <w:r w:rsidRPr="00F61713">
          <w:rPr>
            <w:rStyle w:val="af4"/>
            <w:noProof/>
          </w:rPr>
          <w:t>4.1</w:t>
        </w:r>
        <w:r>
          <w:rPr>
            <w:rFonts w:asciiTheme="minorHAnsi" w:hAnsiTheme="minorHAnsi"/>
            <w:noProof/>
          </w:rPr>
          <w:tab/>
        </w:r>
        <w:r w:rsidRPr="00F61713">
          <w:rPr>
            <w:rStyle w:val="af4"/>
            <w:noProof/>
          </w:rPr>
          <w:t>Terraform workflow</w:t>
        </w:r>
        <w:r>
          <w:rPr>
            <w:noProof/>
            <w:webHidden/>
          </w:rPr>
          <w:tab/>
        </w:r>
        <w:r>
          <w:rPr>
            <w:noProof/>
            <w:webHidden/>
          </w:rPr>
          <w:fldChar w:fldCharType="begin"/>
        </w:r>
        <w:r>
          <w:rPr>
            <w:noProof/>
            <w:webHidden/>
          </w:rPr>
          <w:instrText xml:space="preserve"> PAGEREF _Toc126763568 \h </w:instrText>
        </w:r>
        <w:r>
          <w:rPr>
            <w:noProof/>
            <w:webHidden/>
          </w:rPr>
        </w:r>
        <w:r>
          <w:rPr>
            <w:noProof/>
            <w:webHidden/>
          </w:rPr>
          <w:fldChar w:fldCharType="separate"/>
        </w:r>
        <w:r w:rsidR="00D751A3">
          <w:rPr>
            <w:noProof/>
            <w:webHidden/>
          </w:rPr>
          <w:t>14</w:t>
        </w:r>
        <w:r>
          <w:rPr>
            <w:noProof/>
            <w:webHidden/>
          </w:rPr>
          <w:fldChar w:fldCharType="end"/>
        </w:r>
      </w:hyperlink>
    </w:p>
    <w:p w14:paraId="2DA36B31" w14:textId="770F154D" w:rsidR="00CC00D9" w:rsidRDefault="00CC00D9">
      <w:pPr>
        <w:pStyle w:val="17"/>
        <w:rPr>
          <w:rFonts w:asciiTheme="minorHAnsi" w:hAnsiTheme="minorHAnsi"/>
          <w:noProof/>
        </w:rPr>
      </w:pPr>
      <w:hyperlink w:anchor="_Toc126763569" w:history="1">
        <w:r w:rsidRPr="00F61713">
          <w:rPr>
            <w:rStyle w:val="af4"/>
            <w:rFonts w:asciiTheme="majorHAnsi" w:hAnsiTheme="majorHAnsi" w:cstheme="majorHAnsi"/>
            <w:noProof/>
          </w:rPr>
          <w:t>5</w:t>
        </w:r>
        <w:r>
          <w:rPr>
            <w:rFonts w:asciiTheme="minorHAnsi" w:hAnsiTheme="minorHAnsi"/>
            <w:noProof/>
          </w:rPr>
          <w:tab/>
        </w:r>
        <w:r w:rsidRPr="00F61713">
          <w:rPr>
            <w:rStyle w:val="af4"/>
            <w:rFonts w:asciiTheme="majorHAnsi" w:hAnsiTheme="majorHAnsi" w:cstheme="majorHAnsi"/>
            <w:noProof/>
          </w:rPr>
          <w:t>Terraform driver function and operation method explanation</w:t>
        </w:r>
        <w:r>
          <w:rPr>
            <w:noProof/>
            <w:webHidden/>
          </w:rPr>
          <w:tab/>
        </w:r>
        <w:r>
          <w:rPr>
            <w:noProof/>
            <w:webHidden/>
          </w:rPr>
          <w:fldChar w:fldCharType="begin"/>
        </w:r>
        <w:r>
          <w:rPr>
            <w:noProof/>
            <w:webHidden/>
          </w:rPr>
          <w:instrText xml:space="preserve"> PAGEREF _Toc126763569 \h </w:instrText>
        </w:r>
        <w:r>
          <w:rPr>
            <w:noProof/>
            <w:webHidden/>
          </w:rPr>
        </w:r>
        <w:r>
          <w:rPr>
            <w:noProof/>
            <w:webHidden/>
          </w:rPr>
          <w:fldChar w:fldCharType="separate"/>
        </w:r>
        <w:r w:rsidR="00D751A3">
          <w:rPr>
            <w:noProof/>
            <w:webHidden/>
          </w:rPr>
          <w:t>16</w:t>
        </w:r>
        <w:r>
          <w:rPr>
            <w:noProof/>
            <w:webHidden/>
          </w:rPr>
          <w:fldChar w:fldCharType="end"/>
        </w:r>
      </w:hyperlink>
    </w:p>
    <w:p w14:paraId="7153F4C4" w14:textId="5F48354D" w:rsidR="00CC00D9" w:rsidRDefault="00CC00D9">
      <w:pPr>
        <w:pStyle w:val="22"/>
        <w:tabs>
          <w:tab w:val="left" w:pos="840"/>
          <w:tab w:val="right" w:leader="dot" w:pos="9627"/>
        </w:tabs>
        <w:rPr>
          <w:rFonts w:asciiTheme="minorHAnsi" w:hAnsiTheme="minorHAnsi"/>
          <w:noProof/>
        </w:rPr>
      </w:pPr>
      <w:hyperlink w:anchor="_Toc126763570" w:history="1">
        <w:r w:rsidRPr="00F61713">
          <w:rPr>
            <w:rStyle w:val="af4"/>
            <w:noProof/>
          </w:rPr>
          <w:t>5.1</w:t>
        </w:r>
        <w:r>
          <w:rPr>
            <w:rFonts w:asciiTheme="minorHAnsi" w:hAnsiTheme="minorHAnsi"/>
            <w:noProof/>
          </w:rPr>
          <w:tab/>
        </w:r>
        <w:r w:rsidRPr="00F61713">
          <w:rPr>
            <w:rStyle w:val="af4"/>
            <w:noProof/>
          </w:rPr>
          <w:t>Basic console</w:t>
        </w:r>
        <w:r>
          <w:rPr>
            <w:noProof/>
            <w:webHidden/>
          </w:rPr>
          <w:tab/>
        </w:r>
        <w:r>
          <w:rPr>
            <w:noProof/>
            <w:webHidden/>
          </w:rPr>
          <w:fldChar w:fldCharType="begin"/>
        </w:r>
        <w:r>
          <w:rPr>
            <w:noProof/>
            <w:webHidden/>
          </w:rPr>
          <w:instrText xml:space="preserve"> PAGEREF _Toc126763570 \h </w:instrText>
        </w:r>
        <w:r>
          <w:rPr>
            <w:noProof/>
            <w:webHidden/>
          </w:rPr>
        </w:r>
        <w:r>
          <w:rPr>
            <w:noProof/>
            <w:webHidden/>
          </w:rPr>
          <w:fldChar w:fldCharType="separate"/>
        </w:r>
        <w:r w:rsidR="00D751A3">
          <w:rPr>
            <w:noProof/>
            <w:webHidden/>
          </w:rPr>
          <w:t>16</w:t>
        </w:r>
        <w:r>
          <w:rPr>
            <w:noProof/>
            <w:webHidden/>
          </w:rPr>
          <w:fldChar w:fldCharType="end"/>
        </w:r>
      </w:hyperlink>
    </w:p>
    <w:p w14:paraId="3CE1E55C" w14:textId="3D6C9BA3" w:rsidR="00CC00D9" w:rsidRDefault="00CC00D9">
      <w:pPr>
        <w:pStyle w:val="33"/>
        <w:rPr>
          <w:rFonts w:asciiTheme="minorHAnsi" w:hAnsiTheme="minorHAnsi"/>
          <w:noProof/>
        </w:rPr>
      </w:pPr>
      <w:hyperlink w:anchor="_Toc126763571" w:history="1">
        <w:r w:rsidRPr="00F61713">
          <w:rPr>
            <w:rStyle w:val="af4"/>
            <w:rFonts w:cs="Arial"/>
            <w:noProof/>
            <w14:scene3d>
              <w14:camera w14:prst="orthographicFront"/>
              <w14:lightRig w14:rig="threePt" w14:dir="t">
                <w14:rot w14:lat="0" w14:lon="0" w14:rev="0"/>
              </w14:lightRig>
            </w14:scene3d>
          </w:rPr>
          <w:t>5.1.1</w:t>
        </w:r>
        <w:r>
          <w:rPr>
            <w:rFonts w:asciiTheme="minorHAnsi" w:hAnsiTheme="minorHAnsi"/>
            <w:noProof/>
          </w:rPr>
          <w:tab/>
        </w:r>
        <w:r w:rsidRPr="00F61713">
          <w:rPr>
            <w:rStyle w:val="af4"/>
            <w:rFonts w:cstheme="majorHAnsi"/>
            <w:noProof/>
          </w:rPr>
          <w:t>Operation list</w:t>
        </w:r>
        <w:r>
          <w:rPr>
            <w:noProof/>
            <w:webHidden/>
          </w:rPr>
          <w:tab/>
        </w:r>
        <w:r>
          <w:rPr>
            <w:noProof/>
            <w:webHidden/>
          </w:rPr>
          <w:fldChar w:fldCharType="begin"/>
        </w:r>
        <w:r>
          <w:rPr>
            <w:noProof/>
            <w:webHidden/>
          </w:rPr>
          <w:instrText xml:space="preserve"> PAGEREF _Toc126763571 \h </w:instrText>
        </w:r>
        <w:r>
          <w:rPr>
            <w:noProof/>
            <w:webHidden/>
          </w:rPr>
        </w:r>
        <w:r>
          <w:rPr>
            <w:noProof/>
            <w:webHidden/>
          </w:rPr>
          <w:fldChar w:fldCharType="separate"/>
        </w:r>
        <w:r w:rsidR="00D751A3">
          <w:rPr>
            <w:noProof/>
            <w:webHidden/>
          </w:rPr>
          <w:t>16</w:t>
        </w:r>
        <w:r>
          <w:rPr>
            <w:noProof/>
            <w:webHidden/>
          </w:rPr>
          <w:fldChar w:fldCharType="end"/>
        </w:r>
      </w:hyperlink>
    </w:p>
    <w:p w14:paraId="4128D276" w14:textId="0E232566" w:rsidR="00CC00D9" w:rsidRDefault="00CC00D9">
      <w:pPr>
        <w:pStyle w:val="22"/>
        <w:tabs>
          <w:tab w:val="left" w:pos="840"/>
          <w:tab w:val="right" w:leader="dot" w:pos="9627"/>
        </w:tabs>
        <w:rPr>
          <w:rFonts w:asciiTheme="minorHAnsi" w:hAnsiTheme="minorHAnsi"/>
          <w:noProof/>
        </w:rPr>
      </w:pPr>
      <w:hyperlink w:anchor="_Toc126763572" w:history="1">
        <w:r w:rsidRPr="00F61713">
          <w:rPr>
            <w:rStyle w:val="af4"/>
            <w:noProof/>
          </w:rPr>
          <w:t>5.2</w:t>
        </w:r>
        <w:r>
          <w:rPr>
            <w:rFonts w:asciiTheme="minorHAnsi" w:hAnsiTheme="minorHAnsi"/>
            <w:noProof/>
          </w:rPr>
          <w:tab/>
        </w:r>
        <w:r w:rsidRPr="00F61713">
          <w:rPr>
            <w:rStyle w:val="af4"/>
            <w:noProof/>
          </w:rPr>
          <w:t>Terraform-CLI-driver console</w:t>
        </w:r>
        <w:r>
          <w:rPr>
            <w:noProof/>
            <w:webHidden/>
          </w:rPr>
          <w:tab/>
        </w:r>
        <w:r>
          <w:rPr>
            <w:noProof/>
            <w:webHidden/>
          </w:rPr>
          <w:fldChar w:fldCharType="begin"/>
        </w:r>
        <w:r>
          <w:rPr>
            <w:noProof/>
            <w:webHidden/>
          </w:rPr>
          <w:instrText xml:space="preserve"> PAGEREF _Toc126763572 \h </w:instrText>
        </w:r>
        <w:r>
          <w:rPr>
            <w:noProof/>
            <w:webHidden/>
          </w:rPr>
        </w:r>
        <w:r>
          <w:rPr>
            <w:noProof/>
            <w:webHidden/>
          </w:rPr>
          <w:fldChar w:fldCharType="separate"/>
        </w:r>
        <w:r w:rsidR="00D751A3">
          <w:rPr>
            <w:noProof/>
            <w:webHidden/>
          </w:rPr>
          <w:t>17</w:t>
        </w:r>
        <w:r>
          <w:rPr>
            <w:noProof/>
            <w:webHidden/>
          </w:rPr>
          <w:fldChar w:fldCharType="end"/>
        </w:r>
      </w:hyperlink>
    </w:p>
    <w:p w14:paraId="561EE31D" w14:textId="43BC3F25" w:rsidR="00CC00D9" w:rsidRDefault="00CC00D9">
      <w:pPr>
        <w:pStyle w:val="33"/>
        <w:rPr>
          <w:rFonts w:asciiTheme="minorHAnsi" w:hAnsiTheme="minorHAnsi"/>
          <w:noProof/>
        </w:rPr>
      </w:pPr>
      <w:hyperlink w:anchor="_Toc126763573" w:history="1">
        <w:r w:rsidRPr="00F61713">
          <w:rPr>
            <w:rStyle w:val="af4"/>
            <w:rFonts w:cs="Arial"/>
            <w:noProof/>
            <w14:scene3d>
              <w14:camera w14:prst="orthographicFront"/>
              <w14:lightRig w14:rig="threePt" w14:dir="t">
                <w14:rot w14:lat="0" w14:lon="0" w14:rev="0"/>
              </w14:lightRig>
            </w14:scene3d>
          </w:rPr>
          <w:t>5.2.1</w:t>
        </w:r>
        <w:r>
          <w:rPr>
            <w:rFonts w:asciiTheme="minorHAnsi" w:hAnsiTheme="minorHAnsi"/>
            <w:noProof/>
          </w:rPr>
          <w:tab/>
        </w:r>
        <w:r w:rsidRPr="00F61713">
          <w:rPr>
            <w:rStyle w:val="af4"/>
            <w:rFonts w:cstheme="majorHAnsi"/>
            <w:noProof/>
          </w:rPr>
          <w:t>Interface information</w:t>
        </w:r>
        <w:r>
          <w:rPr>
            <w:noProof/>
            <w:webHidden/>
          </w:rPr>
          <w:tab/>
        </w:r>
        <w:r>
          <w:rPr>
            <w:noProof/>
            <w:webHidden/>
          </w:rPr>
          <w:fldChar w:fldCharType="begin"/>
        </w:r>
        <w:r>
          <w:rPr>
            <w:noProof/>
            <w:webHidden/>
          </w:rPr>
          <w:instrText xml:space="preserve"> PAGEREF _Toc126763573 \h </w:instrText>
        </w:r>
        <w:r>
          <w:rPr>
            <w:noProof/>
            <w:webHidden/>
          </w:rPr>
        </w:r>
        <w:r>
          <w:rPr>
            <w:noProof/>
            <w:webHidden/>
          </w:rPr>
          <w:fldChar w:fldCharType="separate"/>
        </w:r>
        <w:r w:rsidR="00D751A3">
          <w:rPr>
            <w:noProof/>
            <w:webHidden/>
          </w:rPr>
          <w:t>17</w:t>
        </w:r>
        <w:r>
          <w:rPr>
            <w:noProof/>
            <w:webHidden/>
          </w:rPr>
          <w:fldChar w:fldCharType="end"/>
        </w:r>
      </w:hyperlink>
    </w:p>
    <w:p w14:paraId="79FBBF1A" w14:textId="5784B346" w:rsidR="00CC00D9" w:rsidRDefault="00CC00D9">
      <w:pPr>
        <w:pStyle w:val="33"/>
        <w:rPr>
          <w:rFonts w:asciiTheme="minorHAnsi" w:hAnsiTheme="minorHAnsi"/>
          <w:noProof/>
        </w:rPr>
      </w:pPr>
      <w:hyperlink w:anchor="_Toc126763574" w:history="1">
        <w:r w:rsidRPr="00F61713">
          <w:rPr>
            <w:rStyle w:val="af4"/>
            <w:rFonts w:cs="Arial"/>
            <w:noProof/>
            <w14:scene3d>
              <w14:camera w14:prst="orthographicFront"/>
              <w14:lightRig w14:rig="threePt" w14:dir="t">
                <w14:rot w14:lat="0" w14:lon="0" w14:rev="0"/>
              </w14:lightRig>
            </w14:scene3d>
          </w:rPr>
          <w:t>5.2.2</w:t>
        </w:r>
        <w:r>
          <w:rPr>
            <w:rFonts w:asciiTheme="minorHAnsi" w:hAnsiTheme="minorHAnsi"/>
            <w:noProof/>
          </w:rPr>
          <w:tab/>
        </w:r>
        <w:r w:rsidRPr="00F61713">
          <w:rPr>
            <w:rStyle w:val="af4"/>
            <w:rFonts w:cstheme="majorHAnsi"/>
            <w:noProof/>
          </w:rPr>
          <w:t>Workspaces list</w:t>
        </w:r>
        <w:r>
          <w:rPr>
            <w:noProof/>
            <w:webHidden/>
          </w:rPr>
          <w:tab/>
        </w:r>
        <w:r>
          <w:rPr>
            <w:noProof/>
            <w:webHidden/>
          </w:rPr>
          <w:fldChar w:fldCharType="begin"/>
        </w:r>
        <w:r>
          <w:rPr>
            <w:noProof/>
            <w:webHidden/>
          </w:rPr>
          <w:instrText xml:space="preserve"> PAGEREF _Toc126763574 \h </w:instrText>
        </w:r>
        <w:r>
          <w:rPr>
            <w:noProof/>
            <w:webHidden/>
          </w:rPr>
        </w:r>
        <w:r>
          <w:rPr>
            <w:noProof/>
            <w:webHidden/>
          </w:rPr>
          <w:fldChar w:fldCharType="separate"/>
        </w:r>
        <w:r w:rsidR="00D751A3">
          <w:rPr>
            <w:noProof/>
            <w:webHidden/>
          </w:rPr>
          <w:t>19</w:t>
        </w:r>
        <w:r>
          <w:rPr>
            <w:noProof/>
            <w:webHidden/>
          </w:rPr>
          <w:fldChar w:fldCharType="end"/>
        </w:r>
      </w:hyperlink>
    </w:p>
    <w:p w14:paraId="49DF340B" w14:textId="2731FEF6" w:rsidR="00CC00D9" w:rsidRDefault="00CC00D9">
      <w:pPr>
        <w:pStyle w:val="33"/>
        <w:rPr>
          <w:rFonts w:asciiTheme="minorHAnsi" w:hAnsiTheme="minorHAnsi"/>
          <w:noProof/>
        </w:rPr>
      </w:pPr>
      <w:hyperlink w:anchor="_Toc126763575" w:history="1">
        <w:r w:rsidRPr="00F61713">
          <w:rPr>
            <w:rStyle w:val="af4"/>
            <w:rFonts w:cs="Arial"/>
            <w:noProof/>
            <w14:scene3d>
              <w14:camera w14:prst="orthographicFront"/>
              <w14:lightRig w14:rig="threePt" w14:dir="t">
                <w14:rot w14:lat="0" w14:lon="0" w14:rev="0"/>
              </w14:lightRig>
            </w14:scene3d>
          </w:rPr>
          <w:t>5.2.3</w:t>
        </w:r>
        <w:r>
          <w:rPr>
            <w:rFonts w:asciiTheme="minorHAnsi" w:hAnsiTheme="minorHAnsi"/>
            <w:noProof/>
          </w:rPr>
          <w:tab/>
        </w:r>
        <w:r w:rsidRPr="00F61713">
          <w:rPr>
            <w:rStyle w:val="af4"/>
            <w:rFonts w:cstheme="majorHAnsi"/>
            <w:noProof/>
          </w:rPr>
          <w:t>Movement list</w:t>
        </w:r>
        <w:r>
          <w:rPr>
            <w:noProof/>
            <w:webHidden/>
          </w:rPr>
          <w:tab/>
        </w:r>
        <w:r>
          <w:rPr>
            <w:noProof/>
            <w:webHidden/>
          </w:rPr>
          <w:fldChar w:fldCharType="begin"/>
        </w:r>
        <w:r>
          <w:rPr>
            <w:noProof/>
            <w:webHidden/>
          </w:rPr>
          <w:instrText xml:space="preserve"> PAGEREF _Toc126763575 \h </w:instrText>
        </w:r>
        <w:r>
          <w:rPr>
            <w:noProof/>
            <w:webHidden/>
          </w:rPr>
        </w:r>
        <w:r>
          <w:rPr>
            <w:noProof/>
            <w:webHidden/>
          </w:rPr>
          <w:fldChar w:fldCharType="separate"/>
        </w:r>
        <w:r w:rsidR="00D751A3">
          <w:rPr>
            <w:noProof/>
            <w:webHidden/>
          </w:rPr>
          <w:t>21</w:t>
        </w:r>
        <w:r>
          <w:rPr>
            <w:noProof/>
            <w:webHidden/>
          </w:rPr>
          <w:fldChar w:fldCharType="end"/>
        </w:r>
      </w:hyperlink>
    </w:p>
    <w:p w14:paraId="12DC5D8B" w14:textId="0D6833B0" w:rsidR="00CC00D9" w:rsidRDefault="00CC00D9">
      <w:pPr>
        <w:pStyle w:val="33"/>
        <w:rPr>
          <w:rFonts w:asciiTheme="minorHAnsi" w:hAnsiTheme="minorHAnsi"/>
          <w:noProof/>
        </w:rPr>
      </w:pPr>
      <w:hyperlink w:anchor="_Toc126763576" w:history="1">
        <w:r w:rsidRPr="00F61713">
          <w:rPr>
            <w:rStyle w:val="af4"/>
            <w:rFonts w:cs="Arial"/>
            <w:noProof/>
            <w14:scene3d>
              <w14:camera w14:prst="orthographicFront"/>
              <w14:lightRig w14:rig="threePt" w14:dir="t">
                <w14:rot w14:lat="0" w14:lon="0" w14:rev="0"/>
              </w14:lightRig>
            </w14:scene3d>
          </w:rPr>
          <w:t>5.2.4</w:t>
        </w:r>
        <w:r>
          <w:rPr>
            <w:rFonts w:asciiTheme="minorHAnsi" w:hAnsiTheme="minorHAnsi"/>
            <w:noProof/>
          </w:rPr>
          <w:tab/>
        </w:r>
        <w:r w:rsidRPr="00F61713">
          <w:rPr>
            <w:rStyle w:val="af4"/>
            <w:rFonts w:cstheme="majorHAnsi"/>
            <w:noProof/>
          </w:rPr>
          <w:t>Module files</w:t>
        </w:r>
        <w:r>
          <w:rPr>
            <w:noProof/>
            <w:webHidden/>
          </w:rPr>
          <w:tab/>
        </w:r>
        <w:r>
          <w:rPr>
            <w:noProof/>
            <w:webHidden/>
          </w:rPr>
          <w:fldChar w:fldCharType="begin"/>
        </w:r>
        <w:r>
          <w:rPr>
            <w:noProof/>
            <w:webHidden/>
          </w:rPr>
          <w:instrText xml:space="preserve"> PAGEREF _Toc126763576 \h </w:instrText>
        </w:r>
        <w:r>
          <w:rPr>
            <w:noProof/>
            <w:webHidden/>
          </w:rPr>
        </w:r>
        <w:r>
          <w:rPr>
            <w:noProof/>
            <w:webHidden/>
          </w:rPr>
          <w:fldChar w:fldCharType="separate"/>
        </w:r>
        <w:r w:rsidR="00D751A3">
          <w:rPr>
            <w:noProof/>
            <w:webHidden/>
          </w:rPr>
          <w:t>22</w:t>
        </w:r>
        <w:r>
          <w:rPr>
            <w:noProof/>
            <w:webHidden/>
          </w:rPr>
          <w:fldChar w:fldCharType="end"/>
        </w:r>
      </w:hyperlink>
    </w:p>
    <w:p w14:paraId="2AFD6547" w14:textId="4915C978" w:rsidR="00CC00D9" w:rsidRDefault="00CC00D9">
      <w:pPr>
        <w:pStyle w:val="33"/>
        <w:rPr>
          <w:rFonts w:asciiTheme="minorHAnsi" w:hAnsiTheme="minorHAnsi"/>
          <w:noProof/>
        </w:rPr>
      </w:pPr>
      <w:hyperlink w:anchor="_Toc126763577" w:history="1">
        <w:r w:rsidRPr="00F61713">
          <w:rPr>
            <w:rStyle w:val="af4"/>
            <w:rFonts w:cs="Arial"/>
            <w:noProof/>
            <w14:scene3d>
              <w14:camera w14:prst="orthographicFront"/>
              <w14:lightRig w14:rig="threePt" w14:dir="t">
                <w14:rot w14:lat="0" w14:lon="0" w14:rev="0"/>
              </w14:lightRig>
            </w14:scene3d>
          </w:rPr>
          <w:t>5.2.5</w:t>
        </w:r>
        <w:r>
          <w:rPr>
            <w:rFonts w:asciiTheme="minorHAnsi" w:hAnsiTheme="minorHAnsi"/>
            <w:noProof/>
          </w:rPr>
          <w:tab/>
        </w:r>
        <w:r w:rsidRPr="00F61713">
          <w:rPr>
            <w:rStyle w:val="af4"/>
            <w:rFonts w:cstheme="majorHAnsi"/>
            <w:noProof/>
          </w:rPr>
          <w:t>Movement module link</w:t>
        </w:r>
        <w:r>
          <w:rPr>
            <w:noProof/>
            <w:webHidden/>
          </w:rPr>
          <w:tab/>
        </w:r>
        <w:r>
          <w:rPr>
            <w:noProof/>
            <w:webHidden/>
          </w:rPr>
          <w:fldChar w:fldCharType="begin"/>
        </w:r>
        <w:r>
          <w:rPr>
            <w:noProof/>
            <w:webHidden/>
          </w:rPr>
          <w:instrText xml:space="preserve"> PAGEREF _Toc126763577 \h </w:instrText>
        </w:r>
        <w:r>
          <w:rPr>
            <w:noProof/>
            <w:webHidden/>
          </w:rPr>
        </w:r>
        <w:r>
          <w:rPr>
            <w:noProof/>
            <w:webHidden/>
          </w:rPr>
          <w:fldChar w:fldCharType="separate"/>
        </w:r>
        <w:r w:rsidR="00D751A3">
          <w:rPr>
            <w:noProof/>
            <w:webHidden/>
          </w:rPr>
          <w:t>25</w:t>
        </w:r>
        <w:r>
          <w:rPr>
            <w:noProof/>
            <w:webHidden/>
          </w:rPr>
          <w:fldChar w:fldCharType="end"/>
        </w:r>
      </w:hyperlink>
    </w:p>
    <w:p w14:paraId="56232F15" w14:textId="783D9CAE" w:rsidR="00CC00D9" w:rsidRDefault="00CC00D9">
      <w:pPr>
        <w:pStyle w:val="33"/>
        <w:rPr>
          <w:rFonts w:asciiTheme="minorHAnsi" w:hAnsiTheme="minorHAnsi"/>
          <w:noProof/>
        </w:rPr>
      </w:pPr>
      <w:hyperlink w:anchor="_Toc126763578" w:history="1">
        <w:r w:rsidRPr="00F61713">
          <w:rPr>
            <w:rStyle w:val="af4"/>
            <w:rFonts w:cs="Arial"/>
            <w:noProof/>
            <w14:scene3d>
              <w14:camera w14:prst="orthographicFront"/>
              <w14:lightRig w14:rig="threePt" w14:dir="t">
                <w14:rot w14:lat="0" w14:lon="0" w14:rev="0"/>
              </w14:lightRig>
            </w14:scene3d>
          </w:rPr>
          <w:t>5.2.6</w:t>
        </w:r>
        <w:r>
          <w:rPr>
            <w:rFonts w:asciiTheme="minorHAnsi" w:hAnsiTheme="minorHAnsi"/>
            <w:noProof/>
          </w:rPr>
          <w:tab/>
        </w:r>
        <w:r w:rsidRPr="00F61713">
          <w:rPr>
            <w:rStyle w:val="af4"/>
            <w:rFonts w:cstheme="majorHAnsi"/>
            <w:noProof/>
          </w:rPr>
          <w:t>Nested variable list</w:t>
        </w:r>
        <w:r>
          <w:rPr>
            <w:noProof/>
            <w:webHidden/>
          </w:rPr>
          <w:tab/>
        </w:r>
        <w:r>
          <w:rPr>
            <w:noProof/>
            <w:webHidden/>
          </w:rPr>
          <w:fldChar w:fldCharType="begin"/>
        </w:r>
        <w:r>
          <w:rPr>
            <w:noProof/>
            <w:webHidden/>
          </w:rPr>
          <w:instrText xml:space="preserve"> PAGEREF _Toc126763578 \h </w:instrText>
        </w:r>
        <w:r>
          <w:rPr>
            <w:noProof/>
            <w:webHidden/>
          </w:rPr>
        </w:r>
        <w:r>
          <w:rPr>
            <w:noProof/>
            <w:webHidden/>
          </w:rPr>
          <w:fldChar w:fldCharType="separate"/>
        </w:r>
        <w:r w:rsidR="00D751A3">
          <w:rPr>
            <w:noProof/>
            <w:webHidden/>
          </w:rPr>
          <w:t>27</w:t>
        </w:r>
        <w:r>
          <w:rPr>
            <w:noProof/>
            <w:webHidden/>
          </w:rPr>
          <w:fldChar w:fldCharType="end"/>
        </w:r>
      </w:hyperlink>
    </w:p>
    <w:p w14:paraId="1ED20DC0" w14:textId="0F21C672" w:rsidR="00CC00D9" w:rsidRDefault="00CC00D9">
      <w:pPr>
        <w:pStyle w:val="33"/>
        <w:rPr>
          <w:rFonts w:asciiTheme="minorHAnsi" w:hAnsiTheme="minorHAnsi"/>
          <w:noProof/>
        </w:rPr>
      </w:pPr>
      <w:hyperlink w:anchor="_Toc126763579" w:history="1">
        <w:r w:rsidRPr="00F61713">
          <w:rPr>
            <w:rStyle w:val="af4"/>
            <w:rFonts w:cs="Arial"/>
            <w:noProof/>
            <w14:scene3d>
              <w14:camera w14:prst="orthographicFront"/>
              <w14:lightRig w14:rig="threePt" w14:dir="t">
                <w14:rot w14:lat="0" w14:lon="0" w14:rev="0"/>
              </w14:lightRig>
            </w14:scene3d>
          </w:rPr>
          <w:t>5.2.7</w:t>
        </w:r>
        <w:r>
          <w:rPr>
            <w:rFonts w:asciiTheme="minorHAnsi" w:hAnsiTheme="minorHAnsi"/>
            <w:noProof/>
          </w:rPr>
          <w:tab/>
        </w:r>
        <w:r w:rsidRPr="00F61713">
          <w:rPr>
            <w:rStyle w:val="af4"/>
            <w:rFonts w:cstheme="majorHAnsi"/>
            <w:noProof/>
          </w:rPr>
          <w:t>Substitution value automatic registration</w:t>
        </w:r>
        <w:r>
          <w:rPr>
            <w:noProof/>
            <w:webHidden/>
          </w:rPr>
          <w:tab/>
        </w:r>
        <w:r>
          <w:rPr>
            <w:noProof/>
            <w:webHidden/>
          </w:rPr>
          <w:fldChar w:fldCharType="begin"/>
        </w:r>
        <w:r>
          <w:rPr>
            <w:noProof/>
            <w:webHidden/>
          </w:rPr>
          <w:instrText xml:space="preserve"> PAGEREF _Toc126763579 \h </w:instrText>
        </w:r>
        <w:r>
          <w:rPr>
            <w:noProof/>
            <w:webHidden/>
          </w:rPr>
        </w:r>
        <w:r>
          <w:rPr>
            <w:noProof/>
            <w:webHidden/>
          </w:rPr>
          <w:fldChar w:fldCharType="separate"/>
        </w:r>
        <w:r w:rsidR="00D751A3">
          <w:rPr>
            <w:noProof/>
            <w:webHidden/>
          </w:rPr>
          <w:t>29</w:t>
        </w:r>
        <w:r>
          <w:rPr>
            <w:noProof/>
            <w:webHidden/>
          </w:rPr>
          <w:fldChar w:fldCharType="end"/>
        </w:r>
      </w:hyperlink>
    </w:p>
    <w:p w14:paraId="7B663F69" w14:textId="6C93CCCA" w:rsidR="00CC00D9" w:rsidRDefault="00CC00D9">
      <w:pPr>
        <w:pStyle w:val="33"/>
        <w:rPr>
          <w:rFonts w:asciiTheme="minorHAnsi" w:hAnsiTheme="minorHAnsi"/>
          <w:noProof/>
        </w:rPr>
      </w:pPr>
      <w:hyperlink w:anchor="_Toc126763580" w:history="1">
        <w:r w:rsidRPr="00F61713">
          <w:rPr>
            <w:rStyle w:val="af4"/>
            <w:rFonts w:cs="Arial"/>
            <w:noProof/>
            <w14:scene3d>
              <w14:camera w14:prst="orthographicFront"/>
              <w14:lightRig w14:rig="threePt" w14:dir="t">
                <w14:rot w14:lat="0" w14:lon="0" w14:rev="0"/>
              </w14:lightRig>
            </w14:scene3d>
          </w:rPr>
          <w:t>5.2.8</w:t>
        </w:r>
        <w:r>
          <w:rPr>
            <w:rFonts w:asciiTheme="minorHAnsi" w:hAnsiTheme="minorHAnsi"/>
            <w:noProof/>
          </w:rPr>
          <w:tab/>
        </w:r>
        <w:r w:rsidRPr="00F61713">
          <w:rPr>
            <w:rStyle w:val="af4"/>
            <w:rFonts w:cstheme="majorHAnsi"/>
            <w:noProof/>
          </w:rPr>
          <w:t>Substitution value list</w:t>
        </w:r>
        <w:r>
          <w:rPr>
            <w:noProof/>
            <w:webHidden/>
          </w:rPr>
          <w:tab/>
        </w:r>
        <w:r>
          <w:rPr>
            <w:noProof/>
            <w:webHidden/>
          </w:rPr>
          <w:fldChar w:fldCharType="begin"/>
        </w:r>
        <w:r>
          <w:rPr>
            <w:noProof/>
            <w:webHidden/>
          </w:rPr>
          <w:instrText xml:space="preserve"> PAGEREF _Toc126763580 \h </w:instrText>
        </w:r>
        <w:r>
          <w:rPr>
            <w:noProof/>
            <w:webHidden/>
          </w:rPr>
        </w:r>
        <w:r>
          <w:rPr>
            <w:noProof/>
            <w:webHidden/>
          </w:rPr>
          <w:fldChar w:fldCharType="separate"/>
        </w:r>
        <w:r w:rsidR="00D751A3">
          <w:rPr>
            <w:noProof/>
            <w:webHidden/>
          </w:rPr>
          <w:t>33</w:t>
        </w:r>
        <w:r>
          <w:rPr>
            <w:noProof/>
            <w:webHidden/>
          </w:rPr>
          <w:fldChar w:fldCharType="end"/>
        </w:r>
      </w:hyperlink>
    </w:p>
    <w:p w14:paraId="1C9B95FC" w14:textId="7576239E" w:rsidR="00CC00D9" w:rsidRDefault="00CC00D9">
      <w:pPr>
        <w:pStyle w:val="33"/>
        <w:rPr>
          <w:rFonts w:asciiTheme="minorHAnsi" w:hAnsiTheme="minorHAnsi"/>
          <w:noProof/>
        </w:rPr>
      </w:pPr>
      <w:hyperlink w:anchor="_Toc126763581" w:history="1">
        <w:r w:rsidRPr="00F61713">
          <w:rPr>
            <w:rStyle w:val="af4"/>
            <w:rFonts w:cs="Arial"/>
            <w:noProof/>
            <w14:scene3d>
              <w14:camera w14:prst="orthographicFront"/>
              <w14:lightRig w14:rig="threePt" w14:dir="t">
                <w14:rot w14:lat="0" w14:lon="0" w14:rev="0"/>
              </w14:lightRig>
            </w14:scene3d>
          </w:rPr>
          <w:t>5.2.9</w:t>
        </w:r>
        <w:r>
          <w:rPr>
            <w:rFonts w:asciiTheme="minorHAnsi" w:hAnsiTheme="minorHAnsi"/>
            <w:noProof/>
          </w:rPr>
          <w:tab/>
        </w:r>
        <w:r w:rsidRPr="00F61713">
          <w:rPr>
            <w:rStyle w:val="af4"/>
            <w:rFonts w:cstheme="majorHAnsi"/>
            <w:noProof/>
          </w:rPr>
          <w:t>Execution</w:t>
        </w:r>
        <w:r>
          <w:rPr>
            <w:noProof/>
            <w:webHidden/>
          </w:rPr>
          <w:tab/>
        </w:r>
        <w:r>
          <w:rPr>
            <w:noProof/>
            <w:webHidden/>
          </w:rPr>
          <w:fldChar w:fldCharType="begin"/>
        </w:r>
        <w:r>
          <w:rPr>
            <w:noProof/>
            <w:webHidden/>
          </w:rPr>
          <w:instrText xml:space="preserve"> PAGEREF _Toc126763581 \h </w:instrText>
        </w:r>
        <w:r>
          <w:rPr>
            <w:noProof/>
            <w:webHidden/>
          </w:rPr>
        </w:r>
        <w:r>
          <w:rPr>
            <w:noProof/>
            <w:webHidden/>
          </w:rPr>
          <w:fldChar w:fldCharType="separate"/>
        </w:r>
        <w:r w:rsidR="00D751A3">
          <w:rPr>
            <w:noProof/>
            <w:webHidden/>
          </w:rPr>
          <w:t>36</w:t>
        </w:r>
        <w:r>
          <w:rPr>
            <w:noProof/>
            <w:webHidden/>
          </w:rPr>
          <w:fldChar w:fldCharType="end"/>
        </w:r>
      </w:hyperlink>
    </w:p>
    <w:p w14:paraId="17D59B52" w14:textId="783BB400" w:rsidR="00CC00D9" w:rsidRDefault="00CC00D9">
      <w:pPr>
        <w:pStyle w:val="33"/>
        <w:rPr>
          <w:rFonts w:asciiTheme="minorHAnsi" w:hAnsiTheme="minorHAnsi"/>
          <w:noProof/>
        </w:rPr>
      </w:pPr>
      <w:hyperlink w:anchor="_Toc126763582" w:history="1">
        <w:r w:rsidRPr="00F61713">
          <w:rPr>
            <w:rStyle w:val="af4"/>
            <w:rFonts w:cs="Arial"/>
            <w:noProof/>
            <w14:scene3d>
              <w14:camera w14:prst="orthographicFront"/>
              <w14:lightRig w14:rig="threePt" w14:dir="t">
                <w14:rot w14:lat="0" w14:lon="0" w14:rev="0"/>
              </w14:lightRig>
            </w14:scene3d>
          </w:rPr>
          <w:t>5.2.10</w:t>
        </w:r>
        <w:r>
          <w:rPr>
            <w:rFonts w:asciiTheme="minorHAnsi" w:hAnsiTheme="minorHAnsi"/>
            <w:noProof/>
          </w:rPr>
          <w:tab/>
        </w:r>
        <w:r w:rsidRPr="00F61713">
          <w:rPr>
            <w:rStyle w:val="af4"/>
            <w:rFonts w:cstheme="majorHAnsi"/>
            <w:noProof/>
          </w:rPr>
          <w:t>Check operation status</w:t>
        </w:r>
        <w:r>
          <w:rPr>
            <w:noProof/>
            <w:webHidden/>
          </w:rPr>
          <w:tab/>
        </w:r>
        <w:r>
          <w:rPr>
            <w:noProof/>
            <w:webHidden/>
          </w:rPr>
          <w:fldChar w:fldCharType="begin"/>
        </w:r>
        <w:r>
          <w:rPr>
            <w:noProof/>
            <w:webHidden/>
          </w:rPr>
          <w:instrText xml:space="preserve"> PAGEREF _Toc126763582 \h </w:instrText>
        </w:r>
        <w:r>
          <w:rPr>
            <w:noProof/>
            <w:webHidden/>
          </w:rPr>
        </w:r>
        <w:r>
          <w:rPr>
            <w:noProof/>
            <w:webHidden/>
          </w:rPr>
          <w:fldChar w:fldCharType="separate"/>
        </w:r>
        <w:r w:rsidR="00D751A3">
          <w:rPr>
            <w:noProof/>
            <w:webHidden/>
          </w:rPr>
          <w:t>38</w:t>
        </w:r>
        <w:r>
          <w:rPr>
            <w:noProof/>
            <w:webHidden/>
          </w:rPr>
          <w:fldChar w:fldCharType="end"/>
        </w:r>
      </w:hyperlink>
    </w:p>
    <w:p w14:paraId="78B46A28" w14:textId="205EB593" w:rsidR="00CC00D9" w:rsidRDefault="00CC00D9">
      <w:pPr>
        <w:pStyle w:val="33"/>
        <w:rPr>
          <w:rFonts w:asciiTheme="minorHAnsi" w:hAnsiTheme="minorHAnsi"/>
          <w:noProof/>
        </w:rPr>
      </w:pPr>
      <w:hyperlink w:anchor="_Toc126763583" w:history="1">
        <w:r w:rsidRPr="00F61713">
          <w:rPr>
            <w:rStyle w:val="af4"/>
            <w:rFonts w:cs="Arial"/>
            <w:noProof/>
            <w14:scene3d>
              <w14:camera w14:prst="orthographicFront"/>
              <w14:lightRig w14:rig="threePt" w14:dir="t">
                <w14:rot w14:lat="0" w14:lon="0" w14:rev="0"/>
              </w14:lightRig>
            </w14:scene3d>
          </w:rPr>
          <w:t>5.2.11</w:t>
        </w:r>
        <w:r>
          <w:rPr>
            <w:rFonts w:asciiTheme="minorHAnsi" w:hAnsiTheme="minorHAnsi"/>
            <w:noProof/>
          </w:rPr>
          <w:tab/>
        </w:r>
        <w:r w:rsidRPr="00F61713">
          <w:rPr>
            <w:rStyle w:val="af4"/>
            <w:rFonts w:cstheme="majorHAnsi"/>
            <w:noProof/>
          </w:rPr>
          <w:t>Execution list</w:t>
        </w:r>
        <w:r>
          <w:rPr>
            <w:noProof/>
            <w:webHidden/>
          </w:rPr>
          <w:tab/>
        </w:r>
        <w:r>
          <w:rPr>
            <w:noProof/>
            <w:webHidden/>
          </w:rPr>
          <w:fldChar w:fldCharType="begin"/>
        </w:r>
        <w:r>
          <w:rPr>
            <w:noProof/>
            <w:webHidden/>
          </w:rPr>
          <w:instrText xml:space="preserve"> PAGEREF _Toc126763583 \h </w:instrText>
        </w:r>
        <w:r>
          <w:rPr>
            <w:noProof/>
            <w:webHidden/>
          </w:rPr>
        </w:r>
        <w:r>
          <w:rPr>
            <w:noProof/>
            <w:webHidden/>
          </w:rPr>
          <w:fldChar w:fldCharType="separate"/>
        </w:r>
        <w:r w:rsidR="00D751A3">
          <w:rPr>
            <w:noProof/>
            <w:webHidden/>
          </w:rPr>
          <w:t>41</w:t>
        </w:r>
        <w:r>
          <w:rPr>
            <w:noProof/>
            <w:webHidden/>
          </w:rPr>
          <w:fldChar w:fldCharType="end"/>
        </w:r>
      </w:hyperlink>
    </w:p>
    <w:p w14:paraId="3C598AC6" w14:textId="7F345A9B" w:rsidR="00CC00D9" w:rsidRDefault="00CC00D9">
      <w:pPr>
        <w:pStyle w:val="17"/>
        <w:rPr>
          <w:rFonts w:asciiTheme="minorHAnsi" w:hAnsiTheme="minorHAnsi"/>
          <w:noProof/>
        </w:rPr>
      </w:pPr>
      <w:hyperlink w:anchor="_Toc126763584" w:history="1">
        <w:r w:rsidRPr="00F61713">
          <w:rPr>
            <w:rStyle w:val="af4"/>
            <w:rFonts w:asciiTheme="majorHAnsi" w:hAnsiTheme="majorHAnsi" w:cstheme="majorHAnsi"/>
            <w:noProof/>
          </w:rPr>
          <w:t>6</w:t>
        </w:r>
        <w:r>
          <w:rPr>
            <w:rFonts w:asciiTheme="minorHAnsi" w:hAnsiTheme="minorHAnsi"/>
            <w:noProof/>
          </w:rPr>
          <w:tab/>
        </w:r>
        <w:r w:rsidRPr="00F61713">
          <w:rPr>
            <w:rStyle w:val="af4"/>
            <w:rFonts w:asciiTheme="majorHAnsi" w:hAnsiTheme="majorHAnsi" w:cstheme="majorHAnsi"/>
            <w:noProof/>
          </w:rPr>
          <w:t>How to write construction code</w:t>
        </w:r>
        <w:r>
          <w:rPr>
            <w:noProof/>
            <w:webHidden/>
          </w:rPr>
          <w:tab/>
        </w:r>
        <w:r>
          <w:rPr>
            <w:noProof/>
            <w:webHidden/>
          </w:rPr>
          <w:fldChar w:fldCharType="begin"/>
        </w:r>
        <w:r>
          <w:rPr>
            <w:noProof/>
            <w:webHidden/>
          </w:rPr>
          <w:instrText xml:space="preserve"> PAGEREF _Toc126763584 \h </w:instrText>
        </w:r>
        <w:r>
          <w:rPr>
            <w:noProof/>
            <w:webHidden/>
          </w:rPr>
        </w:r>
        <w:r>
          <w:rPr>
            <w:noProof/>
            <w:webHidden/>
          </w:rPr>
          <w:fldChar w:fldCharType="separate"/>
        </w:r>
        <w:r w:rsidR="00D751A3">
          <w:rPr>
            <w:noProof/>
            <w:webHidden/>
          </w:rPr>
          <w:t>42</w:t>
        </w:r>
        <w:r>
          <w:rPr>
            <w:noProof/>
            <w:webHidden/>
          </w:rPr>
          <w:fldChar w:fldCharType="end"/>
        </w:r>
      </w:hyperlink>
    </w:p>
    <w:p w14:paraId="522DACB7" w14:textId="0363FB7F" w:rsidR="00CC00D9" w:rsidRDefault="00CC00D9">
      <w:pPr>
        <w:pStyle w:val="22"/>
        <w:tabs>
          <w:tab w:val="left" w:pos="840"/>
          <w:tab w:val="right" w:leader="dot" w:pos="9627"/>
        </w:tabs>
        <w:rPr>
          <w:rFonts w:asciiTheme="minorHAnsi" w:hAnsiTheme="minorHAnsi"/>
          <w:noProof/>
        </w:rPr>
      </w:pPr>
      <w:hyperlink w:anchor="_Toc126763585" w:history="1">
        <w:r w:rsidRPr="00F61713">
          <w:rPr>
            <w:rStyle w:val="af4"/>
            <w:noProof/>
          </w:rPr>
          <w:t>6.1</w:t>
        </w:r>
        <w:r>
          <w:rPr>
            <w:rFonts w:asciiTheme="minorHAnsi" w:hAnsiTheme="minorHAnsi"/>
            <w:noProof/>
          </w:rPr>
          <w:tab/>
        </w:r>
        <w:r w:rsidRPr="00F61713">
          <w:rPr>
            <w:rStyle w:val="af4"/>
            <w:noProof/>
          </w:rPr>
          <w:t>Module description</w:t>
        </w:r>
        <w:r>
          <w:rPr>
            <w:noProof/>
            <w:webHidden/>
          </w:rPr>
          <w:tab/>
        </w:r>
        <w:r>
          <w:rPr>
            <w:noProof/>
            <w:webHidden/>
          </w:rPr>
          <w:fldChar w:fldCharType="begin"/>
        </w:r>
        <w:r>
          <w:rPr>
            <w:noProof/>
            <w:webHidden/>
          </w:rPr>
          <w:instrText xml:space="preserve"> PAGEREF _Toc126763585 \h </w:instrText>
        </w:r>
        <w:r>
          <w:rPr>
            <w:noProof/>
            <w:webHidden/>
          </w:rPr>
        </w:r>
        <w:r>
          <w:rPr>
            <w:noProof/>
            <w:webHidden/>
          </w:rPr>
          <w:fldChar w:fldCharType="separate"/>
        </w:r>
        <w:r w:rsidR="00D751A3">
          <w:rPr>
            <w:noProof/>
            <w:webHidden/>
          </w:rPr>
          <w:t>42</w:t>
        </w:r>
        <w:r>
          <w:rPr>
            <w:noProof/>
            <w:webHidden/>
          </w:rPr>
          <w:fldChar w:fldCharType="end"/>
        </w:r>
      </w:hyperlink>
    </w:p>
    <w:p w14:paraId="3D47B9B4" w14:textId="6BC628FD" w:rsidR="00CC00D9" w:rsidRDefault="00CC00D9">
      <w:pPr>
        <w:pStyle w:val="22"/>
        <w:tabs>
          <w:tab w:val="left" w:pos="840"/>
          <w:tab w:val="right" w:leader="dot" w:pos="9627"/>
        </w:tabs>
        <w:rPr>
          <w:rFonts w:asciiTheme="minorHAnsi" w:hAnsiTheme="minorHAnsi"/>
          <w:noProof/>
        </w:rPr>
      </w:pPr>
      <w:hyperlink w:anchor="_Toc126763586" w:history="1">
        <w:r w:rsidRPr="00F61713">
          <w:rPr>
            <w:rStyle w:val="af4"/>
            <w:noProof/>
          </w:rPr>
          <w:t>6.2</w:t>
        </w:r>
        <w:r>
          <w:rPr>
            <w:rFonts w:asciiTheme="minorHAnsi" w:hAnsiTheme="minorHAnsi"/>
            <w:noProof/>
          </w:rPr>
          <w:tab/>
        </w:r>
        <w:r w:rsidRPr="00F61713">
          <w:rPr>
            <w:rStyle w:val="af4"/>
            <w:noProof/>
          </w:rPr>
          <w:t>BackYard Content</w:t>
        </w:r>
        <w:r>
          <w:rPr>
            <w:noProof/>
            <w:webHidden/>
          </w:rPr>
          <w:tab/>
        </w:r>
        <w:r>
          <w:rPr>
            <w:noProof/>
            <w:webHidden/>
          </w:rPr>
          <w:fldChar w:fldCharType="begin"/>
        </w:r>
        <w:r>
          <w:rPr>
            <w:noProof/>
            <w:webHidden/>
          </w:rPr>
          <w:instrText xml:space="preserve"> PAGEREF _Toc126763586 \h </w:instrText>
        </w:r>
        <w:r>
          <w:rPr>
            <w:noProof/>
            <w:webHidden/>
          </w:rPr>
        </w:r>
        <w:r>
          <w:rPr>
            <w:noProof/>
            <w:webHidden/>
          </w:rPr>
          <w:fldChar w:fldCharType="separate"/>
        </w:r>
        <w:r w:rsidR="00D751A3">
          <w:rPr>
            <w:noProof/>
            <w:webHidden/>
          </w:rPr>
          <w:t>42</w:t>
        </w:r>
        <w:r>
          <w:rPr>
            <w:noProof/>
            <w:webHidden/>
          </w:rPr>
          <w:fldChar w:fldCharType="end"/>
        </w:r>
      </w:hyperlink>
    </w:p>
    <w:p w14:paraId="03AC0456" w14:textId="49396498" w:rsidR="00CC00D9" w:rsidRDefault="00CC00D9">
      <w:pPr>
        <w:pStyle w:val="17"/>
        <w:rPr>
          <w:rFonts w:asciiTheme="minorHAnsi" w:hAnsiTheme="minorHAnsi"/>
          <w:noProof/>
        </w:rPr>
      </w:pPr>
      <w:hyperlink w:anchor="_Toc126763587" w:history="1">
        <w:r w:rsidRPr="00F61713">
          <w:rPr>
            <w:rStyle w:val="af4"/>
            <w:rFonts w:asciiTheme="majorHAnsi" w:hAnsiTheme="majorHAnsi" w:cstheme="majorHAnsi"/>
            <w:noProof/>
          </w:rPr>
          <w:t>7</w:t>
        </w:r>
        <w:r>
          <w:rPr>
            <w:rFonts w:asciiTheme="minorHAnsi" w:hAnsiTheme="minorHAnsi"/>
            <w:noProof/>
          </w:rPr>
          <w:tab/>
        </w:r>
        <w:r w:rsidRPr="00F61713">
          <w:rPr>
            <w:rStyle w:val="af4"/>
            <w:rFonts w:asciiTheme="majorHAnsi" w:hAnsiTheme="majorHAnsi" w:cstheme="majorHAnsi"/>
            <w:noProof/>
          </w:rPr>
          <w:t>Application operation</w:t>
        </w:r>
        <w:r>
          <w:rPr>
            <w:noProof/>
            <w:webHidden/>
          </w:rPr>
          <w:tab/>
        </w:r>
        <w:r>
          <w:rPr>
            <w:noProof/>
            <w:webHidden/>
          </w:rPr>
          <w:fldChar w:fldCharType="begin"/>
        </w:r>
        <w:r>
          <w:rPr>
            <w:noProof/>
            <w:webHidden/>
          </w:rPr>
          <w:instrText xml:space="preserve"> PAGEREF _Toc126763587 \h </w:instrText>
        </w:r>
        <w:r>
          <w:rPr>
            <w:noProof/>
            <w:webHidden/>
          </w:rPr>
        </w:r>
        <w:r>
          <w:rPr>
            <w:noProof/>
            <w:webHidden/>
          </w:rPr>
          <w:fldChar w:fldCharType="separate"/>
        </w:r>
        <w:r w:rsidR="00D751A3">
          <w:rPr>
            <w:noProof/>
            <w:webHidden/>
          </w:rPr>
          <w:t>44</w:t>
        </w:r>
        <w:r>
          <w:rPr>
            <w:noProof/>
            <w:webHidden/>
          </w:rPr>
          <w:fldChar w:fldCharType="end"/>
        </w:r>
      </w:hyperlink>
    </w:p>
    <w:p w14:paraId="792F17D4" w14:textId="3C341651" w:rsidR="00CC00D9" w:rsidRDefault="00CC00D9">
      <w:pPr>
        <w:pStyle w:val="22"/>
        <w:tabs>
          <w:tab w:val="left" w:pos="840"/>
          <w:tab w:val="right" w:leader="dot" w:pos="9627"/>
        </w:tabs>
        <w:rPr>
          <w:rFonts w:asciiTheme="minorHAnsi" w:hAnsiTheme="minorHAnsi"/>
          <w:noProof/>
        </w:rPr>
      </w:pPr>
      <w:hyperlink w:anchor="_Toc126763588" w:history="1">
        <w:r w:rsidRPr="00F61713">
          <w:rPr>
            <w:rStyle w:val="af4"/>
            <w:noProof/>
          </w:rPr>
          <w:t>7.1</w:t>
        </w:r>
        <w:r>
          <w:rPr>
            <w:rFonts w:asciiTheme="minorHAnsi" w:hAnsiTheme="minorHAnsi"/>
            <w:noProof/>
          </w:rPr>
          <w:tab/>
        </w:r>
        <w:r w:rsidRPr="00F61713">
          <w:rPr>
            <w:rStyle w:val="af4"/>
            <w:noProof/>
          </w:rPr>
          <w:t>Maintenance</w:t>
        </w:r>
        <w:r>
          <w:rPr>
            <w:noProof/>
            <w:webHidden/>
          </w:rPr>
          <w:tab/>
        </w:r>
        <w:r>
          <w:rPr>
            <w:noProof/>
            <w:webHidden/>
          </w:rPr>
          <w:fldChar w:fldCharType="begin"/>
        </w:r>
        <w:r>
          <w:rPr>
            <w:noProof/>
            <w:webHidden/>
          </w:rPr>
          <w:instrText xml:space="preserve"> PAGEREF _Toc126763588 \h </w:instrText>
        </w:r>
        <w:r>
          <w:rPr>
            <w:noProof/>
            <w:webHidden/>
          </w:rPr>
        </w:r>
        <w:r>
          <w:rPr>
            <w:noProof/>
            <w:webHidden/>
          </w:rPr>
          <w:fldChar w:fldCharType="separate"/>
        </w:r>
        <w:r w:rsidR="00D751A3">
          <w:rPr>
            <w:noProof/>
            <w:webHidden/>
          </w:rPr>
          <w:t>44</w:t>
        </w:r>
        <w:r>
          <w:rPr>
            <w:noProof/>
            <w:webHidden/>
          </w:rPr>
          <w:fldChar w:fldCharType="end"/>
        </w:r>
      </w:hyperlink>
    </w:p>
    <w:p w14:paraId="1EB20FE3" w14:textId="4B3E187D" w:rsidR="00CC00D9" w:rsidRDefault="00CC00D9">
      <w:pPr>
        <w:pStyle w:val="22"/>
        <w:tabs>
          <w:tab w:val="left" w:pos="840"/>
          <w:tab w:val="right" w:leader="dot" w:pos="9627"/>
        </w:tabs>
        <w:rPr>
          <w:rFonts w:asciiTheme="minorHAnsi" w:hAnsiTheme="minorHAnsi"/>
          <w:noProof/>
        </w:rPr>
      </w:pPr>
      <w:hyperlink w:anchor="_Toc126763589" w:history="1">
        <w:r w:rsidRPr="00F61713">
          <w:rPr>
            <w:rStyle w:val="af4"/>
            <w:noProof/>
          </w:rPr>
          <w:t>7.2</w:t>
        </w:r>
        <w:r>
          <w:rPr>
            <w:rFonts w:asciiTheme="minorHAnsi" w:hAnsiTheme="minorHAnsi"/>
            <w:noProof/>
          </w:rPr>
          <w:tab/>
        </w:r>
        <w:r w:rsidRPr="00F61713">
          <w:rPr>
            <w:rStyle w:val="af4"/>
            <w:noProof/>
          </w:rPr>
          <w:t>Maintenance and Maintaining</w:t>
        </w:r>
        <w:r>
          <w:rPr>
            <w:noProof/>
            <w:webHidden/>
          </w:rPr>
          <w:tab/>
        </w:r>
        <w:r>
          <w:rPr>
            <w:noProof/>
            <w:webHidden/>
          </w:rPr>
          <w:fldChar w:fldCharType="begin"/>
        </w:r>
        <w:r>
          <w:rPr>
            <w:noProof/>
            <w:webHidden/>
          </w:rPr>
          <w:instrText xml:space="preserve"> PAGEREF _Toc126763589 \h </w:instrText>
        </w:r>
        <w:r>
          <w:rPr>
            <w:noProof/>
            <w:webHidden/>
          </w:rPr>
        </w:r>
        <w:r>
          <w:rPr>
            <w:noProof/>
            <w:webHidden/>
          </w:rPr>
          <w:fldChar w:fldCharType="separate"/>
        </w:r>
        <w:r w:rsidR="00D751A3">
          <w:rPr>
            <w:noProof/>
            <w:webHidden/>
          </w:rPr>
          <w:t>45</w:t>
        </w:r>
        <w:r>
          <w:rPr>
            <w:noProof/>
            <w:webHidden/>
          </w:rPr>
          <w:fldChar w:fldCharType="end"/>
        </w:r>
      </w:hyperlink>
    </w:p>
    <w:p w14:paraId="30183249" w14:textId="788E08C6" w:rsidR="00CC00D9" w:rsidRDefault="00CC00D9">
      <w:pPr>
        <w:pStyle w:val="17"/>
        <w:rPr>
          <w:rFonts w:asciiTheme="minorHAnsi" w:hAnsiTheme="minorHAnsi"/>
          <w:noProof/>
        </w:rPr>
      </w:pPr>
      <w:hyperlink w:anchor="_Toc126763590" w:history="1">
        <w:r w:rsidRPr="00F61713">
          <w:rPr>
            <w:rStyle w:val="af4"/>
            <w:rFonts w:asciiTheme="majorHAnsi" w:hAnsiTheme="majorHAnsi" w:cstheme="majorHAnsi"/>
            <w:noProof/>
          </w:rPr>
          <w:t>8</w:t>
        </w:r>
        <w:r>
          <w:rPr>
            <w:rFonts w:asciiTheme="minorHAnsi" w:hAnsiTheme="minorHAnsi"/>
            <w:noProof/>
          </w:rPr>
          <w:tab/>
        </w:r>
        <w:r w:rsidRPr="00F61713">
          <w:rPr>
            <w:rStyle w:val="af4"/>
            <w:rFonts w:asciiTheme="majorHAnsi" w:hAnsiTheme="majorHAnsi" w:cstheme="majorHAnsi"/>
            <w:noProof/>
          </w:rPr>
          <w:t>Appendix</w:t>
        </w:r>
        <w:r>
          <w:rPr>
            <w:noProof/>
            <w:webHidden/>
          </w:rPr>
          <w:tab/>
        </w:r>
        <w:r>
          <w:rPr>
            <w:noProof/>
            <w:webHidden/>
          </w:rPr>
          <w:fldChar w:fldCharType="begin"/>
        </w:r>
        <w:r>
          <w:rPr>
            <w:noProof/>
            <w:webHidden/>
          </w:rPr>
          <w:instrText xml:space="preserve"> PAGEREF _Toc126763590 \h </w:instrText>
        </w:r>
        <w:r>
          <w:rPr>
            <w:noProof/>
            <w:webHidden/>
          </w:rPr>
        </w:r>
        <w:r>
          <w:rPr>
            <w:noProof/>
            <w:webHidden/>
          </w:rPr>
          <w:fldChar w:fldCharType="separate"/>
        </w:r>
        <w:r w:rsidR="00D751A3">
          <w:rPr>
            <w:noProof/>
            <w:webHidden/>
          </w:rPr>
          <w:t>46</w:t>
        </w:r>
        <w:r>
          <w:rPr>
            <w:noProof/>
            <w:webHidden/>
          </w:rPr>
          <w:fldChar w:fldCharType="end"/>
        </w:r>
      </w:hyperlink>
    </w:p>
    <w:p w14:paraId="2B4DE48D" w14:textId="48B2231A" w:rsidR="00CC00D9" w:rsidRDefault="00CC00D9">
      <w:pPr>
        <w:pStyle w:val="22"/>
        <w:tabs>
          <w:tab w:val="left" w:pos="840"/>
          <w:tab w:val="right" w:leader="dot" w:pos="9627"/>
        </w:tabs>
        <w:rPr>
          <w:rFonts w:asciiTheme="minorHAnsi" w:hAnsiTheme="minorHAnsi"/>
          <w:noProof/>
        </w:rPr>
      </w:pPr>
      <w:hyperlink w:anchor="_Toc126763591" w:history="1">
        <w:r w:rsidRPr="00F61713">
          <w:rPr>
            <w:rStyle w:val="af4"/>
            <w:noProof/>
          </w:rPr>
          <w:t>8.1</w:t>
        </w:r>
        <w:r>
          <w:rPr>
            <w:rFonts w:asciiTheme="minorHAnsi" w:hAnsiTheme="minorHAnsi"/>
            <w:noProof/>
          </w:rPr>
          <w:tab/>
        </w:r>
        <w:r w:rsidRPr="00F61713">
          <w:rPr>
            <w:rStyle w:val="af4"/>
            <w:noProof/>
          </w:rPr>
          <w:t>Module file input example/ register example</w:t>
        </w:r>
        <w:r>
          <w:rPr>
            <w:noProof/>
            <w:webHidden/>
          </w:rPr>
          <w:tab/>
        </w:r>
        <w:r>
          <w:rPr>
            <w:noProof/>
            <w:webHidden/>
          </w:rPr>
          <w:fldChar w:fldCharType="begin"/>
        </w:r>
        <w:r>
          <w:rPr>
            <w:noProof/>
            <w:webHidden/>
          </w:rPr>
          <w:instrText xml:space="preserve"> PAGEREF _Toc126763591 \h </w:instrText>
        </w:r>
        <w:r>
          <w:rPr>
            <w:noProof/>
            <w:webHidden/>
          </w:rPr>
        </w:r>
        <w:r>
          <w:rPr>
            <w:noProof/>
            <w:webHidden/>
          </w:rPr>
          <w:fldChar w:fldCharType="separate"/>
        </w:r>
        <w:r w:rsidR="00D751A3">
          <w:rPr>
            <w:noProof/>
            <w:webHidden/>
          </w:rPr>
          <w:t>46</w:t>
        </w:r>
        <w:r>
          <w:rPr>
            <w:noProof/>
            <w:webHidden/>
          </w:rPr>
          <w:fldChar w:fldCharType="end"/>
        </w:r>
      </w:hyperlink>
    </w:p>
    <w:p w14:paraId="6645BA61" w14:textId="241B7F16" w:rsidR="00CC00D9" w:rsidRDefault="00CC00D9">
      <w:pPr>
        <w:pStyle w:val="22"/>
        <w:tabs>
          <w:tab w:val="left" w:pos="840"/>
          <w:tab w:val="right" w:leader="dot" w:pos="9627"/>
        </w:tabs>
        <w:rPr>
          <w:rFonts w:asciiTheme="minorHAnsi" w:hAnsiTheme="minorHAnsi"/>
          <w:noProof/>
        </w:rPr>
      </w:pPr>
      <w:hyperlink w:anchor="_Toc126763592" w:history="1">
        <w:r w:rsidRPr="00F61713">
          <w:rPr>
            <w:rStyle w:val="af4"/>
            <w:noProof/>
          </w:rPr>
          <w:t>8.2</w:t>
        </w:r>
        <w:r>
          <w:rPr>
            <w:rFonts w:asciiTheme="minorHAnsi" w:hAnsiTheme="minorHAnsi"/>
            <w:noProof/>
          </w:rPr>
          <w:tab/>
        </w:r>
        <w:r w:rsidRPr="00F61713">
          <w:rPr>
            <w:rStyle w:val="af4"/>
            <w:noProof/>
          </w:rPr>
          <w:t>Nested variable list flow example</w:t>
        </w:r>
        <w:r>
          <w:rPr>
            <w:noProof/>
            <w:webHidden/>
          </w:rPr>
          <w:tab/>
        </w:r>
        <w:r>
          <w:rPr>
            <w:noProof/>
            <w:webHidden/>
          </w:rPr>
          <w:fldChar w:fldCharType="begin"/>
        </w:r>
        <w:r>
          <w:rPr>
            <w:noProof/>
            <w:webHidden/>
          </w:rPr>
          <w:instrText xml:space="preserve"> PAGEREF _Toc126763592 \h </w:instrText>
        </w:r>
        <w:r>
          <w:rPr>
            <w:noProof/>
            <w:webHidden/>
          </w:rPr>
        </w:r>
        <w:r>
          <w:rPr>
            <w:noProof/>
            <w:webHidden/>
          </w:rPr>
          <w:fldChar w:fldCharType="separate"/>
        </w:r>
        <w:r w:rsidR="00D751A3">
          <w:rPr>
            <w:noProof/>
            <w:webHidden/>
          </w:rPr>
          <w:t>60</w:t>
        </w:r>
        <w:r>
          <w:rPr>
            <w:noProof/>
            <w:webHidden/>
          </w:rPr>
          <w:fldChar w:fldCharType="end"/>
        </w:r>
      </w:hyperlink>
    </w:p>
    <w:p w14:paraId="206B89AA" w14:textId="5413CDE6" w:rsidR="00D37A65" w:rsidRPr="00CB0166" w:rsidRDefault="00FA568B" w:rsidP="00FA568B">
      <w:pPr>
        <w:pStyle w:val="17"/>
        <w:ind w:left="420"/>
        <w:rPr>
          <w:rFonts w:asciiTheme="majorHAnsi" w:hAnsiTheme="majorHAnsi" w:cstheme="majorHAnsi"/>
        </w:rPr>
        <w:sectPr w:rsidR="00D37A65" w:rsidRPr="00CB0166" w:rsidSect="004F5EC5">
          <w:headerReference w:type="even" r:id="rId9"/>
          <w:headerReference w:type="default" r:id="rId10"/>
          <w:footerReference w:type="even" r:id="rId11"/>
          <w:footerReference w:type="default" r:id="rId12"/>
          <w:headerReference w:type="first" r:id="rId13"/>
          <w:footerReference w:type="first" r:id="rId14"/>
          <w:pgSz w:w="11906" w:h="16838" w:code="9"/>
          <w:pgMar w:top="1361" w:right="851" w:bottom="1134" w:left="1418" w:header="851" w:footer="992" w:gutter="0"/>
          <w:pgNumType w:start="1"/>
          <w:cols w:space="425"/>
          <w:titlePg/>
          <w:docGrid w:type="lines" w:linePitch="286"/>
        </w:sectPr>
      </w:pPr>
      <w:r w:rsidRPr="00CB0166">
        <w:rPr>
          <w:rStyle w:val="af4"/>
          <w:rFonts w:asciiTheme="majorHAnsi" w:eastAsia="ＭＳ Ｐゴシック" w:hAnsiTheme="majorHAnsi" w:cstheme="majorHAnsi"/>
          <w:b/>
          <w:noProof/>
          <w:szCs w:val="21"/>
        </w:rPr>
        <w:fldChar w:fldCharType="end"/>
      </w:r>
    </w:p>
    <w:p w14:paraId="6E531BA3" w14:textId="0BDEB92E" w:rsidR="009A7719" w:rsidRPr="00CB0166" w:rsidRDefault="00E941B6">
      <w:pPr>
        <w:widowControl/>
        <w:jc w:val="left"/>
        <w:rPr>
          <w:rFonts w:asciiTheme="majorHAnsi" w:hAnsiTheme="majorHAnsi" w:cstheme="majorHAnsi"/>
        </w:rPr>
      </w:pPr>
      <w:r w:rsidRPr="00CB0166">
        <w:rPr>
          <w:rFonts w:asciiTheme="majorHAnsi" w:hAnsiTheme="majorHAnsi" w:cstheme="majorHAnsi"/>
        </w:rPr>
        <w:br w:type="page"/>
      </w:r>
    </w:p>
    <w:p w14:paraId="167CECD3" w14:textId="374F9036" w:rsidR="002D068D" w:rsidRPr="00CB0166" w:rsidRDefault="00893776" w:rsidP="00E941B6">
      <w:pPr>
        <w:pStyle w:val="0"/>
        <w:rPr>
          <w:rFonts w:asciiTheme="majorHAnsi" w:hAnsiTheme="majorHAnsi" w:cstheme="majorHAnsi"/>
        </w:rPr>
      </w:pPr>
      <w:bookmarkStart w:id="2" w:name="_Toc105604709"/>
      <w:bookmarkStart w:id="3" w:name="_Toc126763557"/>
      <w:r w:rsidRPr="00CB0166">
        <w:rPr>
          <w:rFonts w:asciiTheme="majorHAnsi" w:hAnsiTheme="majorHAnsi" w:cstheme="majorHAnsi"/>
        </w:rPr>
        <w:lastRenderedPageBreak/>
        <w:t>Introduction</w:t>
      </w:r>
      <w:bookmarkEnd w:id="2"/>
      <w:bookmarkEnd w:id="3"/>
    </w:p>
    <w:p w14:paraId="150A7FC6" w14:textId="6CF3FB1E" w:rsidR="003161A5" w:rsidRPr="003161A5" w:rsidRDefault="00893776" w:rsidP="003161A5">
      <w:pPr>
        <w:widowControl/>
        <w:jc w:val="left"/>
        <w:rPr>
          <w:rFonts w:asciiTheme="majorHAnsi" w:hAnsiTheme="majorHAnsi" w:cstheme="majorHAnsi"/>
        </w:rPr>
      </w:pPr>
      <w:r w:rsidRPr="00CB0166">
        <w:rPr>
          <w:rFonts w:asciiTheme="majorHAnsi" w:hAnsiTheme="majorHAnsi" w:cstheme="majorHAnsi"/>
        </w:rPr>
        <w:t xml:space="preserve">This document explains </w:t>
      </w:r>
      <w:r w:rsidR="00FA568B" w:rsidRPr="00CB0166">
        <w:rPr>
          <w:rFonts w:asciiTheme="majorHAnsi" w:hAnsiTheme="majorHAnsi" w:cstheme="majorHAnsi"/>
        </w:rPr>
        <w:t>ITA’s functions how and how to operate them.</w:t>
      </w:r>
    </w:p>
    <w:p w14:paraId="424F9823" w14:textId="3B9F9000" w:rsidR="002D068D" w:rsidRPr="00CB0166" w:rsidRDefault="00E941B6" w:rsidP="00E941B6">
      <w:pPr>
        <w:widowControl/>
        <w:jc w:val="left"/>
        <w:rPr>
          <w:rFonts w:asciiTheme="majorHAnsi" w:hAnsiTheme="majorHAnsi" w:cstheme="majorHAnsi"/>
        </w:rPr>
      </w:pPr>
      <w:r w:rsidRPr="00CB0166">
        <w:rPr>
          <w:rFonts w:asciiTheme="majorHAnsi" w:hAnsiTheme="majorHAnsi" w:cstheme="majorHAnsi"/>
        </w:rPr>
        <w:br w:type="page"/>
      </w:r>
    </w:p>
    <w:p w14:paraId="18436794" w14:textId="373C888D" w:rsidR="00D37A65" w:rsidRPr="00CB0166" w:rsidRDefault="002D1CF2" w:rsidP="002D1CF2">
      <w:pPr>
        <w:pStyle w:val="1"/>
        <w:rPr>
          <w:rFonts w:asciiTheme="majorHAnsi" w:hAnsiTheme="majorHAnsi" w:cstheme="majorHAnsi"/>
        </w:rPr>
      </w:pPr>
      <w:bookmarkStart w:id="4" w:name="_Ref14440362"/>
      <w:bookmarkStart w:id="5" w:name="_Toc105604710"/>
      <w:bookmarkStart w:id="6" w:name="_Toc126763558"/>
      <w:bookmarkEnd w:id="0"/>
      <w:r w:rsidRPr="00CB0166">
        <w:rPr>
          <w:rFonts w:asciiTheme="majorHAnsi" w:hAnsiTheme="majorHAnsi" w:cstheme="majorHAnsi"/>
        </w:rPr>
        <w:lastRenderedPageBreak/>
        <w:t>Terraform driver overview</w:t>
      </w:r>
      <w:bookmarkEnd w:id="4"/>
      <w:bookmarkEnd w:id="5"/>
      <w:bookmarkEnd w:id="6"/>
    </w:p>
    <w:p w14:paraId="4FB99A31" w14:textId="13B8FBBC" w:rsidR="00923380" w:rsidRPr="00CB0166" w:rsidRDefault="002D1CF2" w:rsidP="002D068D">
      <w:pPr>
        <w:rPr>
          <w:rFonts w:asciiTheme="majorHAnsi" w:hAnsiTheme="majorHAnsi" w:cstheme="majorHAnsi"/>
        </w:rPr>
      </w:pPr>
      <w:r w:rsidRPr="00CB0166">
        <w:rPr>
          <w:rFonts w:asciiTheme="majorHAnsi" w:hAnsiTheme="majorHAnsi" w:cstheme="majorHAnsi"/>
        </w:rPr>
        <w:t>This chapter describes Terraform and Terraform driver.</w:t>
      </w:r>
    </w:p>
    <w:p w14:paraId="7DB62DB0" w14:textId="362D17D7" w:rsidR="00964668" w:rsidRPr="00CB0166" w:rsidRDefault="00FA568B" w:rsidP="00892F43">
      <w:pPr>
        <w:pStyle w:val="20"/>
      </w:pPr>
      <w:bookmarkStart w:id="7" w:name="_Toc6477475"/>
      <w:bookmarkStart w:id="8" w:name="_Toc126763559"/>
      <w:r w:rsidRPr="00CB0166">
        <w:t>Terraform</w:t>
      </w:r>
      <w:bookmarkEnd w:id="8"/>
    </w:p>
    <w:p w14:paraId="1874D9B9" w14:textId="4C738231" w:rsidR="00964668" w:rsidRPr="00CB0166" w:rsidRDefault="0069270F" w:rsidP="00964668">
      <w:pPr>
        <w:ind w:leftChars="135" w:left="283"/>
        <w:rPr>
          <w:rFonts w:asciiTheme="majorHAnsi" w:hAnsiTheme="majorHAnsi" w:cstheme="majorHAnsi"/>
        </w:rPr>
      </w:pPr>
      <w:r w:rsidRPr="00CB0166">
        <w:rPr>
          <w:rFonts w:asciiTheme="majorHAnsi" w:hAnsiTheme="majorHAnsi" w:cstheme="majorHAnsi"/>
        </w:rPr>
        <w:t xml:space="preserve">Terraform is an </w:t>
      </w:r>
      <w:r w:rsidR="00FA568B" w:rsidRPr="00CB0166">
        <w:rPr>
          <w:rFonts w:asciiTheme="majorHAnsi" w:hAnsiTheme="majorHAnsi" w:cstheme="majorHAnsi"/>
        </w:rPr>
        <w:t>o</w:t>
      </w:r>
      <w:r w:rsidR="00F21BB5" w:rsidRPr="00CB0166">
        <w:rPr>
          <w:rFonts w:asciiTheme="majorHAnsi" w:hAnsiTheme="majorHAnsi" w:cstheme="majorHAnsi"/>
        </w:rPr>
        <w:t>rchest</w:t>
      </w:r>
      <w:r w:rsidR="00FA568B" w:rsidRPr="00CB0166">
        <w:rPr>
          <w:rFonts w:asciiTheme="majorHAnsi" w:hAnsiTheme="majorHAnsi" w:cstheme="majorHAnsi"/>
        </w:rPr>
        <w:t>ration tool that optimizes</w:t>
      </w:r>
      <w:r w:rsidR="00F21BB5" w:rsidRPr="00CB0166">
        <w:rPr>
          <w:rFonts w:asciiTheme="majorHAnsi" w:hAnsiTheme="majorHAnsi" w:cstheme="majorHAnsi"/>
        </w:rPr>
        <w:t xml:space="preserve"> infrastructure</w:t>
      </w:r>
      <w:r w:rsidR="00FA568B" w:rsidRPr="00CB0166">
        <w:rPr>
          <w:rFonts w:asciiTheme="majorHAnsi" w:hAnsiTheme="majorHAnsi" w:cstheme="majorHAnsi"/>
        </w:rPr>
        <w:t>s</w:t>
      </w:r>
      <w:r w:rsidR="00F21BB5" w:rsidRPr="00CB0166">
        <w:rPr>
          <w:rFonts w:asciiTheme="majorHAnsi" w:hAnsiTheme="majorHAnsi" w:cstheme="majorHAnsi"/>
        </w:rPr>
        <w:t xml:space="preserve"> provided by HashiCorp</w:t>
      </w:r>
      <w:r w:rsidR="003E24BF" w:rsidRPr="00CB0166">
        <w:rPr>
          <w:rFonts w:asciiTheme="majorHAnsi" w:hAnsiTheme="majorHAnsi" w:cstheme="majorHAnsi"/>
        </w:rPr>
        <w:t>.</w:t>
      </w:r>
    </w:p>
    <w:p w14:paraId="3ED308FF" w14:textId="77777777" w:rsidR="002A1B70" w:rsidRPr="00CB0166" w:rsidRDefault="002A1B70" w:rsidP="00964668">
      <w:pPr>
        <w:ind w:leftChars="135" w:left="283"/>
        <w:rPr>
          <w:rFonts w:asciiTheme="majorHAnsi" w:hAnsiTheme="majorHAnsi" w:cstheme="majorHAnsi"/>
        </w:rPr>
      </w:pPr>
    </w:p>
    <w:p w14:paraId="71E96FBC" w14:textId="523CF333" w:rsidR="00A20A4B" w:rsidRPr="00CB0166" w:rsidRDefault="00FA568B" w:rsidP="00580C45">
      <w:pPr>
        <w:ind w:leftChars="135" w:left="283"/>
        <w:jc w:val="left"/>
        <w:rPr>
          <w:rFonts w:asciiTheme="majorHAnsi" w:hAnsiTheme="majorHAnsi" w:cstheme="majorHAnsi"/>
        </w:rPr>
      </w:pPr>
      <w:r w:rsidRPr="00CB0166">
        <w:rPr>
          <w:rFonts w:asciiTheme="majorHAnsi" w:hAnsiTheme="majorHAnsi" w:cstheme="majorHAnsi"/>
        </w:rPr>
        <w:t>Infrastructure configurations coded in HCL</w:t>
      </w:r>
      <w:r w:rsidR="003E24BF" w:rsidRPr="00CB0166">
        <w:rPr>
          <w:rFonts w:asciiTheme="majorHAnsi" w:hAnsiTheme="majorHAnsi" w:cstheme="majorHAnsi"/>
        </w:rPr>
        <w:t xml:space="preserve"> language</w:t>
      </w:r>
      <w:r w:rsidRPr="00CB0166">
        <w:rPr>
          <w:rFonts w:asciiTheme="majorHAnsi" w:hAnsiTheme="majorHAnsi" w:cstheme="majorHAnsi"/>
        </w:rPr>
        <w:t xml:space="preserve"> (HashiCorp Configuration Language)</w:t>
      </w:r>
      <w:r w:rsidR="003E24BF" w:rsidRPr="00CB0166">
        <w:rPr>
          <w:rFonts w:asciiTheme="majorHAnsi" w:hAnsiTheme="majorHAnsi" w:cstheme="majorHAnsi"/>
        </w:rPr>
        <w:t xml:space="preserve"> </w:t>
      </w:r>
      <w:r w:rsidR="00580C45" w:rsidRPr="00CB0166">
        <w:rPr>
          <w:rFonts w:asciiTheme="majorHAnsi" w:hAnsiTheme="majorHAnsi" w:cstheme="majorHAnsi"/>
        </w:rPr>
        <w:t>generate</w:t>
      </w:r>
      <w:r w:rsidR="00A20A4B" w:rsidRPr="00CB0166">
        <w:rPr>
          <w:rFonts w:asciiTheme="majorHAnsi" w:hAnsiTheme="majorHAnsi" w:cstheme="majorHAnsi"/>
        </w:rPr>
        <w:t>s</w:t>
      </w:r>
      <w:r w:rsidR="00580C45" w:rsidRPr="00CB0166">
        <w:rPr>
          <w:rFonts w:asciiTheme="majorHAnsi" w:hAnsiTheme="majorHAnsi" w:cstheme="majorHAnsi"/>
        </w:rPr>
        <w:t xml:space="preserve"> an</w:t>
      </w:r>
      <w:r w:rsidR="00A20A4B" w:rsidRPr="00CB0166">
        <w:rPr>
          <w:rFonts w:asciiTheme="majorHAnsi" w:hAnsiTheme="majorHAnsi" w:cstheme="majorHAnsi"/>
        </w:rPr>
        <w:t xml:space="preserve"> execution plan and then runs</w:t>
      </w:r>
      <w:r w:rsidR="00580C45" w:rsidRPr="00CB0166">
        <w:rPr>
          <w:rFonts w:asciiTheme="majorHAnsi" w:hAnsiTheme="majorHAnsi" w:cstheme="majorHAnsi"/>
        </w:rPr>
        <w:t xml:space="preserve"> the construction</w:t>
      </w:r>
      <w:r w:rsidR="00A20A4B" w:rsidRPr="00CB0166">
        <w:rPr>
          <w:rFonts w:asciiTheme="majorHAnsi" w:hAnsiTheme="majorHAnsi" w:cstheme="majorHAnsi"/>
        </w:rPr>
        <w:t>.</w:t>
      </w:r>
    </w:p>
    <w:p w14:paraId="6088981A" w14:textId="77777777" w:rsidR="00A20A4B" w:rsidRPr="00CB0166" w:rsidRDefault="00A20A4B" w:rsidP="00580C45">
      <w:pPr>
        <w:ind w:leftChars="135" w:left="283"/>
        <w:jc w:val="left"/>
        <w:rPr>
          <w:rFonts w:asciiTheme="majorHAnsi" w:hAnsiTheme="majorHAnsi" w:cstheme="majorHAnsi"/>
        </w:rPr>
      </w:pPr>
    </w:p>
    <w:p w14:paraId="4FE5BBAF" w14:textId="09B6EB90" w:rsidR="002A1B70" w:rsidRPr="00CB0166" w:rsidRDefault="00A20A4B" w:rsidP="00580C45">
      <w:pPr>
        <w:ind w:leftChars="135" w:left="283"/>
        <w:jc w:val="left"/>
        <w:rPr>
          <w:rFonts w:asciiTheme="majorHAnsi" w:hAnsiTheme="majorHAnsi" w:cstheme="majorHAnsi"/>
        </w:rPr>
      </w:pPr>
      <w:r w:rsidRPr="00CB0166">
        <w:rPr>
          <w:rFonts w:asciiTheme="majorHAnsi" w:hAnsiTheme="majorHAnsi" w:cstheme="majorHAnsi"/>
        </w:rPr>
        <w:t>The Terraform-CLI-driver installs the Terraform CLI package provided by HashiCorp to the same server where the user’s ITA is located and uses it.</w:t>
      </w:r>
    </w:p>
    <w:p w14:paraId="7D9E08F2" w14:textId="77777777" w:rsidR="00964668" w:rsidRPr="00CB0166" w:rsidRDefault="00964668" w:rsidP="00964668">
      <w:pPr>
        <w:ind w:leftChars="135" w:left="283"/>
        <w:rPr>
          <w:rFonts w:asciiTheme="majorHAnsi" w:hAnsiTheme="majorHAnsi" w:cstheme="majorHAnsi"/>
        </w:rPr>
      </w:pPr>
    </w:p>
    <w:p w14:paraId="08F3806B" w14:textId="2D6A51DD" w:rsidR="00AB31F4" w:rsidRPr="00CB0166" w:rsidRDefault="00CF3110" w:rsidP="00CF3110">
      <w:pPr>
        <w:ind w:leftChars="135" w:left="283"/>
        <w:rPr>
          <w:rFonts w:asciiTheme="majorHAnsi" w:hAnsiTheme="majorHAnsi" w:cstheme="majorHAnsi"/>
        </w:rPr>
      </w:pPr>
      <w:r w:rsidRPr="00CB0166">
        <w:rPr>
          <w:rFonts w:asciiTheme="majorHAnsi" w:hAnsiTheme="majorHAnsi" w:cstheme="majorHAnsi"/>
        </w:rPr>
        <w:t xml:space="preserve">For more information about </w:t>
      </w:r>
      <w:r w:rsidR="003E24BF" w:rsidRPr="00CB0166">
        <w:rPr>
          <w:rFonts w:asciiTheme="majorHAnsi" w:hAnsiTheme="majorHAnsi" w:cstheme="majorHAnsi"/>
        </w:rPr>
        <w:t xml:space="preserve">Terraform, please refer to the Terraform product </w:t>
      </w:r>
      <w:r w:rsidR="00A20A4B" w:rsidRPr="00CB0166">
        <w:rPr>
          <w:rFonts w:asciiTheme="majorHAnsi" w:hAnsiTheme="majorHAnsi" w:cstheme="majorHAnsi"/>
        </w:rPr>
        <w:t>m</w:t>
      </w:r>
      <w:r w:rsidR="00FA568B" w:rsidRPr="00CB0166">
        <w:rPr>
          <w:rFonts w:asciiTheme="majorHAnsi" w:hAnsiTheme="majorHAnsi" w:cstheme="majorHAnsi"/>
        </w:rPr>
        <w:t>a</w:t>
      </w:r>
      <w:r w:rsidR="000C5D1B" w:rsidRPr="00CB0166">
        <w:rPr>
          <w:rFonts w:asciiTheme="majorHAnsi" w:hAnsiTheme="majorHAnsi" w:cstheme="majorHAnsi"/>
        </w:rPr>
        <w:t>nu</w:t>
      </w:r>
      <w:r w:rsidR="003E24BF" w:rsidRPr="00CB0166">
        <w:rPr>
          <w:rFonts w:asciiTheme="majorHAnsi" w:hAnsiTheme="majorHAnsi" w:cstheme="majorHAnsi"/>
        </w:rPr>
        <w:t>al.</w:t>
      </w:r>
    </w:p>
    <w:p w14:paraId="030AAA9F" w14:textId="352A6521" w:rsidR="00964668" w:rsidRPr="00CB0166" w:rsidRDefault="00964668" w:rsidP="00536BB0">
      <w:pPr>
        <w:rPr>
          <w:rFonts w:asciiTheme="majorHAnsi" w:hAnsiTheme="majorHAnsi" w:cstheme="majorHAnsi"/>
        </w:rPr>
      </w:pPr>
    </w:p>
    <w:p w14:paraId="2861C130" w14:textId="583FEACC" w:rsidR="00923380" w:rsidRPr="00CB0166" w:rsidRDefault="00F01DE5" w:rsidP="00892F43">
      <w:pPr>
        <w:pStyle w:val="20"/>
      </w:pPr>
      <w:bookmarkStart w:id="9" w:name="_Ref48136812"/>
      <w:bookmarkStart w:id="10" w:name="_Toc105604712"/>
      <w:bookmarkStart w:id="11" w:name="_Toc126763560"/>
      <w:bookmarkEnd w:id="7"/>
      <w:r w:rsidRPr="00CB0166">
        <w:t>Terr</w:t>
      </w:r>
      <w:r w:rsidR="00FA568B" w:rsidRPr="00CB0166">
        <w:t>a</w:t>
      </w:r>
      <w:r w:rsidRPr="00CB0166">
        <w:t>form</w:t>
      </w:r>
      <w:r w:rsidR="00B42864" w:rsidRPr="00CB0166">
        <w:t>-CLI-</w:t>
      </w:r>
      <w:r w:rsidR="00923380" w:rsidRPr="00CB0166">
        <w:t>driver</w:t>
      </w:r>
      <w:bookmarkEnd w:id="9"/>
      <w:bookmarkEnd w:id="10"/>
      <w:bookmarkEnd w:id="11"/>
    </w:p>
    <w:p w14:paraId="19D2987C" w14:textId="6E8CF021" w:rsidR="00FE5FB9" w:rsidRPr="00CB0166" w:rsidRDefault="00B42864" w:rsidP="009A468F">
      <w:pPr>
        <w:pStyle w:val="26"/>
        <w:jc w:val="left"/>
        <w:rPr>
          <w:rFonts w:asciiTheme="majorHAnsi" w:hAnsiTheme="majorHAnsi" w:cstheme="majorHAnsi"/>
        </w:rPr>
      </w:pPr>
      <w:r w:rsidRPr="00CB0166">
        <w:rPr>
          <w:rFonts w:asciiTheme="majorHAnsi" w:hAnsiTheme="majorHAnsi" w:cstheme="majorHAnsi"/>
        </w:rPr>
        <w:t xml:space="preserve">The </w:t>
      </w:r>
      <w:r w:rsidR="00A67A97" w:rsidRPr="00CB0166">
        <w:rPr>
          <w:rFonts w:asciiTheme="majorHAnsi" w:hAnsiTheme="majorHAnsi" w:cstheme="majorHAnsi"/>
        </w:rPr>
        <w:t>Terraform</w:t>
      </w:r>
      <w:r w:rsidRPr="00CB0166">
        <w:rPr>
          <w:rFonts w:asciiTheme="majorHAnsi" w:hAnsiTheme="majorHAnsi" w:cstheme="majorHAnsi"/>
        </w:rPr>
        <w:t>-CLI-</w:t>
      </w:r>
      <w:r w:rsidR="00A67A97" w:rsidRPr="00CB0166">
        <w:rPr>
          <w:rFonts w:asciiTheme="majorHAnsi" w:hAnsiTheme="majorHAnsi" w:cstheme="majorHAnsi"/>
        </w:rPr>
        <w:t>driver function</w:t>
      </w:r>
      <w:r w:rsidR="009A468F" w:rsidRPr="00CB0166">
        <w:rPr>
          <w:rFonts w:asciiTheme="majorHAnsi" w:hAnsiTheme="majorHAnsi" w:cstheme="majorHAnsi"/>
        </w:rPr>
        <w:t xml:space="preserve">s as an option for ITA systems, allowing </w:t>
      </w:r>
      <w:r w:rsidR="003C684B" w:rsidRPr="00CB0166">
        <w:rPr>
          <w:rFonts w:asciiTheme="majorHAnsi" w:hAnsiTheme="majorHAnsi" w:cstheme="majorHAnsi"/>
        </w:rPr>
        <w:t>Terraform</w:t>
      </w:r>
      <w:r w:rsidR="009A468F" w:rsidRPr="00CB0166">
        <w:rPr>
          <w:rFonts w:asciiTheme="majorHAnsi" w:hAnsiTheme="majorHAnsi" w:cstheme="majorHAnsi"/>
        </w:rPr>
        <w:t xml:space="preserve"> </w:t>
      </w:r>
      <w:r w:rsidRPr="00CB0166">
        <w:rPr>
          <w:rFonts w:asciiTheme="majorHAnsi" w:hAnsiTheme="majorHAnsi" w:cstheme="majorHAnsi"/>
        </w:rPr>
        <w:t>installed to</w:t>
      </w:r>
      <w:r w:rsidR="009A468F" w:rsidRPr="00CB0166">
        <w:rPr>
          <w:rFonts w:asciiTheme="majorHAnsi" w:hAnsiTheme="majorHAnsi" w:cstheme="majorHAnsi"/>
        </w:rPr>
        <w:t xml:space="preserve"> ITA systems to execute operation</w:t>
      </w:r>
      <w:r w:rsidR="00DB5154" w:rsidRPr="00CB0166">
        <w:rPr>
          <w:rFonts w:asciiTheme="majorHAnsi" w:hAnsiTheme="majorHAnsi" w:cstheme="majorHAnsi"/>
        </w:rPr>
        <w:t>s</w:t>
      </w:r>
      <w:r w:rsidR="009A468F" w:rsidRPr="00CB0166">
        <w:rPr>
          <w:rFonts w:asciiTheme="majorHAnsi" w:hAnsiTheme="majorHAnsi" w:cstheme="majorHAnsi"/>
        </w:rPr>
        <w:t xml:space="preserve"> (Plan</w:t>
      </w:r>
      <w:r w:rsidR="00414859" w:rsidRPr="00CB0166">
        <w:rPr>
          <w:rFonts w:asciiTheme="majorHAnsi" w:hAnsiTheme="majorHAnsi" w:cstheme="majorHAnsi"/>
        </w:rPr>
        <w:t>/PolicyCheck/Apply) and acq</w:t>
      </w:r>
      <w:r w:rsidR="0018033D" w:rsidRPr="00CB0166">
        <w:rPr>
          <w:rFonts w:asciiTheme="majorHAnsi" w:hAnsiTheme="majorHAnsi" w:cstheme="majorHAnsi"/>
        </w:rPr>
        <w:t>u</w:t>
      </w:r>
      <w:r w:rsidR="00414859" w:rsidRPr="00CB0166">
        <w:rPr>
          <w:rFonts w:asciiTheme="majorHAnsi" w:hAnsiTheme="majorHAnsi" w:cstheme="majorHAnsi"/>
        </w:rPr>
        <w:t>ire operation</w:t>
      </w:r>
      <w:r w:rsidR="009A468F" w:rsidRPr="00CB0166">
        <w:rPr>
          <w:rFonts w:asciiTheme="majorHAnsi" w:hAnsiTheme="majorHAnsi" w:cstheme="majorHAnsi"/>
        </w:rPr>
        <w:t xml:space="preserve"> logs</w:t>
      </w:r>
      <w:r w:rsidR="00A61DB8" w:rsidRPr="00CB0166">
        <w:rPr>
          <w:rFonts w:asciiTheme="majorHAnsi" w:hAnsiTheme="majorHAnsi" w:cstheme="majorHAnsi"/>
        </w:rPr>
        <w:t>.</w:t>
      </w:r>
    </w:p>
    <w:p w14:paraId="30658A2E" w14:textId="2AC2F184" w:rsidR="00536BB0" w:rsidRPr="00CB0166" w:rsidRDefault="00DC4671" w:rsidP="00FD3A22">
      <w:pPr>
        <w:pStyle w:val="26"/>
        <w:jc w:val="left"/>
        <w:rPr>
          <w:rFonts w:asciiTheme="majorHAnsi" w:hAnsiTheme="majorHAnsi" w:cstheme="majorHAnsi"/>
        </w:rPr>
      </w:pPr>
      <w:r w:rsidRPr="00CB0166">
        <w:rPr>
          <w:rFonts w:asciiTheme="majorHAnsi" w:hAnsiTheme="majorHAnsi" w:cstheme="majorHAnsi"/>
        </w:rPr>
        <w:t>Users can manage module files used to execute</w:t>
      </w:r>
      <w:r w:rsidR="00FD3A22" w:rsidRPr="00CB0166">
        <w:rPr>
          <w:rFonts w:asciiTheme="majorHAnsi" w:hAnsiTheme="majorHAnsi" w:cstheme="majorHAnsi"/>
        </w:rPr>
        <w:t xml:space="preserve"> operation</w:t>
      </w:r>
      <w:r w:rsidRPr="00CB0166">
        <w:rPr>
          <w:rFonts w:asciiTheme="majorHAnsi" w:hAnsiTheme="majorHAnsi" w:cstheme="majorHAnsi"/>
        </w:rPr>
        <w:t xml:space="preserve">s (Plan/Apply) as parts in ITA, so that they </w:t>
      </w:r>
      <w:r w:rsidR="00FD3A22" w:rsidRPr="00CB0166">
        <w:rPr>
          <w:rFonts w:asciiTheme="majorHAnsi" w:hAnsiTheme="majorHAnsi" w:cstheme="majorHAnsi"/>
        </w:rPr>
        <w:t xml:space="preserve">can </w:t>
      </w:r>
      <w:r w:rsidRPr="00CB0166">
        <w:rPr>
          <w:rFonts w:asciiTheme="majorHAnsi" w:hAnsiTheme="majorHAnsi" w:cstheme="majorHAnsi"/>
        </w:rPr>
        <w:t>be re-used.</w:t>
      </w:r>
    </w:p>
    <w:p w14:paraId="5A527B1D" w14:textId="14F308B1" w:rsidR="00536BB0" w:rsidRPr="00CB0166" w:rsidRDefault="00AB33EC" w:rsidP="003C17BD">
      <w:pPr>
        <w:pStyle w:val="26"/>
        <w:rPr>
          <w:rFonts w:asciiTheme="majorHAnsi" w:hAnsiTheme="majorHAnsi" w:cstheme="majorHAnsi"/>
        </w:rPr>
      </w:pPr>
      <w:r w:rsidRPr="00CB0166">
        <w:rPr>
          <w:rFonts w:asciiTheme="majorHAnsi" w:hAnsiTheme="majorHAnsi" w:cstheme="majorHAnsi"/>
          <w:noProof/>
        </w:rPr>
        <mc:AlternateContent>
          <mc:Choice Requires="wps">
            <w:drawing>
              <wp:anchor distT="0" distB="0" distL="114300" distR="114300" simplePos="0" relativeHeight="251704320" behindDoc="0" locked="0" layoutInCell="1" allowOverlap="1" wp14:anchorId="7832789B" wp14:editId="7A1D1F62">
                <wp:simplePos x="0" y="0"/>
                <wp:positionH relativeFrom="column">
                  <wp:posOffset>3648214</wp:posOffset>
                </wp:positionH>
                <wp:positionV relativeFrom="paragraph">
                  <wp:posOffset>1014703</wp:posOffset>
                </wp:positionV>
                <wp:extent cx="723331" cy="354842"/>
                <wp:effectExtent l="19050" t="19050" r="19685" b="26670"/>
                <wp:wrapNone/>
                <wp:docPr id="8" name="正方形/長方形 8"/>
                <wp:cNvGraphicFramePr/>
                <a:graphic xmlns:a="http://schemas.openxmlformats.org/drawingml/2006/main">
                  <a:graphicData uri="http://schemas.microsoft.com/office/word/2010/wordprocessingShape">
                    <wps:wsp>
                      <wps:cNvSpPr/>
                      <wps:spPr>
                        <a:xfrm>
                          <a:off x="0" y="0"/>
                          <a:ext cx="723331" cy="354842"/>
                        </a:xfrm>
                        <a:prstGeom prst="rect">
                          <a:avLst/>
                        </a:prstGeom>
                        <a:noFill/>
                        <a:ln w="317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9274E" id="正方形/長方形 8" o:spid="_x0000_s1026" style="position:absolute;left:0;text-align:left;margin-left:287.25pt;margin-top:79.9pt;width:56.95pt;height:27.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" filled="f" strokecolor="red" strokeweight="2.5pt"/>
            </w:pict>
          </mc:Fallback>
        </mc:AlternateContent>
      </w:r>
      <w:r w:rsidR="00F9522B" w:rsidRPr="00CB0166">
        <w:rPr>
          <w:rFonts w:asciiTheme="majorHAnsi" w:hAnsiTheme="majorHAnsi" w:cstheme="majorHAnsi"/>
          <w:noProof/>
        </w:rPr>
        <w:t xml:space="preserve"> </w:t>
      </w:r>
      <w:r w:rsidR="00B923C2" w:rsidRPr="00CB0166">
        <w:rPr>
          <w:rFonts w:asciiTheme="majorHAnsi" w:hAnsiTheme="majorHAnsi" w:cstheme="majorHAnsi"/>
          <w:noProof/>
        </w:rPr>
        <w:drawing>
          <wp:inline distT="0" distB="0" distL="0" distR="0" wp14:anchorId="4AA12765" wp14:editId="23713744">
            <wp:extent cx="5838825" cy="2905125"/>
            <wp:effectExtent l="0" t="0" r="9525" b="9525"/>
            <wp:docPr id="9" name="図 133" descr="Overview">
              <a:extLst xmlns:a="http://schemas.openxmlformats.org/drawingml/2006/main">
                <a:ext uri="{FF2B5EF4-FFF2-40B4-BE49-F238E27FC236}">
                  <a16:creationId xmlns:a16="http://schemas.microsoft.com/office/drawing/2014/main" id="{00000000-0008-0000-01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3" descr="Overview">
                      <a:extLst>
                        <a:ext uri="{FF2B5EF4-FFF2-40B4-BE49-F238E27FC236}">
                          <a16:creationId xmlns:a16="http://schemas.microsoft.com/office/drawing/2014/main" id="{00000000-0008-0000-0100-00000200000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8825" cy="29051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3B278FC" w14:textId="70A6E6F1" w:rsidR="00817E19" w:rsidRPr="00CB0166" w:rsidRDefault="00461659" w:rsidP="00817E19">
      <w:pPr>
        <w:pStyle w:val="26"/>
        <w:jc w:val="center"/>
        <w:rPr>
          <w:rFonts w:asciiTheme="majorHAnsi" w:hAnsiTheme="majorHAnsi" w:cstheme="majorHAnsi"/>
        </w:rPr>
      </w:pPr>
      <w:r w:rsidRPr="00CB0166">
        <w:rPr>
          <w:rFonts w:asciiTheme="majorHAnsi" w:hAnsiTheme="majorHAnsi" w:cstheme="majorHAnsi"/>
          <w:b/>
        </w:rPr>
        <w:t>Figure</w:t>
      </w:r>
      <w:r w:rsidR="00817E19" w:rsidRPr="00CB0166">
        <w:rPr>
          <w:rFonts w:asciiTheme="majorHAnsi" w:hAnsiTheme="majorHAnsi" w:cstheme="majorHAnsi"/>
          <w:b/>
        </w:rPr>
        <w:fldChar w:fldCharType="begin"/>
      </w:r>
      <w:r w:rsidR="00817E19" w:rsidRPr="00CB0166">
        <w:rPr>
          <w:rFonts w:asciiTheme="majorHAnsi" w:hAnsiTheme="majorHAnsi" w:cstheme="majorHAnsi"/>
          <w:b/>
        </w:rPr>
        <w:instrText xml:space="preserve"> REF _Ref48136812 \r \h </w:instrText>
      </w:r>
      <w:r w:rsidR="00CB0166">
        <w:rPr>
          <w:rFonts w:asciiTheme="majorHAnsi" w:hAnsiTheme="majorHAnsi" w:cstheme="majorHAnsi"/>
          <w:b/>
        </w:rPr>
        <w:instrText xml:space="preserve"> \* MERGEFORMAT </w:instrText>
      </w:r>
      <w:r w:rsidR="00817E19" w:rsidRPr="00CB0166">
        <w:rPr>
          <w:rFonts w:asciiTheme="majorHAnsi" w:hAnsiTheme="majorHAnsi" w:cstheme="majorHAnsi"/>
          <w:b/>
        </w:rPr>
      </w:r>
      <w:r w:rsidR="00817E19" w:rsidRPr="00CB0166">
        <w:rPr>
          <w:rFonts w:asciiTheme="majorHAnsi" w:hAnsiTheme="majorHAnsi" w:cstheme="majorHAnsi"/>
          <w:b/>
        </w:rPr>
        <w:fldChar w:fldCharType="separate"/>
      </w:r>
      <w:r w:rsidR="00D751A3">
        <w:rPr>
          <w:rFonts w:asciiTheme="majorHAnsi" w:hAnsiTheme="majorHAnsi" w:cstheme="majorHAnsi"/>
          <w:b/>
        </w:rPr>
        <w:t xml:space="preserve"> 1.2</w:t>
      </w:r>
      <w:r w:rsidR="00817E19" w:rsidRPr="00CB0166">
        <w:rPr>
          <w:rFonts w:asciiTheme="majorHAnsi" w:hAnsiTheme="majorHAnsi" w:cstheme="majorHAnsi"/>
          <w:b/>
        </w:rPr>
        <w:fldChar w:fldCharType="end"/>
      </w:r>
      <w:r w:rsidR="00817E19" w:rsidRPr="00CB0166">
        <w:rPr>
          <w:rFonts w:asciiTheme="majorHAnsi" w:hAnsiTheme="majorHAnsi" w:cstheme="majorHAnsi"/>
          <w:b/>
        </w:rPr>
        <w:t>-1 ITA</w:t>
      </w:r>
      <w:r w:rsidR="0011610F" w:rsidRPr="00CB0166">
        <w:rPr>
          <w:rFonts w:asciiTheme="majorHAnsi" w:hAnsiTheme="majorHAnsi" w:cstheme="majorHAnsi"/>
          <w:b/>
        </w:rPr>
        <w:t xml:space="preserve"> </w:t>
      </w:r>
      <w:r w:rsidRPr="00CB0166">
        <w:rPr>
          <w:rFonts w:asciiTheme="majorHAnsi" w:hAnsiTheme="majorHAnsi" w:cstheme="majorHAnsi"/>
          <w:b/>
        </w:rPr>
        <w:t>System Overview</w:t>
      </w:r>
    </w:p>
    <w:p w14:paraId="45E43C34" w14:textId="532F8A42" w:rsidR="00CB4366" w:rsidRPr="00CB0166" w:rsidRDefault="00CB4366" w:rsidP="00536BB0">
      <w:pPr>
        <w:rPr>
          <w:rFonts w:asciiTheme="majorHAnsi" w:hAnsiTheme="majorHAnsi" w:cstheme="majorHAnsi"/>
        </w:rPr>
      </w:pPr>
    </w:p>
    <w:p w14:paraId="17EF0A12" w14:textId="53A589DE" w:rsidR="008D4D1B" w:rsidRPr="00CB0166" w:rsidRDefault="00DC4671" w:rsidP="00D957A2">
      <w:pPr>
        <w:ind w:leftChars="135" w:left="283"/>
        <w:jc w:val="left"/>
        <w:rPr>
          <w:rFonts w:asciiTheme="majorHAnsi" w:hAnsiTheme="majorHAnsi" w:cstheme="majorHAnsi"/>
        </w:rPr>
      </w:pPr>
      <w:r w:rsidRPr="00CB0166">
        <w:rPr>
          <w:rFonts w:asciiTheme="majorHAnsi" w:hAnsiTheme="majorHAnsi" w:cstheme="majorHAnsi"/>
        </w:rPr>
        <w:t>Additionaly</w:t>
      </w:r>
      <w:r w:rsidR="0048609A" w:rsidRPr="00CB0166">
        <w:rPr>
          <w:rFonts w:asciiTheme="majorHAnsi" w:hAnsiTheme="majorHAnsi" w:cstheme="majorHAnsi"/>
        </w:rPr>
        <w:t>,</w:t>
      </w:r>
      <w:r w:rsidRPr="00CB0166">
        <w:rPr>
          <w:rFonts w:asciiTheme="majorHAnsi" w:hAnsiTheme="majorHAnsi" w:cstheme="majorHAnsi"/>
        </w:rPr>
        <w:t xml:space="preserve"> the</w:t>
      </w:r>
      <w:r w:rsidR="00BD2B08" w:rsidRPr="00CB0166">
        <w:rPr>
          <w:rFonts w:asciiTheme="majorHAnsi" w:hAnsiTheme="majorHAnsi" w:cstheme="majorHAnsi"/>
        </w:rPr>
        <w:t xml:space="preserve"> </w:t>
      </w:r>
      <w:r w:rsidR="00347762" w:rsidRPr="00CB0166">
        <w:rPr>
          <w:rFonts w:asciiTheme="majorHAnsi" w:hAnsiTheme="majorHAnsi" w:cstheme="majorHAnsi"/>
        </w:rPr>
        <w:t>Terraform-CLI-</w:t>
      </w:r>
      <w:r w:rsidR="00461659" w:rsidRPr="00CB0166">
        <w:rPr>
          <w:rFonts w:asciiTheme="majorHAnsi" w:hAnsiTheme="majorHAnsi" w:cstheme="majorHAnsi"/>
        </w:rPr>
        <w:t>driver can set varia</w:t>
      </w:r>
      <w:r w:rsidR="005D1441" w:rsidRPr="00CB0166">
        <w:rPr>
          <w:rFonts w:asciiTheme="majorHAnsi" w:hAnsiTheme="majorHAnsi" w:cstheme="majorHAnsi"/>
        </w:rPr>
        <w:t>bles in Module</w:t>
      </w:r>
      <w:r w:rsidR="00347762" w:rsidRPr="00CB0166">
        <w:rPr>
          <w:rFonts w:asciiTheme="majorHAnsi" w:hAnsiTheme="majorHAnsi" w:cstheme="majorHAnsi"/>
        </w:rPr>
        <w:t>s</w:t>
      </w:r>
      <w:r w:rsidR="005D1441" w:rsidRPr="00CB0166">
        <w:rPr>
          <w:rFonts w:asciiTheme="majorHAnsi" w:hAnsiTheme="majorHAnsi" w:cstheme="majorHAnsi"/>
        </w:rPr>
        <w:t xml:space="preserve"> from the screen.</w:t>
      </w:r>
      <w:r w:rsidR="004C41D8" w:rsidRPr="00CB0166">
        <w:rPr>
          <w:rFonts w:asciiTheme="majorHAnsi" w:hAnsiTheme="majorHAnsi" w:cstheme="majorHAnsi"/>
        </w:rPr>
        <w:t>For details,</w:t>
      </w:r>
      <w:r w:rsidR="00D957A2" w:rsidRPr="00CB0166">
        <w:rPr>
          <w:rFonts w:asciiTheme="majorHAnsi" w:hAnsiTheme="majorHAnsi" w:cstheme="majorHAnsi"/>
        </w:rPr>
        <w:t xml:space="preserve"> </w:t>
      </w:r>
      <w:r w:rsidR="0048609A" w:rsidRPr="00CB0166">
        <w:rPr>
          <w:rFonts w:asciiTheme="majorHAnsi" w:hAnsiTheme="majorHAnsi" w:cstheme="majorHAnsi"/>
        </w:rPr>
        <w:t>please</w:t>
      </w:r>
      <w:r w:rsidR="004C41D8" w:rsidRPr="00CB0166">
        <w:rPr>
          <w:rFonts w:asciiTheme="majorHAnsi" w:hAnsiTheme="majorHAnsi" w:cstheme="majorHAnsi"/>
        </w:rPr>
        <w:t xml:space="preserve"> refer to </w:t>
      </w:r>
      <w:r w:rsidR="00EE4B28">
        <w:rPr>
          <w:rFonts w:asciiTheme="majorHAnsi" w:hAnsiTheme="majorHAnsi" w:cstheme="majorHAnsi"/>
        </w:rPr>
        <w:t xml:space="preserve">Chapter </w:t>
      </w:r>
      <w:r w:rsidR="004C41D8" w:rsidRPr="00CB0166">
        <w:rPr>
          <w:rFonts w:asciiTheme="majorHAnsi" w:hAnsiTheme="majorHAnsi" w:cstheme="majorHAnsi"/>
        </w:rPr>
        <w:t>"</w:t>
      </w:r>
      <w:r w:rsidR="00EE4B28">
        <w:rPr>
          <w:rFonts w:asciiTheme="majorHAnsi" w:hAnsiTheme="majorHAnsi" w:cstheme="majorHAnsi"/>
        </w:rPr>
        <w:fldChar w:fldCharType="begin"/>
      </w:r>
      <w:r w:rsidR="00EE4B28">
        <w:rPr>
          <w:rFonts w:asciiTheme="majorHAnsi" w:hAnsiTheme="majorHAnsi" w:cstheme="majorHAnsi"/>
        </w:rPr>
        <w:instrText xml:space="preserve"> REF _Ref126741496 \r \h </w:instrText>
      </w:r>
      <w:r w:rsidR="00EE4B28">
        <w:rPr>
          <w:rFonts w:asciiTheme="majorHAnsi" w:hAnsiTheme="majorHAnsi" w:cstheme="majorHAnsi"/>
        </w:rPr>
      </w:r>
      <w:r w:rsidR="00EE4B28">
        <w:rPr>
          <w:rFonts w:asciiTheme="majorHAnsi" w:hAnsiTheme="majorHAnsi" w:cstheme="majorHAnsi"/>
        </w:rPr>
        <w:fldChar w:fldCharType="separate"/>
      </w:r>
      <w:r w:rsidR="00D751A3">
        <w:rPr>
          <w:rFonts w:asciiTheme="majorHAnsi" w:hAnsiTheme="majorHAnsi" w:cstheme="majorHAnsi"/>
        </w:rPr>
        <w:t>2</w:t>
      </w:r>
      <w:r w:rsidR="00EE4B28">
        <w:rPr>
          <w:rFonts w:asciiTheme="majorHAnsi" w:hAnsiTheme="majorHAnsi" w:cstheme="majorHAnsi"/>
        </w:rPr>
        <w:fldChar w:fldCharType="end"/>
      </w:r>
      <w:r w:rsidR="00EE4B28">
        <w:rPr>
          <w:rFonts w:asciiTheme="majorHAnsi" w:hAnsiTheme="majorHAnsi" w:cstheme="majorHAnsi"/>
        </w:rPr>
        <w:t xml:space="preserve">. </w:t>
      </w:r>
      <w:r w:rsidR="00EE4B28">
        <w:rPr>
          <w:rFonts w:asciiTheme="majorHAnsi" w:hAnsiTheme="majorHAnsi" w:cstheme="majorHAnsi"/>
        </w:rPr>
        <w:fldChar w:fldCharType="begin"/>
      </w:r>
      <w:r w:rsidR="00EE4B28">
        <w:rPr>
          <w:rFonts w:asciiTheme="majorHAnsi" w:hAnsiTheme="majorHAnsi" w:cstheme="majorHAnsi"/>
        </w:rPr>
        <w:instrText xml:space="preserve"> REF _Ref126741499 \h </w:instrText>
      </w:r>
      <w:r w:rsidR="00EE4B28">
        <w:rPr>
          <w:rFonts w:asciiTheme="majorHAnsi" w:hAnsiTheme="majorHAnsi" w:cstheme="majorHAnsi"/>
        </w:rPr>
      </w:r>
      <w:r w:rsidR="00EE4B28">
        <w:rPr>
          <w:rFonts w:asciiTheme="majorHAnsi" w:hAnsiTheme="majorHAnsi" w:cstheme="majorHAnsi"/>
        </w:rPr>
        <w:fldChar w:fldCharType="separate"/>
      </w:r>
      <w:r w:rsidR="00D751A3" w:rsidRPr="00CB0166">
        <w:rPr>
          <w:rFonts w:asciiTheme="majorHAnsi" w:hAnsiTheme="majorHAnsi" w:cstheme="majorHAnsi"/>
        </w:rPr>
        <w:t>Handling variables with Te</w:t>
      </w:r>
      <w:r w:rsidR="00D751A3">
        <w:rPr>
          <w:rFonts w:asciiTheme="majorHAnsi" w:hAnsiTheme="majorHAnsi" w:cstheme="majorHAnsi"/>
        </w:rPr>
        <w:t>rraform-C</w:t>
      </w:r>
      <w:r w:rsidR="00D751A3" w:rsidRPr="00CB0166">
        <w:rPr>
          <w:rFonts w:asciiTheme="majorHAnsi" w:hAnsiTheme="majorHAnsi" w:cstheme="majorHAnsi"/>
        </w:rPr>
        <w:t>LI-driver</w:t>
      </w:r>
      <w:r w:rsidR="00EE4B28">
        <w:rPr>
          <w:rFonts w:asciiTheme="majorHAnsi" w:hAnsiTheme="majorHAnsi" w:cstheme="majorHAnsi"/>
        </w:rPr>
        <w:fldChar w:fldCharType="end"/>
      </w:r>
      <w:r w:rsidR="00A65146" w:rsidRPr="00CB0166">
        <w:rPr>
          <w:rFonts w:asciiTheme="majorHAnsi" w:hAnsiTheme="majorHAnsi" w:cstheme="majorHAnsi"/>
        </w:rPr>
        <w:t>" in this document</w:t>
      </w:r>
      <w:r w:rsidR="00461659" w:rsidRPr="00CB0166">
        <w:rPr>
          <w:rFonts w:asciiTheme="majorHAnsi" w:hAnsiTheme="majorHAnsi" w:cstheme="majorHAnsi"/>
        </w:rPr>
        <w:t>.</w:t>
      </w:r>
    </w:p>
    <w:p w14:paraId="1C67DF2F" w14:textId="4B639985" w:rsidR="00321B0B" w:rsidRPr="00CB0166" w:rsidRDefault="00347762" w:rsidP="00555FBB">
      <w:pPr>
        <w:pStyle w:val="1"/>
        <w:rPr>
          <w:rFonts w:asciiTheme="majorHAnsi" w:hAnsiTheme="majorHAnsi" w:cstheme="majorHAnsi"/>
        </w:rPr>
      </w:pPr>
      <w:bookmarkStart w:id="12" w:name="_Ref126741496"/>
      <w:bookmarkStart w:id="13" w:name="_Ref126741499"/>
      <w:bookmarkStart w:id="14" w:name="_Toc126763561"/>
      <w:r w:rsidRPr="00CB0166">
        <w:rPr>
          <w:rFonts w:asciiTheme="majorHAnsi" w:hAnsiTheme="majorHAnsi" w:cstheme="majorHAnsi"/>
        </w:rPr>
        <w:lastRenderedPageBreak/>
        <w:t>Handling variables with Te</w:t>
      </w:r>
      <w:r w:rsidR="00EE4B28">
        <w:rPr>
          <w:rFonts w:asciiTheme="majorHAnsi" w:hAnsiTheme="majorHAnsi" w:cstheme="majorHAnsi"/>
        </w:rPr>
        <w:t>rraform-C</w:t>
      </w:r>
      <w:r w:rsidRPr="00CB0166">
        <w:rPr>
          <w:rFonts w:asciiTheme="majorHAnsi" w:hAnsiTheme="majorHAnsi" w:cstheme="majorHAnsi"/>
        </w:rPr>
        <w:t>LI-driver</w:t>
      </w:r>
      <w:bookmarkEnd w:id="12"/>
      <w:bookmarkEnd w:id="13"/>
      <w:bookmarkEnd w:id="14"/>
    </w:p>
    <w:p w14:paraId="0F4BE71C" w14:textId="5099875D" w:rsidR="00CD0C3F" w:rsidRPr="00CB0166" w:rsidRDefault="00555FBB" w:rsidP="00892F43">
      <w:pPr>
        <w:pStyle w:val="20"/>
      </w:pPr>
      <w:bookmarkStart w:id="15" w:name="_Toc105604714"/>
      <w:bookmarkStart w:id="16" w:name="_Toc126763562"/>
      <w:r w:rsidRPr="00CB0166">
        <w:t>Variable type</w:t>
      </w:r>
      <w:bookmarkEnd w:id="15"/>
      <w:bookmarkEnd w:id="16"/>
    </w:p>
    <w:p w14:paraId="08F7D955" w14:textId="1D60C3F1" w:rsidR="00CD0C3F" w:rsidRPr="00CB0166" w:rsidRDefault="009750F8" w:rsidP="006A03E2">
      <w:pPr>
        <w:pStyle w:val="26"/>
        <w:jc w:val="left"/>
        <w:rPr>
          <w:rFonts w:asciiTheme="majorHAnsi" w:hAnsiTheme="majorHAnsi" w:cstheme="majorHAnsi"/>
        </w:rPr>
      </w:pPr>
      <w:r w:rsidRPr="00CB0166">
        <w:rPr>
          <w:rFonts w:asciiTheme="majorHAnsi" w:hAnsiTheme="majorHAnsi" w:cstheme="majorHAnsi"/>
        </w:rPr>
        <w:t xml:space="preserve">In </w:t>
      </w:r>
      <w:r w:rsidR="00347762" w:rsidRPr="00CB0166">
        <w:rPr>
          <w:rFonts w:asciiTheme="majorHAnsi" w:hAnsiTheme="majorHAnsi" w:cstheme="majorHAnsi"/>
        </w:rPr>
        <w:t xml:space="preserve">the </w:t>
      </w:r>
      <w:r w:rsidR="009E5222" w:rsidRPr="00CB0166">
        <w:rPr>
          <w:rFonts w:asciiTheme="majorHAnsi" w:hAnsiTheme="majorHAnsi" w:cstheme="majorHAnsi"/>
        </w:rPr>
        <w:t>Ter</w:t>
      </w:r>
      <w:r w:rsidR="00347762" w:rsidRPr="00CB0166">
        <w:rPr>
          <w:rFonts w:asciiTheme="majorHAnsi" w:hAnsiTheme="majorHAnsi" w:cstheme="majorHAnsi"/>
        </w:rPr>
        <w:t>raform-CLI-</w:t>
      </w:r>
      <w:r w:rsidR="009E5222" w:rsidRPr="00CB0166">
        <w:rPr>
          <w:rFonts w:asciiTheme="majorHAnsi" w:hAnsiTheme="majorHAnsi" w:cstheme="majorHAnsi"/>
        </w:rPr>
        <w:t>driver,</w:t>
      </w:r>
      <w:r w:rsidRPr="00CB0166">
        <w:rPr>
          <w:rFonts w:asciiTheme="majorHAnsi" w:hAnsiTheme="majorHAnsi" w:cstheme="majorHAnsi"/>
        </w:rPr>
        <w:t xml:space="preserve"> user</w:t>
      </w:r>
      <w:r w:rsidR="00347762" w:rsidRPr="00CB0166">
        <w:rPr>
          <w:rFonts w:asciiTheme="majorHAnsi" w:hAnsiTheme="majorHAnsi" w:cstheme="majorHAnsi"/>
        </w:rPr>
        <w:t xml:space="preserve">s can set </w:t>
      </w:r>
      <w:r w:rsidRPr="00CB0166">
        <w:rPr>
          <w:rFonts w:asciiTheme="majorHAnsi" w:hAnsiTheme="majorHAnsi" w:cstheme="majorHAnsi"/>
        </w:rPr>
        <w:t>specific</w:t>
      </w:r>
      <w:r w:rsidR="006A03E2" w:rsidRPr="00CB0166">
        <w:rPr>
          <w:rFonts w:asciiTheme="majorHAnsi" w:hAnsiTheme="majorHAnsi" w:cstheme="majorHAnsi"/>
        </w:rPr>
        <w:t xml:space="preserve"> variable</w:t>
      </w:r>
      <w:r w:rsidRPr="00CB0166">
        <w:rPr>
          <w:rFonts w:asciiTheme="majorHAnsi" w:hAnsiTheme="majorHAnsi" w:cstheme="majorHAnsi"/>
        </w:rPr>
        <w:t xml:space="preserve"> value</w:t>
      </w:r>
      <w:r w:rsidR="00347762" w:rsidRPr="00CB0166">
        <w:rPr>
          <w:rFonts w:asciiTheme="majorHAnsi" w:hAnsiTheme="majorHAnsi" w:cstheme="majorHAnsi"/>
        </w:rPr>
        <w:t>s</w:t>
      </w:r>
      <w:r w:rsidRPr="00CB0166">
        <w:rPr>
          <w:rFonts w:asciiTheme="majorHAnsi" w:hAnsiTheme="majorHAnsi" w:cstheme="majorHAnsi"/>
        </w:rPr>
        <w:t xml:space="preserve"> </w:t>
      </w:r>
      <w:r w:rsidR="006A03E2" w:rsidRPr="00CB0166">
        <w:rPr>
          <w:rFonts w:asciiTheme="majorHAnsi" w:hAnsiTheme="majorHAnsi" w:cstheme="majorHAnsi"/>
        </w:rPr>
        <w:t>in M</w:t>
      </w:r>
      <w:r w:rsidRPr="00CB0166">
        <w:rPr>
          <w:rFonts w:asciiTheme="majorHAnsi" w:hAnsiTheme="majorHAnsi" w:cstheme="majorHAnsi"/>
        </w:rPr>
        <w:t>odule</w:t>
      </w:r>
      <w:r w:rsidR="006A03E2" w:rsidRPr="00CB0166">
        <w:rPr>
          <w:rFonts w:asciiTheme="majorHAnsi" w:hAnsiTheme="majorHAnsi" w:cstheme="majorHAnsi"/>
        </w:rPr>
        <w:t>s</w:t>
      </w:r>
      <w:r w:rsidRPr="00CB0166">
        <w:rPr>
          <w:rFonts w:asciiTheme="majorHAnsi" w:hAnsiTheme="majorHAnsi" w:cstheme="majorHAnsi"/>
        </w:rPr>
        <w:t xml:space="preserve"> from the ITA </w:t>
      </w:r>
      <w:r w:rsidR="006A03E2" w:rsidRPr="00CB0166">
        <w:rPr>
          <w:rFonts w:asciiTheme="majorHAnsi" w:hAnsiTheme="majorHAnsi" w:cstheme="majorHAnsi"/>
        </w:rPr>
        <w:t>configuration</w:t>
      </w:r>
      <w:r w:rsidRPr="00CB0166">
        <w:rPr>
          <w:rFonts w:asciiTheme="majorHAnsi" w:hAnsiTheme="majorHAnsi" w:cstheme="majorHAnsi"/>
        </w:rPr>
        <w:t xml:space="preserve"> screen</w:t>
      </w:r>
      <w:r w:rsidR="00555FBB" w:rsidRPr="00CB0166">
        <w:rPr>
          <w:rFonts w:asciiTheme="majorHAnsi" w:hAnsiTheme="majorHAnsi" w:cstheme="majorHAnsi"/>
        </w:rPr>
        <w:t>.</w:t>
      </w:r>
    </w:p>
    <w:p w14:paraId="27593FF6" w14:textId="77777777" w:rsidR="00CD0C3F" w:rsidRPr="00CB0166" w:rsidRDefault="00CD0C3F" w:rsidP="00CD0C3F">
      <w:pPr>
        <w:ind w:leftChars="135" w:left="283"/>
        <w:rPr>
          <w:rFonts w:asciiTheme="majorHAnsi" w:hAnsiTheme="majorHAnsi" w:cstheme="majorHAnsi"/>
        </w:rPr>
      </w:pPr>
    </w:p>
    <w:p w14:paraId="25F78F0B" w14:textId="02AE8226" w:rsidR="00CD0C3F" w:rsidRPr="00CB0166" w:rsidRDefault="00CD0C3F" w:rsidP="00CD0C3F">
      <w:pPr>
        <w:ind w:leftChars="135" w:left="283"/>
        <w:rPr>
          <w:rFonts w:asciiTheme="majorHAnsi" w:hAnsiTheme="majorHAnsi" w:cstheme="majorHAnsi"/>
          <w:b/>
          <w:color w:val="FF0000"/>
        </w:rPr>
      </w:pPr>
      <w:r w:rsidRPr="00CB0166">
        <w:rPr>
          <w:rFonts w:ascii="ＭＳ ゴシック" w:eastAsia="ＭＳ ゴシック" w:hAnsi="ＭＳ ゴシック" w:cs="ＭＳ ゴシック" w:hint="eastAsia"/>
          <w:b/>
          <w:color w:val="FF0000"/>
        </w:rPr>
        <w:t>※</w:t>
      </w:r>
      <w:r w:rsidR="00E7757F" w:rsidRPr="00CB0166">
        <w:rPr>
          <w:rFonts w:asciiTheme="majorHAnsi" w:hAnsiTheme="majorHAnsi" w:cstheme="majorHAnsi"/>
          <w:b/>
          <w:color w:val="FF0000"/>
        </w:rPr>
        <w:t xml:space="preserve">For more information on the configuring </w:t>
      </w:r>
      <w:r w:rsidR="00555FBB" w:rsidRPr="00CB0166">
        <w:rPr>
          <w:rFonts w:asciiTheme="majorHAnsi" w:hAnsiTheme="majorHAnsi" w:cstheme="majorHAnsi"/>
          <w:b/>
          <w:color w:val="FF0000"/>
        </w:rPr>
        <w:t xml:space="preserve">method, </w:t>
      </w:r>
      <w:r w:rsidR="00E7757F" w:rsidRPr="00CB0166">
        <w:rPr>
          <w:rFonts w:asciiTheme="majorHAnsi" w:hAnsiTheme="majorHAnsi" w:cstheme="majorHAnsi"/>
          <w:b/>
          <w:color w:val="FF0000"/>
        </w:rPr>
        <w:t xml:space="preserve">please </w:t>
      </w:r>
      <w:r w:rsidR="00555FBB" w:rsidRPr="00CB0166">
        <w:rPr>
          <w:rFonts w:asciiTheme="majorHAnsi" w:hAnsiTheme="majorHAnsi" w:cstheme="majorHAnsi"/>
          <w:b/>
          <w:color w:val="FF0000"/>
        </w:rPr>
        <w:t xml:space="preserve">refer to </w:t>
      </w:r>
      <w:r w:rsidR="007D5476">
        <w:rPr>
          <w:rFonts w:asciiTheme="majorHAnsi" w:hAnsiTheme="majorHAnsi" w:cstheme="majorHAnsi"/>
          <w:b/>
          <w:color w:val="FF0000"/>
        </w:rPr>
        <w:t xml:space="preserve">chapter </w:t>
      </w:r>
      <w:r w:rsidR="00555FBB" w:rsidRPr="00D63101">
        <w:rPr>
          <w:rFonts w:asciiTheme="majorHAnsi" w:hAnsiTheme="majorHAnsi" w:cstheme="majorHAnsi"/>
          <w:b/>
          <w:color w:val="FF0000"/>
        </w:rPr>
        <w:t>"</w:t>
      </w:r>
      <w:r w:rsidR="00D63101" w:rsidRPr="00D63101">
        <w:rPr>
          <w:rFonts w:asciiTheme="majorHAnsi" w:hAnsiTheme="majorHAnsi" w:cstheme="majorHAnsi"/>
          <w:b/>
          <w:color w:val="FF0000"/>
        </w:rPr>
        <w:fldChar w:fldCharType="begin"/>
      </w:r>
      <w:r w:rsidR="00D63101" w:rsidRPr="00D63101">
        <w:rPr>
          <w:rFonts w:asciiTheme="majorHAnsi" w:hAnsiTheme="majorHAnsi" w:cstheme="majorHAnsi"/>
          <w:b/>
          <w:color w:val="FF0000"/>
        </w:rPr>
        <w:instrText xml:space="preserve"> REF _Ref126569958 \w \h </w:instrText>
      </w:r>
      <w:r w:rsidR="00D63101" w:rsidRPr="00D63101">
        <w:rPr>
          <w:rFonts w:asciiTheme="majorHAnsi" w:hAnsiTheme="majorHAnsi" w:cstheme="majorHAnsi"/>
          <w:b/>
          <w:color w:val="FF0000"/>
        </w:rPr>
      </w:r>
      <w:r w:rsidR="00D63101" w:rsidRPr="00D63101">
        <w:rPr>
          <w:rFonts w:asciiTheme="majorHAnsi" w:hAnsiTheme="majorHAnsi" w:cstheme="majorHAnsi"/>
          <w:b/>
          <w:color w:val="FF0000"/>
        </w:rPr>
        <w:instrText xml:space="preserve"> \* MERGEFORMAT </w:instrText>
      </w:r>
      <w:r w:rsidR="00D63101" w:rsidRPr="00D63101">
        <w:rPr>
          <w:rFonts w:asciiTheme="majorHAnsi" w:hAnsiTheme="majorHAnsi" w:cstheme="majorHAnsi"/>
          <w:b/>
          <w:color w:val="FF0000"/>
        </w:rPr>
        <w:fldChar w:fldCharType="separate"/>
      </w:r>
      <w:r w:rsidR="00D751A3">
        <w:rPr>
          <w:rFonts w:asciiTheme="majorHAnsi" w:hAnsiTheme="majorHAnsi" w:cstheme="majorHAnsi"/>
          <w:b/>
          <w:color w:val="FF0000"/>
        </w:rPr>
        <w:t>5.2.8</w:t>
      </w:r>
      <w:r w:rsidR="00D63101" w:rsidRPr="00D63101">
        <w:rPr>
          <w:rFonts w:asciiTheme="majorHAnsi" w:hAnsiTheme="majorHAnsi" w:cstheme="majorHAnsi"/>
          <w:b/>
          <w:color w:val="FF0000"/>
        </w:rPr>
        <w:fldChar w:fldCharType="end"/>
      </w:r>
      <w:r w:rsidR="00D63101" w:rsidRPr="00D63101">
        <w:rPr>
          <w:rFonts w:asciiTheme="majorHAnsi" w:hAnsiTheme="majorHAnsi" w:cstheme="majorHAnsi"/>
          <w:b/>
          <w:color w:val="FF0000"/>
        </w:rPr>
        <w:fldChar w:fldCharType="begin"/>
      </w:r>
      <w:r w:rsidR="00D63101" w:rsidRPr="00D63101">
        <w:rPr>
          <w:rFonts w:asciiTheme="majorHAnsi" w:hAnsiTheme="majorHAnsi" w:cstheme="majorHAnsi"/>
          <w:b/>
          <w:color w:val="FF0000"/>
        </w:rPr>
        <w:instrText xml:space="preserve"> REF _Ref126569973 \h </w:instrText>
      </w:r>
      <w:r w:rsidR="00D63101" w:rsidRPr="00D63101">
        <w:rPr>
          <w:rFonts w:asciiTheme="majorHAnsi" w:hAnsiTheme="majorHAnsi" w:cstheme="majorHAnsi"/>
          <w:b/>
          <w:color w:val="FF0000"/>
        </w:rPr>
      </w:r>
      <w:r w:rsidR="00D63101" w:rsidRPr="00D63101">
        <w:rPr>
          <w:rFonts w:asciiTheme="majorHAnsi" w:hAnsiTheme="majorHAnsi" w:cstheme="majorHAnsi"/>
          <w:b/>
          <w:color w:val="FF0000"/>
        </w:rPr>
        <w:instrText xml:space="preserve"> \* MERGEFORMAT </w:instrText>
      </w:r>
      <w:r w:rsidR="00D63101" w:rsidRPr="00D63101">
        <w:rPr>
          <w:rFonts w:asciiTheme="majorHAnsi" w:hAnsiTheme="majorHAnsi" w:cstheme="majorHAnsi"/>
          <w:b/>
          <w:color w:val="FF0000"/>
        </w:rPr>
        <w:fldChar w:fldCharType="separate"/>
      </w:r>
      <w:r w:rsidR="00D751A3" w:rsidRPr="00D751A3">
        <w:rPr>
          <w:rFonts w:cstheme="majorHAnsi"/>
          <w:b/>
          <w:color w:val="FF0000"/>
        </w:rPr>
        <w:t>Substitution value list</w:t>
      </w:r>
      <w:r w:rsidR="00D63101" w:rsidRPr="00D63101">
        <w:rPr>
          <w:rFonts w:asciiTheme="majorHAnsi" w:hAnsiTheme="majorHAnsi" w:cstheme="majorHAnsi"/>
          <w:b/>
          <w:color w:val="FF0000"/>
        </w:rPr>
        <w:fldChar w:fldCharType="end"/>
      </w:r>
      <w:r w:rsidR="00D63101" w:rsidRPr="00D63101">
        <w:rPr>
          <w:rFonts w:asciiTheme="majorHAnsi" w:hAnsiTheme="majorHAnsi" w:cstheme="majorHAnsi" w:hint="eastAsia"/>
          <w:b/>
          <w:color w:val="FF0000"/>
        </w:rPr>
        <w:t>“</w:t>
      </w:r>
    </w:p>
    <w:p w14:paraId="25376832" w14:textId="77777777" w:rsidR="00CD0C3F" w:rsidRPr="00CB0166" w:rsidRDefault="00CD0C3F" w:rsidP="00CD0C3F">
      <w:pPr>
        <w:ind w:leftChars="135" w:left="283"/>
        <w:rPr>
          <w:rFonts w:asciiTheme="majorHAnsi" w:hAnsiTheme="majorHAnsi" w:cstheme="majorHAnsi"/>
          <w:b/>
          <w:color w:val="FF0000"/>
        </w:rPr>
      </w:pPr>
    </w:p>
    <w:p w14:paraId="59A51FC7" w14:textId="4523FAD6" w:rsidR="00CD0C3F" w:rsidRPr="00CB0166" w:rsidRDefault="006A03E2" w:rsidP="00CD0C3F">
      <w:pPr>
        <w:ind w:leftChars="135" w:left="283"/>
        <w:rPr>
          <w:rFonts w:asciiTheme="majorHAnsi" w:hAnsiTheme="majorHAnsi" w:cstheme="majorHAnsi"/>
        </w:rPr>
      </w:pPr>
      <w:r w:rsidRPr="00CB0166">
        <w:rPr>
          <w:rFonts w:asciiTheme="majorHAnsi" w:hAnsiTheme="majorHAnsi" w:cstheme="majorHAnsi"/>
        </w:rPr>
        <w:t>There is one module variable type that can be handled as an ITA variable.</w:t>
      </w:r>
    </w:p>
    <w:tbl>
      <w:tblPr>
        <w:tblpPr w:leftFromText="142" w:rightFromText="142" w:vertAnchor="text" w:horzAnchor="margin" w:tblpXSpec="center" w:tblpY="58"/>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6985"/>
      </w:tblGrid>
      <w:tr w:rsidR="00CD0C3F" w:rsidRPr="00CB0166" w14:paraId="7A55B302" w14:textId="77777777" w:rsidTr="00536BB0">
        <w:trPr>
          <w:trHeight w:val="547"/>
        </w:trPr>
        <w:tc>
          <w:tcPr>
            <w:tcW w:w="1515" w:type="dxa"/>
            <w:shd w:val="clear" w:color="auto" w:fill="002B62"/>
            <w:noWrap/>
            <w:vAlign w:val="center"/>
          </w:tcPr>
          <w:p w14:paraId="2EC0F86D" w14:textId="5C726707" w:rsidR="00CD0C3F" w:rsidRPr="00CB0166" w:rsidRDefault="00555FBB" w:rsidP="00536BB0">
            <w:pPr>
              <w:pStyle w:val="afe"/>
              <w:jc w:val="center"/>
              <w:rPr>
                <w:rFonts w:asciiTheme="majorHAnsi" w:hAnsiTheme="majorHAnsi" w:cstheme="majorHAnsi"/>
              </w:rPr>
            </w:pPr>
            <w:r w:rsidRPr="00CB0166">
              <w:rPr>
                <w:rFonts w:asciiTheme="majorHAnsi" w:hAnsiTheme="majorHAnsi" w:cstheme="majorHAnsi"/>
              </w:rPr>
              <w:t>Type</w:t>
            </w:r>
          </w:p>
        </w:tc>
        <w:tc>
          <w:tcPr>
            <w:tcW w:w="6985" w:type="dxa"/>
            <w:shd w:val="clear" w:color="auto" w:fill="002B62"/>
            <w:noWrap/>
            <w:vAlign w:val="center"/>
          </w:tcPr>
          <w:p w14:paraId="3C072CFD" w14:textId="49CCFBB8" w:rsidR="00CD0C3F" w:rsidRPr="00CB0166" w:rsidRDefault="00555FBB" w:rsidP="00536BB0">
            <w:pPr>
              <w:pStyle w:val="afe"/>
              <w:jc w:val="center"/>
              <w:rPr>
                <w:rFonts w:asciiTheme="majorHAnsi" w:hAnsiTheme="majorHAnsi" w:cstheme="majorHAnsi"/>
              </w:rPr>
            </w:pPr>
            <w:r w:rsidRPr="00CB0166">
              <w:rPr>
                <w:rFonts w:asciiTheme="majorHAnsi" w:hAnsiTheme="majorHAnsi" w:cstheme="majorHAnsi"/>
              </w:rPr>
              <w:t>Con</w:t>
            </w:r>
            <w:r w:rsidR="00E261B4" w:rsidRPr="00CB0166">
              <w:rPr>
                <w:rFonts w:asciiTheme="majorHAnsi" w:hAnsiTheme="majorHAnsi" w:cstheme="majorHAnsi"/>
              </w:rPr>
              <w:t>tent</w:t>
            </w:r>
          </w:p>
        </w:tc>
      </w:tr>
      <w:tr w:rsidR="00CD0C3F" w:rsidRPr="00CB0166" w14:paraId="51212C9B" w14:textId="77777777" w:rsidTr="00536BB0">
        <w:trPr>
          <w:trHeight w:val="270"/>
        </w:trPr>
        <w:tc>
          <w:tcPr>
            <w:tcW w:w="1515" w:type="dxa"/>
            <w:shd w:val="clear" w:color="auto" w:fill="E5EAEF"/>
            <w:noWrap/>
            <w:vAlign w:val="center"/>
            <w:hideMark/>
          </w:tcPr>
          <w:p w14:paraId="44C15068" w14:textId="763D5896" w:rsidR="00CD0C3F" w:rsidRPr="00CB0166" w:rsidRDefault="00555FBB" w:rsidP="00536BB0">
            <w:pPr>
              <w:pStyle w:val="aff"/>
              <w:rPr>
                <w:rFonts w:asciiTheme="majorHAnsi" w:hAnsiTheme="majorHAnsi" w:cstheme="majorHAnsi"/>
              </w:rPr>
            </w:pPr>
            <w:r w:rsidRPr="00CB0166">
              <w:rPr>
                <w:rFonts w:asciiTheme="majorHAnsi" w:hAnsiTheme="majorHAnsi" w:cstheme="majorHAnsi"/>
              </w:rPr>
              <w:t>Normal variable</w:t>
            </w:r>
            <w:r w:rsidR="00CD0C3F" w:rsidRPr="00CB0166">
              <w:rPr>
                <w:rFonts w:asciiTheme="majorHAnsi" w:hAnsiTheme="majorHAnsi" w:cstheme="majorHAnsi"/>
              </w:rPr>
              <w:t xml:space="preserve">         </w:t>
            </w:r>
          </w:p>
        </w:tc>
        <w:tc>
          <w:tcPr>
            <w:tcW w:w="6985" w:type="dxa"/>
            <w:shd w:val="clear" w:color="auto" w:fill="auto"/>
            <w:noWrap/>
            <w:vAlign w:val="center"/>
            <w:hideMark/>
          </w:tcPr>
          <w:p w14:paraId="47368936" w14:textId="377D662F" w:rsidR="00CD0C3F" w:rsidRPr="00CB0166" w:rsidRDefault="002C0751" w:rsidP="00536BB0">
            <w:pPr>
              <w:pStyle w:val="aff"/>
              <w:rPr>
                <w:rFonts w:asciiTheme="majorHAnsi" w:hAnsiTheme="majorHAnsi" w:cstheme="majorHAnsi"/>
              </w:rPr>
            </w:pPr>
            <w:r w:rsidRPr="00CB0166">
              <w:rPr>
                <w:rFonts w:asciiTheme="majorHAnsi" w:hAnsiTheme="majorHAnsi" w:cstheme="majorHAnsi"/>
              </w:rPr>
              <w:t>A variable that allows you to define one specific value for the variable name.</w:t>
            </w:r>
          </w:p>
          <w:p w14:paraId="123AB7E2" w14:textId="27585027" w:rsidR="00CD0C3F" w:rsidRPr="00CB0166" w:rsidRDefault="00FB2206" w:rsidP="00536BB0">
            <w:pPr>
              <w:pStyle w:val="aff"/>
              <w:rPr>
                <w:rFonts w:asciiTheme="majorHAnsi" w:hAnsiTheme="majorHAnsi" w:cstheme="majorHAnsi"/>
              </w:rPr>
            </w:pPr>
            <w:r w:rsidRPr="00CB0166">
              <w:rPr>
                <w:rFonts w:asciiTheme="majorHAnsi" w:hAnsiTheme="majorHAnsi" w:cstheme="majorHAnsi"/>
              </w:rPr>
              <w:t>The variables i</w:t>
            </w:r>
            <w:r w:rsidR="001A7FF3" w:rsidRPr="00CB0166">
              <w:rPr>
                <w:rFonts w:asciiTheme="majorHAnsi" w:hAnsiTheme="majorHAnsi" w:cstheme="majorHAnsi"/>
              </w:rPr>
              <w:t>n the Module should be written</w:t>
            </w:r>
            <w:r w:rsidRPr="00CB0166">
              <w:rPr>
                <w:rFonts w:asciiTheme="majorHAnsi" w:hAnsiTheme="majorHAnsi" w:cstheme="majorHAnsi"/>
              </w:rPr>
              <w:t xml:space="preserve"> in the following format according to the variable rules of the HCL (HashiCorp Configuration Language)</w:t>
            </w:r>
            <w:r w:rsidR="00F35597" w:rsidRPr="00CB0166">
              <w:rPr>
                <w:rFonts w:asciiTheme="majorHAnsi" w:hAnsiTheme="majorHAnsi" w:cstheme="majorHAnsi"/>
              </w:rPr>
              <w:t xml:space="preserve">. In this case, "xxx" is extracted from </w:t>
            </w:r>
            <w:r w:rsidR="00EE4B28">
              <w:rPr>
                <w:rFonts w:asciiTheme="majorHAnsi" w:hAnsiTheme="majorHAnsi" w:cstheme="majorHAnsi"/>
              </w:rPr>
              <w:t xml:space="preserve">the </w:t>
            </w:r>
            <w:r w:rsidR="00F35597" w:rsidRPr="00CB0166">
              <w:rPr>
                <w:rFonts w:asciiTheme="majorHAnsi" w:hAnsiTheme="majorHAnsi" w:cstheme="majorHAnsi"/>
              </w:rPr>
              <w:t>Module</w:t>
            </w:r>
            <w:r w:rsidR="00EE4B28">
              <w:rPr>
                <w:rFonts w:asciiTheme="majorHAnsi" w:hAnsiTheme="majorHAnsi" w:cstheme="majorHAnsi"/>
              </w:rPr>
              <w:t xml:space="preserve"> file</w:t>
            </w:r>
            <w:r w:rsidR="00F35597" w:rsidRPr="00CB0166">
              <w:rPr>
                <w:rFonts w:asciiTheme="majorHAnsi" w:hAnsiTheme="majorHAnsi" w:cstheme="majorHAnsi"/>
              </w:rPr>
              <w:t xml:space="preserve"> as a variable</w:t>
            </w:r>
            <w:r w:rsidR="00E5310D" w:rsidRPr="00CB0166">
              <w:rPr>
                <w:rFonts w:asciiTheme="majorHAnsi" w:hAnsiTheme="majorHAnsi" w:cstheme="majorHAnsi"/>
              </w:rPr>
              <w:t>.</w:t>
            </w:r>
          </w:p>
          <w:p w14:paraId="5034FF60" w14:textId="51AC5132" w:rsidR="006A03E2" w:rsidRPr="00CB0166" w:rsidRDefault="00EE4B28" w:rsidP="00536BB0">
            <w:pPr>
              <w:pStyle w:val="aff"/>
              <w:rPr>
                <w:rFonts w:asciiTheme="majorHAnsi" w:hAnsiTheme="majorHAnsi" w:cstheme="majorHAnsi"/>
              </w:rPr>
            </w:pPr>
            <w:r>
              <w:rPr>
                <w:rFonts w:asciiTheme="majorHAnsi" w:hAnsiTheme="majorHAnsi" w:cstheme="majorHAnsi"/>
              </w:rPr>
              <w:t>Users</w:t>
            </w:r>
            <w:r w:rsidR="006A03E2" w:rsidRPr="00CB0166">
              <w:rPr>
                <w:rFonts w:asciiTheme="majorHAnsi" w:hAnsiTheme="majorHAnsi" w:cstheme="majorHAnsi"/>
              </w:rPr>
              <w:t xml:space="preserve"> can also set type and default values. In the example below “○○” and “</w:t>
            </w:r>
            <w:r w:rsidR="006A03E2" w:rsidRPr="00CB0166">
              <w:rPr>
                <w:rFonts w:ascii="Cambria Math" w:eastAsia="ＭＳ 明朝" w:hAnsi="Cambria Math" w:cs="Cambria Math"/>
              </w:rPr>
              <w:t>△△</w:t>
            </w:r>
            <w:r w:rsidR="006475BB" w:rsidRPr="00CB0166">
              <w:rPr>
                <w:rFonts w:asciiTheme="majorHAnsi" w:eastAsia="ＭＳ 明朝" w:hAnsiTheme="majorHAnsi" w:cstheme="majorHAnsi"/>
              </w:rPr>
              <w:t>”</w:t>
            </w:r>
            <w:r w:rsidR="006A03E2" w:rsidRPr="00CB0166">
              <w:rPr>
                <w:rFonts w:asciiTheme="majorHAnsi" w:eastAsia="ＭＳ 明朝" w:hAnsiTheme="majorHAnsi" w:cstheme="majorHAnsi"/>
              </w:rPr>
              <w:t>are</w:t>
            </w:r>
            <w:r w:rsidR="006475BB" w:rsidRPr="00CB0166">
              <w:rPr>
                <w:rFonts w:asciiTheme="majorHAnsi" w:eastAsia="ＭＳ 明朝" w:hAnsiTheme="majorHAnsi" w:cstheme="majorHAnsi"/>
              </w:rPr>
              <w:t xml:space="preserve"> extracted as “type” and “default”</w:t>
            </w:r>
            <w:r w:rsidR="006A03E2" w:rsidRPr="00CB0166">
              <w:rPr>
                <w:rFonts w:asciiTheme="majorHAnsi" w:eastAsia="ＭＳ 明朝" w:hAnsiTheme="majorHAnsi" w:cstheme="majorHAnsi"/>
              </w:rPr>
              <w:t xml:space="preserve"> </w:t>
            </w:r>
            <w:r w:rsidR="006A03E2" w:rsidRPr="00CB0166">
              <w:rPr>
                <w:rFonts w:asciiTheme="majorHAnsi" w:hAnsiTheme="majorHAnsi" w:cstheme="majorHAnsi"/>
              </w:rPr>
              <w:t xml:space="preserve"> </w:t>
            </w:r>
          </w:p>
          <w:p w14:paraId="0EA1A70D" w14:textId="24157124" w:rsidR="006475BB" w:rsidRPr="00CB0166" w:rsidRDefault="006475BB" w:rsidP="00536BB0">
            <w:pPr>
              <w:pStyle w:val="aff"/>
              <w:rPr>
                <w:rFonts w:asciiTheme="majorHAnsi" w:hAnsiTheme="majorHAnsi" w:cstheme="majorHAnsi"/>
              </w:rPr>
            </w:pPr>
            <w:r w:rsidRPr="00CB0166">
              <w:rPr>
                <w:rFonts w:asciiTheme="majorHAnsi" w:hAnsiTheme="majorHAnsi" w:cstheme="majorHAnsi"/>
              </w:rPr>
              <w:t>type and default configuration is not required.</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CD0C3F" w:rsidRPr="00CB0166" w14:paraId="2CF727BD" w14:textId="77777777" w:rsidTr="00536BB0">
              <w:trPr>
                <w:trHeight w:val="566"/>
              </w:trPr>
              <w:tc>
                <w:tcPr>
                  <w:tcW w:w="2855" w:type="dxa"/>
                  <w:shd w:val="clear" w:color="auto" w:fill="auto"/>
                  <w:noWrap/>
                  <w:vAlign w:val="center"/>
                  <w:hideMark/>
                </w:tcPr>
                <w:p w14:paraId="0107D99B" w14:textId="77777777" w:rsidR="006A03E2" w:rsidRPr="00CB0166" w:rsidRDefault="006A03E2" w:rsidP="006A03E2">
                  <w:pPr>
                    <w:pStyle w:val="aff"/>
                    <w:rPr>
                      <w:rFonts w:asciiTheme="majorHAnsi" w:hAnsiTheme="majorHAnsi" w:cstheme="majorHAnsi"/>
                    </w:rPr>
                  </w:pPr>
                  <w:r w:rsidRPr="00CB0166">
                    <w:rPr>
                      <w:rFonts w:asciiTheme="majorHAnsi" w:hAnsiTheme="majorHAnsi" w:cstheme="majorHAnsi"/>
                    </w:rPr>
                    <w:t>variable “xxx” {</w:t>
                  </w:r>
                </w:p>
                <w:p w14:paraId="2533C03D" w14:textId="77777777" w:rsidR="006A03E2" w:rsidRPr="00CB0166" w:rsidRDefault="006A03E2" w:rsidP="006A03E2">
                  <w:pPr>
                    <w:pStyle w:val="aff"/>
                    <w:rPr>
                      <w:rFonts w:asciiTheme="majorHAnsi" w:hAnsiTheme="majorHAnsi" w:cstheme="majorHAnsi"/>
                    </w:rPr>
                  </w:pPr>
                  <w:r w:rsidRPr="00CB0166">
                    <w:rPr>
                      <w:rFonts w:asciiTheme="majorHAnsi" w:hAnsiTheme="majorHAnsi" w:cstheme="majorHAnsi"/>
                    </w:rPr>
                    <w:t xml:space="preserve">    type = ○○</w:t>
                  </w:r>
                </w:p>
                <w:p w14:paraId="4D62AF17" w14:textId="77777777" w:rsidR="006A03E2" w:rsidRPr="00CB0166" w:rsidRDefault="006A03E2" w:rsidP="006A03E2">
                  <w:pPr>
                    <w:pStyle w:val="aff"/>
                    <w:rPr>
                      <w:rFonts w:asciiTheme="majorHAnsi" w:hAnsiTheme="majorHAnsi" w:cstheme="majorHAnsi"/>
                    </w:rPr>
                  </w:pPr>
                  <w:r w:rsidRPr="00CB0166">
                    <w:rPr>
                      <w:rFonts w:asciiTheme="majorHAnsi" w:hAnsiTheme="majorHAnsi" w:cstheme="majorHAnsi"/>
                    </w:rPr>
                    <w:t xml:space="preserve">    default = </w:t>
                  </w:r>
                  <w:r w:rsidRPr="00CB0166">
                    <w:rPr>
                      <w:rFonts w:ascii="Cambria Math" w:eastAsia="ＭＳ 明朝" w:hAnsi="Cambria Math" w:cs="Cambria Math"/>
                    </w:rPr>
                    <w:t>△△</w:t>
                  </w:r>
                </w:p>
                <w:p w14:paraId="08B7F4FC" w14:textId="021CA2AB" w:rsidR="00FD6812" w:rsidRPr="00CB0166" w:rsidRDefault="001D223C" w:rsidP="006A03E2">
                  <w:pPr>
                    <w:pStyle w:val="aff"/>
                    <w:ind w:firstLineChars="200" w:firstLine="360"/>
                    <w:rPr>
                      <w:rFonts w:asciiTheme="majorHAnsi" w:hAnsiTheme="majorHAnsi" w:cstheme="majorHAnsi"/>
                    </w:rPr>
                  </w:pPr>
                  <w:r w:rsidRPr="00CB0166">
                    <w:rPr>
                      <w:rFonts w:asciiTheme="majorHAnsi" w:hAnsiTheme="majorHAnsi" w:cstheme="majorHAnsi"/>
                    </w:rPr>
                    <w:t>~</w:t>
                  </w:r>
                  <w:r w:rsidR="006A03E2" w:rsidRPr="00CB0166">
                    <w:rPr>
                      <w:rFonts w:asciiTheme="majorHAnsi" w:hAnsiTheme="majorHAnsi" w:cstheme="majorHAnsi"/>
                    </w:rPr>
                    <w:t>Abbr</w:t>
                  </w:r>
                  <w:r w:rsidRPr="00CB0166">
                    <w:rPr>
                      <w:rFonts w:asciiTheme="majorHAnsi" w:hAnsiTheme="majorHAnsi" w:cstheme="majorHAnsi"/>
                    </w:rPr>
                    <w:t>~</w:t>
                  </w:r>
                </w:p>
                <w:p w14:paraId="18270BAA" w14:textId="143E2C2F" w:rsidR="00CD0C3F" w:rsidRPr="00CB0166" w:rsidRDefault="00FD6812" w:rsidP="006A03E2">
                  <w:pPr>
                    <w:pStyle w:val="aff"/>
                    <w:rPr>
                      <w:rFonts w:asciiTheme="majorHAnsi" w:hAnsiTheme="majorHAnsi" w:cstheme="majorHAnsi"/>
                      <w:lang w:val="en"/>
                    </w:rPr>
                  </w:pPr>
                  <w:r w:rsidRPr="00CB0166">
                    <w:rPr>
                      <w:rFonts w:asciiTheme="majorHAnsi" w:hAnsiTheme="majorHAnsi" w:cstheme="majorHAnsi"/>
                    </w:rPr>
                    <w:t>}</w:t>
                  </w:r>
                </w:p>
              </w:tc>
            </w:tr>
          </w:tbl>
          <w:p w14:paraId="20BC533B" w14:textId="77777777" w:rsidR="00CD0C3F" w:rsidRPr="00CB0166" w:rsidRDefault="00CD0C3F" w:rsidP="00536BB0">
            <w:pPr>
              <w:pStyle w:val="aff"/>
              <w:rPr>
                <w:rFonts w:asciiTheme="majorHAnsi" w:hAnsiTheme="majorHAnsi" w:cstheme="majorHAnsi"/>
              </w:rPr>
            </w:pPr>
          </w:p>
          <w:p w14:paraId="4ABD35F8" w14:textId="77777777" w:rsidR="00CD0C3F" w:rsidRPr="00CB0166" w:rsidRDefault="00CD0C3F" w:rsidP="00536BB0">
            <w:pPr>
              <w:pStyle w:val="aff"/>
              <w:rPr>
                <w:rFonts w:asciiTheme="majorHAnsi" w:hAnsiTheme="majorHAnsi" w:cstheme="majorHAnsi"/>
              </w:rPr>
            </w:pPr>
          </w:p>
          <w:p w14:paraId="73D1C28A" w14:textId="41934B51" w:rsidR="00210CB9" w:rsidRPr="00CB0166" w:rsidRDefault="00210CB9" w:rsidP="00536BB0">
            <w:pPr>
              <w:pStyle w:val="aff"/>
              <w:rPr>
                <w:rFonts w:asciiTheme="majorHAnsi" w:hAnsiTheme="majorHAnsi" w:cstheme="majorHAnsi"/>
              </w:rPr>
            </w:pPr>
          </w:p>
        </w:tc>
      </w:tr>
    </w:tbl>
    <w:p w14:paraId="6DEDDDAF" w14:textId="77777777" w:rsidR="00CD0C3F" w:rsidRPr="00CB0166" w:rsidRDefault="00CD0C3F" w:rsidP="00CD0C3F">
      <w:pPr>
        <w:rPr>
          <w:rFonts w:asciiTheme="majorHAnsi" w:hAnsiTheme="majorHAnsi" w:cstheme="majorHAnsi"/>
        </w:rPr>
      </w:pPr>
    </w:p>
    <w:p w14:paraId="595E6B79" w14:textId="7D79D89D" w:rsidR="00CD0C3F" w:rsidRPr="00CB0166" w:rsidRDefault="00CD0C3F" w:rsidP="00CD0C3F">
      <w:pPr>
        <w:rPr>
          <w:rFonts w:asciiTheme="majorHAnsi" w:hAnsiTheme="majorHAnsi" w:cstheme="majorHAnsi"/>
        </w:rPr>
      </w:pPr>
    </w:p>
    <w:p w14:paraId="4677FD84" w14:textId="35AE74BF" w:rsidR="00CD0C3F" w:rsidRPr="00CB0166" w:rsidRDefault="00CD0C3F" w:rsidP="00CD0C3F">
      <w:pPr>
        <w:rPr>
          <w:rFonts w:asciiTheme="majorHAnsi" w:hAnsiTheme="majorHAnsi" w:cstheme="majorHAnsi"/>
        </w:rPr>
      </w:pPr>
    </w:p>
    <w:p w14:paraId="00C1A060" w14:textId="4F2901D6" w:rsidR="00CD0C3F" w:rsidRPr="00CB0166" w:rsidRDefault="00CD0C3F" w:rsidP="00CD0C3F">
      <w:pPr>
        <w:rPr>
          <w:rFonts w:asciiTheme="majorHAnsi" w:hAnsiTheme="majorHAnsi" w:cstheme="majorHAnsi"/>
        </w:rPr>
      </w:pPr>
    </w:p>
    <w:p w14:paraId="73385910" w14:textId="007CD0CC" w:rsidR="00CD0C3F" w:rsidRPr="00CB0166" w:rsidRDefault="00CD0C3F" w:rsidP="00CD0C3F">
      <w:pPr>
        <w:rPr>
          <w:rFonts w:asciiTheme="majorHAnsi" w:hAnsiTheme="majorHAnsi" w:cstheme="majorHAnsi"/>
        </w:rPr>
      </w:pPr>
    </w:p>
    <w:p w14:paraId="4F62C207" w14:textId="4B5D2E55" w:rsidR="00CD0C3F" w:rsidRPr="00CB0166" w:rsidRDefault="00CD0C3F" w:rsidP="00CD0C3F">
      <w:pPr>
        <w:rPr>
          <w:rFonts w:asciiTheme="majorHAnsi" w:hAnsiTheme="majorHAnsi" w:cstheme="majorHAnsi"/>
        </w:rPr>
      </w:pPr>
    </w:p>
    <w:p w14:paraId="50C749A5" w14:textId="28863049" w:rsidR="00CD0C3F" w:rsidRPr="00CB0166" w:rsidRDefault="00CD0C3F" w:rsidP="00CD0C3F">
      <w:pPr>
        <w:rPr>
          <w:rFonts w:asciiTheme="majorHAnsi" w:hAnsiTheme="majorHAnsi" w:cstheme="majorHAnsi"/>
        </w:rPr>
      </w:pPr>
    </w:p>
    <w:p w14:paraId="3EF71D83" w14:textId="77777777" w:rsidR="00CD0C3F" w:rsidRPr="00CB0166" w:rsidRDefault="00CD0C3F" w:rsidP="00CD0C3F">
      <w:pPr>
        <w:rPr>
          <w:rFonts w:asciiTheme="majorHAnsi" w:hAnsiTheme="majorHAnsi" w:cstheme="majorHAnsi"/>
        </w:rPr>
      </w:pPr>
    </w:p>
    <w:p w14:paraId="57E9CB5D" w14:textId="2E7A45B3" w:rsidR="00DB4D24" w:rsidRPr="00CB0166" w:rsidRDefault="001A29C8" w:rsidP="00892F43">
      <w:pPr>
        <w:pStyle w:val="20"/>
      </w:pPr>
      <w:bookmarkStart w:id="17" w:name="_Toc105604715"/>
      <w:bookmarkStart w:id="18" w:name="_Toc126763563"/>
      <w:r w:rsidRPr="00CB0166">
        <w:t xml:space="preserve">Extraction of variables and registration of </w:t>
      </w:r>
      <w:r w:rsidR="000C5D1B" w:rsidRPr="00CB0166">
        <w:t>specific</w:t>
      </w:r>
      <w:r w:rsidRPr="00CB0166">
        <w:t xml:space="preserve"> values</w:t>
      </w:r>
      <w:bookmarkEnd w:id="17"/>
      <w:bookmarkEnd w:id="18"/>
    </w:p>
    <w:p w14:paraId="48BF98B3" w14:textId="34DC0DF0" w:rsidR="00CD0C3F" w:rsidRPr="00CB0166" w:rsidRDefault="0012278B" w:rsidP="00CD0C3F">
      <w:pPr>
        <w:pStyle w:val="26"/>
        <w:rPr>
          <w:rFonts w:asciiTheme="majorHAnsi" w:hAnsiTheme="majorHAnsi" w:cstheme="majorHAnsi"/>
        </w:rPr>
      </w:pPr>
      <w:r w:rsidRPr="00CB0166">
        <w:rPr>
          <w:rFonts w:asciiTheme="majorHAnsi" w:hAnsiTheme="majorHAnsi" w:cstheme="majorHAnsi"/>
        </w:rPr>
        <w:t xml:space="preserve">User can register specific values by extrating variables out </w:t>
      </w:r>
      <w:r w:rsidR="000C5D1B" w:rsidRPr="00CB0166">
        <w:rPr>
          <w:rFonts w:asciiTheme="majorHAnsi" w:hAnsiTheme="majorHAnsi" w:cstheme="majorHAnsi"/>
        </w:rPr>
        <w:t>from</w:t>
      </w:r>
      <w:r w:rsidRPr="00CB0166">
        <w:rPr>
          <w:rFonts w:asciiTheme="majorHAnsi" w:hAnsiTheme="majorHAnsi" w:cstheme="majorHAnsi"/>
        </w:rPr>
        <w:t xml:space="preserve"> module files uploaded to ITA</w:t>
      </w:r>
      <w:r w:rsidR="001A29C8" w:rsidRPr="00CB0166">
        <w:rPr>
          <w:rFonts w:asciiTheme="majorHAnsi" w:hAnsiTheme="majorHAnsi" w:cstheme="majorHAnsi"/>
        </w:rPr>
        <w:t>.</w:t>
      </w:r>
    </w:p>
    <w:p w14:paraId="70DEB471" w14:textId="77777777" w:rsidR="003B7738" w:rsidRPr="00CB0166" w:rsidRDefault="003B7738" w:rsidP="00CD0C3F">
      <w:pPr>
        <w:pStyle w:val="26"/>
        <w:rPr>
          <w:rFonts w:asciiTheme="majorHAnsi" w:hAnsiTheme="majorHAnsi" w:cstheme="majorHAnsi"/>
        </w:rPr>
      </w:pPr>
    </w:p>
    <w:p w14:paraId="4FC3C737" w14:textId="45B21028" w:rsidR="00D70B38" w:rsidRPr="00CB0166" w:rsidRDefault="00D70B38" w:rsidP="00D70B38">
      <w:pPr>
        <w:pStyle w:val="26"/>
        <w:rPr>
          <w:rFonts w:asciiTheme="majorHAnsi" w:hAnsiTheme="majorHAnsi" w:cstheme="majorHAnsi"/>
        </w:rPr>
      </w:pPr>
      <w:r w:rsidRPr="00CB0166">
        <w:rPr>
          <w:rFonts w:asciiTheme="majorHAnsi" w:hAnsiTheme="majorHAnsi" w:cstheme="majorHAnsi"/>
        </w:rPr>
        <w:t>The specific values of the extracted variables are registered in</w:t>
      </w:r>
      <w:r w:rsidR="00D63101">
        <w:rPr>
          <w:rFonts w:asciiTheme="majorHAnsi" w:hAnsiTheme="majorHAnsi" w:cstheme="majorHAnsi"/>
        </w:rPr>
        <w:t xml:space="preserve"> </w:t>
      </w:r>
      <w:r w:rsidR="00D63101" w:rsidRPr="00D63101">
        <w:rPr>
          <w:rFonts w:asciiTheme="majorHAnsi" w:hAnsiTheme="majorHAnsi" w:cstheme="majorHAnsi"/>
          <w:u w:val="single"/>
        </w:rPr>
        <w:t>“</w:t>
      </w:r>
      <w:r w:rsidR="00D63101" w:rsidRPr="00D63101">
        <w:rPr>
          <w:rFonts w:asciiTheme="majorHAnsi" w:hAnsiTheme="majorHAnsi" w:cstheme="majorHAnsi"/>
          <w:u w:val="single"/>
        </w:rPr>
        <w:fldChar w:fldCharType="begin"/>
      </w:r>
      <w:r w:rsidR="00D63101" w:rsidRPr="00D63101">
        <w:rPr>
          <w:rFonts w:asciiTheme="majorHAnsi" w:hAnsiTheme="majorHAnsi" w:cstheme="majorHAnsi"/>
          <w:u w:val="single"/>
        </w:rPr>
        <w:instrText xml:space="preserve"> REF _Ref126570055 \w \h </w:instrText>
      </w:r>
      <w:r w:rsidR="00D63101" w:rsidRPr="00D63101">
        <w:rPr>
          <w:rFonts w:asciiTheme="majorHAnsi" w:hAnsiTheme="majorHAnsi" w:cstheme="majorHAnsi"/>
          <w:u w:val="single"/>
        </w:rPr>
      </w:r>
      <w:r w:rsidR="00D63101">
        <w:rPr>
          <w:rFonts w:asciiTheme="majorHAnsi" w:hAnsiTheme="majorHAnsi" w:cstheme="majorHAnsi"/>
          <w:u w:val="single"/>
        </w:rPr>
        <w:instrText xml:space="preserve"> \* MERGEFORMAT </w:instrText>
      </w:r>
      <w:r w:rsidR="00D63101" w:rsidRPr="00D63101">
        <w:rPr>
          <w:rFonts w:asciiTheme="majorHAnsi" w:hAnsiTheme="majorHAnsi" w:cstheme="majorHAnsi"/>
          <w:u w:val="single"/>
        </w:rPr>
        <w:fldChar w:fldCharType="separate"/>
      </w:r>
      <w:r w:rsidR="00D751A3">
        <w:rPr>
          <w:rFonts w:asciiTheme="majorHAnsi" w:hAnsiTheme="majorHAnsi" w:cstheme="majorHAnsi"/>
          <w:u w:val="single"/>
        </w:rPr>
        <w:t>5.2.8</w:t>
      </w:r>
      <w:r w:rsidR="00D63101" w:rsidRPr="00D63101">
        <w:rPr>
          <w:rFonts w:asciiTheme="majorHAnsi" w:hAnsiTheme="majorHAnsi" w:cstheme="majorHAnsi"/>
          <w:u w:val="single"/>
        </w:rPr>
        <w:fldChar w:fldCharType="end"/>
      </w:r>
      <w:r w:rsidR="00D63101" w:rsidRPr="00D63101">
        <w:rPr>
          <w:rFonts w:asciiTheme="majorHAnsi" w:hAnsiTheme="majorHAnsi" w:cstheme="majorHAnsi"/>
          <w:u w:val="single"/>
        </w:rPr>
        <w:t xml:space="preserve"> </w:t>
      </w:r>
      <w:r w:rsidR="00D63101" w:rsidRPr="00D63101">
        <w:rPr>
          <w:rFonts w:asciiTheme="majorHAnsi" w:hAnsiTheme="majorHAnsi" w:cstheme="majorHAnsi"/>
          <w:u w:val="single"/>
        </w:rPr>
        <w:fldChar w:fldCharType="begin"/>
      </w:r>
      <w:r w:rsidR="00D63101" w:rsidRPr="00D63101">
        <w:rPr>
          <w:rFonts w:asciiTheme="majorHAnsi" w:hAnsiTheme="majorHAnsi" w:cstheme="majorHAnsi"/>
          <w:u w:val="single"/>
        </w:rPr>
        <w:instrText xml:space="preserve"> REF _Ref126570058 \h </w:instrText>
      </w:r>
      <w:r w:rsidR="00D63101" w:rsidRPr="00D63101">
        <w:rPr>
          <w:rFonts w:asciiTheme="majorHAnsi" w:hAnsiTheme="majorHAnsi" w:cstheme="majorHAnsi"/>
          <w:u w:val="single"/>
        </w:rPr>
      </w:r>
      <w:r w:rsidR="00D63101">
        <w:rPr>
          <w:rFonts w:asciiTheme="majorHAnsi" w:hAnsiTheme="majorHAnsi" w:cstheme="majorHAnsi"/>
          <w:u w:val="single"/>
        </w:rPr>
        <w:instrText xml:space="preserve"> \* MERGEFORMAT </w:instrText>
      </w:r>
      <w:r w:rsidR="00D63101" w:rsidRPr="00D63101">
        <w:rPr>
          <w:rFonts w:asciiTheme="majorHAnsi" w:hAnsiTheme="majorHAnsi" w:cstheme="majorHAnsi"/>
          <w:u w:val="single"/>
        </w:rPr>
        <w:fldChar w:fldCharType="separate"/>
      </w:r>
      <w:r w:rsidR="00D751A3" w:rsidRPr="00D751A3">
        <w:rPr>
          <w:rFonts w:cstheme="majorHAnsi"/>
          <w:u w:val="single"/>
        </w:rPr>
        <w:t>Substitution value list</w:t>
      </w:r>
      <w:r w:rsidR="00D63101" w:rsidRPr="00D63101">
        <w:rPr>
          <w:rFonts w:asciiTheme="majorHAnsi" w:hAnsiTheme="majorHAnsi" w:cstheme="majorHAnsi"/>
          <w:u w:val="single"/>
        </w:rPr>
        <w:fldChar w:fldCharType="end"/>
      </w:r>
      <w:r w:rsidR="00D63101" w:rsidRPr="00D63101">
        <w:rPr>
          <w:rFonts w:asciiTheme="majorHAnsi" w:hAnsiTheme="majorHAnsi" w:cstheme="majorHAnsi"/>
          <w:u w:val="single"/>
        </w:rPr>
        <w:t>”</w:t>
      </w:r>
      <w:r w:rsidR="007D5476" w:rsidRPr="007D5476">
        <w:t>.</w:t>
      </w:r>
      <w:r w:rsidR="007D5476">
        <w:rPr>
          <w:rFonts w:asciiTheme="majorHAnsi" w:hAnsiTheme="majorHAnsi" w:cstheme="majorHAnsi"/>
          <w:b/>
          <w:color w:val="FF0000"/>
        </w:rPr>
        <w:t xml:space="preserve"> </w:t>
      </w:r>
    </w:p>
    <w:p w14:paraId="7669CD7A" w14:textId="5CB09BDB" w:rsidR="00D70B38" w:rsidRDefault="00D70B38" w:rsidP="00D70B38">
      <w:pPr>
        <w:pStyle w:val="26"/>
        <w:rPr>
          <w:rFonts w:asciiTheme="majorHAnsi" w:hAnsiTheme="majorHAnsi" w:cstheme="majorHAnsi"/>
        </w:rPr>
      </w:pPr>
      <w:r w:rsidRPr="00CB0166">
        <w:rPr>
          <w:rFonts w:asciiTheme="majorHAnsi" w:hAnsiTheme="majorHAnsi" w:cstheme="majorHAnsi"/>
        </w:rPr>
        <w:t>The registered variables and specific values are written in the terraform.tfvars file generated wh</w:t>
      </w:r>
      <w:r w:rsidR="00892F43" w:rsidRPr="00CB0166">
        <w:rPr>
          <w:rFonts w:asciiTheme="majorHAnsi" w:hAnsiTheme="majorHAnsi" w:cstheme="majorHAnsi"/>
        </w:rPr>
        <w:t xml:space="preserve">en the operation is run. In the file, “Variable name” is written </w:t>
      </w:r>
      <w:r w:rsidR="007D5476" w:rsidRPr="00CB0166">
        <w:rPr>
          <w:rFonts w:asciiTheme="majorHAnsi" w:hAnsiTheme="majorHAnsi" w:cstheme="majorHAnsi"/>
        </w:rPr>
        <w:t>as</w:t>
      </w:r>
      <w:r w:rsidR="007D5476">
        <w:rPr>
          <w:rFonts w:asciiTheme="majorHAnsi" w:hAnsiTheme="majorHAnsi" w:cstheme="majorHAnsi"/>
        </w:rPr>
        <w:t xml:space="preserve"> </w:t>
      </w:r>
      <w:r w:rsidR="007D5476" w:rsidRPr="00CB0166">
        <w:rPr>
          <w:rFonts w:asciiTheme="majorHAnsi" w:hAnsiTheme="majorHAnsi" w:cstheme="majorHAnsi"/>
        </w:rPr>
        <w:t>”</w:t>
      </w:r>
      <w:r w:rsidR="00892F43" w:rsidRPr="00CB0166">
        <w:rPr>
          <w:rFonts w:asciiTheme="majorHAnsi" w:hAnsiTheme="majorHAnsi" w:cstheme="majorHAnsi"/>
        </w:rPr>
        <w:t>Key”, and “Specific value” as “Value”.</w:t>
      </w:r>
    </w:p>
    <w:p w14:paraId="7E57FE5E" w14:textId="77777777" w:rsidR="00D63101" w:rsidRPr="00CB0166" w:rsidRDefault="00D63101" w:rsidP="00D70B38">
      <w:pPr>
        <w:pStyle w:val="26"/>
        <w:rPr>
          <w:rFonts w:asciiTheme="majorHAnsi" w:hAnsiTheme="majorHAnsi" w:cstheme="majorHAnsi"/>
        </w:rPr>
      </w:pPr>
    </w:p>
    <w:p w14:paraId="3E5C44C0" w14:textId="46F66861" w:rsidR="0053487B" w:rsidRPr="00CB0166" w:rsidRDefault="0053487B">
      <w:pPr>
        <w:widowControl/>
        <w:jc w:val="left"/>
        <w:rPr>
          <w:rFonts w:asciiTheme="majorHAnsi" w:hAnsiTheme="majorHAnsi" w:cstheme="majorHAnsi"/>
        </w:rPr>
      </w:pPr>
      <w:bookmarkStart w:id="19" w:name="_Toc435436133"/>
    </w:p>
    <w:p w14:paraId="60909A2E"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br w:type="page"/>
      </w:r>
    </w:p>
    <w:p w14:paraId="2677C322" w14:textId="626B656F" w:rsidR="000C5D1B" w:rsidRPr="00CB0166" w:rsidRDefault="00C55145" w:rsidP="00892F43">
      <w:pPr>
        <w:pStyle w:val="20"/>
        <w:rPr>
          <w:ins w:id="20" w:author="作成者"/>
        </w:rPr>
      </w:pPr>
      <w:bookmarkStart w:id="21" w:name="_Toc105604716"/>
      <w:bookmarkStart w:id="22" w:name="_Toc126763564"/>
      <w:r w:rsidRPr="00CB0166">
        <w:lastRenderedPageBreak/>
        <w:t>Variable types</w:t>
      </w:r>
      <w:bookmarkEnd w:id="21"/>
      <w:bookmarkEnd w:id="22"/>
    </w:p>
    <w:p w14:paraId="5B85C2D2" w14:textId="7FAF4E6A" w:rsidR="000C5D1B" w:rsidRPr="00CB0166" w:rsidRDefault="00892F43" w:rsidP="000C5D1B">
      <w:pPr>
        <w:widowControl/>
        <w:ind w:firstLineChars="135" w:firstLine="283"/>
        <w:jc w:val="left"/>
        <w:rPr>
          <w:ins w:id="23" w:author="作成者"/>
          <w:rFonts w:asciiTheme="majorHAnsi" w:hAnsiTheme="majorHAnsi" w:cstheme="majorHAnsi"/>
        </w:rPr>
      </w:pPr>
      <w:r w:rsidRPr="00CB0166">
        <w:rPr>
          <w:rFonts w:asciiTheme="majorHAnsi" w:hAnsiTheme="majorHAnsi" w:cstheme="majorHAnsi"/>
        </w:rPr>
        <w:t>The</w:t>
      </w:r>
      <w:r w:rsidR="00211339" w:rsidRPr="00CB0166">
        <w:rPr>
          <w:rFonts w:asciiTheme="majorHAnsi" w:hAnsiTheme="majorHAnsi" w:cstheme="majorHAnsi"/>
        </w:rPr>
        <w:t xml:space="preserve"> Type of a</w:t>
      </w:r>
      <w:r w:rsidRPr="00CB0166">
        <w:rPr>
          <w:rFonts w:asciiTheme="majorHAnsi" w:hAnsiTheme="majorHAnsi" w:cstheme="majorHAnsi"/>
        </w:rPr>
        <w:t xml:space="preserve"> variable can be configured within the variable.</w:t>
      </w:r>
      <w:r w:rsidR="009C324E" w:rsidRPr="00CB0166">
        <w:rPr>
          <w:rFonts w:asciiTheme="majorHAnsi" w:hAnsiTheme="majorHAnsi" w:cstheme="majorHAnsi"/>
        </w:rPr>
        <w:t xml:space="preserve"> </w:t>
      </w:r>
    </w:p>
    <w:p w14:paraId="358FD977" w14:textId="77777777" w:rsidR="000C5D1B" w:rsidRPr="00CB0166" w:rsidRDefault="000C5D1B" w:rsidP="000C5D1B">
      <w:pPr>
        <w:widowControl/>
        <w:ind w:firstLineChars="135" w:firstLine="283"/>
        <w:jc w:val="left"/>
        <w:rPr>
          <w:ins w:id="24" w:author="作成者"/>
          <w:rFonts w:asciiTheme="majorHAnsi" w:hAnsiTheme="majorHAnsi" w:cstheme="majorHAnsi"/>
        </w:rPr>
      </w:pPr>
    </w:p>
    <w:p w14:paraId="6A9688A3" w14:textId="01E4D191" w:rsidR="000C5D1B" w:rsidRPr="00CB0166" w:rsidRDefault="009C324E" w:rsidP="000C5D1B">
      <w:pPr>
        <w:widowControl/>
        <w:ind w:firstLineChars="135" w:firstLine="283"/>
        <w:jc w:val="left"/>
        <w:rPr>
          <w:ins w:id="25" w:author="作成者"/>
          <w:rFonts w:asciiTheme="majorHAnsi" w:hAnsiTheme="majorHAnsi" w:cstheme="majorHAnsi"/>
        </w:rPr>
      </w:pPr>
      <w:r w:rsidRPr="00CB0166">
        <w:rPr>
          <w:rFonts w:asciiTheme="majorHAnsi" w:hAnsiTheme="majorHAnsi" w:cstheme="majorHAnsi"/>
        </w:rPr>
        <w:t xml:space="preserve">When describing variables within Modules, make sure to follow the HCL (HashiCorp Configuration Language) variable rules.The variables handled in ITA are as follows: </w:t>
      </w:r>
    </w:p>
    <w:p w14:paraId="4FB8C456" w14:textId="2C7D0D72" w:rsidR="000C5D1B" w:rsidRPr="00CB0166" w:rsidRDefault="009C324E" w:rsidP="000C5D1B">
      <w:pPr>
        <w:widowControl/>
        <w:ind w:firstLineChars="135" w:firstLine="283"/>
        <w:jc w:val="left"/>
        <w:rPr>
          <w:ins w:id="26" w:author="作成者"/>
          <w:rFonts w:asciiTheme="majorHAnsi" w:hAnsiTheme="majorHAnsi" w:cstheme="majorHAnsi"/>
        </w:rPr>
      </w:pPr>
      <w:r w:rsidRPr="00CB0166">
        <w:rPr>
          <w:rFonts w:asciiTheme="majorHAnsi" w:hAnsiTheme="majorHAnsi" w:cstheme="majorHAnsi"/>
        </w:rPr>
        <w:t>F</w:t>
      </w:r>
      <w:r w:rsidR="00211339" w:rsidRPr="00CB0166">
        <w:rPr>
          <w:rFonts w:asciiTheme="majorHAnsi" w:hAnsiTheme="majorHAnsi" w:cstheme="majorHAnsi"/>
        </w:rPr>
        <w:t>or</w:t>
      </w:r>
      <w:r w:rsidRPr="00CB0166">
        <w:rPr>
          <w:rFonts w:asciiTheme="majorHAnsi" w:hAnsiTheme="majorHAnsi" w:cstheme="majorHAnsi"/>
        </w:rPr>
        <w:t xml:space="preserve"> examples</w:t>
      </w:r>
      <w:r w:rsidR="00211339" w:rsidRPr="00CB0166">
        <w:rPr>
          <w:rFonts w:asciiTheme="majorHAnsi" w:hAnsiTheme="majorHAnsi" w:cstheme="majorHAnsi"/>
        </w:rPr>
        <w:t xml:space="preserve"> on how to describe them</w:t>
      </w:r>
      <w:r w:rsidRPr="00CB0166">
        <w:rPr>
          <w:rFonts w:asciiTheme="majorHAnsi" w:hAnsiTheme="majorHAnsi" w:cstheme="majorHAnsi"/>
        </w:rPr>
        <w:t>, please see”</w:t>
      </w:r>
      <w:ins w:id="27" w:author="作成者">
        <w:r w:rsidR="000C5D1B" w:rsidRPr="00CB0166">
          <w:rPr>
            <w:rFonts w:asciiTheme="majorHAnsi" w:hAnsiTheme="majorHAnsi" w:cstheme="majorHAnsi"/>
            <w:u w:val="single"/>
          </w:rPr>
          <w:fldChar w:fldCharType="begin"/>
        </w:r>
        <w:r w:rsidR="000C5D1B" w:rsidRPr="00CB0166">
          <w:rPr>
            <w:rFonts w:asciiTheme="majorHAnsi" w:hAnsiTheme="majorHAnsi" w:cstheme="majorHAnsi"/>
            <w:u w:val="single"/>
          </w:rPr>
          <w:instrText xml:space="preserve"> REF _Ref100321648 \w \h </w:instrText>
        </w:r>
      </w:ins>
      <w:r w:rsidR="00CB0166">
        <w:rPr>
          <w:rFonts w:asciiTheme="majorHAnsi" w:hAnsiTheme="majorHAnsi" w:cstheme="majorHAnsi"/>
          <w:u w:val="single"/>
        </w:rPr>
        <w:instrText xml:space="preserve"> \* MERGEFORMAT </w:instrText>
      </w:r>
      <w:r w:rsidR="000C5D1B" w:rsidRPr="00CB0166">
        <w:rPr>
          <w:rFonts w:asciiTheme="majorHAnsi" w:hAnsiTheme="majorHAnsi" w:cstheme="majorHAnsi"/>
          <w:u w:val="single"/>
        </w:rPr>
      </w:r>
      <w:ins w:id="28" w:author="作成者">
        <w:r w:rsidR="000C5D1B" w:rsidRPr="00CB0166">
          <w:rPr>
            <w:rFonts w:asciiTheme="majorHAnsi" w:hAnsiTheme="majorHAnsi" w:cstheme="majorHAnsi"/>
            <w:u w:val="single"/>
          </w:rPr>
          <w:fldChar w:fldCharType="separate"/>
        </w:r>
      </w:ins>
      <w:r w:rsidR="00D751A3">
        <w:rPr>
          <w:rFonts w:asciiTheme="majorHAnsi" w:hAnsiTheme="majorHAnsi" w:cstheme="majorHAnsi"/>
          <w:u w:val="single"/>
        </w:rPr>
        <w:t xml:space="preserve"> 8.1</w:t>
      </w:r>
      <w:ins w:id="29" w:author="作成者">
        <w:r w:rsidR="000C5D1B" w:rsidRPr="00CB0166">
          <w:rPr>
            <w:rFonts w:asciiTheme="majorHAnsi" w:hAnsiTheme="majorHAnsi" w:cstheme="majorHAnsi"/>
            <w:u w:val="single"/>
          </w:rPr>
          <w:fldChar w:fldCharType="end"/>
        </w:r>
        <w:r w:rsidR="000C5D1B" w:rsidRPr="00CB0166">
          <w:rPr>
            <w:rFonts w:asciiTheme="majorHAnsi" w:hAnsiTheme="majorHAnsi" w:cstheme="majorHAnsi"/>
          </w:rPr>
          <w:t xml:space="preserve"> </w:t>
        </w:r>
        <w:r w:rsidR="000C5D1B" w:rsidRPr="00D63101">
          <w:rPr>
            <w:rFonts w:asciiTheme="majorHAnsi" w:hAnsiTheme="majorHAnsi" w:cstheme="majorHAnsi"/>
            <w:u w:val="single"/>
          </w:rPr>
          <w:fldChar w:fldCharType="begin"/>
        </w:r>
        <w:r w:rsidR="000C5D1B" w:rsidRPr="00D63101">
          <w:rPr>
            <w:rFonts w:asciiTheme="majorHAnsi" w:hAnsiTheme="majorHAnsi" w:cstheme="majorHAnsi"/>
            <w:u w:val="single"/>
          </w:rPr>
          <w:instrText xml:space="preserve"> REF _Ref100321648 \h </w:instrText>
        </w:r>
      </w:ins>
      <w:r w:rsidR="00CB0166" w:rsidRPr="00D63101">
        <w:rPr>
          <w:rFonts w:asciiTheme="majorHAnsi" w:hAnsiTheme="majorHAnsi" w:cstheme="majorHAnsi"/>
          <w:u w:val="single"/>
        </w:rPr>
        <w:instrText xml:space="preserve"> \* MERGEFORMAT </w:instrText>
      </w:r>
      <w:r w:rsidR="000C5D1B" w:rsidRPr="00D63101">
        <w:rPr>
          <w:rFonts w:asciiTheme="majorHAnsi" w:hAnsiTheme="majorHAnsi" w:cstheme="majorHAnsi"/>
          <w:u w:val="single"/>
        </w:rPr>
      </w:r>
      <w:ins w:id="30" w:author="作成者">
        <w:r w:rsidR="000C5D1B" w:rsidRPr="00D63101">
          <w:rPr>
            <w:rFonts w:asciiTheme="majorHAnsi" w:hAnsiTheme="majorHAnsi" w:cstheme="majorHAnsi"/>
            <w:u w:val="single"/>
          </w:rPr>
          <w:fldChar w:fldCharType="separate"/>
        </w:r>
        <w:r w:rsidR="00D751A3" w:rsidRPr="00D751A3">
          <w:rPr>
            <w:rFonts w:asciiTheme="majorHAnsi" w:hAnsiTheme="majorHAnsi" w:cstheme="majorHAnsi"/>
            <w:u w:val="single"/>
          </w:rPr>
          <w:t>Module</w:t>
        </w:r>
      </w:ins>
      <w:r w:rsidR="00D751A3" w:rsidRPr="00D751A3">
        <w:rPr>
          <w:rFonts w:asciiTheme="majorHAnsi" w:hAnsiTheme="majorHAnsi" w:cstheme="majorHAnsi"/>
          <w:u w:val="single"/>
        </w:rPr>
        <w:t xml:space="preserve"> file input example/ register example</w:t>
      </w:r>
      <w:ins w:id="31" w:author="作成者">
        <w:r w:rsidR="000C5D1B" w:rsidRPr="00D63101">
          <w:rPr>
            <w:rFonts w:asciiTheme="majorHAnsi" w:hAnsiTheme="majorHAnsi" w:cstheme="majorHAnsi"/>
            <w:u w:val="single"/>
          </w:rPr>
          <w:fldChar w:fldCharType="end"/>
        </w:r>
      </w:ins>
      <w:r w:rsidR="007D5476">
        <w:rPr>
          <w:rFonts w:asciiTheme="majorHAnsi" w:hAnsiTheme="majorHAnsi" w:cstheme="majorHAnsi"/>
        </w:rPr>
        <w:t>”</w:t>
      </w:r>
    </w:p>
    <w:p w14:paraId="7E50FC51" w14:textId="77777777" w:rsidR="000C5D1B" w:rsidRPr="00CB0166" w:rsidRDefault="000C5D1B" w:rsidP="000C5D1B">
      <w:pPr>
        <w:widowControl/>
        <w:ind w:firstLineChars="135" w:firstLine="283"/>
        <w:jc w:val="left"/>
        <w:rPr>
          <w:ins w:id="32" w:author="作成者"/>
          <w:rFonts w:asciiTheme="majorHAnsi" w:hAnsiTheme="majorHAnsi" w:cstheme="majorHAnsi"/>
        </w:rPr>
      </w:pPr>
    </w:p>
    <w:tbl>
      <w:tblPr>
        <w:tblStyle w:val="ab"/>
        <w:tblW w:w="9938" w:type="dxa"/>
        <w:tblLook w:val="04A0" w:firstRow="1" w:lastRow="0" w:firstColumn="1" w:lastColumn="0" w:noHBand="0" w:noVBand="1"/>
      </w:tblPr>
      <w:tblGrid>
        <w:gridCol w:w="1232"/>
        <w:gridCol w:w="2677"/>
        <w:gridCol w:w="920"/>
        <w:gridCol w:w="1079"/>
        <w:gridCol w:w="1936"/>
        <w:gridCol w:w="2094"/>
      </w:tblGrid>
      <w:tr w:rsidR="000C5D1B" w:rsidRPr="00CB0166" w14:paraId="203B4260" w14:textId="77777777" w:rsidTr="009A5FC9">
        <w:trPr>
          <w:trHeight w:val="854"/>
        </w:trPr>
        <w:tc>
          <w:tcPr>
            <w:tcW w:w="988" w:type="dxa"/>
            <w:shd w:val="clear" w:color="auto" w:fill="002060"/>
          </w:tcPr>
          <w:p w14:paraId="03ECB0E8" w14:textId="77777777" w:rsidR="000C5D1B" w:rsidRPr="00CB0166" w:rsidRDefault="000C5D1B" w:rsidP="000C5D1B">
            <w:pPr>
              <w:widowControl/>
              <w:jc w:val="left"/>
              <w:rPr>
                <w:rFonts w:asciiTheme="majorHAnsi" w:hAnsiTheme="majorHAnsi" w:cstheme="majorHAnsi"/>
                <w:b/>
                <w:color w:val="FFFFFF" w:themeColor="background1"/>
              </w:rPr>
            </w:pPr>
            <w:r w:rsidRPr="00CB0166">
              <w:rPr>
                <w:rFonts w:asciiTheme="majorHAnsi" w:hAnsiTheme="majorHAnsi" w:cstheme="majorHAnsi"/>
                <w:b/>
                <w:color w:val="FFFFFF" w:themeColor="background1"/>
              </w:rPr>
              <w:t>type</w:t>
            </w:r>
          </w:p>
        </w:tc>
        <w:tc>
          <w:tcPr>
            <w:tcW w:w="2788" w:type="dxa"/>
            <w:shd w:val="clear" w:color="auto" w:fill="002060"/>
          </w:tcPr>
          <w:p w14:paraId="2A4B62F7" w14:textId="6831BF40" w:rsidR="000C5D1B" w:rsidRPr="00CB0166" w:rsidRDefault="00C55145" w:rsidP="00C55145">
            <w:pPr>
              <w:widowControl/>
              <w:jc w:val="left"/>
              <w:rPr>
                <w:rFonts w:asciiTheme="majorHAnsi" w:hAnsiTheme="majorHAnsi" w:cstheme="majorHAnsi"/>
                <w:b/>
                <w:color w:val="FFFFFF" w:themeColor="background1"/>
              </w:rPr>
            </w:pPr>
            <w:r w:rsidRPr="00CB0166">
              <w:rPr>
                <w:rFonts w:asciiTheme="majorHAnsi" w:hAnsiTheme="majorHAnsi" w:cstheme="majorHAnsi"/>
                <w:b/>
                <w:color w:val="FFFFFF" w:themeColor="background1"/>
              </w:rPr>
              <w:t>Detailed description</w:t>
            </w:r>
          </w:p>
        </w:tc>
        <w:tc>
          <w:tcPr>
            <w:tcW w:w="929" w:type="dxa"/>
            <w:shd w:val="clear" w:color="auto" w:fill="002060"/>
          </w:tcPr>
          <w:p w14:paraId="2920576D" w14:textId="1BF86E7D" w:rsidR="000C5D1B" w:rsidRPr="00CB0166" w:rsidRDefault="00C55145" w:rsidP="000C5D1B">
            <w:pPr>
              <w:widowControl/>
              <w:jc w:val="left"/>
              <w:rPr>
                <w:rFonts w:asciiTheme="majorHAnsi" w:hAnsiTheme="majorHAnsi" w:cstheme="majorHAnsi"/>
                <w:b/>
                <w:color w:val="FFFFFF" w:themeColor="background1"/>
                <w:sz w:val="20"/>
                <w:szCs w:val="20"/>
              </w:rPr>
            </w:pPr>
            <w:r w:rsidRPr="00CB0166">
              <w:rPr>
                <w:rFonts w:asciiTheme="majorHAnsi" w:hAnsiTheme="majorHAnsi" w:cstheme="majorHAnsi"/>
                <w:b/>
                <w:color w:val="FFFFFF" w:themeColor="background1"/>
                <w:sz w:val="20"/>
                <w:szCs w:val="20"/>
              </w:rPr>
              <w:t>Input order</w:t>
            </w:r>
          </w:p>
          <w:p w14:paraId="58C6C531" w14:textId="56FF17B7" w:rsidR="000C5D1B" w:rsidRPr="00CB0166" w:rsidRDefault="00C55145" w:rsidP="000C5D1B">
            <w:pPr>
              <w:widowControl/>
              <w:jc w:val="left"/>
              <w:rPr>
                <w:rFonts w:asciiTheme="majorHAnsi" w:hAnsiTheme="majorHAnsi" w:cstheme="majorHAnsi"/>
                <w:b/>
                <w:color w:val="FFFFFF" w:themeColor="background1"/>
              </w:rPr>
            </w:pPr>
            <w:r w:rsidRPr="00CB0166">
              <w:rPr>
                <w:rFonts w:asciiTheme="majorHAnsi" w:hAnsiTheme="majorHAnsi" w:cstheme="majorHAnsi"/>
                <w:b/>
                <w:color w:val="FFFFFF" w:themeColor="background1"/>
                <w:sz w:val="20"/>
                <w:szCs w:val="20"/>
              </w:rPr>
              <w:t>Target</w:t>
            </w:r>
            <w:r w:rsidR="000C5D1B" w:rsidRPr="00CB0166">
              <w:rPr>
                <w:rFonts w:ascii="ＭＳ ゴシック" w:eastAsia="ＭＳ ゴシック" w:hAnsi="ＭＳ ゴシック" w:cs="ＭＳ ゴシック" w:hint="eastAsia"/>
                <w:b/>
                <w:color w:val="FFFFFF" w:themeColor="background1"/>
                <w:sz w:val="20"/>
                <w:szCs w:val="20"/>
              </w:rPr>
              <w:t>※</w:t>
            </w:r>
            <w:r w:rsidR="000C5D1B" w:rsidRPr="00CB0166">
              <w:rPr>
                <w:rFonts w:asciiTheme="majorHAnsi" w:hAnsiTheme="majorHAnsi" w:cstheme="majorHAnsi"/>
                <w:b/>
                <w:color w:val="FFFFFF" w:themeColor="background1"/>
                <w:sz w:val="20"/>
                <w:szCs w:val="20"/>
              </w:rPr>
              <w:t>1</w:t>
            </w:r>
          </w:p>
        </w:tc>
        <w:tc>
          <w:tcPr>
            <w:tcW w:w="1087" w:type="dxa"/>
            <w:shd w:val="clear" w:color="auto" w:fill="002060"/>
          </w:tcPr>
          <w:p w14:paraId="5FAD3A77" w14:textId="3D733902" w:rsidR="000C5D1B" w:rsidRPr="00CB0166" w:rsidRDefault="00C55145" w:rsidP="000C5D1B">
            <w:pPr>
              <w:widowControl/>
              <w:jc w:val="left"/>
              <w:rPr>
                <w:rFonts w:asciiTheme="majorHAnsi" w:hAnsiTheme="majorHAnsi" w:cstheme="majorHAnsi"/>
                <w:b/>
                <w:color w:val="FFFFFF" w:themeColor="background1"/>
                <w:sz w:val="20"/>
                <w:szCs w:val="20"/>
              </w:rPr>
            </w:pPr>
            <w:r w:rsidRPr="00CB0166">
              <w:rPr>
                <w:rFonts w:asciiTheme="majorHAnsi" w:hAnsiTheme="majorHAnsi" w:cstheme="majorHAnsi"/>
                <w:b/>
                <w:color w:val="FFFFFF" w:themeColor="background1"/>
                <w:sz w:val="20"/>
                <w:szCs w:val="20"/>
              </w:rPr>
              <w:t xml:space="preserve">Member variable </w:t>
            </w:r>
            <w:r w:rsidRPr="00CB0166">
              <w:rPr>
                <w:rFonts w:asciiTheme="majorHAnsi" w:hAnsiTheme="majorHAnsi" w:cstheme="majorHAnsi"/>
                <w:b/>
                <w:color w:val="FFFFFF" w:themeColor="background1"/>
                <w:sz w:val="20"/>
                <w:szCs w:val="20"/>
              </w:rPr>
              <w:br/>
              <w:t>Target</w:t>
            </w:r>
            <w:r w:rsidR="000C5D1B" w:rsidRPr="00CB0166">
              <w:rPr>
                <w:rFonts w:ascii="ＭＳ ゴシック" w:eastAsia="ＭＳ ゴシック" w:hAnsi="ＭＳ ゴシック" w:cs="ＭＳ ゴシック" w:hint="eastAsia"/>
                <w:b/>
                <w:color w:val="FFFFFF" w:themeColor="background1"/>
                <w:sz w:val="20"/>
                <w:szCs w:val="20"/>
              </w:rPr>
              <w:t>※</w:t>
            </w:r>
            <w:r w:rsidR="000C5D1B" w:rsidRPr="00CB0166">
              <w:rPr>
                <w:rFonts w:asciiTheme="majorHAnsi" w:hAnsiTheme="majorHAnsi" w:cstheme="majorHAnsi"/>
                <w:b/>
                <w:color w:val="FFFFFF" w:themeColor="background1"/>
                <w:sz w:val="20"/>
                <w:szCs w:val="20"/>
              </w:rPr>
              <w:t>2</w:t>
            </w:r>
          </w:p>
        </w:tc>
        <w:tc>
          <w:tcPr>
            <w:tcW w:w="1986" w:type="dxa"/>
            <w:shd w:val="clear" w:color="auto" w:fill="002060"/>
          </w:tcPr>
          <w:p w14:paraId="4C17C04E" w14:textId="77A26FCB" w:rsidR="000C5D1B" w:rsidRPr="00CB0166" w:rsidRDefault="00C55145" w:rsidP="00C55145">
            <w:pPr>
              <w:widowControl/>
              <w:jc w:val="left"/>
              <w:rPr>
                <w:rFonts w:asciiTheme="majorHAnsi" w:hAnsiTheme="majorHAnsi" w:cstheme="majorHAnsi"/>
                <w:b/>
                <w:color w:val="FFFFFF" w:themeColor="background1"/>
              </w:rPr>
            </w:pPr>
            <w:r w:rsidRPr="00CB0166">
              <w:rPr>
                <w:rFonts w:asciiTheme="majorHAnsi" w:hAnsiTheme="majorHAnsi" w:cstheme="majorHAnsi"/>
                <w:b/>
                <w:color w:val="FFFFFF" w:themeColor="background1"/>
              </w:rPr>
              <w:t>T</w:t>
            </w:r>
            <w:r w:rsidR="000C5D1B" w:rsidRPr="00CB0166">
              <w:rPr>
                <w:rFonts w:asciiTheme="majorHAnsi" w:hAnsiTheme="majorHAnsi" w:cstheme="majorHAnsi"/>
                <w:b/>
                <w:color w:val="FFFFFF" w:themeColor="background1"/>
              </w:rPr>
              <w:t>ype</w:t>
            </w:r>
            <w:r w:rsidRPr="00CB0166">
              <w:rPr>
                <w:rFonts w:asciiTheme="majorHAnsi" w:hAnsiTheme="majorHAnsi" w:cstheme="majorHAnsi"/>
                <w:b/>
                <w:color w:val="FFFFFF" w:themeColor="background1"/>
              </w:rPr>
              <w:t xml:space="preserve"> description</w:t>
            </w:r>
          </w:p>
        </w:tc>
        <w:tc>
          <w:tcPr>
            <w:tcW w:w="2160" w:type="dxa"/>
            <w:shd w:val="clear" w:color="auto" w:fill="002060"/>
          </w:tcPr>
          <w:p w14:paraId="4639533E" w14:textId="22B5C6BD" w:rsidR="000C5D1B" w:rsidRPr="00CB0166" w:rsidRDefault="00C55145" w:rsidP="000C5D1B">
            <w:pPr>
              <w:widowControl/>
              <w:jc w:val="left"/>
              <w:rPr>
                <w:rFonts w:asciiTheme="majorHAnsi" w:hAnsiTheme="majorHAnsi" w:cstheme="majorHAnsi"/>
                <w:b/>
                <w:color w:val="FFFFFF" w:themeColor="background1"/>
              </w:rPr>
            </w:pPr>
            <w:r w:rsidRPr="00CB0166">
              <w:rPr>
                <w:rFonts w:asciiTheme="majorHAnsi" w:hAnsiTheme="majorHAnsi" w:cstheme="majorHAnsi"/>
                <w:b/>
                <w:color w:val="FFFFFF" w:themeColor="background1"/>
              </w:rPr>
              <w:t>D</w:t>
            </w:r>
            <w:r w:rsidR="000C5D1B" w:rsidRPr="00CB0166">
              <w:rPr>
                <w:rFonts w:asciiTheme="majorHAnsi" w:hAnsiTheme="majorHAnsi" w:cstheme="majorHAnsi"/>
                <w:b/>
                <w:color w:val="FFFFFF" w:themeColor="background1"/>
              </w:rPr>
              <w:t>efault</w:t>
            </w:r>
            <w:r w:rsidRPr="00CB0166">
              <w:rPr>
                <w:rFonts w:asciiTheme="majorHAnsi" w:hAnsiTheme="majorHAnsi" w:cstheme="majorHAnsi"/>
                <w:b/>
                <w:color w:val="FFFFFF" w:themeColor="background1"/>
              </w:rPr>
              <w:t xml:space="preserve"> description</w:t>
            </w:r>
          </w:p>
        </w:tc>
      </w:tr>
      <w:tr w:rsidR="000C5D1B" w:rsidRPr="00CB0166" w14:paraId="2F361744" w14:textId="77777777" w:rsidTr="009A5FC9">
        <w:trPr>
          <w:trHeight w:val="284"/>
        </w:trPr>
        <w:tc>
          <w:tcPr>
            <w:tcW w:w="988" w:type="dxa"/>
          </w:tcPr>
          <w:p w14:paraId="1C6E0FFB"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string</w:t>
            </w:r>
          </w:p>
        </w:tc>
        <w:tc>
          <w:tcPr>
            <w:tcW w:w="2788" w:type="dxa"/>
          </w:tcPr>
          <w:p w14:paraId="4567BF04" w14:textId="609404B0" w:rsidR="000C5D1B" w:rsidRPr="00CB0166" w:rsidRDefault="00C55145" w:rsidP="000C5D1B">
            <w:pPr>
              <w:widowControl/>
              <w:jc w:val="left"/>
              <w:rPr>
                <w:rFonts w:asciiTheme="majorHAnsi" w:hAnsiTheme="majorHAnsi" w:cstheme="majorHAnsi"/>
              </w:rPr>
            </w:pPr>
            <w:r w:rsidRPr="00CB0166">
              <w:rPr>
                <w:rFonts w:asciiTheme="majorHAnsi" w:hAnsiTheme="majorHAnsi" w:cstheme="majorHAnsi"/>
              </w:rPr>
              <w:t>Character string</w:t>
            </w:r>
            <w:r w:rsidR="000C5D1B" w:rsidRPr="00CB0166">
              <w:rPr>
                <w:rFonts w:asciiTheme="majorHAnsi" w:hAnsiTheme="majorHAnsi" w:cstheme="majorHAnsi"/>
              </w:rPr>
              <w:t>。</w:t>
            </w:r>
          </w:p>
        </w:tc>
        <w:tc>
          <w:tcPr>
            <w:tcW w:w="929" w:type="dxa"/>
          </w:tcPr>
          <w:p w14:paraId="3817C416"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w:t>
            </w:r>
          </w:p>
        </w:tc>
        <w:tc>
          <w:tcPr>
            <w:tcW w:w="1087" w:type="dxa"/>
          </w:tcPr>
          <w:p w14:paraId="02CA4C59"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w:t>
            </w:r>
          </w:p>
        </w:tc>
        <w:tc>
          <w:tcPr>
            <w:tcW w:w="1986" w:type="dxa"/>
          </w:tcPr>
          <w:p w14:paraId="25DFA955"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string</w:t>
            </w:r>
          </w:p>
        </w:tc>
        <w:tc>
          <w:tcPr>
            <w:tcW w:w="2160" w:type="dxa"/>
          </w:tcPr>
          <w:p w14:paraId="106FE1CC" w14:textId="28C620EA" w:rsidR="000C5D1B" w:rsidRPr="00CB0166" w:rsidRDefault="009C324E" w:rsidP="000C5D1B">
            <w:pPr>
              <w:widowControl/>
              <w:jc w:val="left"/>
              <w:rPr>
                <w:rFonts w:asciiTheme="majorHAnsi" w:hAnsiTheme="majorHAnsi" w:cstheme="majorHAnsi"/>
              </w:rPr>
            </w:pPr>
            <w:r w:rsidRPr="00CB0166">
              <w:rPr>
                <w:rFonts w:asciiTheme="majorHAnsi" w:hAnsiTheme="majorHAnsi" w:cstheme="majorHAnsi"/>
              </w:rPr>
              <w:t>ABC</w:t>
            </w:r>
          </w:p>
        </w:tc>
      </w:tr>
      <w:tr w:rsidR="000C5D1B" w:rsidRPr="00CB0166" w14:paraId="22111C7D" w14:textId="77777777" w:rsidTr="009A5FC9">
        <w:trPr>
          <w:trHeight w:val="269"/>
        </w:trPr>
        <w:tc>
          <w:tcPr>
            <w:tcW w:w="988" w:type="dxa"/>
          </w:tcPr>
          <w:p w14:paraId="49276278"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number</w:t>
            </w:r>
          </w:p>
        </w:tc>
        <w:tc>
          <w:tcPr>
            <w:tcW w:w="2788" w:type="dxa"/>
          </w:tcPr>
          <w:p w14:paraId="06F97C79" w14:textId="59ECF040" w:rsidR="000C5D1B" w:rsidRPr="00CB0166" w:rsidRDefault="00C55145" w:rsidP="000C5D1B">
            <w:pPr>
              <w:widowControl/>
              <w:jc w:val="left"/>
              <w:rPr>
                <w:rFonts w:asciiTheme="majorHAnsi" w:hAnsiTheme="majorHAnsi" w:cstheme="majorHAnsi"/>
              </w:rPr>
            </w:pPr>
            <w:r w:rsidRPr="00CB0166">
              <w:rPr>
                <w:rFonts w:asciiTheme="majorHAnsi" w:hAnsiTheme="majorHAnsi" w:cstheme="majorHAnsi"/>
              </w:rPr>
              <w:t>Numeric value</w:t>
            </w:r>
          </w:p>
        </w:tc>
        <w:tc>
          <w:tcPr>
            <w:tcW w:w="929" w:type="dxa"/>
          </w:tcPr>
          <w:p w14:paraId="2C28F07F" w14:textId="4729438B"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w:t>
            </w:r>
          </w:p>
        </w:tc>
        <w:tc>
          <w:tcPr>
            <w:tcW w:w="1087" w:type="dxa"/>
          </w:tcPr>
          <w:p w14:paraId="399EF701"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w:t>
            </w:r>
          </w:p>
        </w:tc>
        <w:tc>
          <w:tcPr>
            <w:tcW w:w="1986" w:type="dxa"/>
          </w:tcPr>
          <w:p w14:paraId="2276A40D"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number</w:t>
            </w:r>
          </w:p>
        </w:tc>
        <w:tc>
          <w:tcPr>
            <w:tcW w:w="2160" w:type="dxa"/>
          </w:tcPr>
          <w:p w14:paraId="3C805386"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2022</w:t>
            </w:r>
          </w:p>
        </w:tc>
      </w:tr>
      <w:tr w:rsidR="000C5D1B" w:rsidRPr="00CB0166" w14:paraId="3F2CCE2A" w14:textId="77777777" w:rsidTr="009A5FC9">
        <w:trPr>
          <w:trHeight w:val="284"/>
        </w:trPr>
        <w:tc>
          <w:tcPr>
            <w:tcW w:w="988" w:type="dxa"/>
          </w:tcPr>
          <w:p w14:paraId="057EB4F7"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bool</w:t>
            </w:r>
          </w:p>
        </w:tc>
        <w:tc>
          <w:tcPr>
            <w:tcW w:w="2788" w:type="dxa"/>
          </w:tcPr>
          <w:p w14:paraId="68F11B21" w14:textId="242AE2B4" w:rsidR="000C5D1B" w:rsidRPr="00CB0166" w:rsidRDefault="00C55145" w:rsidP="000C5D1B">
            <w:pPr>
              <w:widowControl/>
              <w:jc w:val="left"/>
              <w:rPr>
                <w:rFonts w:asciiTheme="majorHAnsi" w:hAnsiTheme="majorHAnsi" w:cstheme="majorHAnsi"/>
              </w:rPr>
            </w:pPr>
            <w:r w:rsidRPr="00CB0166">
              <w:rPr>
                <w:rFonts w:asciiTheme="majorHAnsi" w:hAnsiTheme="majorHAnsi" w:cstheme="majorHAnsi"/>
              </w:rPr>
              <w:t>T</w:t>
            </w:r>
            <w:r w:rsidR="000C5D1B" w:rsidRPr="00CB0166">
              <w:rPr>
                <w:rFonts w:asciiTheme="majorHAnsi" w:hAnsiTheme="majorHAnsi" w:cstheme="majorHAnsi"/>
              </w:rPr>
              <w:t>rue</w:t>
            </w:r>
            <w:r w:rsidRPr="00CB0166">
              <w:rPr>
                <w:rFonts w:asciiTheme="majorHAnsi" w:hAnsiTheme="majorHAnsi" w:cstheme="majorHAnsi"/>
              </w:rPr>
              <w:t xml:space="preserve"> or </w:t>
            </w:r>
            <w:r w:rsidR="000C5D1B" w:rsidRPr="00CB0166">
              <w:rPr>
                <w:rFonts w:asciiTheme="majorHAnsi" w:hAnsiTheme="majorHAnsi" w:cstheme="majorHAnsi"/>
              </w:rPr>
              <w:t>false</w:t>
            </w:r>
          </w:p>
        </w:tc>
        <w:tc>
          <w:tcPr>
            <w:tcW w:w="929" w:type="dxa"/>
          </w:tcPr>
          <w:p w14:paraId="04AAB20F"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w:t>
            </w:r>
          </w:p>
        </w:tc>
        <w:tc>
          <w:tcPr>
            <w:tcW w:w="1087" w:type="dxa"/>
          </w:tcPr>
          <w:p w14:paraId="237DA099"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w:t>
            </w:r>
          </w:p>
        </w:tc>
        <w:tc>
          <w:tcPr>
            <w:tcW w:w="1986" w:type="dxa"/>
          </w:tcPr>
          <w:p w14:paraId="2586DB6F"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bool</w:t>
            </w:r>
          </w:p>
        </w:tc>
        <w:tc>
          <w:tcPr>
            <w:tcW w:w="2160" w:type="dxa"/>
          </w:tcPr>
          <w:p w14:paraId="419D0099"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true</w:t>
            </w:r>
          </w:p>
        </w:tc>
      </w:tr>
      <w:tr w:rsidR="000C5D1B" w:rsidRPr="00CB0166" w14:paraId="3FA9A858" w14:textId="77777777" w:rsidTr="009A5FC9">
        <w:trPr>
          <w:trHeight w:val="284"/>
        </w:trPr>
        <w:tc>
          <w:tcPr>
            <w:tcW w:w="988" w:type="dxa"/>
          </w:tcPr>
          <w:p w14:paraId="34EE0045"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list</w:t>
            </w:r>
          </w:p>
        </w:tc>
        <w:tc>
          <w:tcPr>
            <w:tcW w:w="2788" w:type="dxa"/>
          </w:tcPr>
          <w:p w14:paraId="298D16D5" w14:textId="4DB80AFF" w:rsidR="000C5D1B" w:rsidRPr="00CB0166" w:rsidRDefault="00C55145" w:rsidP="000C5D1B">
            <w:pPr>
              <w:widowControl/>
              <w:jc w:val="left"/>
              <w:rPr>
                <w:rFonts w:asciiTheme="majorHAnsi" w:hAnsiTheme="majorHAnsi" w:cstheme="majorHAnsi"/>
              </w:rPr>
            </w:pPr>
            <w:r w:rsidRPr="00CB0166">
              <w:rPr>
                <w:rFonts w:asciiTheme="majorHAnsi" w:hAnsiTheme="majorHAnsi" w:cstheme="majorHAnsi"/>
              </w:rPr>
              <w:t>Array type</w:t>
            </w:r>
          </w:p>
        </w:tc>
        <w:tc>
          <w:tcPr>
            <w:tcW w:w="929" w:type="dxa"/>
          </w:tcPr>
          <w:p w14:paraId="24B1B2F6"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〇</w:t>
            </w:r>
          </w:p>
        </w:tc>
        <w:tc>
          <w:tcPr>
            <w:tcW w:w="1087" w:type="dxa"/>
          </w:tcPr>
          <w:p w14:paraId="502B4914"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w:t>
            </w:r>
          </w:p>
        </w:tc>
        <w:tc>
          <w:tcPr>
            <w:tcW w:w="1986" w:type="dxa"/>
          </w:tcPr>
          <w:p w14:paraId="279F6992"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list(string)</w:t>
            </w:r>
          </w:p>
        </w:tc>
        <w:tc>
          <w:tcPr>
            <w:tcW w:w="2160" w:type="dxa"/>
          </w:tcPr>
          <w:p w14:paraId="29A1CFB2" w14:textId="58D22B52"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w:t>
            </w:r>
            <w:r w:rsidR="009C324E" w:rsidRPr="00CB0166">
              <w:rPr>
                <w:rFonts w:asciiTheme="majorHAnsi" w:hAnsiTheme="majorHAnsi" w:cstheme="majorHAnsi"/>
              </w:rPr>
              <w:t>A</w:t>
            </w:r>
            <w:r w:rsidRPr="00CB0166">
              <w:rPr>
                <w:rFonts w:asciiTheme="majorHAnsi" w:hAnsiTheme="majorHAnsi" w:cstheme="majorHAnsi"/>
              </w:rPr>
              <w:t>”, “</w:t>
            </w:r>
            <w:r w:rsidR="009C324E" w:rsidRPr="00CB0166">
              <w:rPr>
                <w:rFonts w:asciiTheme="majorHAnsi" w:hAnsiTheme="majorHAnsi" w:cstheme="majorHAnsi"/>
              </w:rPr>
              <w:t>B</w:t>
            </w:r>
            <w:r w:rsidRPr="00CB0166">
              <w:rPr>
                <w:rFonts w:asciiTheme="majorHAnsi" w:hAnsiTheme="majorHAnsi" w:cstheme="majorHAnsi"/>
              </w:rPr>
              <w:t>”, “</w:t>
            </w:r>
            <w:r w:rsidR="009C324E" w:rsidRPr="00CB0166">
              <w:rPr>
                <w:rFonts w:asciiTheme="majorHAnsi" w:hAnsiTheme="majorHAnsi" w:cstheme="majorHAnsi"/>
              </w:rPr>
              <w:t>C</w:t>
            </w:r>
            <w:r w:rsidRPr="00CB0166">
              <w:rPr>
                <w:rFonts w:asciiTheme="majorHAnsi" w:hAnsiTheme="majorHAnsi" w:cstheme="majorHAnsi"/>
              </w:rPr>
              <w:t>”]</w:t>
            </w:r>
          </w:p>
        </w:tc>
      </w:tr>
      <w:tr w:rsidR="000C5D1B" w:rsidRPr="00CB0166" w14:paraId="6C5320BD" w14:textId="77777777" w:rsidTr="009A5FC9">
        <w:trPr>
          <w:trHeight w:val="569"/>
        </w:trPr>
        <w:tc>
          <w:tcPr>
            <w:tcW w:w="988" w:type="dxa"/>
          </w:tcPr>
          <w:p w14:paraId="6AAC1926"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set</w:t>
            </w:r>
          </w:p>
        </w:tc>
        <w:tc>
          <w:tcPr>
            <w:tcW w:w="2788" w:type="dxa"/>
          </w:tcPr>
          <w:p w14:paraId="2B79E4B0" w14:textId="5B2E0262" w:rsidR="000C5D1B" w:rsidRPr="00CB0166" w:rsidRDefault="00C55145" w:rsidP="000C5D1B">
            <w:pPr>
              <w:widowControl/>
              <w:jc w:val="left"/>
              <w:rPr>
                <w:rFonts w:asciiTheme="majorHAnsi" w:hAnsiTheme="majorHAnsi" w:cstheme="majorHAnsi"/>
              </w:rPr>
            </w:pPr>
            <w:r w:rsidRPr="00CB0166">
              <w:rPr>
                <w:rFonts w:asciiTheme="majorHAnsi" w:hAnsiTheme="majorHAnsi" w:cstheme="majorHAnsi"/>
              </w:rPr>
              <w:t>Array type.</w:t>
            </w:r>
            <w:r w:rsidR="006C6A37" w:rsidRPr="00CB0166">
              <w:rPr>
                <w:rFonts w:asciiTheme="majorHAnsi" w:hAnsiTheme="majorHAnsi" w:cstheme="majorHAnsi"/>
              </w:rPr>
              <w:t xml:space="preserve"> A unique value configuration is required.The specific value will not be checked if it is unique or not by ITA.</w:t>
            </w:r>
          </w:p>
        </w:tc>
        <w:tc>
          <w:tcPr>
            <w:tcW w:w="929" w:type="dxa"/>
          </w:tcPr>
          <w:p w14:paraId="7E470083"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〇</w:t>
            </w:r>
          </w:p>
        </w:tc>
        <w:tc>
          <w:tcPr>
            <w:tcW w:w="1087" w:type="dxa"/>
          </w:tcPr>
          <w:p w14:paraId="04EB93DC"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w:t>
            </w:r>
          </w:p>
        </w:tc>
        <w:tc>
          <w:tcPr>
            <w:tcW w:w="1986" w:type="dxa"/>
          </w:tcPr>
          <w:p w14:paraId="5C94128C"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set(number)</w:t>
            </w:r>
          </w:p>
        </w:tc>
        <w:tc>
          <w:tcPr>
            <w:tcW w:w="2160" w:type="dxa"/>
          </w:tcPr>
          <w:p w14:paraId="37986478"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[1, 2, 3]</w:t>
            </w:r>
          </w:p>
        </w:tc>
      </w:tr>
      <w:tr w:rsidR="000C5D1B" w:rsidRPr="00CB0166" w14:paraId="7DF5DAFD" w14:textId="77777777" w:rsidTr="009A5FC9">
        <w:trPr>
          <w:trHeight w:val="1139"/>
        </w:trPr>
        <w:tc>
          <w:tcPr>
            <w:tcW w:w="988" w:type="dxa"/>
          </w:tcPr>
          <w:p w14:paraId="4C1BE7FF"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tuple</w:t>
            </w:r>
          </w:p>
        </w:tc>
        <w:tc>
          <w:tcPr>
            <w:tcW w:w="2788" w:type="dxa"/>
          </w:tcPr>
          <w:p w14:paraId="54DA2A5D" w14:textId="77777777" w:rsidR="00211339" w:rsidRPr="00CB0166" w:rsidRDefault="00211339" w:rsidP="00211339">
            <w:pPr>
              <w:jc w:val="left"/>
              <w:rPr>
                <w:rFonts w:asciiTheme="majorHAnsi" w:hAnsiTheme="majorHAnsi" w:cstheme="majorHAnsi"/>
              </w:rPr>
            </w:pPr>
            <w:r w:rsidRPr="00CB0166">
              <w:rPr>
                <w:rFonts w:asciiTheme="majorHAnsi" w:hAnsiTheme="majorHAnsi" w:cstheme="majorHAnsi"/>
              </w:rPr>
              <w:t>Array type. The user must decide which type is which number in advance.</w:t>
            </w:r>
          </w:p>
          <w:p w14:paraId="50981BE2" w14:textId="77777777" w:rsidR="00211339" w:rsidRPr="00CB0166" w:rsidRDefault="00211339" w:rsidP="00211339">
            <w:pPr>
              <w:jc w:val="left"/>
              <w:rPr>
                <w:rFonts w:asciiTheme="majorHAnsi" w:hAnsiTheme="majorHAnsi" w:cstheme="majorHAnsi"/>
              </w:rPr>
            </w:pPr>
            <w:r w:rsidRPr="00CB0166">
              <w:rPr>
                <w:rFonts w:asciiTheme="majorHAnsi" w:hAnsiTheme="majorHAnsi" w:cstheme="majorHAnsi"/>
              </w:rPr>
              <w:t>The number of input values is already determined, so they can be selected as member variables from a pulldown menu on ITA.</w:t>
            </w:r>
          </w:p>
          <w:p w14:paraId="481A2AFD" w14:textId="0F308E92" w:rsidR="000C5D1B" w:rsidRPr="00CB0166" w:rsidRDefault="000C5D1B" w:rsidP="00211339">
            <w:pPr>
              <w:widowControl/>
              <w:jc w:val="left"/>
              <w:rPr>
                <w:rFonts w:asciiTheme="majorHAnsi" w:hAnsiTheme="majorHAnsi" w:cstheme="majorHAnsi"/>
              </w:rPr>
            </w:pPr>
          </w:p>
        </w:tc>
        <w:tc>
          <w:tcPr>
            <w:tcW w:w="929" w:type="dxa"/>
          </w:tcPr>
          <w:p w14:paraId="2EF0084C"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w:t>
            </w:r>
          </w:p>
        </w:tc>
        <w:tc>
          <w:tcPr>
            <w:tcW w:w="1087" w:type="dxa"/>
          </w:tcPr>
          <w:p w14:paraId="497B2406"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〇</w:t>
            </w:r>
          </w:p>
        </w:tc>
        <w:tc>
          <w:tcPr>
            <w:tcW w:w="1986" w:type="dxa"/>
          </w:tcPr>
          <w:p w14:paraId="1421E0E9"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tuple([string, number])</w:t>
            </w:r>
          </w:p>
        </w:tc>
        <w:tc>
          <w:tcPr>
            <w:tcW w:w="2160" w:type="dxa"/>
          </w:tcPr>
          <w:p w14:paraId="72BDFF3E" w14:textId="02D1169C" w:rsidR="000C5D1B" w:rsidRPr="00CB0166" w:rsidRDefault="000C5D1B" w:rsidP="009C324E">
            <w:pPr>
              <w:widowControl/>
              <w:jc w:val="left"/>
              <w:rPr>
                <w:rFonts w:asciiTheme="majorHAnsi" w:hAnsiTheme="majorHAnsi" w:cstheme="majorHAnsi"/>
              </w:rPr>
            </w:pPr>
            <w:r w:rsidRPr="00CB0166">
              <w:rPr>
                <w:rFonts w:asciiTheme="majorHAnsi" w:hAnsiTheme="majorHAnsi" w:cstheme="majorHAnsi"/>
              </w:rPr>
              <w:t>[“</w:t>
            </w:r>
            <w:r w:rsidR="009C324E" w:rsidRPr="00CB0166">
              <w:rPr>
                <w:rFonts w:asciiTheme="majorHAnsi" w:hAnsiTheme="majorHAnsi" w:cstheme="majorHAnsi"/>
              </w:rPr>
              <w:t>ABC</w:t>
            </w:r>
            <w:r w:rsidRPr="00CB0166">
              <w:rPr>
                <w:rFonts w:asciiTheme="majorHAnsi" w:hAnsiTheme="majorHAnsi" w:cstheme="majorHAnsi"/>
              </w:rPr>
              <w:t>”, 2022]</w:t>
            </w:r>
          </w:p>
        </w:tc>
      </w:tr>
      <w:tr w:rsidR="000C5D1B" w:rsidRPr="00CB0166" w14:paraId="4D603A05" w14:textId="77777777" w:rsidTr="009A5FC9">
        <w:trPr>
          <w:trHeight w:val="1124"/>
        </w:trPr>
        <w:tc>
          <w:tcPr>
            <w:tcW w:w="988" w:type="dxa"/>
          </w:tcPr>
          <w:p w14:paraId="5BDF2AA6"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map</w:t>
            </w:r>
          </w:p>
        </w:tc>
        <w:tc>
          <w:tcPr>
            <w:tcW w:w="2788" w:type="dxa"/>
          </w:tcPr>
          <w:p w14:paraId="357D87A4" w14:textId="77777777" w:rsidR="00E1130D" w:rsidRPr="00CB0166" w:rsidRDefault="00E1130D" w:rsidP="00E1130D">
            <w:pPr>
              <w:widowControl/>
              <w:jc w:val="left"/>
              <w:rPr>
                <w:rFonts w:asciiTheme="majorHAnsi" w:hAnsiTheme="majorHAnsi" w:cstheme="majorHAnsi"/>
              </w:rPr>
            </w:pPr>
            <w:r w:rsidRPr="00CB0166">
              <w:rPr>
                <w:rFonts w:asciiTheme="majorHAnsi" w:hAnsiTheme="majorHAnsi" w:cstheme="majorHAnsi"/>
              </w:rPr>
              <w:t xml:space="preserve">Key-value type. </w:t>
            </w:r>
          </w:p>
          <w:p w14:paraId="2BC97BA4" w14:textId="77777777" w:rsidR="00E1130D" w:rsidRPr="00CB0166" w:rsidRDefault="00E1130D" w:rsidP="00E1130D">
            <w:pPr>
              <w:widowControl/>
              <w:jc w:val="left"/>
              <w:rPr>
                <w:rFonts w:asciiTheme="majorHAnsi" w:hAnsiTheme="majorHAnsi" w:cstheme="majorHAnsi"/>
              </w:rPr>
            </w:pPr>
            <w:r w:rsidRPr="00CB0166">
              <w:rPr>
                <w:rFonts w:asciiTheme="majorHAnsi" w:hAnsiTheme="majorHAnsi" w:cstheme="majorHAnsi"/>
              </w:rPr>
              <w:t>If there a type that contains more than one map type configured on ITA, the user will not be able to specify KEY value from the type information.</w:t>
            </w:r>
          </w:p>
          <w:p w14:paraId="6B990CFB" w14:textId="77777777" w:rsidR="00E1130D" w:rsidRPr="00CB0166" w:rsidRDefault="00E1130D" w:rsidP="00E1130D">
            <w:pPr>
              <w:widowControl/>
              <w:jc w:val="left"/>
              <w:rPr>
                <w:rFonts w:asciiTheme="majorHAnsi" w:hAnsiTheme="majorHAnsi" w:cstheme="majorHAnsi"/>
              </w:rPr>
            </w:pPr>
            <w:r w:rsidRPr="00CB0166">
              <w:rPr>
                <w:rFonts w:asciiTheme="majorHAnsi" w:hAnsiTheme="majorHAnsi" w:cstheme="majorHAnsi"/>
              </w:rPr>
              <w:t>It is therefore important that you make sure that the HCL SETTINGS are set to ON if the user plans to configure substitute values.</w:t>
            </w:r>
          </w:p>
          <w:p w14:paraId="4BC5274D" w14:textId="5C61B593" w:rsidR="000C5D1B" w:rsidRPr="00CB0166" w:rsidRDefault="00E1130D" w:rsidP="00D63101">
            <w:pPr>
              <w:widowControl/>
              <w:jc w:val="left"/>
              <w:rPr>
                <w:rFonts w:asciiTheme="majorHAnsi" w:hAnsiTheme="majorHAnsi" w:cstheme="majorHAnsi"/>
              </w:rPr>
            </w:pPr>
            <w:r w:rsidRPr="00CB0166">
              <w:rPr>
                <w:rFonts w:asciiTheme="majorHAnsi" w:hAnsiTheme="majorHAnsi" w:cstheme="majorHAnsi"/>
              </w:rPr>
              <w:t xml:space="preserve">For more information regarding HCL settings, </w:t>
            </w:r>
            <w:r w:rsidRPr="00CB0166">
              <w:rPr>
                <w:rFonts w:asciiTheme="majorHAnsi" w:hAnsiTheme="majorHAnsi" w:cstheme="majorHAnsi"/>
              </w:rPr>
              <w:lastRenderedPageBreak/>
              <w:t>please see Chapter</w:t>
            </w:r>
            <w:r w:rsidR="009A5FC9">
              <w:rPr>
                <w:rFonts w:asciiTheme="majorHAnsi" w:hAnsiTheme="majorHAnsi" w:cstheme="majorHAnsi"/>
              </w:rPr>
              <w:t xml:space="preserve"> </w:t>
            </w:r>
            <w:r w:rsidR="009A5FC9" w:rsidRPr="009A5FC9">
              <w:rPr>
                <w:rFonts w:asciiTheme="majorHAnsi" w:hAnsiTheme="majorHAnsi" w:cstheme="majorHAnsi"/>
                <w:u w:val="single"/>
              </w:rPr>
              <w:t>“</w:t>
            </w:r>
            <w:r w:rsidR="00D63101" w:rsidRPr="009A5FC9">
              <w:rPr>
                <w:rFonts w:asciiTheme="majorHAnsi" w:hAnsiTheme="majorHAnsi" w:cstheme="majorHAnsi"/>
                <w:u w:val="single"/>
              </w:rPr>
              <w:fldChar w:fldCharType="begin"/>
            </w:r>
            <w:r w:rsidR="00D63101" w:rsidRPr="009A5FC9">
              <w:rPr>
                <w:rFonts w:asciiTheme="majorHAnsi" w:hAnsiTheme="majorHAnsi" w:cstheme="majorHAnsi"/>
                <w:u w:val="single"/>
              </w:rPr>
              <w:instrText xml:space="preserve"> REF _Ref56088131 \r \h </w:instrText>
            </w:r>
            <w:r w:rsidR="00D63101" w:rsidRPr="009A5FC9">
              <w:rPr>
                <w:rFonts w:asciiTheme="majorHAnsi" w:hAnsiTheme="majorHAnsi" w:cstheme="majorHAnsi"/>
                <w:u w:val="single"/>
              </w:rPr>
            </w:r>
            <w:r w:rsidR="009A5FC9">
              <w:rPr>
                <w:rFonts w:asciiTheme="majorHAnsi" w:hAnsiTheme="majorHAnsi" w:cstheme="majorHAnsi"/>
                <w:u w:val="single"/>
              </w:rPr>
              <w:instrText xml:space="preserve"> \* MERGEFORMAT </w:instrText>
            </w:r>
            <w:r w:rsidR="00D63101" w:rsidRPr="009A5FC9">
              <w:rPr>
                <w:rFonts w:asciiTheme="majorHAnsi" w:hAnsiTheme="majorHAnsi" w:cstheme="majorHAnsi"/>
                <w:u w:val="single"/>
              </w:rPr>
              <w:fldChar w:fldCharType="separate"/>
            </w:r>
            <w:r w:rsidR="00D751A3">
              <w:rPr>
                <w:rFonts w:asciiTheme="majorHAnsi" w:hAnsiTheme="majorHAnsi" w:cstheme="majorHAnsi"/>
                <w:u w:val="single"/>
              </w:rPr>
              <w:t>5.2.7</w:t>
            </w:r>
            <w:r w:rsidR="00D63101" w:rsidRPr="009A5FC9">
              <w:rPr>
                <w:rFonts w:asciiTheme="majorHAnsi" w:hAnsiTheme="majorHAnsi" w:cstheme="majorHAnsi"/>
                <w:u w:val="single"/>
              </w:rPr>
              <w:fldChar w:fldCharType="end"/>
            </w:r>
            <w:r w:rsidR="009A5FC9" w:rsidRPr="009A5FC9">
              <w:rPr>
                <w:rFonts w:asciiTheme="majorHAnsi" w:hAnsiTheme="majorHAnsi" w:cstheme="majorHAnsi"/>
                <w:u w:val="single"/>
              </w:rPr>
              <w:t xml:space="preserve"> </w:t>
            </w:r>
            <w:r w:rsidR="00D63101" w:rsidRPr="009A5FC9">
              <w:rPr>
                <w:rFonts w:asciiTheme="majorHAnsi" w:hAnsiTheme="majorHAnsi" w:cstheme="majorHAnsi"/>
                <w:u w:val="single"/>
              </w:rPr>
              <w:fldChar w:fldCharType="begin"/>
            </w:r>
            <w:r w:rsidR="00D63101" w:rsidRPr="009A5FC9">
              <w:rPr>
                <w:rFonts w:asciiTheme="majorHAnsi" w:hAnsiTheme="majorHAnsi" w:cstheme="majorHAnsi"/>
                <w:u w:val="single"/>
              </w:rPr>
              <w:instrText xml:space="preserve"> REF _Ref56088131 \h </w:instrText>
            </w:r>
            <w:r w:rsidR="00D63101" w:rsidRPr="009A5FC9">
              <w:rPr>
                <w:rFonts w:asciiTheme="majorHAnsi" w:hAnsiTheme="majorHAnsi" w:cstheme="majorHAnsi"/>
                <w:u w:val="single"/>
              </w:rPr>
            </w:r>
            <w:r w:rsidR="009A5FC9">
              <w:rPr>
                <w:rFonts w:asciiTheme="majorHAnsi" w:hAnsiTheme="majorHAnsi" w:cstheme="majorHAnsi"/>
                <w:u w:val="single"/>
              </w:rPr>
              <w:instrText xml:space="preserve"> \* MERGEFORMAT </w:instrText>
            </w:r>
            <w:r w:rsidR="00D63101" w:rsidRPr="009A5FC9">
              <w:rPr>
                <w:rFonts w:asciiTheme="majorHAnsi" w:hAnsiTheme="majorHAnsi" w:cstheme="majorHAnsi"/>
                <w:u w:val="single"/>
              </w:rPr>
              <w:fldChar w:fldCharType="separate"/>
            </w:r>
            <w:r w:rsidR="00D751A3" w:rsidRPr="00D751A3">
              <w:rPr>
                <w:rFonts w:cstheme="majorHAnsi"/>
                <w:u w:val="single"/>
              </w:rPr>
              <w:t>Substitution value automatic registration</w:t>
            </w:r>
            <w:r w:rsidR="00D63101" w:rsidRPr="009A5FC9">
              <w:rPr>
                <w:rFonts w:asciiTheme="majorHAnsi" w:hAnsiTheme="majorHAnsi" w:cstheme="majorHAnsi"/>
                <w:u w:val="single"/>
              </w:rPr>
              <w:fldChar w:fldCharType="end"/>
            </w:r>
            <w:r w:rsidR="009A5FC9" w:rsidRPr="009A5FC9">
              <w:rPr>
                <w:rFonts w:asciiTheme="majorHAnsi" w:hAnsiTheme="majorHAnsi" w:cstheme="majorHAnsi"/>
                <w:u w:val="single"/>
              </w:rPr>
              <w:t>”</w:t>
            </w:r>
            <w:r w:rsidRPr="00CB0166">
              <w:rPr>
                <w:rFonts w:asciiTheme="majorHAnsi" w:hAnsiTheme="majorHAnsi" w:cstheme="majorHAnsi"/>
              </w:rPr>
              <w:t xml:space="preserve"> </w:t>
            </w:r>
            <w:r w:rsidR="00D63101">
              <w:t xml:space="preserve">or </w:t>
            </w:r>
            <w:r w:rsidR="009A5FC9" w:rsidRPr="009A5FC9">
              <w:rPr>
                <w:u w:val="single"/>
              </w:rPr>
              <w:t>“</w:t>
            </w:r>
            <w:r w:rsidR="00D63101" w:rsidRPr="009A5FC9">
              <w:rPr>
                <w:u w:val="single"/>
              </w:rPr>
              <w:fldChar w:fldCharType="begin"/>
            </w:r>
            <w:r w:rsidR="00D63101" w:rsidRPr="009A5FC9">
              <w:rPr>
                <w:u w:val="single"/>
              </w:rPr>
              <w:instrText xml:space="preserve"> REF _Ref126570194 \r \h </w:instrText>
            </w:r>
            <w:r w:rsidR="00D63101" w:rsidRPr="009A5FC9">
              <w:rPr>
                <w:u w:val="single"/>
              </w:rPr>
            </w:r>
            <w:r w:rsidR="009A5FC9">
              <w:rPr>
                <w:u w:val="single"/>
              </w:rPr>
              <w:instrText xml:space="preserve"> \* MERGEFORMAT </w:instrText>
            </w:r>
            <w:r w:rsidR="00D63101" w:rsidRPr="009A5FC9">
              <w:rPr>
                <w:u w:val="single"/>
              </w:rPr>
              <w:fldChar w:fldCharType="separate"/>
            </w:r>
            <w:r w:rsidR="00D751A3">
              <w:rPr>
                <w:u w:val="single"/>
              </w:rPr>
              <w:t>5.2.8</w:t>
            </w:r>
            <w:r w:rsidR="00D63101" w:rsidRPr="009A5FC9">
              <w:rPr>
                <w:u w:val="single"/>
              </w:rPr>
              <w:fldChar w:fldCharType="end"/>
            </w:r>
            <w:r w:rsidR="009A5FC9" w:rsidRPr="009A5FC9">
              <w:rPr>
                <w:u w:val="single"/>
              </w:rPr>
              <w:t xml:space="preserve"> </w:t>
            </w:r>
            <w:r w:rsidR="00D63101" w:rsidRPr="009A5FC9">
              <w:rPr>
                <w:u w:val="single"/>
              </w:rPr>
              <w:fldChar w:fldCharType="begin"/>
            </w:r>
            <w:r w:rsidR="00D63101" w:rsidRPr="009A5FC9">
              <w:rPr>
                <w:u w:val="single"/>
              </w:rPr>
              <w:instrText xml:space="preserve"> REF _Ref126570197 \h </w:instrText>
            </w:r>
            <w:r w:rsidR="00D63101" w:rsidRPr="009A5FC9">
              <w:rPr>
                <w:u w:val="single"/>
              </w:rPr>
            </w:r>
            <w:r w:rsidR="009A5FC9">
              <w:rPr>
                <w:u w:val="single"/>
              </w:rPr>
              <w:instrText xml:space="preserve"> \* MERGEFORMAT </w:instrText>
            </w:r>
            <w:r w:rsidR="00D63101" w:rsidRPr="009A5FC9">
              <w:rPr>
                <w:u w:val="single"/>
              </w:rPr>
              <w:fldChar w:fldCharType="separate"/>
            </w:r>
            <w:r w:rsidR="00D751A3" w:rsidRPr="00D751A3">
              <w:rPr>
                <w:rFonts w:cstheme="majorHAnsi"/>
                <w:u w:val="single"/>
              </w:rPr>
              <w:t>Substitution value list</w:t>
            </w:r>
            <w:r w:rsidR="00D63101" w:rsidRPr="009A5FC9">
              <w:rPr>
                <w:u w:val="single"/>
              </w:rPr>
              <w:fldChar w:fldCharType="end"/>
            </w:r>
            <w:r w:rsidR="009A5FC9" w:rsidRPr="009A5FC9">
              <w:rPr>
                <w:u w:val="single"/>
              </w:rPr>
              <w:t>”</w:t>
            </w:r>
          </w:p>
        </w:tc>
        <w:tc>
          <w:tcPr>
            <w:tcW w:w="929" w:type="dxa"/>
          </w:tcPr>
          <w:p w14:paraId="6581A164"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lastRenderedPageBreak/>
              <w:t>×</w:t>
            </w:r>
          </w:p>
        </w:tc>
        <w:tc>
          <w:tcPr>
            <w:tcW w:w="1087" w:type="dxa"/>
          </w:tcPr>
          <w:p w14:paraId="3919732A"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w:t>
            </w:r>
          </w:p>
        </w:tc>
        <w:tc>
          <w:tcPr>
            <w:tcW w:w="1986" w:type="dxa"/>
          </w:tcPr>
          <w:p w14:paraId="2063D313"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map(string)</w:t>
            </w:r>
          </w:p>
        </w:tc>
        <w:tc>
          <w:tcPr>
            <w:tcW w:w="2160" w:type="dxa"/>
          </w:tcPr>
          <w:p w14:paraId="30A537F3"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 “key” = “value” }</w:t>
            </w:r>
          </w:p>
        </w:tc>
      </w:tr>
      <w:tr w:rsidR="000C5D1B" w:rsidRPr="00CB0166" w14:paraId="27BAD43B" w14:textId="77777777" w:rsidTr="009A5FC9">
        <w:trPr>
          <w:trHeight w:val="1424"/>
        </w:trPr>
        <w:tc>
          <w:tcPr>
            <w:tcW w:w="988" w:type="dxa"/>
          </w:tcPr>
          <w:p w14:paraId="7F9EBC5C"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object</w:t>
            </w:r>
          </w:p>
        </w:tc>
        <w:tc>
          <w:tcPr>
            <w:tcW w:w="2788" w:type="dxa"/>
          </w:tcPr>
          <w:p w14:paraId="39349F39" w14:textId="77777777" w:rsidR="006F2AE9" w:rsidRPr="00CB0166" w:rsidRDefault="006F2AE9" w:rsidP="006F2AE9">
            <w:pPr>
              <w:widowControl/>
              <w:jc w:val="left"/>
              <w:rPr>
                <w:rFonts w:asciiTheme="majorHAnsi" w:hAnsiTheme="majorHAnsi" w:cstheme="majorHAnsi"/>
              </w:rPr>
            </w:pPr>
            <w:r w:rsidRPr="00CB0166">
              <w:rPr>
                <w:rFonts w:asciiTheme="majorHAnsi" w:hAnsiTheme="majorHAnsi" w:cstheme="majorHAnsi"/>
              </w:rPr>
              <w:t>key-value type</w:t>
            </w:r>
            <w:r w:rsidRPr="00CB0166">
              <w:rPr>
                <w:rFonts w:asciiTheme="majorHAnsi" w:hAnsiTheme="majorHAnsi" w:cstheme="majorHAnsi"/>
              </w:rPr>
              <w:t>。</w:t>
            </w:r>
          </w:p>
          <w:p w14:paraId="17D2997A" w14:textId="32CD2620" w:rsidR="000C5D1B" w:rsidRPr="00CB0166" w:rsidRDefault="006F2AE9" w:rsidP="006F2AE9">
            <w:pPr>
              <w:widowControl/>
              <w:jc w:val="left"/>
              <w:rPr>
                <w:rFonts w:asciiTheme="majorHAnsi" w:hAnsiTheme="majorHAnsi" w:cstheme="majorHAnsi"/>
              </w:rPr>
            </w:pPr>
            <w:r w:rsidRPr="00CB0166">
              <w:rPr>
                <w:rFonts w:asciiTheme="majorHAnsi" w:hAnsiTheme="majorHAnsi" w:cstheme="majorHAnsi"/>
              </w:rPr>
              <w:t>ITA handles keys as Member variables. Do not include japanese characters in the key name.</w:t>
            </w:r>
          </w:p>
        </w:tc>
        <w:tc>
          <w:tcPr>
            <w:tcW w:w="929" w:type="dxa"/>
          </w:tcPr>
          <w:p w14:paraId="055692F9"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w:t>
            </w:r>
          </w:p>
        </w:tc>
        <w:tc>
          <w:tcPr>
            <w:tcW w:w="1087" w:type="dxa"/>
          </w:tcPr>
          <w:p w14:paraId="65511007"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〇</w:t>
            </w:r>
          </w:p>
        </w:tc>
        <w:tc>
          <w:tcPr>
            <w:tcW w:w="1986" w:type="dxa"/>
          </w:tcPr>
          <w:p w14:paraId="71E0D7DF"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object({</w:t>
            </w:r>
          </w:p>
          <w:p w14:paraId="59C68577"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 xml:space="preserve">  key = number</w:t>
            </w:r>
          </w:p>
          <w:p w14:paraId="2FFAFF06"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w:t>
            </w:r>
          </w:p>
        </w:tc>
        <w:tc>
          <w:tcPr>
            <w:tcW w:w="2160" w:type="dxa"/>
          </w:tcPr>
          <w:p w14:paraId="4B164605"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w:t>
            </w:r>
          </w:p>
          <w:p w14:paraId="30891A8A"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 xml:space="preserve">  “key” = 2022</w:t>
            </w:r>
          </w:p>
          <w:p w14:paraId="16CBE91E"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w:t>
            </w:r>
          </w:p>
        </w:tc>
      </w:tr>
      <w:tr w:rsidR="000C5D1B" w:rsidRPr="00CB0166" w14:paraId="1EA93308" w14:textId="77777777" w:rsidTr="009A5FC9">
        <w:trPr>
          <w:trHeight w:val="854"/>
        </w:trPr>
        <w:tc>
          <w:tcPr>
            <w:tcW w:w="988" w:type="dxa"/>
          </w:tcPr>
          <w:p w14:paraId="456C94FB"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any</w:t>
            </w:r>
          </w:p>
        </w:tc>
        <w:tc>
          <w:tcPr>
            <w:tcW w:w="2788" w:type="dxa"/>
          </w:tcPr>
          <w:p w14:paraId="54582661" w14:textId="77777777" w:rsidR="00784014" w:rsidRPr="00CB0166" w:rsidRDefault="00784014" w:rsidP="00784014">
            <w:pPr>
              <w:widowControl/>
              <w:jc w:val="left"/>
              <w:rPr>
                <w:rFonts w:asciiTheme="majorHAnsi" w:hAnsiTheme="majorHAnsi" w:cstheme="majorHAnsi"/>
              </w:rPr>
            </w:pPr>
            <w:r w:rsidRPr="00CB0166">
              <w:rPr>
                <w:rFonts w:asciiTheme="majorHAnsi" w:hAnsiTheme="majorHAnsi" w:cstheme="majorHAnsi"/>
              </w:rPr>
              <w:t xml:space="preserve">Type that fits all. </w:t>
            </w:r>
          </w:p>
          <w:p w14:paraId="0EB147F6" w14:textId="54C54648" w:rsidR="000C5D1B" w:rsidRPr="00CB0166" w:rsidRDefault="00784014" w:rsidP="00784014">
            <w:pPr>
              <w:widowControl/>
              <w:jc w:val="left"/>
              <w:rPr>
                <w:rFonts w:asciiTheme="majorHAnsi" w:hAnsiTheme="majorHAnsi" w:cstheme="majorHAnsi"/>
              </w:rPr>
            </w:pPr>
            <w:r w:rsidRPr="00CB0166">
              <w:rPr>
                <w:rFonts w:asciiTheme="majorHAnsi" w:hAnsiTheme="majorHAnsi" w:cstheme="majorHAnsi"/>
              </w:rPr>
              <w:t>Handled the same as string type on ITA.</w:t>
            </w:r>
          </w:p>
        </w:tc>
        <w:tc>
          <w:tcPr>
            <w:tcW w:w="929" w:type="dxa"/>
          </w:tcPr>
          <w:p w14:paraId="42226EBA"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w:t>
            </w:r>
          </w:p>
        </w:tc>
        <w:tc>
          <w:tcPr>
            <w:tcW w:w="1087" w:type="dxa"/>
          </w:tcPr>
          <w:p w14:paraId="3DFE9E8D"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w:t>
            </w:r>
          </w:p>
        </w:tc>
        <w:tc>
          <w:tcPr>
            <w:tcW w:w="1986" w:type="dxa"/>
          </w:tcPr>
          <w:p w14:paraId="6C155DEA"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any</w:t>
            </w:r>
          </w:p>
        </w:tc>
        <w:tc>
          <w:tcPr>
            <w:tcW w:w="2160" w:type="dxa"/>
          </w:tcPr>
          <w:p w14:paraId="0AC0B9EB" w14:textId="68952CA1" w:rsidR="000C5D1B" w:rsidRPr="00CB0166" w:rsidRDefault="00784014" w:rsidP="00784014">
            <w:pPr>
              <w:widowControl/>
              <w:jc w:val="left"/>
              <w:rPr>
                <w:rFonts w:asciiTheme="majorHAnsi" w:hAnsiTheme="majorHAnsi" w:cstheme="majorHAnsi"/>
              </w:rPr>
            </w:pPr>
            <w:r w:rsidRPr="00CB0166">
              <w:rPr>
                <w:rFonts w:asciiTheme="majorHAnsi" w:hAnsiTheme="majorHAnsi" w:cstheme="majorHAnsi"/>
              </w:rPr>
              <w:t>ABC</w:t>
            </w:r>
          </w:p>
        </w:tc>
      </w:tr>
      <w:tr w:rsidR="000C5D1B" w:rsidRPr="00CB0166" w14:paraId="4BD0AD85" w14:textId="77777777" w:rsidTr="009A5FC9">
        <w:trPr>
          <w:trHeight w:val="854"/>
        </w:trPr>
        <w:tc>
          <w:tcPr>
            <w:tcW w:w="988" w:type="dxa"/>
          </w:tcPr>
          <w:p w14:paraId="5C177865" w14:textId="1AAFD278" w:rsidR="000C5D1B" w:rsidRPr="00CB0166" w:rsidRDefault="00784014" w:rsidP="000C5D1B">
            <w:pPr>
              <w:widowControl/>
              <w:jc w:val="left"/>
              <w:rPr>
                <w:rFonts w:asciiTheme="majorHAnsi" w:hAnsiTheme="majorHAnsi" w:cstheme="majorHAnsi"/>
              </w:rPr>
            </w:pPr>
            <w:r w:rsidRPr="00CB0166">
              <w:rPr>
                <w:rFonts w:asciiTheme="majorHAnsi" w:hAnsiTheme="majorHAnsi" w:cstheme="majorHAnsi"/>
              </w:rPr>
              <w:t>No description</w:t>
            </w:r>
          </w:p>
        </w:tc>
        <w:tc>
          <w:tcPr>
            <w:tcW w:w="2788" w:type="dxa"/>
          </w:tcPr>
          <w:p w14:paraId="0B72A744" w14:textId="1B2EE6E3" w:rsidR="000C5D1B" w:rsidRPr="00CB0166" w:rsidRDefault="00784014" w:rsidP="000C5D1B">
            <w:pPr>
              <w:widowControl/>
              <w:jc w:val="left"/>
              <w:rPr>
                <w:rFonts w:asciiTheme="majorHAnsi" w:hAnsiTheme="majorHAnsi" w:cstheme="majorHAnsi"/>
              </w:rPr>
            </w:pPr>
            <w:r w:rsidRPr="00CB0166">
              <w:rPr>
                <w:rFonts w:asciiTheme="majorHAnsi" w:hAnsiTheme="majorHAnsi" w:cstheme="majorHAnsi"/>
              </w:rPr>
              <w:t>If no "type" is described, it will be handled the same as a string type.</w:t>
            </w:r>
          </w:p>
        </w:tc>
        <w:tc>
          <w:tcPr>
            <w:tcW w:w="929" w:type="dxa"/>
          </w:tcPr>
          <w:p w14:paraId="488796BF"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w:t>
            </w:r>
          </w:p>
        </w:tc>
        <w:tc>
          <w:tcPr>
            <w:tcW w:w="1087" w:type="dxa"/>
          </w:tcPr>
          <w:p w14:paraId="14AEFC53" w14:textId="77777777" w:rsidR="000C5D1B" w:rsidRPr="00CB0166" w:rsidRDefault="000C5D1B" w:rsidP="000C5D1B">
            <w:pPr>
              <w:widowControl/>
              <w:jc w:val="left"/>
              <w:rPr>
                <w:rFonts w:asciiTheme="majorHAnsi" w:hAnsiTheme="majorHAnsi" w:cstheme="majorHAnsi"/>
              </w:rPr>
            </w:pPr>
            <w:r w:rsidRPr="00CB0166">
              <w:rPr>
                <w:rFonts w:asciiTheme="majorHAnsi" w:hAnsiTheme="majorHAnsi" w:cstheme="majorHAnsi"/>
              </w:rPr>
              <w:t>×</w:t>
            </w:r>
          </w:p>
        </w:tc>
        <w:tc>
          <w:tcPr>
            <w:tcW w:w="1986" w:type="dxa"/>
          </w:tcPr>
          <w:p w14:paraId="1812B4F3" w14:textId="77777777" w:rsidR="000C5D1B" w:rsidRPr="00CB0166" w:rsidRDefault="000C5D1B" w:rsidP="000C5D1B">
            <w:pPr>
              <w:widowControl/>
              <w:jc w:val="left"/>
              <w:rPr>
                <w:rFonts w:asciiTheme="majorHAnsi" w:hAnsiTheme="majorHAnsi" w:cstheme="majorHAnsi"/>
              </w:rPr>
            </w:pPr>
          </w:p>
        </w:tc>
        <w:tc>
          <w:tcPr>
            <w:tcW w:w="2160" w:type="dxa"/>
          </w:tcPr>
          <w:p w14:paraId="20B49BFB" w14:textId="3A1EF273" w:rsidR="000C5D1B" w:rsidRPr="00CB0166" w:rsidRDefault="00784014" w:rsidP="000C5D1B">
            <w:pPr>
              <w:widowControl/>
              <w:jc w:val="left"/>
              <w:rPr>
                <w:rFonts w:asciiTheme="majorHAnsi" w:hAnsiTheme="majorHAnsi" w:cstheme="majorHAnsi"/>
              </w:rPr>
            </w:pPr>
            <w:r w:rsidRPr="00CB0166">
              <w:rPr>
                <w:rFonts w:asciiTheme="majorHAnsi" w:hAnsiTheme="majorHAnsi" w:cstheme="majorHAnsi"/>
              </w:rPr>
              <w:t>ABC</w:t>
            </w:r>
          </w:p>
        </w:tc>
      </w:tr>
    </w:tbl>
    <w:p w14:paraId="1F9DB025" w14:textId="77777777" w:rsidR="000C5D1B" w:rsidRPr="00CB0166" w:rsidRDefault="000C5D1B" w:rsidP="000C5D1B">
      <w:pPr>
        <w:widowControl/>
        <w:ind w:firstLineChars="135" w:firstLine="283"/>
        <w:jc w:val="left"/>
        <w:rPr>
          <w:ins w:id="33" w:author="作成者"/>
          <w:rFonts w:asciiTheme="majorHAnsi" w:hAnsiTheme="majorHAnsi" w:cstheme="majorHAnsi"/>
        </w:rPr>
      </w:pPr>
    </w:p>
    <w:p w14:paraId="02871A07" w14:textId="36150721" w:rsidR="000C5D1B" w:rsidRPr="00CB0166" w:rsidRDefault="000C5D1B" w:rsidP="00983C2C">
      <w:pPr>
        <w:widowControl/>
        <w:jc w:val="left"/>
        <w:rPr>
          <w:ins w:id="34" w:author="作成者"/>
          <w:rFonts w:asciiTheme="majorHAnsi" w:hAnsiTheme="majorHAnsi" w:cstheme="majorHAnsi"/>
        </w:rPr>
      </w:pPr>
      <w:ins w:id="35" w:author="作成者">
        <w:r w:rsidRPr="00CB0166">
          <w:rPr>
            <w:rFonts w:ascii="ＭＳ ゴシック" w:eastAsia="ＭＳ ゴシック" w:hAnsi="ＭＳ ゴシック" w:cs="ＭＳ ゴシック" w:hint="eastAsia"/>
          </w:rPr>
          <w:t>※</w:t>
        </w:r>
        <w:r w:rsidRPr="00CB0166">
          <w:rPr>
            <w:rFonts w:asciiTheme="majorHAnsi" w:hAnsiTheme="majorHAnsi" w:cstheme="majorHAnsi"/>
          </w:rPr>
          <w:t>１</w:t>
        </w:r>
        <w:r w:rsidRPr="00CB0166">
          <w:rPr>
            <w:rFonts w:asciiTheme="majorHAnsi" w:hAnsiTheme="majorHAnsi" w:cstheme="majorHAnsi"/>
          </w:rPr>
          <w:t>…</w:t>
        </w:r>
      </w:ins>
      <w:r w:rsidR="00DD1144" w:rsidRPr="00CB0166">
        <w:rPr>
          <w:rFonts w:asciiTheme="majorHAnsi" w:hAnsiTheme="majorHAnsi" w:cstheme="majorHAnsi"/>
        </w:rPr>
        <w:t>Substitute order</w:t>
      </w:r>
      <w:r w:rsidR="00983C2C" w:rsidRPr="00CB0166">
        <w:rPr>
          <w:rFonts w:asciiTheme="majorHAnsi" w:hAnsiTheme="majorHAnsi" w:cstheme="majorHAnsi"/>
        </w:rPr>
        <w:br/>
      </w:r>
      <w:r w:rsidR="00784014" w:rsidRPr="00CB0166">
        <w:rPr>
          <w:rFonts w:asciiTheme="majorHAnsi" w:hAnsiTheme="majorHAnsi" w:cstheme="majorHAnsi"/>
        </w:rPr>
        <w:t>The substitute order is the order of which specific values are set to variables (starting from top).</w:t>
      </w:r>
      <w:r w:rsidR="00784014" w:rsidRPr="00CB0166">
        <w:rPr>
          <w:rFonts w:asciiTheme="majorHAnsi" w:hAnsiTheme="majorHAnsi" w:cstheme="majorHAnsi"/>
        </w:rPr>
        <w:br/>
      </w:r>
      <w:r w:rsidR="00214F24" w:rsidRPr="00CB0166">
        <w:rPr>
          <w:rFonts w:asciiTheme="majorHAnsi" w:hAnsiTheme="majorHAnsi" w:cstheme="majorHAnsi"/>
        </w:rPr>
        <w:t>If the variable type (or the type for the lowest variable in a hierarchy configuration) is "list" or "set", they can be configured in the Substitute value auto registration settings menu/Substitute value list menu.</w:t>
      </w:r>
    </w:p>
    <w:p w14:paraId="13FE3638" w14:textId="4CCD895B" w:rsidR="000C5D1B" w:rsidRPr="00CB0166" w:rsidRDefault="00983C2C" w:rsidP="000C5D1B">
      <w:pPr>
        <w:widowControl/>
        <w:jc w:val="left"/>
        <w:rPr>
          <w:ins w:id="36" w:author="作成者"/>
          <w:rFonts w:asciiTheme="majorHAnsi" w:hAnsiTheme="majorHAnsi" w:cstheme="majorHAnsi"/>
        </w:rPr>
      </w:pPr>
      <w:ins w:id="37" w:author="作成者">
        <w:r w:rsidRPr="00CB0166">
          <w:rPr>
            <w:rFonts w:asciiTheme="majorHAnsi" w:hAnsiTheme="majorHAnsi" w:cstheme="majorHAnsi"/>
            <w:noProof/>
          </w:rPr>
          <mc:AlternateContent>
            <mc:Choice Requires="wps">
              <w:drawing>
                <wp:anchor distT="0" distB="0" distL="114300" distR="114300" simplePos="0" relativeHeight="251793408" behindDoc="0" locked="0" layoutInCell="1" allowOverlap="1" wp14:anchorId="292587CE" wp14:editId="66DA4042">
                  <wp:simplePos x="0" y="0"/>
                  <wp:positionH relativeFrom="margin">
                    <wp:align>left</wp:align>
                  </wp:positionH>
                  <wp:positionV relativeFrom="paragraph">
                    <wp:posOffset>118745</wp:posOffset>
                  </wp:positionV>
                  <wp:extent cx="5848350" cy="3952875"/>
                  <wp:effectExtent l="0" t="0" r="19050" b="28575"/>
                  <wp:wrapTopAndBottom/>
                  <wp:docPr id="2" name="フローチャート: 処理 2"/>
                  <wp:cNvGraphicFramePr/>
                  <a:graphic xmlns:a="http://schemas.openxmlformats.org/drawingml/2006/main">
                    <a:graphicData uri="http://schemas.microsoft.com/office/word/2010/wordprocessingShape">
                      <wps:wsp>
                        <wps:cNvSpPr/>
                        <wps:spPr>
                          <a:xfrm>
                            <a:off x="0" y="0"/>
                            <a:ext cx="5848350" cy="3952875"/>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5EF3499B" w14:textId="6F8F981E" w:rsidR="00CC00D9" w:rsidRPr="003177F7" w:rsidRDefault="00CC00D9" w:rsidP="000C5D1B">
                              <w:pPr>
                                <w:jc w:val="left"/>
                                <w:rPr>
                                  <w:ins w:id="38" w:author="作成者"/>
                                  <w:sz w:val="20"/>
                                  <w:szCs w:val="20"/>
                                </w:rPr>
                              </w:pPr>
                              <w:r>
                                <w:rPr>
                                  <w:rFonts w:hint="eastAsia"/>
                                  <w:sz w:val="20"/>
                                  <w:szCs w:val="20"/>
                                </w:rPr>
                                <w:t>Example</w:t>
                              </w:r>
                              <w:ins w:id="39" w:author="作成者">
                                <w:r w:rsidRPr="003177F7">
                                  <w:rPr>
                                    <w:rFonts w:hint="eastAsia"/>
                                    <w:sz w:val="20"/>
                                    <w:szCs w:val="20"/>
                                  </w:rPr>
                                  <w:t>：</w:t>
                                </w:r>
                              </w:ins>
                              <w:r>
                                <w:rPr>
                                  <w:rFonts w:hint="eastAsia"/>
                                  <w:sz w:val="20"/>
                                  <w:szCs w:val="20"/>
                                </w:rPr>
                                <w:t xml:space="preserve"> For </w:t>
                              </w:r>
                              <w:r>
                                <w:rPr>
                                  <w:sz w:val="20"/>
                                  <w:szCs w:val="20"/>
                                </w:rPr>
                                <w:t>“list” type variables</w:t>
                              </w:r>
                              <w:r w:rsidRPr="003177F7">
                                <w:rPr>
                                  <w:sz w:val="20"/>
                                  <w:szCs w:val="20"/>
                                </w:rPr>
                                <w:t xml:space="preserve"> </w:t>
                              </w:r>
                            </w:p>
                            <w:p w14:paraId="365BA271" w14:textId="5454F173" w:rsidR="00CC00D9" w:rsidRPr="003177F7" w:rsidRDefault="00CC00D9" w:rsidP="000C5D1B">
                              <w:pPr>
                                <w:jc w:val="left"/>
                                <w:rPr>
                                  <w:ins w:id="40" w:author="作成者"/>
                                  <w:sz w:val="20"/>
                                  <w:szCs w:val="20"/>
                                </w:rPr>
                              </w:pPr>
                              <w:ins w:id="41" w:author="作成者">
                                <w:r w:rsidRPr="003177F7">
                                  <w:rPr>
                                    <w:rFonts w:hint="eastAsia"/>
                                    <w:sz w:val="20"/>
                                    <w:szCs w:val="20"/>
                                  </w:rPr>
                                  <w:t>・</w:t>
                                </w:r>
                                <w:r w:rsidRPr="003177F7">
                                  <w:rPr>
                                    <w:sz w:val="20"/>
                                    <w:szCs w:val="20"/>
                                  </w:rPr>
                                  <w:t>t</w:t>
                                </w:r>
                                <w:r w:rsidRPr="003177F7">
                                  <w:rPr>
                                    <w:rFonts w:hint="eastAsia"/>
                                    <w:sz w:val="20"/>
                                    <w:szCs w:val="20"/>
                                  </w:rPr>
                                  <w:t>f</w:t>
                                </w:r>
                              </w:ins>
                              <w:r>
                                <w:rPr>
                                  <w:sz w:val="20"/>
                                  <w:szCs w:val="20"/>
                                </w:rPr>
                                <w:t xml:space="preserve"> file and registration values</w:t>
                              </w:r>
                            </w:p>
                            <w:tbl>
                              <w:tblPr>
                                <w:tblStyle w:val="ab"/>
                                <w:tblW w:w="7166" w:type="dxa"/>
                                <w:jc w:val="center"/>
                                <w:tblLook w:val="04A0" w:firstRow="1" w:lastRow="0" w:firstColumn="1" w:lastColumn="0" w:noHBand="0" w:noVBand="1"/>
                              </w:tblPr>
                              <w:tblGrid>
                                <w:gridCol w:w="7166"/>
                              </w:tblGrid>
                              <w:tr w:rsidR="00CC00D9" w:rsidRPr="003177F7" w14:paraId="5965D259" w14:textId="77777777" w:rsidTr="000C5D1B">
                                <w:trPr>
                                  <w:trHeight w:val="1425"/>
                                  <w:jc w:val="center"/>
                                  <w:ins w:id="42" w:author="作成者"/>
                                </w:trPr>
                                <w:tc>
                                  <w:tcPr>
                                    <w:tcW w:w="7166" w:type="dxa"/>
                                  </w:tcPr>
                                  <w:p w14:paraId="74738870" w14:textId="77777777" w:rsidR="00CC00D9" w:rsidRPr="003177F7" w:rsidRDefault="00CC00D9" w:rsidP="000C5D1B">
                                    <w:pPr>
                                      <w:rPr>
                                        <w:ins w:id="43" w:author="作成者"/>
                                        <w:sz w:val="20"/>
                                        <w:szCs w:val="20"/>
                                      </w:rPr>
                                    </w:pPr>
                                    <w:ins w:id="44" w:author="作成者">
                                      <w:r w:rsidRPr="003177F7">
                                        <w:rPr>
                                          <w:sz w:val="20"/>
                                          <w:szCs w:val="20"/>
                                        </w:rPr>
                                        <w:t>variable "VAR_hoge" {</w:t>
                                      </w:r>
                                    </w:ins>
                                  </w:p>
                                  <w:p w14:paraId="0F462428" w14:textId="77777777" w:rsidR="00CC00D9" w:rsidRPr="003177F7" w:rsidRDefault="00CC00D9" w:rsidP="000C5D1B">
                                    <w:pPr>
                                      <w:ind w:firstLineChars="200" w:firstLine="400"/>
                                      <w:rPr>
                                        <w:ins w:id="45" w:author="作成者"/>
                                        <w:sz w:val="20"/>
                                        <w:szCs w:val="20"/>
                                      </w:rPr>
                                    </w:pPr>
                                    <w:ins w:id="46" w:author="作成者">
                                      <w:r w:rsidRPr="003177F7">
                                        <w:rPr>
                                          <w:sz w:val="20"/>
                                          <w:szCs w:val="20"/>
                                        </w:rPr>
                                        <w:t>type = list(string)</w:t>
                                      </w:r>
                                    </w:ins>
                                  </w:p>
                                  <w:p w14:paraId="10E5C290" w14:textId="77777777" w:rsidR="00CC00D9" w:rsidRPr="003177F7" w:rsidRDefault="00CC00D9" w:rsidP="000C5D1B">
                                    <w:pPr>
                                      <w:pStyle w:val="a9"/>
                                      <w:ind w:leftChars="0" w:left="0"/>
                                      <w:rPr>
                                        <w:ins w:id="47" w:author="作成者"/>
                                        <w:sz w:val="20"/>
                                        <w:szCs w:val="20"/>
                                      </w:rPr>
                                    </w:pPr>
                                    <w:ins w:id="48" w:author="作成者">
                                      <w:r w:rsidRPr="003177F7">
                                        <w:rPr>
                                          <w:sz w:val="20"/>
                                          <w:szCs w:val="20"/>
                                        </w:rPr>
                                        <w:t>}</w:t>
                                      </w:r>
                                    </w:ins>
                                  </w:p>
                                </w:tc>
                              </w:tr>
                            </w:tbl>
                            <w:p w14:paraId="3243777A" w14:textId="77777777" w:rsidR="00CC00D9" w:rsidRPr="003177F7" w:rsidRDefault="00CC00D9" w:rsidP="000C5D1B">
                              <w:pPr>
                                <w:jc w:val="left"/>
                                <w:rPr>
                                  <w:ins w:id="49" w:author="作成者"/>
                                  <w:sz w:val="20"/>
                                  <w:szCs w:val="20"/>
                                </w:rPr>
                              </w:pPr>
                            </w:p>
                            <w:p w14:paraId="614B404F" w14:textId="17B65BAD" w:rsidR="00CC00D9" w:rsidRPr="003177F7" w:rsidRDefault="00CC00D9" w:rsidP="00D361BF">
                              <w:pPr>
                                <w:pStyle w:val="a9"/>
                                <w:numPr>
                                  <w:ilvl w:val="0"/>
                                  <w:numId w:val="37"/>
                                </w:numPr>
                                <w:ind w:leftChars="0"/>
                                <w:jc w:val="left"/>
                                <w:rPr>
                                  <w:ins w:id="50" w:author="作成者"/>
                                  <w:sz w:val="20"/>
                                  <w:szCs w:val="20"/>
                                </w:rPr>
                              </w:pPr>
                              <w:r>
                                <w:rPr>
                                  <w:sz w:val="20"/>
                                  <w:szCs w:val="20"/>
                                </w:rPr>
                                <w:t>S</w:t>
                              </w:r>
                              <w:r>
                                <w:rPr>
                                  <w:rFonts w:hint="eastAsia"/>
                                  <w:sz w:val="20"/>
                                  <w:szCs w:val="20"/>
                                </w:rPr>
                                <w:t xml:space="preserve">ubstitute </w:t>
                              </w:r>
                              <w:r>
                                <w:rPr>
                                  <w:sz w:val="20"/>
                                  <w:szCs w:val="20"/>
                                </w:rPr>
                                <w:t>value example</w:t>
                              </w:r>
                              <w:ins w:id="51" w:author="作成者">
                                <w:r w:rsidRPr="003177F7">
                                  <w:rPr>
                                    <w:rFonts w:hint="eastAsia"/>
                                    <w:sz w:val="20"/>
                                    <w:szCs w:val="20"/>
                                  </w:rPr>
                                  <w:t>（</w:t>
                                </w:r>
                              </w:ins>
                              <w:r>
                                <w:rPr>
                                  <w:sz w:val="20"/>
                                  <w:szCs w:val="20"/>
                                </w:rPr>
                                <w:t>Substitute value auto registration settings/Substitute value list</w:t>
                              </w:r>
                              <w:ins w:id="52" w:author="作成者">
                                <w:r w:rsidRPr="003177F7">
                                  <w:rPr>
                                    <w:sz w:val="20"/>
                                    <w:szCs w:val="20"/>
                                  </w:rPr>
                                  <w:t>）</w:t>
                                </w:r>
                              </w:ins>
                            </w:p>
                            <w:tbl>
                              <w:tblPr>
                                <w:tblStyle w:val="ab"/>
                                <w:tblW w:w="0" w:type="auto"/>
                                <w:jc w:val="center"/>
                                <w:tblLook w:val="04A0" w:firstRow="1" w:lastRow="0" w:firstColumn="1" w:lastColumn="0" w:noHBand="0" w:noVBand="1"/>
                              </w:tblPr>
                              <w:tblGrid>
                                <w:gridCol w:w="788"/>
                                <w:gridCol w:w="1446"/>
                                <w:gridCol w:w="1403"/>
                                <w:gridCol w:w="1403"/>
                                <w:gridCol w:w="1403"/>
                              </w:tblGrid>
                              <w:tr w:rsidR="00CC00D9" w:rsidRPr="003177F7" w14:paraId="5FF875DB" w14:textId="77777777" w:rsidTr="000C5D1B">
                                <w:trPr>
                                  <w:trHeight w:val="555"/>
                                  <w:jc w:val="center"/>
                                  <w:ins w:id="53" w:author="作成者"/>
                                </w:trPr>
                                <w:tc>
                                  <w:tcPr>
                                    <w:tcW w:w="788" w:type="dxa"/>
                                    <w:shd w:val="clear" w:color="auto" w:fill="002060"/>
                                  </w:tcPr>
                                  <w:p w14:paraId="1EEF115C" w14:textId="45A6D4DD" w:rsidR="00CC00D9" w:rsidRPr="003177F7" w:rsidRDefault="00CC00D9" w:rsidP="000C5D1B">
                                    <w:pPr>
                                      <w:pStyle w:val="a9"/>
                                      <w:ind w:leftChars="0" w:left="0"/>
                                      <w:jc w:val="left"/>
                                      <w:rPr>
                                        <w:ins w:id="54" w:author="作成者"/>
                                        <w:b/>
                                        <w:color w:val="FFFFFF" w:themeColor="background1"/>
                                        <w:sz w:val="20"/>
                                        <w:szCs w:val="20"/>
                                      </w:rPr>
                                    </w:pPr>
                                    <w:r>
                                      <w:rPr>
                                        <w:rFonts w:hint="eastAsia"/>
                                        <w:b/>
                                        <w:color w:val="FFFFFF" w:themeColor="background1"/>
                                        <w:sz w:val="20"/>
                                        <w:szCs w:val="20"/>
                                      </w:rPr>
                                      <w:t>Item No.</w:t>
                                    </w:r>
                                  </w:p>
                                </w:tc>
                                <w:tc>
                                  <w:tcPr>
                                    <w:tcW w:w="1446" w:type="dxa"/>
                                    <w:shd w:val="clear" w:color="auto" w:fill="002060"/>
                                  </w:tcPr>
                                  <w:p w14:paraId="5479B729" w14:textId="5CEF401B" w:rsidR="00CC00D9" w:rsidRPr="003177F7" w:rsidRDefault="00CC00D9" w:rsidP="000C5D1B">
                                    <w:pPr>
                                      <w:pStyle w:val="a9"/>
                                      <w:ind w:leftChars="0" w:left="0"/>
                                      <w:jc w:val="left"/>
                                      <w:rPr>
                                        <w:ins w:id="55" w:author="作成者"/>
                                        <w:b/>
                                        <w:color w:val="FFFFFF" w:themeColor="background1"/>
                                        <w:sz w:val="20"/>
                                        <w:szCs w:val="20"/>
                                      </w:rPr>
                                    </w:pPr>
                                    <w:r>
                                      <w:rPr>
                                        <w:rFonts w:hint="eastAsia"/>
                                        <w:b/>
                                        <w:color w:val="FFFFFF" w:themeColor="background1"/>
                                        <w:sz w:val="20"/>
                                        <w:szCs w:val="20"/>
                                      </w:rPr>
                                      <w:t>Variable name</w:t>
                                    </w:r>
                                  </w:p>
                                </w:tc>
                                <w:tc>
                                  <w:tcPr>
                                    <w:tcW w:w="1403" w:type="dxa"/>
                                    <w:shd w:val="clear" w:color="auto" w:fill="002060"/>
                                  </w:tcPr>
                                  <w:p w14:paraId="5C747756" w14:textId="3403A015" w:rsidR="00CC00D9" w:rsidRPr="003177F7" w:rsidRDefault="00CC00D9" w:rsidP="000C5D1B">
                                    <w:pPr>
                                      <w:pStyle w:val="a9"/>
                                      <w:ind w:leftChars="0" w:left="0"/>
                                      <w:jc w:val="left"/>
                                      <w:rPr>
                                        <w:ins w:id="56" w:author="作成者"/>
                                        <w:b/>
                                        <w:color w:val="FFFFFF" w:themeColor="background1"/>
                                        <w:sz w:val="20"/>
                                        <w:szCs w:val="20"/>
                                      </w:rPr>
                                    </w:pPr>
                                    <w:r>
                                      <w:rPr>
                                        <w:rFonts w:hint="eastAsia"/>
                                        <w:b/>
                                        <w:color w:val="FFFFFF" w:themeColor="background1"/>
                                        <w:sz w:val="20"/>
                                        <w:szCs w:val="20"/>
                                      </w:rPr>
                                      <w:t>Member variable</w:t>
                                    </w:r>
                                  </w:p>
                                </w:tc>
                                <w:tc>
                                  <w:tcPr>
                                    <w:tcW w:w="1403" w:type="dxa"/>
                                    <w:shd w:val="clear" w:color="auto" w:fill="002060"/>
                                  </w:tcPr>
                                  <w:p w14:paraId="7B12F71B" w14:textId="143F20BA" w:rsidR="00CC00D9" w:rsidRPr="003177F7" w:rsidRDefault="00CC00D9" w:rsidP="000C5D1B">
                                    <w:pPr>
                                      <w:pStyle w:val="a9"/>
                                      <w:ind w:leftChars="0" w:left="0"/>
                                      <w:jc w:val="left"/>
                                      <w:rPr>
                                        <w:ins w:id="57" w:author="作成者"/>
                                        <w:b/>
                                        <w:color w:val="FFFFFF" w:themeColor="background1"/>
                                        <w:sz w:val="20"/>
                                        <w:szCs w:val="20"/>
                                      </w:rPr>
                                    </w:pPr>
                                    <w:r>
                                      <w:rPr>
                                        <w:rFonts w:hint="eastAsia"/>
                                        <w:b/>
                                        <w:color w:val="FFFFFF" w:themeColor="background1"/>
                                        <w:sz w:val="20"/>
                                        <w:szCs w:val="20"/>
                                      </w:rPr>
                                      <w:t>Substitute order</w:t>
                                    </w:r>
                                  </w:p>
                                </w:tc>
                                <w:tc>
                                  <w:tcPr>
                                    <w:tcW w:w="1403" w:type="dxa"/>
                                    <w:shd w:val="clear" w:color="auto" w:fill="002060"/>
                                  </w:tcPr>
                                  <w:p w14:paraId="219EB0FC" w14:textId="716FBAF5" w:rsidR="00CC00D9" w:rsidRPr="003177F7" w:rsidRDefault="00CC00D9" w:rsidP="000C5D1B">
                                    <w:pPr>
                                      <w:pStyle w:val="a9"/>
                                      <w:ind w:leftChars="0" w:left="0"/>
                                      <w:jc w:val="left"/>
                                      <w:rPr>
                                        <w:ins w:id="58" w:author="作成者"/>
                                        <w:b/>
                                        <w:color w:val="FFFFFF" w:themeColor="background1"/>
                                        <w:sz w:val="20"/>
                                        <w:szCs w:val="20"/>
                                      </w:rPr>
                                    </w:pPr>
                                    <w:r>
                                      <w:rPr>
                                        <w:rFonts w:hint="eastAsia"/>
                                        <w:b/>
                                        <w:color w:val="FFFFFF" w:themeColor="background1"/>
                                        <w:sz w:val="20"/>
                                        <w:szCs w:val="20"/>
                                      </w:rPr>
                                      <w:t>Specific value</w:t>
                                    </w:r>
                                  </w:p>
                                </w:tc>
                              </w:tr>
                              <w:tr w:rsidR="00CC00D9" w:rsidRPr="003177F7" w14:paraId="5EF4966A" w14:textId="77777777" w:rsidTr="000C5D1B">
                                <w:trPr>
                                  <w:trHeight w:val="285"/>
                                  <w:jc w:val="center"/>
                                  <w:ins w:id="59" w:author="作成者"/>
                                </w:trPr>
                                <w:tc>
                                  <w:tcPr>
                                    <w:tcW w:w="788" w:type="dxa"/>
                                  </w:tcPr>
                                  <w:p w14:paraId="59CE493E" w14:textId="77777777" w:rsidR="00CC00D9" w:rsidRPr="003177F7" w:rsidRDefault="00CC00D9" w:rsidP="000C5D1B">
                                    <w:pPr>
                                      <w:pStyle w:val="a9"/>
                                      <w:ind w:leftChars="0" w:left="0"/>
                                      <w:jc w:val="left"/>
                                      <w:rPr>
                                        <w:ins w:id="60" w:author="作成者"/>
                                        <w:sz w:val="20"/>
                                        <w:szCs w:val="20"/>
                                      </w:rPr>
                                    </w:pPr>
                                    <w:ins w:id="61" w:author="作成者">
                                      <w:r w:rsidRPr="003177F7">
                                        <w:rPr>
                                          <w:rFonts w:hint="eastAsia"/>
                                          <w:sz w:val="20"/>
                                          <w:szCs w:val="20"/>
                                        </w:rPr>
                                        <w:t>1</w:t>
                                      </w:r>
                                    </w:ins>
                                  </w:p>
                                </w:tc>
                                <w:tc>
                                  <w:tcPr>
                                    <w:tcW w:w="1446" w:type="dxa"/>
                                  </w:tcPr>
                                  <w:p w14:paraId="59DCC4EF" w14:textId="77777777" w:rsidR="00CC00D9" w:rsidRPr="003177F7" w:rsidRDefault="00CC00D9" w:rsidP="000C5D1B">
                                    <w:pPr>
                                      <w:pStyle w:val="a9"/>
                                      <w:ind w:leftChars="0" w:left="0"/>
                                      <w:jc w:val="left"/>
                                      <w:rPr>
                                        <w:ins w:id="62" w:author="作成者"/>
                                        <w:sz w:val="20"/>
                                        <w:szCs w:val="20"/>
                                      </w:rPr>
                                    </w:pPr>
                                    <w:ins w:id="63" w:author="作成者">
                                      <w:r w:rsidRPr="003177F7">
                                        <w:rPr>
                                          <w:rFonts w:hint="eastAsia"/>
                                          <w:sz w:val="20"/>
                                          <w:szCs w:val="20"/>
                                        </w:rPr>
                                        <w:t>V</w:t>
                                      </w:r>
                                      <w:r w:rsidRPr="003177F7">
                                        <w:rPr>
                                          <w:sz w:val="20"/>
                                          <w:szCs w:val="20"/>
                                        </w:rPr>
                                        <w:t>AR_hoge</w:t>
                                      </w:r>
                                    </w:ins>
                                  </w:p>
                                </w:tc>
                                <w:tc>
                                  <w:tcPr>
                                    <w:tcW w:w="1403" w:type="dxa"/>
                                  </w:tcPr>
                                  <w:p w14:paraId="057BF6DE" w14:textId="14E3AE80" w:rsidR="00CC00D9" w:rsidRPr="003177F7" w:rsidRDefault="00CC00D9" w:rsidP="000C5D1B">
                                    <w:pPr>
                                      <w:pStyle w:val="a9"/>
                                      <w:ind w:leftChars="0" w:left="0"/>
                                      <w:jc w:val="left"/>
                                      <w:rPr>
                                        <w:ins w:id="64" w:author="作成者"/>
                                        <w:sz w:val="20"/>
                                        <w:szCs w:val="20"/>
                                      </w:rPr>
                                    </w:pPr>
                                    <w:r>
                                      <w:rPr>
                                        <w:rFonts w:hint="eastAsia"/>
                                        <w:sz w:val="20"/>
                                        <w:szCs w:val="20"/>
                                      </w:rPr>
                                      <w:t>N</w:t>
                                    </w:r>
                                    <w:r>
                                      <w:rPr>
                                        <w:sz w:val="20"/>
                                        <w:szCs w:val="20"/>
                                      </w:rPr>
                                      <w:t>o input required</w:t>
                                    </w:r>
                                  </w:p>
                                </w:tc>
                                <w:tc>
                                  <w:tcPr>
                                    <w:tcW w:w="1403" w:type="dxa"/>
                                  </w:tcPr>
                                  <w:p w14:paraId="7FBA67A7" w14:textId="77777777" w:rsidR="00CC00D9" w:rsidRPr="003177F7" w:rsidRDefault="00CC00D9" w:rsidP="000C5D1B">
                                    <w:pPr>
                                      <w:pStyle w:val="a9"/>
                                      <w:ind w:leftChars="0" w:left="0"/>
                                      <w:jc w:val="left"/>
                                      <w:rPr>
                                        <w:ins w:id="65" w:author="作成者"/>
                                        <w:sz w:val="20"/>
                                        <w:szCs w:val="20"/>
                                      </w:rPr>
                                    </w:pPr>
                                    <w:ins w:id="66" w:author="作成者">
                                      <w:r w:rsidRPr="003177F7">
                                        <w:rPr>
                                          <w:rFonts w:hint="eastAsia"/>
                                          <w:sz w:val="20"/>
                                          <w:szCs w:val="20"/>
                                        </w:rPr>
                                        <w:t>1</w:t>
                                      </w:r>
                                    </w:ins>
                                  </w:p>
                                </w:tc>
                                <w:tc>
                                  <w:tcPr>
                                    <w:tcW w:w="1403" w:type="dxa"/>
                                  </w:tcPr>
                                  <w:p w14:paraId="2D277D09" w14:textId="7D9D7FA1" w:rsidR="00CC00D9" w:rsidRPr="003177F7" w:rsidRDefault="00CC00D9" w:rsidP="000C5D1B">
                                    <w:pPr>
                                      <w:pStyle w:val="a9"/>
                                      <w:ind w:leftChars="0" w:left="0"/>
                                      <w:jc w:val="left"/>
                                      <w:rPr>
                                        <w:ins w:id="67" w:author="作成者"/>
                                        <w:sz w:val="20"/>
                                        <w:szCs w:val="20"/>
                                      </w:rPr>
                                    </w:pPr>
                                    <w:r>
                                      <w:rPr>
                                        <w:rFonts w:hint="eastAsia"/>
                                        <w:sz w:val="20"/>
                                        <w:szCs w:val="20"/>
                                      </w:rPr>
                                      <w:t>ABC</w:t>
                                    </w:r>
                                  </w:p>
                                </w:tc>
                              </w:tr>
                              <w:tr w:rsidR="00CC00D9" w:rsidRPr="003177F7" w14:paraId="10EFFB3F" w14:textId="77777777" w:rsidTr="000C5D1B">
                                <w:trPr>
                                  <w:trHeight w:val="285"/>
                                  <w:jc w:val="center"/>
                                  <w:ins w:id="68" w:author="作成者"/>
                                </w:trPr>
                                <w:tc>
                                  <w:tcPr>
                                    <w:tcW w:w="788" w:type="dxa"/>
                                  </w:tcPr>
                                  <w:p w14:paraId="683B39AC" w14:textId="77777777" w:rsidR="00CC00D9" w:rsidRPr="003177F7" w:rsidRDefault="00CC00D9" w:rsidP="000C5D1B">
                                    <w:pPr>
                                      <w:pStyle w:val="a9"/>
                                      <w:ind w:leftChars="0" w:left="0"/>
                                      <w:jc w:val="left"/>
                                      <w:rPr>
                                        <w:ins w:id="69" w:author="作成者"/>
                                        <w:sz w:val="20"/>
                                        <w:szCs w:val="20"/>
                                      </w:rPr>
                                    </w:pPr>
                                    <w:ins w:id="70" w:author="作成者">
                                      <w:r w:rsidRPr="003177F7">
                                        <w:rPr>
                                          <w:rFonts w:hint="eastAsia"/>
                                          <w:sz w:val="20"/>
                                          <w:szCs w:val="20"/>
                                        </w:rPr>
                                        <w:t>2</w:t>
                                      </w:r>
                                    </w:ins>
                                  </w:p>
                                </w:tc>
                                <w:tc>
                                  <w:tcPr>
                                    <w:tcW w:w="1446" w:type="dxa"/>
                                  </w:tcPr>
                                  <w:p w14:paraId="43205B2B" w14:textId="77777777" w:rsidR="00CC00D9" w:rsidRPr="003177F7" w:rsidRDefault="00CC00D9" w:rsidP="000C5D1B">
                                    <w:pPr>
                                      <w:pStyle w:val="a9"/>
                                      <w:ind w:leftChars="0" w:left="0"/>
                                      <w:jc w:val="left"/>
                                      <w:rPr>
                                        <w:ins w:id="71" w:author="作成者"/>
                                        <w:sz w:val="20"/>
                                        <w:szCs w:val="20"/>
                                      </w:rPr>
                                    </w:pPr>
                                    <w:ins w:id="72" w:author="作成者">
                                      <w:r w:rsidRPr="003177F7">
                                        <w:rPr>
                                          <w:rFonts w:hint="eastAsia"/>
                                          <w:sz w:val="20"/>
                                          <w:szCs w:val="20"/>
                                        </w:rPr>
                                        <w:t>VAR_hoge</w:t>
                                      </w:r>
                                    </w:ins>
                                  </w:p>
                                </w:tc>
                                <w:tc>
                                  <w:tcPr>
                                    <w:tcW w:w="1403" w:type="dxa"/>
                                  </w:tcPr>
                                  <w:p w14:paraId="4B5658BD" w14:textId="16A9BA4E" w:rsidR="00CC00D9" w:rsidRPr="003177F7" w:rsidRDefault="00CC00D9" w:rsidP="000C5D1B">
                                    <w:pPr>
                                      <w:pStyle w:val="a9"/>
                                      <w:ind w:leftChars="0" w:left="0"/>
                                      <w:jc w:val="left"/>
                                      <w:rPr>
                                        <w:ins w:id="73" w:author="作成者"/>
                                        <w:sz w:val="20"/>
                                        <w:szCs w:val="20"/>
                                      </w:rPr>
                                    </w:pPr>
                                    <w:r>
                                      <w:rPr>
                                        <w:rFonts w:hint="eastAsia"/>
                                        <w:sz w:val="20"/>
                                        <w:szCs w:val="20"/>
                                      </w:rPr>
                                      <w:t>N</w:t>
                                    </w:r>
                                    <w:r>
                                      <w:rPr>
                                        <w:sz w:val="20"/>
                                        <w:szCs w:val="20"/>
                                      </w:rPr>
                                      <w:t>o input required</w:t>
                                    </w:r>
                                  </w:p>
                                </w:tc>
                                <w:tc>
                                  <w:tcPr>
                                    <w:tcW w:w="1403" w:type="dxa"/>
                                  </w:tcPr>
                                  <w:p w14:paraId="4A971583" w14:textId="77777777" w:rsidR="00CC00D9" w:rsidRPr="003177F7" w:rsidRDefault="00CC00D9" w:rsidP="000C5D1B">
                                    <w:pPr>
                                      <w:pStyle w:val="a9"/>
                                      <w:ind w:leftChars="0" w:left="0"/>
                                      <w:jc w:val="left"/>
                                      <w:rPr>
                                        <w:ins w:id="74" w:author="作成者"/>
                                        <w:sz w:val="20"/>
                                        <w:szCs w:val="20"/>
                                      </w:rPr>
                                    </w:pPr>
                                    <w:ins w:id="75" w:author="作成者">
                                      <w:r w:rsidRPr="003177F7">
                                        <w:rPr>
                                          <w:rFonts w:hint="eastAsia"/>
                                          <w:sz w:val="20"/>
                                          <w:szCs w:val="20"/>
                                        </w:rPr>
                                        <w:t>2</w:t>
                                      </w:r>
                                    </w:ins>
                                  </w:p>
                                </w:tc>
                                <w:tc>
                                  <w:tcPr>
                                    <w:tcW w:w="1403" w:type="dxa"/>
                                  </w:tcPr>
                                  <w:p w14:paraId="21212E0A" w14:textId="16FC8F9E" w:rsidR="00CC00D9" w:rsidRPr="003177F7" w:rsidRDefault="00CC00D9" w:rsidP="000C5D1B">
                                    <w:pPr>
                                      <w:pStyle w:val="a9"/>
                                      <w:ind w:leftChars="0" w:left="0"/>
                                      <w:jc w:val="left"/>
                                      <w:rPr>
                                        <w:ins w:id="76" w:author="作成者"/>
                                        <w:sz w:val="20"/>
                                        <w:szCs w:val="20"/>
                                      </w:rPr>
                                    </w:pPr>
                                    <w:r>
                                      <w:rPr>
                                        <w:rFonts w:hint="eastAsia"/>
                                        <w:sz w:val="20"/>
                                        <w:szCs w:val="20"/>
                                      </w:rPr>
                                      <w:t>DEF</w:t>
                                    </w:r>
                                  </w:p>
                                </w:tc>
                              </w:tr>
                            </w:tbl>
                            <w:p w14:paraId="6186498C" w14:textId="77777777" w:rsidR="00CC00D9" w:rsidRPr="003177F7" w:rsidRDefault="00CC00D9" w:rsidP="000C5D1B">
                              <w:pPr>
                                <w:pStyle w:val="a9"/>
                                <w:ind w:leftChars="0" w:left="360"/>
                                <w:jc w:val="left"/>
                                <w:rPr>
                                  <w:ins w:id="77" w:author="作成者"/>
                                  <w:sz w:val="20"/>
                                  <w:szCs w:val="20"/>
                                </w:rPr>
                              </w:pPr>
                            </w:p>
                            <w:p w14:paraId="77C05965" w14:textId="183BDE66" w:rsidR="00CC00D9" w:rsidRPr="003177F7" w:rsidRDefault="00CC00D9" w:rsidP="000C5D1B">
                              <w:pPr>
                                <w:jc w:val="left"/>
                                <w:rPr>
                                  <w:ins w:id="78" w:author="作成者"/>
                                  <w:sz w:val="20"/>
                                  <w:szCs w:val="20"/>
                                </w:rPr>
                              </w:pPr>
                              <w:ins w:id="79" w:author="作成者">
                                <w:r w:rsidRPr="003177F7">
                                  <w:rPr>
                                    <w:rFonts w:hint="eastAsia"/>
                                    <w:sz w:val="20"/>
                                    <w:szCs w:val="20"/>
                                  </w:rPr>
                                  <w:t>２．</w:t>
                                </w:r>
                              </w:ins>
                              <w:r>
                                <w:rPr>
                                  <w:rFonts w:hint="eastAsia"/>
                                  <w:sz w:val="20"/>
                                  <w:szCs w:val="20"/>
                                </w:rPr>
                                <w:t xml:space="preserve">Value sent to </w:t>
                              </w:r>
                              <w:ins w:id="80" w:author="作成者">
                                <w:r w:rsidRPr="003177F7">
                                  <w:rPr>
                                    <w:rFonts w:hint="eastAsia"/>
                                    <w:sz w:val="20"/>
                                    <w:szCs w:val="20"/>
                                  </w:rPr>
                                  <w:t>Terraform</w:t>
                                </w:r>
                              </w:ins>
                              <w:r w:rsidRPr="003177F7">
                                <w:rPr>
                                  <w:sz w:val="20"/>
                                  <w:szCs w:val="20"/>
                                </w:rPr>
                                <w:t xml:space="preserve"> </w:t>
                              </w:r>
                            </w:p>
                            <w:tbl>
                              <w:tblPr>
                                <w:tblStyle w:val="ab"/>
                                <w:tblW w:w="6580" w:type="dxa"/>
                                <w:jc w:val="center"/>
                                <w:tblLook w:val="04A0" w:firstRow="1" w:lastRow="0" w:firstColumn="1" w:lastColumn="0" w:noHBand="0" w:noVBand="1"/>
                              </w:tblPr>
                              <w:tblGrid>
                                <w:gridCol w:w="6580"/>
                              </w:tblGrid>
                              <w:tr w:rsidR="00CC00D9" w:rsidRPr="003177F7" w14:paraId="10877A02" w14:textId="77777777" w:rsidTr="000C5D1B">
                                <w:trPr>
                                  <w:trHeight w:val="945"/>
                                  <w:jc w:val="center"/>
                                  <w:ins w:id="81" w:author="作成者"/>
                                </w:trPr>
                                <w:tc>
                                  <w:tcPr>
                                    <w:tcW w:w="6580" w:type="dxa"/>
                                  </w:tcPr>
                                  <w:p w14:paraId="29327A38" w14:textId="43443CD0" w:rsidR="00CC00D9" w:rsidRPr="003177F7" w:rsidRDefault="00CC00D9" w:rsidP="000C5D1B">
                                    <w:pPr>
                                      <w:pStyle w:val="a9"/>
                                      <w:ind w:leftChars="0" w:left="0"/>
                                      <w:rPr>
                                        <w:ins w:id="82" w:author="作成者"/>
                                        <w:sz w:val="20"/>
                                        <w:szCs w:val="20"/>
                                      </w:rPr>
                                    </w:pPr>
                                    <w:ins w:id="83" w:author="作成者">
                                      <w:r w:rsidRPr="003177F7">
                                        <w:rPr>
                                          <w:rFonts w:hint="eastAsia"/>
                                          <w:sz w:val="20"/>
                                          <w:szCs w:val="20"/>
                                        </w:rPr>
                                        <w:t>[</w:t>
                                      </w:r>
                                      <w:r w:rsidRPr="003177F7">
                                        <w:rPr>
                                          <w:sz w:val="20"/>
                                          <w:szCs w:val="20"/>
                                        </w:rPr>
                                        <w:t>“</w:t>
                                      </w:r>
                                    </w:ins>
                                    <w:r>
                                      <w:rPr>
                                        <w:rFonts w:hint="eastAsia"/>
                                        <w:sz w:val="20"/>
                                        <w:szCs w:val="20"/>
                                      </w:rPr>
                                      <w:t>ABC</w:t>
                                    </w:r>
                                    <w:ins w:id="84" w:author="作成者">
                                      <w:r w:rsidRPr="003177F7">
                                        <w:rPr>
                                          <w:sz w:val="20"/>
                                          <w:szCs w:val="20"/>
                                        </w:rPr>
                                        <w:t>”, “</w:t>
                                      </w:r>
                                    </w:ins>
                                    <w:r>
                                      <w:rPr>
                                        <w:rFonts w:hint="eastAsia"/>
                                        <w:sz w:val="20"/>
                                        <w:szCs w:val="20"/>
                                      </w:rPr>
                                      <w:t>DEF</w:t>
                                    </w:r>
                                    <w:ins w:id="85" w:author="作成者">
                                      <w:r w:rsidRPr="003177F7">
                                        <w:rPr>
                                          <w:sz w:val="20"/>
                                          <w:szCs w:val="20"/>
                                        </w:rPr>
                                        <w:t>”]</w:t>
                                      </w:r>
                                    </w:ins>
                                  </w:p>
                                </w:tc>
                              </w:tr>
                            </w:tbl>
                            <w:p w14:paraId="38605307" w14:textId="77777777" w:rsidR="00CC00D9" w:rsidRPr="003177F7" w:rsidRDefault="00CC00D9" w:rsidP="000C5D1B">
                              <w:pPr>
                                <w:jc w:val="left"/>
                                <w:rPr>
                                  <w:ins w:id="86" w:author="作成者"/>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2587CE" id="_x0000_t109" coordsize="21600,21600" o:spt="109" path="m,l,21600r21600,l21600,xe">
                  <v:stroke joinstyle="miter"/>
                  <v:path gradientshapeok="t" o:connecttype="rect"/>
                </v:shapetype>
                <v:shape id="フローチャート: 処理 2" o:spid="_x0000_s1026" type="#_x0000_t109" style="position:absolute;margin-left:0;margin-top:9.35pt;width:460.5pt;height:311.25pt;z-index:251793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" fillcolor="#f2f2f2 [3052]" strokecolor="#d8d8d8 [2732]" strokeweight="2pt">
                  <v:textbox>
                    <w:txbxContent>
                      <w:p w14:paraId="5EF3499B" w14:textId="6F8F981E" w:rsidR="00CC00D9" w:rsidRPr="003177F7" w:rsidRDefault="00CC00D9" w:rsidP="000C5D1B">
                        <w:pPr>
                          <w:jc w:val="left"/>
                          <w:rPr>
                            <w:ins w:id="87" w:author="作成者"/>
                            <w:sz w:val="20"/>
                            <w:szCs w:val="20"/>
                          </w:rPr>
                        </w:pPr>
                        <w:r>
                          <w:rPr>
                            <w:rFonts w:hint="eastAsia"/>
                            <w:sz w:val="20"/>
                            <w:szCs w:val="20"/>
                          </w:rPr>
                          <w:t>Example</w:t>
                        </w:r>
                        <w:ins w:id="88" w:author="作成者">
                          <w:r w:rsidRPr="003177F7">
                            <w:rPr>
                              <w:rFonts w:hint="eastAsia"/>
                              <w:sz w:val="20"/>
                              <w:szCs w:val="20"/>
                            </w:rPr>
                            <w:t>：</w:t>
                          </w:r>
                        </w:ins>
                        <w:r>
                          <w:rPr>
                            <w:rFonts w:hint="eastAsia"/>
                            <w:sz w:val="20"/>
                            <w:szCs w:val="20"/>
                          </w:rPr>
                          <w:t xml:space="preserve"> For </w:t>
                        </w:r>
                        <w:r>
                          <w:rPr>
                            <w:sz w:val="20"/>
                            <w:szCs w:val="20"/>
                          </w:rPr>
                          <w:t>“list” type variables</w:t>
                        </w:r>
                        <w:r w:rsidRPr="003177F7">
                          <w:rPr>
                            <w:sz w:val="20"/>
                            <w:szCs w:val="20"/>
                          </w:rPr>
                          <w:t xml:space="preserve"> </w:t>
                        </w:r>
                      </w:p>
                      <w:p w14:paraId="365BA271" w14:textId="5454F173" w:rsidR="00CC00D9" w:rsidRPr="003177F7" w:rsidRDefault="00CC00D9" w:rsidP="000C5D1B">
                        <w:pPr>
                          <w:jc w:val="left"/>
                          <w:rPr>
                            <w:ins w:id="89" w:author="作成者"/>
                            <w:sz w:val="20"/>
                            <w:szCs w:val="20"/>
                          </w:rPr>
                        </w:pPr>
                        <w:ins w:id="90" w:author="作成者">
                          <w:r w:rsidRPr="003177F7">
                            <w:rPr>
                              <w:rFonts w:hint="eastAsia"/>
                              <w:sz w:val="20"/>
                              <w:szCs w:val="20"/>
                            </w:rPr>
                            <w:t>・</w:t>
                          </w:r>
                          <w:r w:rsidRPr="003177F7">
                            <w:rPr>
                              <w:sz w:val="20"/>
                              <w:szCs w:val="20"/>
                            </w:rPr>
                            <w:t>t</w:t>
                          </w:r>
                          <w:r w:rsidRPr="003177F7">
                            <w:rPr>
                              <w:rFonts w:hint="eastAsia"/>
                              <w:sz w:val="20"/>
                              <w:szCs w:val="20"/>
                            </w:rPr>
                            <w:t>f</w:t>
                          </w:r>
                        </w:ins>
                        <w:r>
                          <w:rPr>
                            <w:sz w:val="20"/>
                            <w:szCs w:val="20"/>
                          </w:rPr>
                          <w:t xml:space="preserve"> file and registration values</w:t>
                        </w:r>
                      </w:p>
                      <w:tbl>
                        <w:tblPr>
                          <w:tblStyle w:val="ab"/>
                          <w:tblW w:w="7166" w:type="dxa"/>
                          <w:jc w:val="center"/>
                          <w:tblLook w:val="04A0" w:firstRow="1" w:lastRow="0" w:firstColumn="1" w:lastColumn="0" w:noHBand="0" w:noVBand="1"/>
                        </w:tblPr>
                        <w:tblGrid>
                          <w:gridCol w:w="7166"/>
                        </w:tblGrid>
                        <w:tr w:rsidR="00CC00D9" w:rsidRPr="003177F7" w14:paraId="5965D259" w14:textId="77777777" w:rsidTr="000C5D1B">
                          <w:trPr>
                            <w:trHeight w:val="1425"/>
                            <w:jc w:val="center"/>
                            <w:ins w:id="91" w:author="作成者"/>
                          </w:trPr>
                          <w:tc>
                            <w:tcPr>
                              <w:tcW w:w="7166" w:type="dxa"/>
                            </w:tcPr>
                            <w:p w14:paraId="74738870" w14:textId="77777777" w:rsidR="00CC00D9" w:rsidRPr="003177F7" w:rsidRDefault="00CC00D9" w:rsidP="000C5D1B">
                              <w:pPr>
                                <w:rPr>
                                  <w:ins w:id="92" w:author="作成者"/>
                                  <w:sz w:val="20"/>
                                  <w:szCs w:val="20"/>
                                </w:rPr>
                              </w:pPr>
                              <w:ins w:id="93" w:author="作成者">
                                <w:r w:rsidRPr="003177F7">
                                  <w:rPr>
                                    <w:sz w:val="20"/>
                                    <w:szCs w:val="20"/>
                                  </w:rPr>
                                  <w:t>variable "VAR_hoge" {</w:t>
                                </w:r>
                              </w:ins>
                            </w:p>
                            <w:p w14:paraId="0F462428" w14:textId="77777777" w:rsidR="00CC00D9" w:rsidRPr="003177F7" w:rsidRDefault="00CC00D9" w:rsidP="000C5D1B">
                              <w:pPr>
                                <w:ind w:firstLineChars="200" w:firstLine="400"/>
                                <w:rPr>
                                  <w:ins w:id="94" w:author="作成者"/>
                                  <w:sz w:val="20"/>
                                  <w:szCs w:val="20"/>
                                </w:rPr>
                              </w:pPr>
                              <w:ins w:id="95" w:author="作成者">
                                <w:r w:rsidRPr="003177F7">
                                  <w:rPr>
                                    <w:sz w:val="20"/>
                                    <w:szCs w:val="20"/>
                                  </w:rPr>
                                  <w:t>type = list(string)</w:t>
                                </w:r>
                              </w:ins>
                            </w:p>
                            <w:p w14:paraId="10E5C290" w14:textId="77777777" w:rsidR="00CC00D9" w:rsidRPr="003177F7" w:rsidRDefault="00CC00D9" w:rsidP="000C5D1B">
                              <w:pPr>
                                <w:pStyle w:val="a9"/>
                                <w:ind w:leftChars="0" w:left="0"/>
                                <w:rPr>
                                  <w:ins w:id="96" w:author="作成者"/>
                                  <w:sz w:val="20"/>
                                  <w:szCs w:val="20"/>
                                </w:rPr>
                              </w:pPr>
                              <w:ins w:id="97" w:author="作成者">
                                <w:r w:rsidRPr="003177F7">
                                  <w:rPr>
                                    <w:sz w:val="20"/>
                                    <w:szCs w:val="20"/>
                                  </w:rPr>
                                  <w:t>}</w:t>
                                </w:r>
                              </w:ins>
                            </w:p>
                          </w:tc>
                        </w:tr>
                      </w:tbl>
                      <w:p w14:paraId="3243777A" w14:textId="77777777" w:rsidR="00CC00D9" w:rsidRPr="003177F7" w:rsidRDefault="00CC00D9" w:rsidP="000C5D1B">
                        <w:pPr>
                          <w:jc w:val="left"/>
                          <w:rPr>
                            <w:ins w:id="98" w:author="作成者"/>
                            <w:sz w:val="20"/>
                            <w:szCs w:val="20"/>
                          </w:rPr>
                        </w:pPr>
                      </w:p>
                      <w:p w14:paraId="614B404F" w14:textId="17B65BAD" w:rsidR="00CC00D9" w:rsidRPr="003177F7" w:rsidRDefault="00CC00D9" w:rsidP="00D361BF">
                        <w:pPr>
                          <w:pStyle w:val="a9"/>
                          <w:numPr>
                            <w:ilvl w:val="0"/>
                            <w:numId w:val="37"/>
                          </w:numPr>
                          <w:ind w:leftChars="0"/>
                          <w:jc w:val="left"/>
                          <w:rPr>
                            <w:ins w:id="99" w:author="作成者"/>
                            <w:sz w:val="20"/>
                            <w:szCs w:val="20"/>
                          </w:rPr>
                        </w:pPr>
                        <w:r>
                          <w:rPr>
                            <w:sz w:val="20"/>
                            <w:szCs w:val="20"/>
                          </w:rPr>
                          <w:t>S</w:t>
                        </w:r>
                        <w:r>
                          <w:rPr>
                            <w:rFonts w:hint="eastAsia"/>
                            <w:sz w:val="20"/>
                            <w:szCs w:val="20"/>
                          </w:rPr>
                          <w:t xml:space="preserve">ubstitute </w:t>
                        </w:r>
                        <w:r>
                          <w:rPr>
                            <w:sz w:val="20"/>
                            <w:szCs w:val="20"/>
                          </w:rPr>
                          <w:t>value example</w:t>
                        </w:r>
                        <w:ins w:id="100" w:author="作成者">
                          <w:r w:rsidRPr="003177F7">
                            <w:rPr>
                              <w:rFonts w:hint="eastAsia"/>
                              <w:sz w:val="20"/>
                              <w:szCs w:val="20"/>
                            </w:rPr>
                            <w:t>（</w:t>
                          </w:r>
                        </w:ins>
                        <w:r>
                          <w:rPr>
                            <w:sz w:val="20"/>
                            <w:szCs w:val="20"/>
                          </w:rPr>
                          <w:t>Substitute value auto registration settings/Substitute value list</w:t>
                        </w:r>
                        <w:ins w:id="101" w:author="作成者">
                          <w:r w:rsidRPr="003177F7">
                            <w:rPr>
                              <w:sz w:val="20"/>
                              <w:szCs w:val="20"/>
                            </w:rPr>
                            <w:t>）</w:t>
                          </w:r>
                        </w:ins>
                      </w:p>
                      <w:tbl>
                        <w:tblPr>
                          <w:tblStyle w:val="ab"/>
                          <w:tblW w:w="0" w:type="auto"/>
                          <w:jc w:val="center"/>
                          <w:tblLook w:val="04A0" w:firstRow="1" w:lastRow="0" w:firstColumn="1" w:lastColumn="0" w:noHBand="0" w:noVBand="1"/>
                        </w:tblPr>
                        <w:tblGrid>
                          <w:gridCol w:w="788"/>
                          <w:gridCol w:w="1446"/>
                          <w:gridCol w:w="1403"/>
                          <w:gridCol w:w="1403"/>
                          <w:gridCol w:w="1403"/>
                        </w:tblGrid>
                        <w:tr w:rsidR="00CC00D9" w:rsidRPr="003177F7" w14:paraId="5FF875DB" w14:textId="77777777" w:rsidTr="000C5D1B">
                          <w:trPr>
                            <w:trHeight w:val="555"/>
                            <w:jc w:val="center"/>
                            <w:ins w:id="102" w:author="作成者"/>
                          </w:trPr>
                          <w:tc>
                            <w:tcPr>
                              <w:tcW w:w="788" w:type="dxa"/>
                              <w:shd w:val="clear" w:color="auto" w:fill="002060"/>
                            </w:tcPr>
                            <w:p w14:paraId="1EEF115C" w14:textId="45A6D4DD" w:rsidR="00CC00D9" w:rsidRPr="003177F7" w:rsidRDefault="00CC00D9" w:rsidP="000C5D1B">
                              <w:pPr>
                                <w:pStyle w:val="a9"/>
                                <w:ind w:leftChars="0" w:left="0"/>
                                <w:jc w:val="left"/>
                                <w:rPr>
                                  <w:ins w:id="103" w:author="作成者"/>
                                  <w:b/>
                                  <w:color w:val="FFFFFF" w:themeColor="background1"/>
                                  <w:sz w:val="20"/>
                                  <w:szCs w:val="20"/>
                                </w:rPr>
                              </w:pPr>
                              <w:r>
                                <w:rPr>
                                  <w:rFonts w:hint="eastAsia"/>
                                  <w:b/>
                                  <w:color w:val="FFFFFF" w:themeColor="background1"/>
                                  <w:sz w:val="20"/>
                                  <w:szCs w:val="20"/>
                                </w:rPr>
                                <w:t>Item No.</w:t>
                              </w:r>
                            </w:p>
                          </w:tc>
                          <w:tc>
                            <w:tcPr>
                              <w:tcW w:w="1446" w:type="dxa"/>
                              <w:shd w:val="clear" w:color="auto" w:fill="002060"/>
                            </w:tcPr>
                            <w:p w14:paraId="5479B729" w14:textId="5CEF401B" w:rsidR="00CC00D9" w:rsidRPr="003177F7" w:rsidRDefault="00CC00D9" w:rsidP="000C5D1B">
                              <w:pPr>
                                <w:pStyle w:val="a9"/>
                                <w:ind w:leftChars="0" w:left="0"/>
                                <w:jc w:val="left"/>
                                <w:rPr>
                                  <w:ins w:id="104" w:author="作成者"/>
                                  <w:b/>
                                  <w:color w:val="FFFFFF" w:themeColor="background1"/>
                                  <w:sz w:val="20"/>
                                  <w:szCs w:val="20"/>
                                </w:rPr>
                              </w:pPr>
                              <w:r>
                                <w:rPr>
                                  <w:rFonts w:hint="eastAsia"/>
                                  <w:b/>
                                  <w:color w:val="FFFFFF" w:themeColor="background1"/>
                                  <w:sz w:val="20"/>
                                  <w:szCs w:val="20"/>
                                </w:rPr>
                                <w:t>Variable name</w:t>
                              </w:r>
                            </w:p>
                          </w:tc>
                          <w:tc>
                            <w:tcPr>
                              <w:tcW w:w="1403" w:type="dxa"/>
                              <w:shd w:val="clear" w:color="auto" w:fill="002060"/>
                            </w:tcPr>
                            <w:p w14:paraId="5C747756" w14:textId="3403A015" w:rsidR="00CC00D9" w:rsidRPr="003177F7" w:rsidRDefault="00CC00D9" w:rsidP="000C5D1B">
                              <w:pPr>
                                <w:pStyle w:val="a9"/>
                                <w:ind w:leftChars="0" w:left="0"/>
                                <w:jc w:val="left"/>
                                <w:rPr>
                                  <w:ins w:id="105" w:author="作成者"/>
                                  <w:b/>
                                  <w:color w:val="FFFFFF" w:themeColor="background1"/>
                                  <w:sz w:val="20"/>
                                  <w:szCs w:val="20"/>
                                </w:rPr>
                              </w:pPr>
                              <w:r>
                                <w:rPr>
                                  <w:rFonts w:hint="eastAsia"/>
                                  <w:b/>
                                  <w:color w:val="FFFFFF" w:themeColor="background1"/>
                                  <w:sz w:val="20"/>
                                  <w:szCs w:val="20"/>
                                </w:rPr>
                                <w:t>Member variable</w:t>
                              </w:r>
                            </w:p>
                          </w:tc>
                          <w:tc>
                            <w:tcPr>
                              <w:tcW w:w="1403" w:type="dxa"/>
                              <w:shd w:val="clear" w:color="auto" w:fill="002060"/>
                            </w:tcPr>
                            <w:p w14:paraId="7B12F71B" w14:textId="143F20BA" w:rsidR="00CC00D9" w:rsidRPr="003177F7" w:rsidRDefault="00CC00D9" w:rsidP="000C5D1B">
                              <w:pPr>
                                <w:pStyle w:val="a9"/>
                                <w:ind w:leftChars="0" w:left="0"/>
                                <w:jc w:val="left"/>
                                <w:rPr>
                                  <w:ins w:id="106" w:author="作成者"/>
                                  <w:b/>
                                  <w:color w:val="FFFFFF" w:themeColor="background1"/>
                                  <w:sz w:val="20"/>
                                  <w:szCs w:val="20"/>
                                </w:rPr>
                              </w:pPr>
                              <w:r>
                                <w:rPr>
                                  <w:rFonts w:hint="eastAsia"/>
                                  <w:b/>
                                  <w:color w:val="FFFFFF" w:themeColor="background1"/>
                                  <w:sz w:val="20"/>
                                  <w:szCs w:val="20"/>
                                </w:rPr>
                                <w:t>Substitute order</w:t>
                              </w:r>
                            </w:p>
                          </w:tc>
                          <w:tc>
                            <w:tcPr>
                              <w:tcW w:w="1403" w:type="dxa"/>
                              <w:shd w:val="clear" w:color="auto" w:fill="002060"/>
                            </w:tcPr>
                            <w:p w14:paraId="219EB0FC" w14:textId="716FBAF5" w:rsidR="00CC00D9" w:rsidRPr="003177F7" w:rsidRDefault="00CC00D9" w:rsidP="000C5D1B">
                              <w:pPr>
                                <w:pStyle w:val="a9"/>
                                <w:ind w:leftChars="0" w:left="0"/>
                                <w:jc w:val="left"/>
                                <w:rPr>
                                  <w:ins w:id="107" w:author="作成者"/>
                                  <w:b/>
                                  <w:color w:val="FFFFFF" w:themeColor="background1"/>
                                  <w:sz w:val="20"/>
                                  <w:szCs w:val="20"/>
                                </w:rPr>
                              </w:pPr>
                              <w:r>
                                <w:rPr>
                                  <w:rFonts w:hint="eastAsia"/>
                                  <w:b/>
                                  <w:color w:val="FFFFFF" w:themeColor="background1"/>
                                  <w:sz w:val="20"/>
                                  <w:szCs w:val="20"/>
                                </w:rPr>
                                <w:t>Specific value</w:t>
                              </w:r>
                            </w:p>
                          </w:tc>
                        </w:tr>
                        <w:tr w:rsidR="00CC00D9" w:rsidRPr="003177F7" w14:paraId="5EF4966A" w14:textId="77777777" w:rsidTr="000C5D1B">
                          <w:trPr>
                            <w:trHeight w:val="285"/>
                            <w:jc w:val="center"/>
                            <w:ins w:id="108" w:author="作成者"/>
                          </w:trPr>
                          <w:tc>
                            <w:tcPr>
                              <w:tcW w:w="788" w:type="dxa"/>
                            </w:tcPr>
                            <w:p w14:paraId="59CE493E" w14:textId="77777777" w:rsidR="00CC00D9" w:rsidRPr="003177F7" w:rsidRDefault="00CC00D9" w:rsidP="000C5D1B">
                              <w:pPr>
                                <w:pStyle w:val="a9"/>
                                <w:ind w:leftChars="0" w:left="0"/>
                                <w:jc w:val="left"/>
                                <w:rPr>
                                  <w:ins w:id="109" w:author="作成者"/>
                                  <w:sz w:val="20"/>
                                  <w:szCs w:val="20"/>
                                </w:rPr>
                              </w:pPr>
                              <w:ins w:id="110" w:author="作成者">
                                <w:r w:rsidRPr="003177F7">
                                  <w:rPr>
                                    <w:rFonts w:hint="eastAsia"/>
                                    <w:sz w:val="20"/>
                                    <w:szCs w:val="20"/>
                                  </w:rPr>
                                  <w:t>1</w:t>
                                </w:r>
                              </w:ins>
                            </w:p>
                          </w:tc>
                          <w:tc>
                            <w:tcPr>
                              <w:tcW w:w="1446" w:type="dxa"/>
                            </w:tcPr>
                            <w:p w14:paraId="59DCC4EF" w14:textId="77777777" w:rsidR="00CC00D9" w:rsidRPr="003177F7" w:rsidRDefault="00CC00D9" w:rsidP="000C5D1B">
                              <w:pPr>
                                <w:pStyle w:val="a9"/>
                                <w:ind w:leftChars="0" w:left="0"/>
                                <w:jc w:val="left"/>
                                <w:rPr>
                                  <w:ins w:id="111" w:author="作成者"/>
                                  <w:sz w:val="20"/>
                                  <w:szCs w:val="20"/>
                                </w:rPr>
                              </w:pPr>
                              <w:ins w:id="112" w:author="作成者">
                                <w:r w:rsidRPr="003177F7">
                                  <w:rPr>
                                    <w:rFonts w:hint="eastAsia"/>
                                    <w:sz w:val="20"/>
                                    <w:szCs w:val="20"/>
                                  </w:rPr>
                                  <w:t>V</w:t>
                                </w:r>
                                <w:r w:rsidRPr="003177F7">
                                  <w:rPr>
                                    <w:sz w:val="20"/>
                                    <w:szCs w:val="20"/>
                                  </w:rPr>
                                  <w:t>AR_hoge</w:t>
                                </w:r>
                              </w:ins>
                            </w:p>
                          </w:tc>
                          <w:tc>
                            <w:tcPr>
                              <w:tcW w:w="1403" w:type="dxa"/>
                            </w:tcPr>
                            <w:p w14:paraId="057BF6DE" w14:textId="14E3AE80" w:rsidR="00CC00D9" w:rsidRPr="003177F7" w:rsidRDefault="00CC00D9" w:rsidP="000C5D1B">
                              <w:pPr>
                                <w:pStyle w:val="a9"/>
                                <w:ind w:leftChars="0" w:left="0"/>
                                <w:jc w:val="left"/>
                                <w:rPr>
                                  <w:ins w:id="113" w:author="作成者"/>
                                  <w:sz w:val="20"/>
                                  <w:szCs w:val="20"/>
                                </w:rPr>
                              </w:pPr>
                              <w:r>
                                <w:rPr>
                                  <w:rFonts w:hint="eastAsia"/>
                                  <w:sz w:val="20"/>
                                  <w:szCs w:val="20"/>
                                </w:rPr>
                                <w:t>N</w:t>
                              </w:r>
                              <w:r>
                                <w:rPr>
                                  <w:sz w:val="20"/>
                                  <w:szCs w:val="20"/>
                                </w:rPr>
                                <w:t>o input required</w:t>
                              </w:r>
                            </w:p>
                          </w:tc>
                          <w:tc>
                            <w:tcPr>
                              <w:tcW w:w="1403" w:type="dxa"/>
                            </w:tcPr>
                            <w:p w14:paraId="7FBA67A7" w14:textId="77777777" w:rsidR="00CC00D9" w:rsidRPr="003177F7" w:rsidRDefault="00CC00D9" w:rsidP="000C5D1B">
                              <w:pPr>
                                <w:pStyle w:val="a9"/>
                                <w:ind w:leftChars="0" w:left="0"/>
                                <w:jc w:val="left"/>
                                <w:rPr>
                                  <w:ins w:id="114" w:author="作成者"/>
                                  <w:sz w:val="20"/>
                                  <w:szCs w:val="20"/>
                                </w:rPr>
                              </w:pPr>
                              <w:ins w:id="115" w:author="作成者">
                                <w:r w:rsidRPr="003177F7">
                                  <w:rPr>
                                    <w:rFonts w:hint="eastAsia"/>
                                    <w:sz w:val="20"/>
                                    <w:szCs w:val="20"/>
                                  </w:rPr>
                                  <w:t>1</w:t>
                                </w:r>
                              </w:ins>
                            </w:p>
                          </w:tc>
                          <w:tc>
                            <w:tcPr>
                              <w:tcW w:w="1403" w:type="dxa"/>
                            </w:tcPr>
                            <w:p w14:paraId="2D277D09" w14:textId="7D9D7FA1" w:rsidR="00CC00D9" w:rsidRPr="003177F7" w:rsidRDefault="00CC00D9" w:rsidP="000C5D1B">
                              <w:pPr>
                                <w:pStyle w:val="a9"/>
                                <w:ind w:leftChars="0" w:left="0"/>
                                <w:jc w:val="left"/>
                                <w:rPr>
                                  <w:ins w:id="116" w:author="作成者"/>
                                  <w:sz w:val="20"/>
                                  <w:szCs w:val="20"/>
                                </w:rPr>
                              </w:pPr>
                              <w:r>
                                <w:rPr>
                                  <w:rFonts w:hint="eastAsia"/>
                                  <w:sz w:val="20"/>
                                  <w:szCs w:val="20"/>
                                </w:rPr>
                                <w:t>ABC</w:t>
                              </w:r>
                            </w:p>
                          </w:tc>
                        </w:tr>
                        <w:tr w:rsidR="00CC00D9" w:rsidRPr="003177F7" w14:paraId="10EFFB3F" w14:textId="77777777" w:rsidTr="000C5D1B">
                          <w:trPr>
                            <w:trHeight w:val="285"/>
                            <w:jc w:val="center"/>
                            <w:ins w:id="117" w:author="作成者"/>
                          </w:trPr>
                          <w:tc>
                            <w:tcPr>
                              <w:tcW w:w="788" w:type="dxa"/>
                            </w:tcPr>
                            <w:p w14:paraId="683B39AC" w14:textId="77777777" w:rsidR="00CC00D9" w:rsidRPr="003177F7" w:rsidRDefault="00CC00D9" w:rsidP="000C5D1B">
                              <w:pPr>
                                <w:pStyle w:val="a9"/>
                                <w:ind w:leftChars="0" w:left="0"/>
                                <w:jc w:val="left"/>
                                <w:rPr>
                                  <w:ins w:id="118" w:author="作成者"/>
                                  <w:sz w:val="20"/>
                                  <w:szCs w:val="20"/>
                                </w:rPr>
                              </w:pPr>
                              <w:ins w:id="119" w:author="作成者">
                                <w:r w:rsidRPr="003177F7">
                                  <w:rPr>
                                    <w:rFonts w:hint="eastAsia"/>
                                    <w:sz w:val="20"/>
                                    <w:szCs w:val="20"/>
                                  </w:rPr>
                                  <w:t>2</w:t>
                                </w:r>
                              </w:ins>
                            </w:p>
                          </w:tc>
                          <w:tc>
                            <w:tcPr>
                              <w:tcW w:w="1446" w:type="dxa"/>
                            </w:tcPr>
                            <w:p w14:paraId="43205B2B" w14:textId="77777777" w:rsidR="00CC00D9" w:rsidRPr="003177F7" w:rsidRDefault="00CC00D9" w:rsidP="000C5D1B">
                              <w:pPr>
                                <w:pStyle w:val="a9"/>
                                <w:ind w:leftChars="0" w:left="0"/>
                                <w:jc w:val="left"/>
                                <w:rPr>
                                  <w:ins w:id="120" w:author="作成者"/>
                                  <w:sz w:val="20"/>
                                  <w:szCs w:val="20"/>
                                </w:rPr>
                              </w:pPr>
                              <w:ins w:id="121" w:author="作成者">
                                <w:r w:rsidRPr="003177F7">
                                  <w:rPr>
                                    <w:rFonts w:hint="eastAsia"/>
                                    <w:sz w:val="20"/>
                                    <w:szCs w:val="20"/>
                                  </w:rPr>
                                  <w:t>VAR_hoge</w:t>
                                </w:r>
                              </w:ins>
                            </w:p>
                          </w:tc>
                          <w:tc>
                            <w:tcPr>
                              <w:tcW w:w="1403" w:type="dxa"/>
                            </w:tcPr>
                            <w:p w14:paraId="4B5658BD" w14:textId="16A9BA4E" w:rsidR="00CC00D9" w:rsidRPr="003177F7" w:rsidRDefault="00CC00D9" w:rsidP="000C5D1B">
                              <w:pPr>
                                <w:pStyle w:val="a9"/>
                                <w:ind w:leftChars="0" w:left="0"/>
                                <w:jc w:val="left"/>
                                <w:rPr>
                                  <w:ins w:id="122" w:author="作成者"/>
                                  <w:sz w:val="20"/>
                                  <w:szCs w:val="20"/>
                                </w:rPr>
                              </w:pPr>
                              <w:r>
                                <w:rPr>
                                  <w:rFonts w:hint="eastAsia"/>
                                  <w:sz w:val="20"/>
                                  <w:szCs w:val="20"/>
                                </w:rPr>
                                <w:t>N</w:t>
                              </w:r>
                              <w:r>
                                <w:rPr>
                                  <w:sz w:val="20"/>
                                  <w:szCs w:val="20"/>
                                </w:rPr>
                                <w:t>o input required</w:t>
                              </w:r>
                            </w:p>
                          </w:tc>
                          <w:tc>
                            <w:tcPr>
                              <w:tcW w:w="1403" w:type="dxa"/>
                            </w:tcPr>
                            <w:p w14:paraId="4A971583" w14:textId="77777777" w:rsidR="00CC00D9" w:rsidRPr="003177F7" w:rsidRDefault="00CC00D9" w:rsidP="000C5D1B">
                              <w:pPr>
                                <w:pStyle w:val="a9"/>
                                <w:ind w:leftChars="0" w:left="0"/>
                                <w:jc w:val="left"/>
                                <w:rPr>
                                  <w:ins w:id="123" w:author="作成者"/>
                                  <w:sz w:val="20"/>
                                  <w:szCs w:val="20"/>
                                </w:rPr>
                              </w:pPr>
                              <w:ins w:id="124" w:author="作成者">
                                <w:r w:rsidRPr="003177F7">
                                  <w:rPr>
                                    <w:rFonts w:hint="eastAsia"/>
                                    <w:sz w:val="20"/>
                                    <w:szCs w:val="20"/>
                                  </w:rPr>
                                  <w:t>2</w:t>
                                </w:r>
                              </w:ins>
                            </w:p>
                          </w:tc>
                          <w:tc>
                            <w:tcPr>
                              <w:tcW w:w="1403" w:type="dxa"/>
                            </w:tcPr>
                            <w:p w14:paraId="21212E0A" w14:textId="16FC8F9E" w:rsidR="00CC00D9" w:rsidRPr="003177F7" w:rsidRDefault="00CC00D9" w:rsidP="000C5D1B">
                              <w:pPr>
                                <w:pStyle w:val="a9"/>
                                <w:ind w:leftChars="0" w:left="0"/>
                                <w:jc w:val="left"/>
                                <w:rPr>
                                  <w:ins w:id="125" w:author="作成者"/>
                                  <w:sz w:val="20"/>
                                  <w:szCs w:val="20"/>
                                </w:rPr>
                              </w:pPr>
                              <w:r>
                                <w:rPr>
                                  <w:rFonts w:hint="eastAsia"/>
                                  <w:sz w:val="20"/>
                                  <w:szCs w:val="20"/>
                                </w:rPr>
                                <w:t>DEF</w:t>
                              </w:r>
                            </w:p>
                          </w:tc>
                        </w:tr>
                      </w:tbl>
                      <w:p w14:paraId="6186498C" w14:textId="77777777" w:rsidR="00CC00D9" w:rsidRPr="003177F7" w:rsidRDefault="00CC00D9" w:rsidP="000C5D1B">
                        <w:pPr>
                          <w:pStyle w:val="a9"/>
                          <w:ind w:leftChars="0" w:left="360"/>
                          <w:jc w:val="left"/>
                          <w:rPr>
                            <w:ins w:id="126" w:author="作成者"/>
                            <w:sz w:val="20"/>
                            <w:szCs w:val="20"/>
                          </w:rPr>
                        </w:pPr>
                      </w:p>
                      <w:p w14:paraId="77C05965" w14:textId="183BDE66" w:rsidR="00CC00D9" w:rsidRPr="003177F7" w:rsidRDefault="00CC00D9" w:rsidP="000C5D1B">
                        <w:pPr>
                          <w:jc w:val="left"/>
                          <w:rPr>
                            <w:ins w:id="127" w:author="作成者"/>
                            <w:sz w:val="20"/>
                            <w:szCs w:val="20"/>
                          </w:rPr>
                        </w:pPr>
                        <w:ins w:id="128" w:author="作成者">
                          <w:r w:rsidRPr="003177F7">
                            <w:rPr>
                              <w:rFonts w:hint="eastAsia"/>
                              <w:sz w:val="20"/>
                              <w:szCs w:val="20"/>
                            </w:rPr>
                            <w:t>２．</w:t>
                          </w:r>
                        </w:ins>
                        <w:r>
                          <w:rPr>
                            <w:rFonts w:hint="eastAsia"/>
                            <w:sz w:val="20"/>
                            <w:szCs w:val="20"/>
                          </w:rPr>
                          <w:t xml:space="preserve">Value sent to </w:t>
                        </w:r>
                        <w:ins w:id="129" w:author="作成者">
                          <w:r w:rsidRPr="003177F7">
                            <w:rPr>
                              <w:rFonts w:hint="eastAsia"/>
                              <w:sz w:val="20"/>
                              <w:szCs w:val="20"/>
                            </w:rPr>
                            <w:t>Terraform</w:t>
                          </w:r>
                        </w:ins>
                        <w:r w:rsidRPr="003177F7">
                          <w:rPr>
                            <w:sz w:val="20"/>
                            <w:szCs w:val="20"/>
                          </w:rPr>
                          <w:t xml:space="preserve"> </w:t>
                        </w:r>
                      </w:p>
                      <w:tbl>
                        <w:tblPr>
                          <w:tblStyle w:val="ab"/>
                          <w:tblW w:w="6580" w:type="dxa"/>
                          <w:jc w:val="center"/>
                          <w:tblLook w:val="04A0" w:firstRow="1" w:lastRow="0" w:firstColumn="1" w:lastColumn="0" w:noHBand="0" w:noVBand="1"/>
                        </w:tblPr>
                        <w:tblGrid>
                          <w:gridCol w:w="6580"/>
                        </w:tblGrid>
                        <w:tr w:rsidR="00CC00D9" w:rsidRPr="003177F7" w14:paraId="10877A02" w14:textId="77777777" w:rsidTr="000C5D1B">
                          <w:trPr>
                            <w:trHeight w:val="945"/>
                            <w:jc w:val="center"/>
                            <w:ins w:id="130" w:author="作成者"/>
                          </w:trPr>
                          <w:tc>
                            <w:tcPr>
                              <w:tcW w:w="6580" w:type="dxa"/>
                            </w:tcPr>
                            <w:p w14:paraId="29327A38" w14:textId="43443CD0" w:rsidR="00CC00D9" w:rsidRPr="003177F7" w:rsidRDefault="00CC00D9" w:rsidP="000C5D1B">
                              <w:pPr>
                                <w:pStyle w:val="a9"/>
                                <w:ind w:leftChars="0" w:left="0"/>
                                <w:rPr>
                                  <w:ins w:id="131" w:author="作成者"/>
                                  <w:sz w:val="20"/>
                                  <w:szCs w:val="20"/>
                                </w:rPr>
                              </w:pPr>
                              <w:ins w:id="132" w:author="作成者">
                                <w:r w:rsidRPr="003177F7">
                                  <w:rPr>
                                    <w:rFonts w:hint="eastAsia"/>
                                    <w:sz w:val="20"/>
                                    <w:szCs w:val="20"/>
                                  </w:rPr>
                                  <w:t>[</w:t>
                                </w:r>
                                <w:r w:rsidRPr="003177F7">
                                  <w:rPr>
                                    <w:sz w:val="20"/>
                                    <w:szCs w:val="20"/>
                                  </w:rPr>
                                  <w:t>“</w:t>
                                </w:r>
                              </w:ins>
                              <w:r>
                                <w:rPr>
                                  <w:rFonts w:hint="eastAsia"/>
                                  <w:sz w:val="20"/>
                                  <w:szCs w:val="20"/>
                                </w:rPr>
                                <w:t>ABC</w:t>
                              </w:r>
                              <w:ins w:id="133" w:author="作成者">
                                <w:r w:rsidRPr="003177F7">
                                  <w:rPr>
                                    <w:sz w:val="20"/>
                                    <w:szCs w:val="20"/>
                                  </w:rPr>
                                  <w:t>”, “</w:t>
                                </w:r>
                              </w:ins>
                              <w:r>
                                <w:rPr>
                                  <w:rFonts w:hint="eastAsia"/>
                                  <w:sz w:val="20"/>
                                  <w:szCs w:val="20"/>
                                </w:rPr>
                                <w:t>DEF</w:t>
                              </w:r>
                              <w:ins w:id="134" w:author="作成者">
                                <w:r w:rsidRPr="003177F7">
                                  <w:rPr>
                                    <w:sz w:val="20"/>
                                    <w:szCs w:val="20"/>
                                  </w:rPr>
                                  <w:t>”]</w:t>
                                </w:r>
                              </w:ins>
                            </w:p>
                          </w:tc>
                        </w:tr>
                      </w:tbl>
                      <w:p w14:paraId="38605307" w14:textId="77777777" w:rsidR="00CC00D9" w:rsidRPr="003177F7" w:rsidRDefault="00CC00D9" w:rsidP="000C5D1B">
                        <w:pPr>
                          <w:jc w:val="left"/>
                          <w:rPr>
                            <w:ins w:id="135" w:author="作成者"/>
                            <w:sz w:val="20"/>
                            <w:szCs w:val="20"/>
                          </w:rPr>
                        </w:pPr>
                      </w:p>
                    </w:txbxContent>
                  </v:textbox>
                  <w10:wrap type="topAndBottom" anchorx="margin"/>
                </v:shape>
              </w:pict>
            </mc:Fallback>
          </mc:AlternateContent>
        </w:r>
        <w:r w:rsidR="000C5D1B" w:rsidRPr="00CB0166">
          <w:rPr>
            <w:rFonts w:asciiTheme="majorHAnsi" w:hAnsiTheme="majorHAnsi" w:cstheme="majorHAnsi"/>
          </w:rPr>
          <w:br w:type="page"/>
        </w:r>
      </w:ins>
    </w:p>
    <w:p w14:paraId="1A72B440" w14:textId="77777777" w:rsidR="000C5D1B" w:rsidRPr="00CB0166" w:rsidRDefault="000C5D1B" w:rsidP="000C5D1B">
      <w:pPr>
        <w:widowControl/>
        <w:ind w:firstLineChars="135" w:firstLine="283"/>
        <w:jc w:val="left"/>
        <w:rPr>
          <w:ins w:id="136" w:author="作成者"/>
          <w:rFonts w:asciiTheme="majorHAnsi" w:hAnsiTheme="majorHAnsi" w:cstheme="majorHAnsi"/>
        </w:rPr>
      </w:pPr>
      <w:ins w:id="137" w:author="作成者">
        <w:r w:rsidRPr="00CB0166">
          <w:rPr>
            <w:rFonts w:asciiTheme="majorHAnsi" w:hAnsiTheme="majorHAnsi" w:cstheme="majorHAnsi"/>
            <w:noProof/>
          </w:rPr>
          <w:lastRenderedPageBreak/>
          <mc:AlternateContent>
            <mc:Choice Requires="wps">
              <w:drawing>
                <wp:anchor distT="0" distB="0" distL="114300" distR="114300" simplePos="0" relativeHeight="251794432" behindDoc="0" locked="0" layoutInCell="1" allowOverlap="1" wp14:anchorId="2E1C9357" wp14:editId="194D30F9">
                  <wp:simplePos x="0" y="0"/>
                  <wp:positionH relativeFrom="column">
                    <wp:posOffset>166370</wp:posOffset>
                  </wp:positionH>
                  <wp:positionV relativeFrom="paragraph">
                    <wp:posOffset>164465</wp:posOffset>
                  </wp:positionV>
                  <wp:extent cx="5848350" cy="3714750"/>
                  <wp:effectExtent l="0" t="0" r="19050" b="19050"/>
                  <wp:wrapTopAndBottom/>
                  <wp:docPr id="3" name="フローチャート: 処理 3"/>
                  <wp:cNvGraphicFramePr/>
                  <a:graphic xmlns:a="http://schemas.openxmlformats.org/drawingml/2006/main">
                    <a:graphicData uri="http://schemas.microsoft.com/office/word/2010/wordprocessingShape">
                      <wps:wsp>
                        <wps:cNvSpPr/>
                        <wps:spPr>
                          <a:xfrm>
                            <a:off x="0" y="0"/>
                            <a:ext cx="5848350" cy="3714750"/>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75B0D119" w14:textId="77777777" w:rsidR="00CC00D9" w:rsidRPr="006F2AE9" w:rsidRDefault="00CC00D9" w:rsidP="006F2AE9">
                              <w:pPr>
                                <w:jc w:val="left"/>
                                <w:rPr>
                                  <w:sz w:val="20"/>
                                  <w:szCs w:val="20"/>
                                </w:rPr>
                              </w:pPr>
                              <w:r w:rsidRPr="006F2AE9">
                                <w:rPr>
                                  <w:sz w:val="20"/>
                                  <w:szCs w:val="20"/>
                                </w:rPr>
                                <w:t>Example: If the type of the variable at the lowest level of the variable hierarchy is "set"</w:t>
                              </w:r>
                            </w:p>
                            <w:p w14:paraId="056AE8DA" w14:textId="1B52955C" w:rsidR="00CC00D9" w:rsidRPr="003177F7" w:rsidRDefault="00CC00D9" w:rsidP="006F2AE9">
                              <w:pPr>
                                <w:jc w:val="left"/>
                                <w:rPr>
                                  <w:ins w:id="138" w:author="作成者"/>
                                  <w:sz w:val="20"/>
                                  <w:szCs w:val="20"/>
                                </w:rPr>
                              </w:pPr>
                              <w:r w:rsidRPr="006F2AE9">
                                <w:rPr>
                                  <w:rFonts w:hint="eastAsia"/>
                                  <w:sz w:val="20"/>
                                  <w:szCs w:val="20"/>
                                </w:rPr>
                                <w:t>・</w:t>
                              </w:r>
                              <w:r w:rsidRPr="006F2AE9">
                                <w:rPr>
                                  <w:rFonts w:hint="eastAsia"/>
                                  <w:sz w:val="20"/>
                                  <w:szCs w:val="20"/>
                                </w:rPr>
                                <w:t>tf file and registration value</w:t>
                              </w:r>
                            </w:p>
                            <w:tbl>
                              <w:tblPr>
                                <w:tblStyle w:val="ab"/>
                                <w:tblW w:w="7166" w:type="dxa"/>
                                <w:jc w:val="center"/>
                                <w:tblLook w:val="04A0" w:firstRow="1" w:lastRow="0" w:firstColumn="1" w:lastColumn="0" w:noHBand="0" w:noVBand="1"/>
                              </w:tblPr>
                              <w:tblGrid>
                                <w:gridCol w:w="7166"/>
                              </w:tblGrid>
                              <w:tr w:rsidR="00CC00D9" w:rsidRPr="003177F7" w14:paraId="2535DB64" w14:textId="77777777" w:rsidTr="000C5D1B">
                                <w:trPr>
                                  <w:trHeight w:val="1425"/>
                                  <w:jc w:val="center"/>
                                  <w:ins w:id="139" w:author="作成者"/>
                                </w:trPr>
                                <w:tc>
                                  <w:tcPr>
                                    <w:tcW w:w="7166" w:type="dxa"/>
                                  </w:tcPr>
                                  <w:p w14:paraId="71739835" w14:textId="77777777" w:rsidR="00CC00D9" w:rsidRPr="003177F7" w:rsidRDefault="00CC00D9" w:rsidP="000C5D1B">
                                    <w:pPr>
                                      <w:rPr>
                                        <w:ins w:id="140" w:author="作成者"/>
                                        <w:sz w:val="20"/>
                                        <w:szCs w:val="20"/>
                                      </w:rPr>
                                    </w:pPr>
                                    <w:ins w:id="141" w:author="作成者">
                                      <w:r w:rsidRPr="003177F7">
                                        <w:rPr>
                                          <w:sz w:val="20"/>
                                          <w:szCs w:val="20"/>
                                        </w:rPr>
                                        <w:t>variable "VAR_hoge" {</w:t>
                                      </w:r>
                                    </w:ins>
                                  </w:p>
                                  <w:p w14:paraId="7AA31F1D" w14:textId="77777777" w:rsidR="00CC00D9" w:rsidRPr="003177F7" w:rsidRDefault="00CC00D9" w:rsidP="000C5D1B">
                                    <w:pPr>
                                      <w:ind w:firstLineChars="200" w:firstLine="400"/>
                                      <w:rPr>
                                        <w:ins w:id="142" w:author="作成者"/>
                                        <w:sz w:val="20"/>
                                        <w:szCs w:val="20"/>
                                      </w:rPr>
                                    </w:pPr>
                                    <w:ins w:id="143" w:author="作成者">
                                      <w:r w:rsidRPr="003177F7">
                                        <w:rPr>
                                          <w:sz w:val="20"/>
                                          <w:szCs w:val="20"/>
                                        </w:rPr>
                                        <w:t>type = object({</w:t>
                                      </w:r>
                                    </w:ins>
                                  </w:p>
                                  <w:p w14:paraId="5EED9119" w14:textId="77777777" w:rsidR="00CC00D9" w:rsidRPr="003177F7" w:rsidRDefault="00CC00D9" w:rsidP="000C5D1B">
                                    <w:pPr>
                                      <w:ind w:firstLineChars="200" w:firstLine="400"/>
                                      <w:rPr>
                                        <w:ins w:id="144" w:author="作成者"/>
                                        <w:sz w:val="20"/>
                                        <w:szCs w:val="20"/>
                                      </w:rPr>
                                    </w:pPr>
                                    <w:ins w:id="145" w:author="作成者">
                                      <w:r w:rsidRPr="003177F7">
                                        <w:rPr>
                                          <w:rFonts w:hint="eastAsia"/>
                                          <w:sz w:val="20"/>
                                          <w:szCs w:val="20"/>
                                        </w:rPr>
                                        <w:t xml:space="preserve">    key = set(</w:t>
                                      </w:r>
                                      <w:r w:rsidRPr="003177F7">
                                        <w:rPr>
                                          <w:sz w:val="20"/>
                                          <w:szCs w:val="20"/>
                                        </w:rPr>
                                        <w:t>number</w:t>
                                      </w:r>
                                      <w:r w:rsidRPr="003177F7">
                                        <w:rPr>
                                          <w:rFonts w:hint="eastAsia"/>
                                          <w:sz w:val="20"/>
                                          <w:szCs w:val="20"/>
                                        </w:rPr>
                                        <w:t>)</w:t>
                                      </w:r>
                                    </w:ins>
                                  </w:p>
                                  <w:p w14:paraId="5AE445C5" w14:textId="77777777" w:rsidR="00CC00D9" w:rsidRPr="003177F7" w:rsidRDefault="00CC00D9" w:rsidP="000C5D1B">
                                    <w:pPr>
                                      <w:ind w:firstLineChars="200" w:firstLine="400"/>
                                      <w:rPr>
                                        <w:ins w:id="146" w:author="作成者"/>
                                        <w:sz w:val="20"/>
                                        <w:szCs w:val="20"/>
                                      </w:rPr>
                                    </w:pPr>
                                    <w:ins w:id="147" w:author="作成者">
                                      <w:r w:rsidRPr="003177F7">
                                        <w:rPr>
                                          <w:sz w:val="20"/>
                                          <w:szCs w:val="20"/>
                                        </w:rPr>
                                        <w:t>})</w:t>
                                      </w:r>
                                    </w:ins>
                                  </w:p>
                                  <w:p w14:paraId="025580AB" w14:textId="77777777" w:rsidR="00CC00D9" w:rsidRPr="003177F7" w:rsidRDefault="00CC00D9" w:rsidP="000C5D1B">
                                    <w:pPr>
                                      <w:pStyle w:val="a9"/>
                                      <w:ind w:leftChars="0" w:left="0"/>
                                      <w:rPr>
                                        <w:ins w:id="148" w:author="作成者"/>
                                        <w:sz w:val="20"/>
                                        <w:szCs w:val="20"/>
                                      </w:rPr>
                                    </w:pPr>
                                    <w:ins w:id="149" w:author="作成者">
                                      <w:r w:rsidRPr="003177F7">
                                        <w:rPr>
                                          <w:sz w:val="20"/>
                                          <w:szCs w:val="20"/>
                                        </w:rPr>
                                        <w:t>}</w:t>
                                      </w:r>
                                    </w:ins>
                                  </w:p>
                                </w:tc>
                              </w:tr>
                            </w:tbl>
                            <w:p w14:paraId="1E2E58CF" w14:textId="77777777" w:rsidR="00CC00D9" w:rsidRPr="003177F7" w:rsidRDefault="00CC00D9" w:rsidP="000C5D1B">
                              <w:pPr>
                                <w:jc w:val="left"/>
                                <w:rPr>
                                  <w:ins w:id="150" w:author="作成者"/>
                                  <w:sz w:val="20"/>
                                  <w:szCs w:val="20"/>
                                </w:rPr>
                              </w:pPr>
                            </w:p>
                            <w:p w14:paraId="7311C0A2" w14:textId="6B98F271" w:rsidR="00CC00D9" w:rsidRPr="003177F7" w:rsidRDefault="00CC00D9" w:rsidP="00D361BF">
                              <w:pPr>
                                <w:pStyle w:val="a9"/>
                                <w:numPr>
                                  <w:ilvl w:val="0"/>
                                  <w:numId w:val="34"/>
                                </w:numPr>
                                <w:ind w:leftChars="0"/>
                                <w:jc w:val="left"/>
                                <w:rPr>
                                  <w:ins w:id="151" w:author="作成者"/>
                                  <w:sz w:val="20"/>
                                  <w:szCs w:val="20"/>
                                </w:rPr>
                              </w:pPr>
                              <w:r>
                                <w:rPr>
                                  <w:rFonts w:hint="eastAsia"/>
                                  <w:sz w:val="20"/>
                                  <w:szCs w:val="20"/>
                                </w:rPr>
                                <w:t>Substitute value example</w:t>
                              </w:r>
                              <w:ins w:id="152" w:author="作成者">
                                <w:r w:rsidRPr="003177F7">
                                  <w:rPr>
                                    <w:rFonts w:hint="eastAsia"/>
                                    <w:sz w:val="20"/>
                                    <w:szCs w:val="20"/>
                                  </w:rPr>
                                  <w:t>（</w:t>
                                </w:r>
                              </w:ins>
                              <w:r>
                                <w:rPr>
                                  <w:sz w:val="20"/>
                                  <w:szCs w:val="20"/>
                                </w:rPr>
                                <w:t>Substitute value auto registration settings/Substitute value list</w:t>
                              </w:r>
                              <w:ins w:id="153" w:author="作成者">
                                <w:r w:rsidRPr="003177F7">
                                  <w:rPr>
                                    <w:sz w:val="20"/>
                                    <w:szCs w:val="20"/>
                                  </w:rPr>
                                  <w:t>）</w:t>
                                </w:r>
                              </w:ins>
                            </w:p>
                            <w:tbl>
                              <w:tblPr>
                                <w:tblStyle w:val="ab"/>
                                <w:tblW w:w="0" w:type="auto"/>
                                <w:jc w:val="center"/>
                                <w:tblLook w:val="04A0" w:firstRow="1" w:lastRow="0" w:firstColumn="1" w:lastColumn="0" w:noHBand="0" w:noVBand="1"/>
                              </w:tblPr>
                              <w:tblGrid>
                                <w:gridCol w:w="783"/>
                                <w:gridCol w:w="1435"/>
                                <w:gridCol w:w="1393"/>
                                <w:gridCol w:w="1393"/>
                                <w:gridCol w:w="1393"/>
                              </w:tblGrid>
                              <w:tr w:rsidR="00CC00D9" w:rsidRPr="003177F7" w14:paraId="5CDF9168" w14:textId="77777777" w:rsidTr="000C5D1B">
                                <w:trPr>
                                  <w:trHeight w:val="606"/>
                                  <w:jc w:val="center"/>
                                  <w:ins w:id="154" w:author="作成者"/>
                                </w:trPr>
                                <w:tc>
                                  <w:tcPr>
                                    <w:tcW w:w="783" w:type="dxa"/>
                                    <w:shd w:val="clear" w:color="auto" w:fill="002060"/>
                                  </w:tcPr>
                                  <w:p w14:paraId="0B17F2FA" w14:textId="563190FC" w:rsidR="00CC00D9" w:rsidRPr="003177F7" w:rsidRDefault="00CC00D9" w:rsidP="000C5D1B">
                                    <w:pPr>
                                      <w:pStyle w:val="a9"/>
                                      <w:ind w:leftChars="0" w:left="0"/>
                                      <w:jc w:val="left"/>
                                      <w:rPr>
                                        <w:ins w:id="155" w:author="作成者"/>
                                        <w:b/>
                                        <w:color w:val="FFFFFF" w:themeColor="background1"/>
                                        <w:sz w:val="20"/>
                                        <w:szCs w:val="20"/>
                                      </w:rPr>
                                    </w:pPr>
                                    <w:r>
                                      <w:rPr>
                                        <w:rFonts w:hint="eastAsia"/>
                                        <w:b/>
                                        <w:color w:val="FFFFFF" w:themeColor="background1"/>
                                        <w:sz w:val="20"/>
                                        <w:szCs w:val="20"/>
                                      </w:rPr>
                                      <w:t>Item No.</w:t>
                                    </w:r>
                                  </w:p>
                                </w:tc>
                                <w:tc>
                                  <w:tcPr>
                                    <w:tcW w:w="1435" w:type="dxa"/>
                                    <w:shd w:val="clear" w:color="auto" w:fill="002060"/>
                                  </w:tcPr>
                                  <w:p w14:paraId="30D1187E" w14:textId="4E45ED1F" w:rsidR="00CC00D9" w:rsidRPr="003177F7" w:rsidRDefault="00CC00D9" w:rsidP="000C5D1B">
                                    <w:pPr>
                                      <w:pStyle w:val="a9"/>
                                      <w:ind w:leftChars="0" w:left="0"/>
                                      <w:jc w:val="left"/>
                                      <w:rPr>
                                        <w:ins w:id="156" w:author="作成者"/>
                                        <w:b/>
                                        <w:color w:val="FFFFFF" w:themeColor="background1"/>
                                        <w:sz w:val="20"/>
                                        <w:szCs w:val="20"/>
                                      </w:rPr>
                                    </w:pPr>
                                    <w:r>
                                      <w:rPr>
                                        <w:rFonts w:hint="eastAsia"/>
                                        <w:b/>
                                        <w:color w:val="FFFFFF" w:themeColor="background1"/>
                                        <w:sz w:val="20"/>
                                        <w:szCs w:val="20"/>
                                      </w:rPr>
                                      <w:t>Variable name</w:t>
                                    </w:r>
                                  </w:p>
                                </w:tc>
                                <w:tc>
                                  <w:tcPr>
                                    <w:tcW w:w="1393" w:type="dxa"/>
                                    <w:shd w:val="clear" w:color="auto" w:fill="002060"/>
                                  </w:tcPr>
                                  <w:p w14:paraId="60A5720A" w14:textId="336DB404" w:rsidR="00CC00D9" w:rsidRPr="003177F7" w:rsidRDefault="00CC00D9" w:rsidP="000C5D1B">
                                    <w:pPr>
                                      <w:pStyle w:val="a9"/>
                                      <w:ind w:leftChars="0" w:left="0"/>
                                      <w:jc w:val="left"/>
                                      <w:rPr>
                                        <w:ins w:id="157" w:author="作成者"/>
                                        <w:b/>
                                        <w:color w:val="FFFFFF" w:themeColor="background1"/>
                                        <w:sz w:val="20"/>
                                        <w:szCs w:val="20"/>
                                      </w:rPr>
                                    </w:pPr>
                                    <w:r>
                                      <w:rPr>
                                        <w:rFonts w:hint="eastAsia"/>
                                        <w:b/>
                                        <w:color w:val="FFFFFF" w:themeColor="background1"/>
                                        <w:sz w:val="20"/>
                                        <w:szCs w:val="20"/>
                                      </w:rPr>
                                      <w:t>Member variable</w:t>
                                    </w:r>
                                  </w:p>
                                </w:tc>
                                <w:tc>
                                  <w:tcPr>
                                    <w:tcW w:w="1393" w:type="dxa"/>
                                    <w:shd w:val="clear" w:color="auto" w:fill="002060"/>
                                  </w:tcPr>
                                  <w:p w14:paraId="4614C26C" w14:textId="5DE26FA2" w:rsidR="00CC00D9" w:rsidRPr="003177F7" w:rsidRDefault="00CC00D9" w:rsidP="000C5D1B">
                                    <w:pPr>
                                      <w:pStyle w:val="a9"/>
                                      <w:ind w:leftChars="0" w:left="0"/>
                                      <w:jc w:val="left"/>
                                      <w:rPr>
                                        <w:ins w:id="158" w:author="作成者"/>
                                        <w:b/>
                                        <w:color w:val="FFFFFF" w:themeColor="background1"/>
                                        <w:sz w:val="20"/>
                                        <w:szCs w:val="20"/>
                                      </w:rPr>
                                    </w:pPr>
                                    <w:r>
                                      <w:rPr>
                                        <w:rFonts w:hint="eastAsia"/>
                                        <w:b/>
                                        <w:color w:val="FFFFFF" w:themeColor="background1"/>
                                        <w:sz w:val="20"/>
                                        <w:szCs w:val="20"/>
                                      </w:rPr>
                                      <w:t>Substitute order</w:t>
                                    </w:r>
                                  </w:p>
                                </w:tc>
                                <w:tc>
                                  <w:tcPr>
                                    <w:tcW w:w="1393" w:type="dxa"/>
                                    <w:shd w:val="clear" w:color="auto" w:fill="002060"/>
                                  </w:tcPr>
                                  <w:p w14:paraId="25738C71" w14:textId="2E00831B" w:rsidR="00CC00D9" w:rsidRPr="003177F7" w:rsidRDefault="00CC00D9" w:rsidP="000C5D1B">
                                    <w:pPr>
                                      <w:pStyle w:val="a9"/>
                                      <w:ind w:leftChars="0" w:left="0"/>
                                      <w:jc w:val="left"/>
                                      <w:rPr>
                                        <w:ins w:id="159" w:author="作成者"/>
                                        <w:b/>
                                        <w:color w:val="FFFFFF" w:themeColor="background1"/>
                                        <w:sz w:val="20"/>
                                        <w:szCs w:val="20"/>
                                      </w:rPr>
                                    </w:pPr>
                                    <w:r>
                                      <w:rPr>
                                        <w:rFonts w:hint="eastAsia"/>
                                        <w:b/>
                                        <w:color w:val="FFFFFF" w:themeColor="background1"/>
                                        <w:sz w:val="20"/>
                                        <w:szCs w:val="20"/>
                                      </w:rPr>
                                      <w:t>Specific value</w:t>
                                    </w:r>
                                  </w:p>
                                </w:tc>
                              </w:tr>
                              <w:tr w:rsidR="00CC00D9" w:rsidRPr="003177F7" w14:paraId="4D043A5A" w14:textId="77777777" w:rsidTr="000C5D1B">
                                <w:trPr>
                                  <w:trHeight w:val="303"/>
                                  <w:jc w:val="center"/>
                                  <w:ins w:id="160" w:author="作成者"/>
                                </w:trPr>
                                <w:tc>
                                  <w:tcPr>
                                    <w:tcW w:w="783" w:type="dxa"/>
                                  </w:tcPr>
                                  <w:p w14:paraId="07DA3221" w14:textId="77777777" w:rsidR="00CC00D9" w:rsidRPr="003177F7" w:rsidRDefault="00CC00D9" w:rsidP="000C5D1B">
                                    <w:pPr>
                                      <w:pStyle w:val="a9"/>
                                      <w:ind w:leftChars="0" w:left="0"/>
                                      <w:jc w:val="left"/>
                                      <w:rPr>
                                        <w:ins w:id="161" w:author="作成者"/>
                                        <w:sz w:val="20"/>
                                        <w:szCs w:val="20"/>
                                      </w:rPr>
                                    </w:pPr>
                                    <w:ins w:id="162" w:author="作成者">
                                      <w:r w:rsidRPr="003177F7">
                                        <w:rPr>
                                          <w:rFonts w:hint="eastAsia"/>
                                          <w:sz w:val="20"/>
                                          <w:szCs w:val="20"/>
                                        </w:rPr>
                                        <w:t>1</w:t>
                                      </w:r>
                                    </w:ins>
                                  </w:p>
                                </w:tc>
                                <w:tc>
                                  <w:tcPr>
                                    <w:tcW w:w="1435" w:type="dxa"/>
                                  </w:tcPr>
                                  <w:p w14:paraId="58C1CC51" w14:textId="77777777" w:rsidR="00CC00D9" w:rsidRPr="003177F7" w:rsidRDefault="00CC00D9" w:rsidP="000C5D1B">
                                    <w:pPr>
                                      <w:pStyle w:val="a9"/>
                                      <w:ind w:leftChars="0" w:left="0"/>
                                      <w:jc w:val="left"/>
                                      <w:rPr>
                                        <w:ins w:id="163" w:author="作成者"/>
                                        <w:sz w:val="20"/>
                                        <w:szCs w:val="20"/>
                                      </w:rPr>
                                    </w:pPr>
                                    <w:ins w:id="164" w:author="作成者">
                                      <w:r w:rsidRPr="003177F7">
                                        <w:rPr>
                                          <w:rFonts w:hint="eastAsia"/>
                                          <w:sz w:val="20"/>
                                          <w:szCs w:val="20"/>
                                        </w:rPr>
                                        <w:t>V</w:t>
                                      </w:r>
                                      <w:r w:rsidRPr="003177F7">
                                        <w:rPr>
                                          <w:sz w:val="20"/>
                                          <w:szCs w:val="20"/>
                                        </w:rPr>
                                        <w:t>AR_hoge</w:t>
                                      </w:r>
                                    </w:ins>
                                  </w:p>
                                </w:tc>
                                <w:tc>
                                  <w:tcPr>
                                    <w:tcW w:w="1393" w:type="dxa"/>
                                  </w:tcPr>
                                  <w:p w14:paraId="1DC81F56" w14:textId="77777777" w:rsidR="00CC00D9" w:rsidRPr="003177F7" w:rsidRDefault="00CC00D9" w:rsidP="000C5D1B">
                                    <w:pPr>
                                      <w:pStyle w:val="a9"/>
                                      <w:ind w:leftChars="0" w:left="0"/>
                                      <w:jc w:val="left"/>
                                      <w:rPr>
                                        <w:ins w:id="165" w:author="作成者"/>
                                        <w:sz w:val="20"/>
                                        <w:szCs w:val="20"/>
                                      </w:rPr>
                                    </w:pPr>
                                    <w:ins w:id="166" w:author="作成者">
                                      <w:r w:rsidRPr="003177F7">
                                        <w:rPr>
                                          <w:rFonts w:hint="eastAsia"/>
                                          <w:sz w:val="20"/>
                                          <w:szCs w:val="20"/>
                                        </w:rPr>
                                        <w:t>key</w:t>
                                      </w:r>
                                    </w:ins>
                                  </w:p>
                                </w:tc>
                                <w:tc>
                                  <w:tcPr>
                                    <w:tcW w:w="1393" w:type="dxa"/>
                                  </w:tcPr>
                                  <w:p w14:paraId="2166ECE7" w14:textId="77777777" w:rsidR="00CC00D9" w:rsidRPr="003177F7" w:rsidRDefault="00CC00D9" w:rsidP="000C5D1B">
                                    <w:pPr>
                                      <w:pStyle w:val="a9"/>
                                      <w:ind w:leftChars="0" w:left="0"/>
                                      <w:jc w:val="left"/>
                                      <w:rPr>
                                        <w:ins w:id="167" w:author="作成者"/>
                                        <w:sz w:val="20"/>
                                        <w:szCs w:val="20"/>
                                      </w:rPr>
                                    </w:pPr>
                                    <w:ins w:id="168" w:author="作成者">
                                      <w:r w:rsidRPr="003177F7">
                                        <w:rPr>
                                          <w:rFonts w:hint="eastAsia"/>
                                          <w:sz w:val="20"/>
                                          <w:szCs w:val="20"/>
                                        </w:rPr>
                                        <w:t>1</w:t>
                                      </w:r>
                                    </w:ins>
                                  </w:p>
                                </w:tc>
                                <w:tc>
                                  <w:tcPr>
                                    <w:tcW w:w="1393" w:type="dxa"/>
                                  </w:tcPr>
                                  <w:p w14:paraId="049B186A" w14:textId="77777777" w:rsidR="00CC00D9" w:rsidRPr="003177F7" w:rsidRDefault="00CC00D9" w:rsidP="000C5D1B">
                                    <w:pPr>
                                      <w:pStyle w:val="a9"/>
                                      <w:ind w:leftChars="0" w:left="0"/>
                                      <w:jc w:val="left"/>
                                      <w:rPr>
                                        <w:ins w:id="169" w:author="作成者"/>
                                        <w:sz w:val="20"/>
                                        <w:szCs w:val="20"/>
                                      </w:rPr>
                                    </w:pPr>
                                    <w:ins w:id="170" w:author="作成者">
                                      <w:r w:rsidRPr="003177F7">
                                        <w:rPr>
                                          <w:rFonts w:hint="eastAsia"/>
                                          <w:sz w:val="20"/>
                                          <w:szCs w:val="20"/>
                                        </w:rPr>
                                        <w:t>1</w:t>
                                      </w:r>
                                    </w:ins>
                                  </w:p>
                                </w:tc>
                              </w:tr>
                              <w:tr w:rsidR="00CC00D9" w:rsidRPr="003177F7" w14:paraId="0D4D9D43" w14:textId="77777777" w:rsidTr="000C5D1B">
                                <w:trPr>
                                  <w:trHeight w:val="287"/>
                                  <w:jc w:val="center"/>
                                  <w:ins w:id="171" w:author="作成者"/>
                                </w:trPr>
                                <w:tc>
                                  <w:tcPr>
                                    <w:tcW w:w="783" w:type="dxa"/>
                                  </w:tcPr>
                                  <w:p w14:paraId="363F701A" w14:textId="77777777" w:rsidR="00CC00D9" w:rsidRPr="003177F7" w:rsidRDefault="00CC00D9" w:rsidP="000C5D1B">
                                    <w:pPr>
                                      <w:pStyle w:val="a9"/>
                                      <w:ind w:leftChars="0" w:left="0"/>
                                      <w:jc w:val="left"/>
                                      <w:rPr>
                                        <w:ins w:id="172" w:author="作成者"/>
                                        <w:sz w:val="20"/>
                                        <w:szCs w:val="20"/>
                                      </w:rPr>
                                    </w:pPr>
                                    <w:ins w:id="173" w:author="作成者">
                                      <w:r w:rsidRPr="003177F7">
                                        <w:rPr>
                                          <w:rFonts w:hint="eastAsia"/>
                                          <w:sz w:val="20"/>
                                          <w:szCs w:val="20"/>
                                        </w:rPr>
                                        <w:t>2</w:t>
                                      </w:r>
                                    </w:ins>
                                  </w:p>
                                </w:tc>
                                <w:tc>
                                  <w:tcPr>
                                    <w:tcW w:w="1435" w:type="dxa"/>
                                  </w:tcPr>
                                  <w:p w14:paraId="3ABC7461" w14:textId="77777777" w:rsidR="00CC00D9" w:rsidRPr="003177F7" w:rsidRDefault="00CC00D9" w:rsidP="000C5D1B">
                                    <w:pPr>
                                      <w:pStyle w:val="a9"/>
                                      <w:ind w:leftChars="0" w:left="0"/>
                                      <w:jc w:val="left"/>
                                      <w:rPr>
                                        <w:ins w:id="174" w:author="作成者"/>
                                        <w:sz w:val="20"/>
                                        <w:szCs w:val="20"/>
                                      </w:rPr>
                                    </w:pPr>
                                    <w:ins w:id="175" w:author="作成者">
                                      <w:r w:rsidRPr="003177F7">
                                        <w:rPr>
                                          <w:rFonts w:hint="eastAsia"/>
                                          <w:sz w:val="20"/>
                                          <w:szCs w:val="20"/>
                                        </w:rPr>
                                        <w:t>VAR_ho</w:t>
                                      </w:r>
                                      <w:r w:rsidRPr="003177F7">
                                        <w:rPr>
                                          <w:sz w:val="20"/>
                                          <w:szCs w:val="20"/>
                                        </w:rPr>
                                        <w:t>ge</w:t>
                                      </w:r>
                                    </w:ins>
                                  </w:p>
                                </w:tc>
                                <w:tc>
                                  <w:tcPr>
                                    <w:tcW w:w="1393" w:type="dxa"/>
                                  </w:tcPr>
                                  <w:p w14:paraId="6AC98C65" w14:textId="77777777" w:rsidR="00CC00D9" w:rsidRPr="003177F7" w:rsidRDefault="00CC00D9" w:rsidP="000C5D1B">
                                    <w:pPr>
                                      <w:pStyle w:val="a9"/>
                                      <w:ind w:leftChars="0" w:left="0"/>
                                      <w:jc w:val="left"/>
                                      <w:rPr>
                                        <w:ins w:id="176" w:author="作成者"/>
                                        <w:sz w:val="20"/>
                                        <w:szCs w:val="20"/>
                                      </w:rPr>
                                    </w:pPr>
                                    <w:ins w:id="177" w:author="作成者">
                                      <w:r w:rsidRPr="003177F7">
                                        <w:rPr>
                                          <w:rFonts w:hint="eastAsia"/>
                                          <w:sz w:val="20"/>
                                          <w:szCs w:val="20"/>
                                        </w:rPr>
                                        <w:t>key</w:t>
                                      </w:r>
                                    </w:ins>
                                  </w:p>
                                </w:tc>
                                <w:tc>
                                  <w:tcPr>
                                    <w:tcW w:w="1393" w:type="dxa"/>
                                  </w:tcPr>
                                  <w:p w14:paraId="511BF2C1" w14:textId="77777777" w:rsidR="00CC00D9" w:rsidRPr="003177F7" w:rsidRDefault="00CC00D9" w:rsidP="000C5D1B">
                                    <w:pPr>
                                      <w:pStyle w:val="a9"/>
                                      <w:ind w:leftChars="0" w:left="0"/>
                                      <w:jc w:val="left"/>
                                      <w:rPr>
                                        <w:ins w:id="178" w:author="作成者"/>
                                        <w:sz w:val="20"/>
                                        <w:szCs w:val="20"/>
                                      </w:rPr>
                                    </w:pPr>
                                    <w:ins w:id="179" w:author="作成者">
                                      <w:r w:rsidRPr="003177F7">
                                        <w:rPr>
                                          <w:rFonts w:hint="eastAsia"/>
                                          <w:sz w:val="20"/>
                                          <w:szCs w:val="20"/>
                                        </w:rPr>
                                        <w:t>2</w:t>
                                      </w:r>
                                    </w:ins>
                                  </w:p>
                                </w:tc>
                                <w:tc>
                                  <w:tcPr>
                                    <w:tcW w:w="1393" w:type="dxa"/>
                                  </w:tcPr>
                                  <w:p w14:paraId="383CBDE4" w14:textId="77777777" w:rsidR="00CC00D9" w:rsidRPr="003177F7" w:rsidRDefault="00CC00D9" w:rsidP="000C5D1B">
                                    <w:pPr>
                                      <w:pStyle w:val="a9"/>
                                      <w:ind w:leftChars="0" w:left="0"/>
                                      <w:jc w:val="left"/>
                                      <w:rPr>
                                        <w:ins w:id="180" w:author="作成者"/>
                                        <w:sz w:val="20"/>
                                        <w:szCs w:val="20"/>
                                      </w:rPr>
                                    </w:pPr>
                                    <w:ins w:id="181" w:author="作成者">
                                      <w:r>
                                        <w:rPr>
                                          <w:sz w:val="20"/>
                                          <w:szCs w:val="20"/>
                                        </w:rPr>
                                        <w:t>2</w:t>
                                      </w:r>
                                    </w:ins>
                                  </w:p>
                                </w:tc>
                              </w:tr>
                            </w:tbl>
                            <w:p w14:paraId="7596C71D" w14:textId="77777777" w:rsidR="00CC00D9" w:rsidRPr="003177F7" w:rsidRDefault="00CC00D9" w:rsidP="000C5D1B">
                              <w:pPr>
                                <w:pStyle w:val="a9"/>
                                <w:ind w:leftChars="0" w:left="360"/>
                                <w:jc w:val="left"/>
                                <w:rPr>
                                  <w:ins w:id="182" w:author="作成者"/>
                                  <w:sz w:val="20"/>
                                  <w:szCs w:val="20"/>
                                </w:rPr>
                              </w:pPr>
                            </w:p>
                            <w:p w14:paraId="34619115" w14:textId="424E09A5" w:rsidR="00CC00D9" w:rsidRPr="003177F7" w:rsidRDefault="00CC00D9" w:rsidP="000C5D1B">
                              <w:pPr>
                                <w:jc w:val="left"/>
                                <w:rPr>
                                  <w:ins w:id="183" w:author="作成者"/>
                                  <w:sz w:val="20"/>
                                  <w:szCs w:val="20"/>
                                </w:rPr>
                              </w:pPr>
                              <w:ins w:id="184" w:author="作成者">
                                <w:r w:rsidRPr="003177F7">
                                  <w:rPr>
                                    <w:rFonts w:hint="eastAsia"/>
                                    <w:sz w:val="20"/>
                                    <w:szCs w:val="20"/>
                                  </w:rPr>
                                  <w:t>２．</w:t>
                                </w:r>
                              </w:ins>
                              <w:r>
                                <w:rPr>
                                  <w:rFonts w:hint="eastAsia"/>
                                  <w:sz w:val="20"/>
                                  <w:szCs w:val="20"/>
                                </w:rPr>
                                <w:t xml:space="preserve">Value sent to </w:t>
                              </w:r>
                              <w:ins w:id="185" w:author="作成者">
                                <w:r w:rsidRPr="003177F7">
                                  <w:rPr>
                                    <w:rFonts w:hint="eastAsia"/>
                                    <w:sz w:val="20"/>
                                    <w:szCs w:val="20"/>
                                  </w:rPr>
                                  <w:t>Terraform</w:t>
                                </w:r>
                              </w:ins>
                              <w:r w:rsidRPr="003177F7">
                                <w:rPr>
                                  <w:sz w:val="20"/>
                                  <w:szCs w:val="20"/>
                                </w:rPr>
                                <w:t xml:space="preserve"> </w:t>
                              </w:r>
                            </w:p>
                            <w:tbl>
                              <w:tblPr>
                                <w:tblStyle w:val="ab"/>
                                <w:tblW w:w="6580" w:type="dxa"/>
                                <w:jc w:val="center"/>
                                <w:tblLook w:val="04A0" w:firstRow="1" w:lastRow="0" w:firstColumn="1" w:lastColumn="0" w:noHBand="0" w:noVBand="1"/>
                              </w:tblPr>
                              <w:tblGrid>
                                <w:gridCol w:w="6580"/>
                              </w:tblGrid>
                              <w:tr w:rsidR="00CC00D9" w:rsidRPr="003177F7" w14:paraId="4F332C86" w14:textId="77777777" w:rsidTr="000C5D1B">
                                <w:trPr>
                                  <w:trHeight w:val="945"/>
                                  <w:jc w:val="center"/>
                                  <w:ins w:id="186" w:author="作成者"/>
                                </w:trPr>
                                <w:tc>
                                  <w:tcPr>
                                    <w:tcW w:w="6580" w:type="dxa"/>
                                  </w:tcPr>
                                  <w:p w14:paraId="1E079BB0" w14:textId="77777777" w:rsidR="00CC00D9" w:rsidRPr="003177F7" w:rsidRDefault="00CC00D9" w:rsidP="000C5D1B">
                                    <w:pPr>
                                      <w:pStyle w:val="a9"/>
                                      <w:ind w:leftChars="0" w:left="0"/>
                                      <w:rPr>
                                        <w:ins w:id="187" w:author="作成者"/>
                                        <w:sz w:val="20"/>
                                        <w:szCs w:val="20"/>
                                      </w:rPr>
                                    </w:pPr>
                                    <w:ins w:id="188" w:author="作成者">
                                      <w:r w:rsidRPr="003177F7">
                                        <w:rPr>
                                          <w:sz w:val="20"/>
                                          <w:szCs w:val="20"/>
                                        </w:rPr>
                                        <w:t>{</w:t>
                                      </w:r>
                                    </w:ins>
                                  </w:p>
                                  <w:p w14:paraId="24EC663D" w14:textId="77777777" w:rsidR="00CC00D9" w:rsidRPr="003177F7" w:rsidRDefault="00CC00D9" w:rsidP="000C5D1B">
                                    <w:pPr>
                                      <w:pStyle w:val="a9"/>
                                      <w:ind w:leftChars="0" w:left="0" w:firstLineChars="200" w:firstLine="400"/>
                                      <w:rPr>
                                        <w:ins w:id="189" w:author="作成者"/>
                                        <w:sz w:val="20"/>
                                        <w:szCs w:val="20"/>
                                      </w:rPr>
                                    </w:pPr>
                                    <w:ins w:id="190" w:author="作成者">
                                      <w:r w:rsidRPr="003177F7">
                                        <w:rPr>
                                          <w:sz w:val="20"/>
                                          <w:szCs w:val="20"/>
                                        </w:rPr>
                                        <w:t xml:space="preserve">key = </w:t>
                                      </w:r>
                                      <w:r w:rsidRPr="003177F7">
                                        <w:rPr>
                                          <w:rFonts w:hint="eastAsia"/>
                                          <w:sz w:val="20"/>
                                          <w:szCs w:val="20"/>
                                        </w:rPr>
                                        <w:t>[</w:t>
                                      </w:r>
                                      <w:r w:rsidRPr="003177F7">
                                        <w:rPr>
                                          <w:sz w:val="20"/>
                                          <w:szCs w:val="20"/>
                                        </w:rPr>
                                        <w:t>1</w:t>
                                      </w:r>
                                      <w:r>
                                        <w:rPr>
                                          <w:sz w:val="20"/>
                                          <w:szCs w:val="20"/>
                                        </w:rPr>
                                        <w:t>, 2</w:t>
                                      </w:r>
                                      <w:r w:rsidRPr="003177F7">
                                        <w:rPr>
                                          <w:sz w:val="20"/>
                                          <w:szCs w:val="20"/>
                                        </w:rPr>
                                        <w:t>]</w:t>
                                      </w:r>
                                    </w:ins>
                                  </w:p>
                                  <w:p w14:paraId="1C1AE796" w14:textId="77777777" w:rsidR="00CC00D9" w:rsidRPr="003177F7" w:rsidRDefault="00CC00D9" w:rsidP="000C5D1B">
                                    <w:pPr>
                                      <w:pStyle w:val="a9"/>
                                      <w:ind w:leftChars="0" w:left="0"/>
                                      <w:rPr>
                                        <w:ins w:id="191" w:author="作成者"/>
                                        <w:sz w:val="20"/>
                                        <w:szCs w:val="20"/>
                                      </w:rPr>
                                    </w:pPr>
                                    <w:ins w:id="192" w:author="作成者">
                                      <w:r w:rsidRPr="003177F7">
                                        <w:rPr>
                                          <w:sz w:val="20"/>
                                          <w:szCs w:val="20"/>
                                        </w:rPr>
                                        <w:t>}</w:t>
                                      </w:r>
                                    </w:ins>
                                  </w:p>
                                </w:tc>
                              </w:tr>
                            </w:tbl>
                            <w:p w14:paraId="793FF202" w14:textId="77777777" w:rsidR="00CC00D9" w:rsidRPr="003177F7" w:rsidRDefault="00CC00D9" w:rsidP="000C5D1B">
                              <w:pPr>
                                <w:jc w:val="left"/>
                                <w:rPr>
                                  <w:ins w:id="193"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C9357" id="フローチャート: 処理 3" o:spid="_x0000_s1027" type="#_x0000_t109" style="position:absolute;left:0;text-align:left;margin-left:13.1pt;margin-top:12.95pt;width:460.5pt;height:29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" fillcolor="#f2f2f2 [3052]" strokecolor="#d8d8d8 [2732]" strokeweight="2pt">
                  <v:textbox>
                    <w:txbxContent>
                      <w:p w14:paraId="75B0D119" w14:textId="77777777" w:rsidR="00CC00D9" w:rsidRPr="006F2AE9" w:rsidRDefault="00CC00D9" w:rsidP="006F2AE9">
                        <w:pPr>
                          <w:jc w:val="left"/>
                          <w:rPr>
                            <w:sz w:val="20"/>
                            <w:szCs w:val="20"/>
                          </w:rPr>
                        </w:pPr>
                        <w:r w:rsidRPr="006F2AE9">
                          <w:rPr>
                            <w:sz w:val="20"/>
                            <w:szCs w:val="20"/>
                          </w:rPr>
                          <w:t>Example: If the type of the variable at the lowest level of the variable hierarchy is "set"</w:t>
                        </w:r>
                      </w:p>
                      <w:p w14:paraId="056AE8DA" w14:textId="1B52955C" w:rsidR="00CC00D9" w:rsidRPr="003177F7" w:rsidRDefault="00CC00D9" w:rsidP="006F2AE9">
                        <w:pPr>
                          <w:jc w:val="left"/>
                          <w:rPr>
                            <w:ins w:id="194" w:author="作成者"/>
                            <w:sz w:val="20"/>
                            <w:szCs w:val="20"/>
                          </w:rPr>
                        </w:pPr>
                        <w:r w:rsidRPr="006F2AE9">
                          <w:rPr>
                            <w:rFonts w:hint="eastAsia"/>
                            <w:sz w:val="20"/>
                            <w:szCs w:val="20"/>
                          </w:rPr>
                          <w:t>・</w:t>
                        </w:r>
                        <w:r w:rsidRPr="006F2AE9">
                          <w:rPr>
                            <w:rFonts w:hint="eastAsia"/>
                            <w:sz w:val="20"/>
                            <w:szCs w:val="20"/>
                          </w:rPr>
                          <w:t>tf file and registration value</w:t>
                        </w:r>
                      </w:p>
                      <w:tbl>
                        <w:tblPr>
                          <w:tblStyle w:val="ab"/>
                          <w:tblW w:w="7166" w:type="dxa"/>
                          <w:jc w:val="center"/>
                          <w:tblLook w:val="04A0" w:firstRow="1" w:lastRow="0" w:firstColumn="1" w:lastColumn="0" w:noHBand="0" w:noVBand="1"/>
                        </w:tblPr>
                        <w:tblGrid>
                          <w:gridCol w:w="7166"/>
                        </w:tblGrid>
                        <w:tr w:rsidR="00CC00D9" w:rsidRPr="003177F7" w14:paraId="2535DB64" w14:textId="77777777" w:rsidTr="000C5D1B">
                          <w:trPr>
                            <w:trHeight w:val="1425"/>
                            <w:jc w:val="center"/>
                            <w:ins w:id="195" w:author="作成者"/>
                          </w:trPr>
                          <w:tc>
                            <w:tcPr>
                              <w:tcW w:w="7166" w:type="dxa"/>
                            </w:tcPr>
                            <w:p w14:paraId="71739835" w14:textId="77777777" w:rsidR="00CC00D9" w:rsidRPr="003177F7" w:rsidRDefault="00CC00D9" w:rsidP="000C5D1B">
                              <w:pPr>
                                <w:rPr>
                                  <w:ins w:id="196" w:author="作成者"/>
                                  <w:sz w:val="20"/>
                                  <w:szCs w:val="20"/>
                                </w:rPr>
                              </w:pPr>
                              <w:ins w:id="197" w:author="作成者">
                                <w:r w:rsidRPr="003177F7">
                                  <w:rPr>
                                    <w:sz w:val="20"/>
                                    <w:szCs w:val="20"/>
                                  </w:rPr>
                                  <w:t>variable "VAR_hoge" {</w:t>
                                </w:r>
                              </w:ins>
                            </w:p>
                            <w:p w14:paraId="7AA31F1D" w14:textId="77777777" w:rsidR="00CC00D9" w:rsidRPr="003177F7" w:rsidRDefault="00CC00D9" w:rsidP="000C5D1B">
                              <w:pPr>
                                <w:ind w:firstLineChars="200" w:firstLine="400"/>
                                <w:rPr>
                                  <w:ins w:id="198" w:author="作成者"/>
                                  <w:sz w:val="20"/>
                                  <w:szCs w:val="20"/>
                                </w:rPr>
                              </w:pPr>
                              <w:ins w:id="199" w:author="作成者">
                                <w:r w:rsidRPr="003177F7">
                                  <w:rPr>
                                    <w:sz w:val="20"/>
                                    <w:szCs w:val="20"/>
                                  </w:rPr>
                                  <w:t>type = object({</w:t>
                                </w:r>
                              </w:ins>
                            </w:p>
                            <w:p w14:paraId="5EED9119" w14:textId="77777777" w:rsidR="00CC00D9" w:rsidRPr="003177F7" w:rsidRDefault="00CC00D9" w:rsidP="000C5D1B">
                              <w:pPr>
                                <w:ind w:firstLineChars="200" w:firstLine="400"/>
                                <w:rPr>
                                  <w:ins w:id="200" w:author="作成者"/>
                                  <w:sz w:val="20"/>
                                  <w:szCs w:val="20"/>
                                </w:rPr>
                              </w:pPr>
                              <w:ins w:id="201" w:author="作成者">
                                <w:r w:rsidRPr="003177F7">
                                  <w:rPr>
                                    <w:rFonts w:hint="eastAsia"/>
                                    <w:sz w:val="20"/>
                                    <w:szCs w:val="20"/>
                                  </w:rPr>
                                  <w:t xml:space="preserve">    key = set(</w:t>
                                </w:r>
                                <w:r w:rsidRPr="003177F7">
                                  <w:rPr>
                                    <w:sz w:val="20"/>
                                    <w:szCs w:val="20"/>
                                  </w:rPr>
                                  <w:t>number</w:t>
                                </w:r>
                                <w:r w:rsidRPr="003177F7">
                                  <w:rPr>
                                    <w:rFonts w:hint="eastAsia"/>
                                    <w:sz w:val="20"/>
                                    <w:szCs w:val="20"/>
                                  </w:rPr>
                                  <w:t>)</w:t>
                                </w:r>
                              </w:ins>
                            </w:p>
                            <w:p w14:paraId="5AE445C5" w14:textId="77777777" w:rsidR="00CC00D9" w:rsidRPr="003177F7" w:rsidRDefault="00CC00D9" w:rsidP="000C5D1B">
                              <w:pPr>
                                <w:ind w:firstLineChars="200" w:firstLine="400"/>
                                <w:rPr>
                                  <w:ins w:id="202" w:author="作成者"/>
                                  <w:sz w:val="20"/>
                                  <w:szCs w:val="20"/>
                                </w:rPr>
                              </w:pPr>
                              <w:ins w:id="203" w:author="作成者">
                                <w:r w:rsidRPr="003177F7">
                                  <w:rPr>
                                    <w:sz w:val="20"/>
                                    <w:szCs w:val="20"/>
                                  </w:rPr>
                                  <w:t>})</w:t>
                                </w:r>
                              </w:ins>
                            </w:p>
                            <w:p w14:paraId="025580AB" w14:textId="77777777" w:rsidR="00CC00D9" w:rsidRPr="003177F7" w:rsidRDefault="00CC00D9" w:rsidP="000C5D1B">
                              <w:pPr>
                                <w:pStyle w:val="a9"/>
                                <w:ind w:leftChars="0" w:left="0"/>
                                <w:rPr>
                                  <w:ins w:id="204" w:author="作成者"/>
                                  <w:sz w:val="20"/>
                                  <w:szCs w:val="20"/>
                                </w:rPr>
                              </w:pPr>
                              <w:ins w:id="205" w:author="作成者">
                                <w:r w:rsidRPr="003177F7">
                                  <w:rPr>
                                    <w:sz w:val="20"/>
                                    <w:szCs w:val="20"/>
                                  </w:rPr>
                                  <w:t>}</w:t>
                                </w:r>
                              </w:ins>
                            </w:p>
                          </w:tc>
                        </w:tr>
                      </w:tbl>
                      <w:p w14:paraId="1E2E58CF" w14:textId="77777777" w:rsidR="00CC00D9" w:rsidRPr="003177F7" w:rsidRDefault="00CC00D9" w:rsidP="000C5D1B">
                        <w:pPr>
                          <w:jc w:val="left"/>
                          <w:rPr>
                            <w:ins w:id="206" w:author="作成者"/>
                            <w:sz w:val="20"/>
                            <w:szCs w:val="20"/>
                          </w:rPr>
                        </w:pPr>
                      </w:p>
                      <w:p w14:paraId="7311C0A2" w14:textId="6B98F271" w:rsidR="00CC00D9" w:rsidRPr="003177F7" w:rsidRDefault="00CC00D9" w:rsidP="00D361BF">
                        <w:pPr>
                          <w:pStyle w:val="a9"/>
                          <w:numPr>
                            <w:ilvl w:val="0"/>
                            <w:numId w:val="34"/>
                          </w:numPr>
                          <w:ind w:leftChars="0"/>
                          <w:jc w:val="left"/>
                          <w:rPr>
                            <w:ins w:id="207" w:author="作成者"/>
                            <w:sz w:val="20"/>
                            <w:szCs w:val="20"/>
                          </w:rPr>
                        </w:pPr>
                        <w:r>
                          <w:rPr>
                            <w:rFonts w:hint="eastAsia"/>
                            <w:sz w:val="20"/>
                            <w:szCs w:val="20"/>
                          </w:rPr>
                          <w:t>Substitute value example</w:t>
                        </w:r>
                        <w:ins w:id="208" w:author="作成者">
                          <w:r w:rsidRPr="003177F7">
                            <w:rPr>
                              <w:rFonts w:hint="eastAsia"/>
                              <w:sz w:val="20"/>
                              <w:szCs w:val="20"/>
                            </w:rPr>
                            <w:t>（</w:t>
                          </w:r>
                        </w:ins>
                        <w:r>
                          <w:rPr>
                            <w:sz w:val="20"/>
                            <w:szCs w:val="20"/>
                          </w:rPr>
                          <w:t>Substitute value auto registration settings/Substitute value list</w:t>
                        </w:r>
                        <w:ins w:id="209" w:author="作成者">
                          <w:r w:rsidRPr="003177F7">
                            <w:rPr>
                              <w:sz w:val="20"/>
                              <w:szCs w:val="20"/>
                            </w:rPr>
                            <w:t>）</w:t>
                          </w:r>
                        </w:ins>
                      </w:p>
                      <w:tbl>
                        <w:tblPr>
                          <w:tblStyle w:val="ab"/>
                          <w:tblW w:w="0" w:type="auto"/>
                          <w:jc w:val="center"/>
                          <w:tblLook w:val="04A0" w:firstRow="1" w:lastRow="0" w:firstColumn="1" w:lastColumn="0" w:noHBand="0" w:noVBand="1"/>
                        </w:tblPr>
                        <w:tblGrid>
                          <w:gridCol w:w="783"/>
                          <w:gridCol w:w="1435"/>
                          <w:gridCol w:w="1393"/>
                          <w:gridCol w:w="1393"/>
                          <w:gridCol w:w="1393"/>
                        </w:tblGrid>
                        <w:tr w:rsidR="00CC00D9" w:rsidRPr="003177F7" w14:paraId="5CDF9168" w14:textId="77777777" w:rsidTr="000C5D1B">
                          <w:trPr>
                            <w:trHeight w:val="606"/>
                            <w:jc w:val="center"/>
                            <w:ins w:id="210" w:author="作成者"/>
                          </w:trPr>
                          <w:tc>
                            <w:tcPr>
                              <w:tcW w:w="783" w:type="dxa"/>
                              <w:shd w:val="clear" w:color="auto" w:fill="002060"/>
                            </w:tcPr>
                            <w:p w14:paraId="0B17F2FA" w14:textId="563190FC" w:rsidR="00CC00D9" w:rsidRPr="003177F7" w:rsidRDefault="00CC00D9" w:rsidP="000C5D1B">
                              <w:pPr>
                                <w:pStyle w:val="a9"/>
                                <w:ind w:leftChars="0" w:left="0"/>
                                <w:jc w:val="left"/>
                                <w:rPr>
                                  <w:ins w:id="211" w:author="作成者"/>
                                  <w:b/>
                                  <w:color w:val="FFFFFF" w:themeColor="background1"/>
                                  <w:sz w:val="20"/>
                                  <w:szCs w:val="20"/>
                                </w:rPr>
                              </w:pPr>
                              <w:r>
                                <w:rPr>
                                  <w:rFonts w:hint="eastAsia"/>
                                  <w:b/>
                                  <w:color w:val="FFFFFF" w:themeColor="background1"/>
                                  <w:sz w:val="20"/>
                                  <w:szCs w:val="20"/>
                                </w:rPr>
                                <w:t>Item No.</w:t>
                              </w:r>
                            </w:p>
                          </w:tc>
                          <w:tc>
                            <w:tcPr>
                              <w:tcW w:w="1435" w:type="dxa"/>
                              <w:shd w:val="clear" w:color="auto" w:fill="002060"/>
                            </w:tcPr>
                            <w:p w14:paraId="30D1187E" w14:textId="4E45ED1F" w:rsidR="00CC00D9" w:rsidRPr="003177F7" w:rsidRDefault="00CC00D9" w:rsidP="000C5D1B">
                              <w:pPr>
                                <w:pStyle w:val="a9"/>
                                <w:ind w:leftChars="0" w:left="0"/>
                                <w:jc w:val="left"/>
                                <w:rPr>
                                  <w:ins w:id="212" w:author="作成者"/>
                                  <w:b/>
                                  <w:color w:val="FFFFFF" w:themeColor="background1"/>
                                  <w:sz w:val="20"/>
                                  <w:szCs w:val="20"/>
                                </w:rPr>
                              </w:pPr>
                              <w:r>
                                <w:rPr>
                                  <w:rFonts w:hint="eastAsia"/>
                                  <w:b/>
                                  <w:color w:val="FFFFFF" w:themeColor="background1"/>
                                  <w:sz w:val="20"/>
                                  <w:szCs w:val="20"/>
                                </w:rPr>
                                <w:t>Variable name</w:t>
                              </w:r>
                            </w:p>
                          </w:tc>
                          <w:tc>
                            <w:tcPr>
                              <w:tcW w:w="1393" w:type="dxa"/>
                              <w:shd w:val="clear" w:color="auto" w:fill="002060"/>
                            </w:tcPr>
                            <w:p w14:paraId="60A5720A" w14:textId="336DB404" w:rsidR="00CC00D9" w:rsidRPr="003177F7" w:rsidRDefault="00CC00D9" w:rsidP="000C5D1B">
                              <w:pPr>
                                <w:pStyle w:val="a9"/>
                                <w:ind w:leftChars="0" w:left="0"/>
                                <w:jc w:val="left"/>
                                <w:rPr>
                                  <w:ins w:id="213" w:author="作成者"/>
                                  <w:b/>
                                  <w:color w:val="FFFFFF" w:themeColor="background1"/>
                                  <w:sz w:val="20"/>
                                  <w:szCs w:val="20"/>
                                </w:rPr>
                              </w:pPr>
                              <w:r>
                                <w:rPr>
                                  <w:rFonts w:hint="eastAsia"/>
                                  <w:b/>
                                  <w:color w:val="FFFFFF" w:themeColor="background1"/>
                                  <w:sz w:val="20"/>
                                  <w:szCs w:val="20"/>
                                </w:rPr>
                                <w:t>Member variable</w:t>
                              </w:r>
                            </w:p>
                          </w:tc>
                          <w:tc>
                            <w:tcPr>
                              <w:tcW w:w="1393" w:type="dxa"/>
                              <w:shd w:val="clear" w:color="auto" w:fill="002060"/>
                            </w:tcPr>
                            <w:p w14:paraId="4614C26C" w14:textId="5DE26FA2" w:rsidR="00CC00D9" w:rsidRPr="003177F7" w:rsidRDefault="00CC00D9" w:rsidP="000C5D1B">
                              <w:pPr>
                                <w:pStyle w:val="a9"/>
                                <w:ind w:leftChars="0" w:left="0"/>
                                <w:jc w:val="left"/>
                                <w:rPr>
                                  <w:ins w:id="214" w:author="作成者"/>
                                  <w:b/>
                                  <w:color w:val="FFFFFF" w:themeColor="background1"/>
                                  <w:sz w:val="20"/>
                                  <w:szCs w:val="20"/>
                                </w:rPr>
                              </w:pPr>
                              <w:r>
                                <w:rPr>
                                  <w:rFonts w:hint="eastAsia"/>
                                  <w:b/>
                                  <w:color w:val="FFFFFF" w:themeColor="background1"/>
                                  <w:sz w:val="20"/>
                                  <w:szCs w:val="20"/>
                                </w:rPr>
                                <w:t>Substitute order</w:t>
                              </w:r>
                            </w:p>
                          </w:tc>
                          <w:tc>
                            <w:tcPr>
                              <w:tcW w:w="1393" w:type="dxa"/>
                              <w:shd w:val="clear" w:color="auto" w:fill="002060"/>
                            </w:tcPr>
                            <w:p w14:paraId="25738C71" w14:textId="2E00831B" w:rsidR="00CC00D9" w:rsidRPr="003177F7" w:rsidRDefault="00CC00D9" w:rsidP="000C5D1B">
                              <w:pPr>
                                <w:pStyle w:val="a9"/>
                                <w:ind w:leftChars="0" w:left="0"/>
                                <w:jc w:val="left"/>
                                <w:rPr>
                                  <w:ins w:id="215" w:author="作成者"/>
                                  <w:b/>
                                  <w:color w:val="FFFFFF" w:themeColor="background1"/>
                                  <w:sz w:val="20"/>
                                  <w:szCs w:val="20"/>
                                </w:rPr>
                              </w:pPr>
                              <w:r>
                                <w:rPr>
                                  <w:rFonts w:hint="eastAsia"/>
                                  <w:b/>
                                  <w:color w:val="FFFFFF" w:themeColor="background1"/>
                                  <w:sz w:val="20"/>
                                  <w:szCs w:val="20"/>
                                </w:rPr>
                                <w:t>Specific value</w:t>
                              </w:r>
                            </w:p>
                          </w:tc>
                        </w:tr>
                        <w:tr w:rsidR="00CC00D9" w:rsidRPr="003177F7" w14:paraId="4D043A5A" w14:textId="77777777" w:rsidTr="000C5D1B">
                          <w:trPr>
                            <w:trHeight w:val="303"/>
                            <w:jc w:val="center"/>
                            <w:ins w:id="216" w:author="作成者"/>
                          </w:trPr>
                          <w:tc>
                            <w:tcPr>
                              <w:tcW w:w="783" w:type="dxa"/>
                            </w:tcPr>
                            <w:p w14:paraId="07DA3221" w14:textId="77777777" w:rsidR="00CC00D9" w:rsidRPr="003177F7" w:rsidRDefault="00CC00D9" w:rsidP="000C5D1B">
                              <w:pPr>
                                <w:pStyle w:val="a9"/>
                                <w:ind w:leftChars="0" w:left="0"/>
                                <w:jc w:val="left"/>
                                <w:rPr>
                                  <w:ins w:id="217" w:author="作成者"/>
                                  <w:sz w:val="20"/>
                                  <w:szCs w:val="20"/>
                                </w:rPr>
                              </w:pPr>
                              <w:ins w:id="218" w:author="作成者">
                                <w:r w:rsidRPr="003177F7">
                                  <w:rPr>
                                    <w:rFonts w:hint="eastAsia"/>
                                    <w:sz w:val="20"/>
                                    <w:szCs w:val="20"/>
                                  </w:rPr>
                                  <w:t>1</w:t>
                                </w:r>
                              </w:ins>
                            </w:p>
                          </w:tc>
                          <w:tc>
                            <w:tcPr>
                              <w:tcW w:w="1435" w:type="dxa"/>
                            </w:tcPr>
                            <w:p w14:paraId="58C1CC51" w14:textId="77777777" w:rsidR="00CC00D9" w:rsidRPr="003177F7" w:rsidRDefault="00CC00D9" w:rsidP="000C5D1B">
                              <w:pPr>
                                <w:pStyle w:val="a9"/>
                                <w:ind w:leftChars="0" w:left="0"/>
                                <w:jc w:val="left"/>
                                <w:rPr>
                                  <w:ins w:id="219" w:author="作成者"/>
                                  <w:sz w:val="20"/>
                                  <w:szCs w:val="20"/>
                                </w:rPr>
                              </w:pPr>
                              <w:ins w:id="220" w:author="作成者">
                                <w:r w:rsidRPr="003177F7">
                                  <w:rPr>
                                    <w:rFonts w:hint="eastAsia"/>
                                    <w:sz w:val="20"/>
                                    <w:szCs w:val="20"/>
                                  </w:rPr>
                                  <w:t>V</w:t>
                                </w:r>
                                <w:r w:rsidRPr="003177F7">
                                  <w:rPr>
                                    <w:sz w:val="20"/>
                                    <w:szCs w:val="20"/>
                                  </w:rPr>
                                  <w:t>AR_hoge</w:t>
                                </w:r>
                              </w:ins>
                            </w:p>
                          </w:tc>
                          <w:tc>
                            <w:tcPr>
                              <w:tcW w:w="1393" w:type="dxa"/>
                            </w:tcPr>
                            <w:p w14:paraId="1DC81F56" w14:textId="77777777" w:rsidR="00CC00D9" w:rsidRPr="003177F7" w:rsidRDefault="00CC00D9" w:rsidP="000C5D1B">
                              <w:pPr>
                                <w:pStyle w:val="a9"/>
                                <w:ind w:leftChars="0" w:left="0"/>
                                <w:jc w:val="left"/>
                                <w:rPr>
                                  <w:ins w:id="221" w:author="作成者"/>
                                  <w:sz w:val="20"/>
                                  <w:szCs w:val="20"/>
                                </w:rPr>
                              </w:pPr>
                              <w:ins w:id="222" w:author="作成者">
                                <w:r w:rsidRPr="003177F7">
                                  <w:rPr>
                                    <w:rFonts w:hint="eastAsia"/>
                                    <w:sz w:val="20"/>
                                    <w:szCs w:val="20"/>
                                  </w:rPr>
                                  <w:t>key</w:t>
                                </w:r>
                              </w:ins>
                            </w:p>
                          </w:tc>
                          <w:tc>
                            <w:tcPr>
                              <w:tcW w:w="1393" w:type="dxa"/>
                            </w:tcPr>
                            <w:p w14:paraId="2166ECE7" w14:textId="77777777" w:rsidR="00CC00D9" w:rsidRPr="003177F7" w:rsidRDefault="00CC00D9" w:rsidP="000C5D1B">
                              <w:pPr>
                                <w:pStyle w:val="a9"/>
                                <w:ind w:leftChars="0" w:left="0"/>
                                <w:jc w:val="left"/>
                                <w:rPr>
                                  <w:ins w:id="223" w:author="作成者"/>
                                  <w:sz w:val="20"/>
                                  <w:szCs w:val="20"/>
                                </w:rPr>
                              </w:pPr>
                              <w:ins w:id="224" w:author="作成者">
                                <w:r w:rsidRPr="003177F7">
                                  <w:rPr>
                                    <w:rFonts w:hint="eastAsia"/>
                                    <w:sz w:val="20"/>
                                    <w:szCs w:val="20"/>
                                  </w:rPr>
                                  <w:t>1</w:t>
                                </w:r>
                              </w:ins>
                            </w:p>
                          </w:tc>
                          <w:tc>
                            <w:tcPr>
                              <w:tcW w:w="1393" w:type="dxa"/>
                            </w:tcPr>
                            <w:p w14:paraId="049B186A" w14:textId="77777777" w:rsidR="00CC00D9" w:rsidRPr="003177F7" w:rsidRDefault="00CC00D9" w:rsidP="000C5D1B">
                              <w:pPr>
                                <w:pStyle w:val="a9"/>
                                <w:ind w:leftChars="0" w:left="0"/>
                                <w:jc w:val="left"/>
                                <w:rPr>
                                  <w:ins w:id="225" w:author="作成者"/>
                                  <w:sz w:val="20"/>
                                  <w:szCs w:val="20"/>
                                </w:rPr>
                              </w:pPr>
                              <w:ins w:id="226" w:author="作成者">
                                <w:r w:rsidRPr="003177F7">
                                  <w:rPr>
                                    <w:rFonts w:hint="eastAsia"/>
                                    <w:sz w:val="20"/>
                                    <w:szCs w:val="20"/>
                                  </w:rPr>
                                  <w:t>1</w:t>
                                </w:r>
                              </w:ins>
                            </w:p>
                          </w:tc>
                        </w:tr>
                        <w:tr w:rsidR="00CC00D9" w:rsidRPr="003177F7" w14:paraId="0D4D9D43" w14:textId="77777777" w:rsidTr="000C5D1B">
                          <w:trPr>
                            <w:trHeight w:val="287"/>
                            <w:jc w:val="center"/>
                            <w:ins w:id="227" w:author="作成者"/>
                          </w:trPr>
                          <w:tc>
                            <w:tcPr>
                              <w:tcW w:w="783" w:type="dxa"/>
                            </w:tcPr>
                            <w:p w14:paraId="363F701A" w14:textId="77777777" w:rsidR="00CC00D9" w:rsidRPr="003177F7" w:rsidRDefault="00CC00D9" w:rsidP="000C5D1B">
                              <w:pPr>
                                <w:pStyle w:val="a9"/>
                                <w:ind w:leftChars="0" w:left="0"/>
                                <w:jc w:val="left"/>
                                <w:rPr>
                                  <w:ins w:id="228" w:author="作成者"/>
                                  <w:sz w:val="20"/>
                                  <w:szCs w:val="20"/>
                                </w:rPr>
                              </w:pPr>
                              <w:ins w:id="229" w:author="作成者">
                                <w:r w:rsidRPr="003177F7">
                                  <w:rPr>
                                    <w:rFonts w:hint="eastAsia"/>
                                    <w:sz w:val="20"/>
                                    <w:szCs w:val="20"/>
                                  </w:rPr>
                                  <w:t>2</w:t>
                                </w:r>
                              </w:ins>
                            </w:p>
                          </w:tc>
                          <w:tc>
                            <w:tcPr>
                              <w:tcW w:w="1435" w:type="dxa"/>
                            </w:tcPr>
                            <w:p w14:paraId="3ABC7461" w14:textId="77777777" w:rsidR="00CC00D9" w:rsidRPr="003177F7" w:rsidRDefault="00CC00D9" w:rsidP="000C5D1B">
                              <w:pPr>
                                <w:pStyle w:val="a9"/>
                                <w:ind w:leftChars="0" w:left="0"/>
                                <w:jc w:val="left"/>
                                <w:rPr>
                                  <w:ins w:id="230" w:author="作成者"/>
                                  <w:sz w:val="20"/>
                                  <w:szCs w:val="20"/>
                                </w:rPr>
                              </w:pPr>
                              <w:ins w:id="231" w:author="作成者">
                                <w:r w:rsidRPr="003177F7">
                                  <w:rPr>
                                    <w:rFonts w:hint="eastAsia"/>
                                    <w:sz w:val="20"/>
                                    <w:szCs w:val="20"/>
                                  </w:rPr>
                                  <w:t>VAR_ho</w:t>
                                </w:r>
                                <w:r w:rsidRPr="003177F7">
                                  <w:rPr>
                                    <w:sz w:val="20"/>
                                    <w:szCs w:val="20"/>
                                  </w:rPr>
                                  <w:t>ge</w:t>
                                </w:r>
                              </w:ins>
                            </w:p>
                          </w:tc>
                          <w:tc>
                            <w:tcPr>
                              <w:tcW w:w="1393" w:type="dxa"/>
                            </w:tcPr>
                            <w:p w14:paraId="6AC98C65" w14:textId="77777777" w:rsidR="00CC00D9" w:rsidRPr="003177F7" w:rsidRDefault="00CC00D9" w:rsidP="000C5D1B">
                              <w:pPr>
                                <w:pStyle w:val="a9"/>
                                <w:ind w:leftChars="0" w:left="0"/>
                                <w:jc w:val="left"/>
                                <w:rPr>
                                  <w:ins w:id="232" w:author="作成者"/>
                                  <w:sz w:val="20"/>
                                  <w:szCs w:val="20"/>
                                </w:rPr>
                              </w:pPr>
                              <w:ins w:id="233" w:author="作成者">
                                <w:r w:rsidRPr="003177F7">
                                  <w:rPr>
                                    <w:rFonts w:hint="eastAsia"/>
                                    <w:sz w:val="20"/>
                                    <w:szCs w:val="20"/>
                                  </w:rPr>
                                  <w:t>key</w:t>
                                </w:r>
                              </w:ins>
                            </w:p>
                          </w:tc>
                          <w:tc>
                            <w:tcPr>
                              <w:tcW w:w="1393" w:type="dxa"/>
                            </w:tcPr>
                            <w:p w14:paraId="511BF2C1" w14:textId="77777777" w:rsidR="00CC00D9" w:rsidRPr="003177F7" w:rsidRDefault="00CC00D9" w:rsidP="000C5D1B">
                              <w:pPr>
                                <w:pStyle w:val="a9"/>
                                <w:ind w:leftChars="0" w:left="0"/>
                                <w:jc w:val="left"/>
                                <w:rPr>
                                  <w:ins w:id="234" w:author="作成者"/>
                                  <w:sz w:val="20"/>
                                  <w:szCs w:val="20"/>
                                </w:rPr>
                              </w:pPr>
                              <w:ins w:id="235" w:author="作成者">
                                <w:r w:rsidRPr="003177F7">
                                  <w:rPr>
                                    <w:rFonts w:hint="eastAsia"/>
                                    <w:sz w:val="20"/>
                                    <w:szCs w:val="20"/>
                                  </w:rPr>
                                  <w:t>2</w:t>
                                </w:r>
                              </w:ins>
                            </w:p>
                          </w:tc>
                          <w:tc>
                            <w:tcPr>
                              <w:tcW w:w="1393" w:type="dxa"/>
                            </w:tcPr>
                            <w:p w14:paraId="383CBDE4" w14:textId="77777777" w:rsidR="00CC00D9" w:rsidRPr="003177F7" w:rsidRDefault="00CC00D9" w:rsidP="000C5D1B">
                              <w:pPr>
                                <w:pStyle w:val="a9"/>
                                <w:ind w:leftChars="0" w:left="0"/>
                                <w:jc w:val="left"/>
                                <w:rPr>
                                  <w:ins w:id="236" w:author="作成者"/>
                                  <w:sz w:val="20"/>
                                  <w:szCs w:val="20"/>
                                </w:rPr>
                              </w:pPr>
                              <w:ins w:id="237" w:author="作成者">
                                <w:r>
                                  <w:rPr>
                                    <w:sz w:val="20"/>
                                    <w:szCs w:val="20"/>
                                  </w:rPr>
                                  <w:t>2</w:t>
                                </w:r>
                              </w:ins>
                            </w:p>
                          </w:tc>
                        </w:tr>
                      </w:tbl>
                      <w:p w14:paraId="7596C71D" w14:textId="77777777" w:rsidR="00CC00D9" w:rsidRPr="003177F7" w:rsidRDefault="00CC00D9" w:rsidP="000C5D1B">
                        <w:pPr>
                          <w:pStyle w:val="a9"/>
                          <w:ind w:leftChars="0" w:left="360"/>
                          <w:jc w:val="left"/>
                          <w:rPr>
                            <w:ins w:id="238" w:author="作成者"/>
                            <w:sz w:val="20"/>
                            <w:szCs w:val="20"/>
                          </w:rPr>
                        </w:pPr>
                      </w:p>
                      <w:p w14:paraId="34619115" w14:textId="424E09A5" w:rsidR="00CC00D9" w:rsidRPr="003177F7" w:rsidRDefault="00CC00D9" w:rsidP="000C5D1B">
                        <w:pPr>
                          <w:jc w:val="left"/>
                          <w:rPr>
                            <w:ins w:id="239" w:author="作成者"/>
                            <w:sz w:val="20"/>
                            <w:szCs w:val="20"/>
                          </w:rPr>
                        </w:pPr>
                        <w:ins w:id="240" w:author="作成者">
                          <w:r w:rsidRPr="003177F7">
                            <w:rPr>
                              <w:rFonts w:hint="eastAsia"/>
                              <w:sz w:val="20"/>
                              <w:szCs w:val="20"/>
                            </w:rPr>
                            <w:t>２．</w:t>
                          </w:r>
                        </w:ins>
                        <w:r>
                          <w:rPr>
                            <w:rFonts w:hint="eastAsia"/>
                            <w:sz w:val="20"/>
                            <w:szCs w:val="20"/>
                          </w:rPr>
                          <w:t xml:space="preserve">Value sent to </w:t>
                        </w:r>
                        <w:ins w:id="241" w:author="作成者">
                          <w:r w:rsidRPr="003177F7">
                            <w:rPr>
                              <w:rFonts w:hint="eastAsia"/>
                              <w:sz w:val="20"/>
                              <w:szCs w:val="20"/>
                            </w:rPr>
                            <w:t>Terraform</w:t>
                          </w:r>
                        </w:ins>
                        <w:r w:rsidRPr="003177F7">
                          <w:rPr>
                            <w:sz w:val="20"/>
                            <w:szCs w:val="20"/>
                          </w:rPr>
                          <w:t xml:space="preserve"> </w:t>
                        </w:r>
                      </w:p>
                      <w:tbl>
                        <w:tblPr>
                          <w:tblStyle w:val="ab"/>
                          <w:tblW w:w="6580" w:type="dxa"/>
                          <w:jc w:val="center"/>
                          <w:tblLook w:val="04A0" w:firstRow="1" w:lastRow="0" w:firstColumn="1" w:lastColumn="0" w:noHBand="0" w:noVBand="1"/>
                        </w:tblPr>
                        <w:tblGrid>
                          <w:gridCol w:w="6580"/>
                        </w:tblGrid>
                        <w:tr w:rsidR="00CC00D9" w:rsidRPr="003177F7" w14:paraId="4F332C86" w14:textId="77777777" w:rsidTr="000C5D1B">
                          <w:trPr>
                            <w:trHeight w:val="945"/>
                            <w:jc w:val="center"/>
                            <w:ins w:id="242" w:author="作成者"/>
                          </w:trPr>
                          <w:tc>
                            <w:tcPr>
                              <w:tcW w:w="6580" w:type="dxa"/>
                            </w:tcPr>
                            <w:p w14:paraId="1E079BB0" w14:textId="77777777" w:rsidR="00CC00D9" w:rsidRPr="003177F7" w:rsidRDefault="00CC00D9" w:rsidP="000C5D1B">
                              <w:pPr>
                                <w:pStyle w:val="a9"/>
                                <w:ind w:leftChars="0" w:left="0"/>
                                <w:rPr>
                                  <w:ins w:id="243" w:author="作成者"/>
                                  <w:sz w:val="20"/>
                                  <w:szCs w:val="20"/>
                                </w:rPr>
                              </w:pPr>
                              <w:ins w:id="244" w:author="作成者">
                                <w:r w:rsidRPr="003177F7">
                                  <w:rPr>
                                    <w:sz w:val="20"/>
                                    <w:szCs w:val="20"/>
                                  </w:rPr>
                                  <w:t>{</w:t>
                                </w:r>
                              </w:ins>
                            </w:p>
                            <w:p w14:paraId="24EC663D" w14:textId="77777777" w:rsidR="00CC00D9" w:rsidRPr="003177F7" w:rsidRDefault="00CC00D9" w:rsidP="000C5D1B">
                              <w:pPr>
                                <w:pStyle w:val="a9"/>
                                <w:ind w:leftChars="0" w:left="0" w:firstLineChars="200" w:firstLine="400"/>
                                <w:rPr>
                                  <w:ins w:id="245" w:author="作成者"/>
                                  <w:sz w:val="20"/>
                                  <w:szCs w:val="20"/>
                                </w:rPr>
                              </w:pPr>
                              <w:ins w:id="246" w:author="作成者">
                                <w:r w:rsidRPr="003177F7">
                                  <w:rPr>
                                    <w:sz w:val="20"/>
                                    <w:szCs w:val="20"/>
                                  </w:rPr>
                                  <w:t xml:space="preserve">key = </w:t>
                                </w:r>
                                <w:r w:rsidRPr="003177F7">
                                  <w:rPr>
                                    <w:rFonts w:hint="eastAsia"/>
                                    <w:sz w:val="20"/>
                                    <w:szCs w:val="20"/>
                                  </w:rPr>
                                  <w:t>[</w:t>
                                </w:r>
                                <w:r w:rsidRPr="003177F7">
                                  <w:rPr>
                                    <w:sz w:val="20"/>
                                    <w:szCs w:val="20"/>
                                  </w:rPr>
                                  <w:t>1</w:t>
                                </w:r>
                                <w:r>
                                  <w:rPr>
                                    <w:sz w:val="20"/>
                                    <w:szCs w:val="20"/>
                                  </w:rPr>
                                  <w:t>, 2</w:t>
                                </w:r>
                                <w:r w:rsidRPr="003177F7">
                                  <w:rPr>
                                    <w:sz w:val="20"/>
                                    <w:szCs w:val="20"/>
                                  </w:rPr>
                                  <w:t>]</w:t>
                                </w:r>
                              </w:ins>
                            </w:p>
                            <w:p w14:paraId="1C1AE796" w14:textId="77777777" w:rsidR="00CC00D9" w:rsidRPr="003177F7" w:rsidRDefault="00CC00D9" w:rsidP="000C5D1B">
                              <w:pPr>
                                <w:pStyle w:val="a9"/>
                                <w:ind w:leftChars="0" w:left="0"/>
                                <w:rPr>
                                  <w:ins w:id="247" w:author="作成者"/>
                                  <w:sz w:val="20"/>
                                  <w:szCs w:val="20"/>
                                </w:rPr>
                              </w:pPr>
                              <w:ins w:id="248" w:author="作成者">
                                <w:r w:rsidRPr="003177F7">
                                  <w:rPr>
                                    <w:sz w:val="20"/>
                                    <w:szCs w:val="20"/>
                                  </w:rPr>
                                  <w:t>}</w:t>
                                </w:r>
                              </w:ins>
                            </w:p>
                          </w:tc>
                        </w:tr>
                      </w:tbl>
                      <w:p w14:paraId="793FF202" w14:textId="77777777" w:rsidR="00CC00D9" w:rsidRPr="003177F7" w:rsidRDefault="00CC00D9" w:rsidP="000C5D1B">
                        <w:pPr>
                          <w:jc w:val="left"/>
                          <w:rPr>
                            <w:ins w:id="249" w:author="作成者"/>
                            <w:sz w:val="20"/>
                            <w:szCs w:val="20"/>
                          </w:rPr>
                        </w:pPr>
                      </w:p>
                    </w:txbxContent>
                  </v:textbox>
                  <w10:wrap type="topAndBottom"/>
                </v:shape>
              </w:pict>
            </mc:Fallback>
          </mc:AlternateContent>
        </w:r>
      </w:ins>
    </w:p>
    <w:p w14:paraId="3D79C4AE" w14:textId="77777777" w:rsidR="000C5D1B" w:rsidRPr="00CB0166" w:rsidRDefault="000C5D1B" w:rsidP="000C5D1B">
      <w:pPr>
        <w:widowControl/>
        <w:jc w:val="left"/>
        <w:rPr>
          <w:ins w:id="250" w:author="作成者"/>
          <w:rFonts w:asciiTheme="majorHAnsi" w:hAnsiTheme="majorHAnsi" w:cstheme="majorHAnsi"/>
        </w:rPr>
      </w:pPr>
      <w:ins w:id="251" w:author="作成者">
        <w:r w:rsidRPr="00CB0166">
          <w:rPr>
            <w:rFonts w:asciiTheme="majorHAnsi" w:hAnsiTheme="majorHAnsi" w:cstheme="majorHAnsi"/>
          </w:rPr>
          <w:br w:type="page"/>
        </w:r>
      </w:ins>
    </w:p>
    <w:p w14:paraId="037B215B" w14:textId="77777777" w:rsidR="000C5D1B" w:rsidRPr="00CB0166" w:rsidRDefault="000C5D1B" w:rsidP="000C5D1B">
      <w:pPr>
        <w:widowControl/>
        <w:ind w:leftChars="135" w:left="283"/>
        <w:jc w:val="left"/>
        <w:rPr>
          <w:ins w:id="252" w:author="作成者"/>
          <w:rFonts w:asciiTheme="majorHAnsi" w:hAnsiTheme="majorHAnsi" w:cstheme="majorHAnsi"/>
        </w:rPr>
      </w:pPr>
    </w:p>
    <w:p w14:paraId="25BB40E1" w14:textId="75B65EED" w:rsidR="000C5D1B" w:rsidRPr="00CB0166" w:rsidRDefault="000C5D1B" w:rsidP="000C5D1B">
      <w:pPr>
        <w:widowControl/>
        <w:ind w:leftChars="135" w:left="283"/>
        <w:jc w:val="left"/>
        <w:rPr>
          <w:ins w:id="253" w:author="作成者"/>
          <w:rFonts w:asciiTheme="majorHAnsi" w:hAnsiTheme="majorHAnsi" w:cstheme="majorHAnsi"/>
        </w:rPr>
      </w:pPr>
      <w:ins w:id="254" w:author="作成者">
        <w:r w:rsidRPr="00CB0166">
          <w:rPr>
            <w:rFonts w:ascii="ＭＳ ゴシック" w:eastAsia="ＭＳ ゴシック" w:hAnsi="ＭＳ ゴシック" w:cs="ＭＳ ゴシック" w:hint="eastAsia"/>
          </w:rPr>
          <w:t>※</w:t>
        </w:r>
        <w:r w:rsidRPr="00EE4B28">
          <w:rPr>
            <w:rFonts w:asciiTheme="majorHAnsi" w:hAnsiTheme="majorHAnsi" w:cstheme="majorHAnsi"/>
          </w:rPr>
          <w:t>２</w:t>
        </w:r>
        <w:r w:rsidRPr="00EE4B28">
          <w:rPr>
            <w:rFonts w:asciiTheme="majorHAnsi" w:hAnsiTheme="majorHAnsi" w:cstheme="majorHAnsi"/>
          </w:rPr>
          <w:t>…</w:t>
        </w:r>
      </w:ins>
      <w:r w:rsidR="00DD1144" w:rsidRPr="00CB0166">
        <w:rPr>
          <w:rFonts w:asciiTheme="majorHAnsi" w:hAnsiTheme="majorHAnsi" w:cstheme="majorHAnsi"/>
        </w:rPr>
        <w:t>Member variable</w:t>
      </w:r>
    </w:p>
    <w:p w14:paraId="7FC52748" w14:textId="77777777" w:rsidR="0048078F" w:rsidRPr="00CB0166" w:rsidRDefault="0048078F" w:rsidP="0048078F">
      <w:pPr>
        <w:widowControl/>
        <w:ind w:leftChars="135" w:left="283"/>
        <w:jc w:val="left"/>
        <w:rPr>
          <w:rFonts w:asciiTheme="majorHAnsi" w:hAnsiTheme="majorHAnsi" w:cstheme="majorHAnsi"/>
        </w:rPr>
      </w:pPr>
      <w:r w:rsidRPr="00CB0166">
        <w:rPr>
          <w:rFonts w:asciiTheme="majorHAnsi" w:hAnsiTheme="majorHAnsi" w:cstheme="majorHAnsi"/>
        </w:rPr>
        <w:t>Member variable is the key name if the variable type is "key-value". If the variable type is "object", the Member variable is "&lt;KEY&gt; = &lt;TYPE&gt;</w:t>
      </w:r>
      <w:r w:rsidRPr="00CB0166">
        <w:rPr>
          <w:rFonts w:asciiTheme="majorHAnsi" w:hAnsiTheme="majorHAnsi" w:cstheme="majorHAnsi"/>
        </w:rPr>
        <w:t>の</w:t>
      </w:r>
      <w:r w:rsidRPr="00CB0166">
        <w:rPr>
          <w:rFonts w:asciiTheme="majorHAnsi" w:hAnsiTheme="majorHAnsi" w:cstheme="majorHAnsi"/>
        </w:rPr>
        <w:t>&lt;KEY&gt;"</w:t>
      </w:r>
    </w:p>
    <w:p w14:paraId="4980E014" w14:textId="2F896B05" w:rsidR="0048078F" w:rsidRPr="00CB0166" w:rsidRDefault="0048078F" w:rsidP="0048078F">
      <w:pPr>
        <w:widowControl/>
        <w:ind w:leftChars="135" w:left="283"/>
        <w:jc w:val="left"/>
        <w:rPr>
          <w:rFonts w:asciiTheme="majorHAnsi" w:hAnsiTheme="majorHAnsi" w:cstheme="majorHAnsi"/>
        </w:rPr>
      </w:pPr>
      <w:r w:rsidRPr="00CB0166">
        <w:rPr>
          <w:rFonts w:asciiTheme="majorHAnsi" w:hAnsiTheme="majorHAnsi" w:cstheme="majorHAnsi"/>
        </w:rPr>
        <w:t>If the variable type is tuple, the Member variable is the numbered variables defined in the tuple</w:t>
      </w:r>
      <w:r w:rsidR="004C7E24" w:rsidRPr="00CB0166">
        <w:rPr>
          <w:rFonts w:asciiTheme="majorHAnsi" w:hAnsiTheme="majorHAnsi" w:cstheme="majorHAnsi"/>
        </w:rPr>
        <w:t xml:space="preserve"> </w:t>
      </w:r>
      <w:r w:rsidRPr="00CB0166">
        <w:rPr>
          <w:rFonts w:asciiTheme="majorHAnsi" w:hAnsiTheme="majorHAnsi" w:cstheme="majorHAnsi"/>
        </w:rPr>
        <w:t>(Numbered [0]</w:t>
      </w:r>
      <w:r w:rsidR="008B33AE" w:rsidRPr="00CB0166">
        <w:rPr>
          <w:rFonts w:asciiTheme="majorHAnsi" w:hAnsiTheme="majorHAnsi" w:cstheme="majorHAnsi"/>
        </w:rPr>
        <w:t>, [</w:t>
      </w:r>
      <w:r w:rsidRPr="00CB0166">
        <w:rPr>
          <w:rFonts w:asciiTheme="majorHAnsi" w:hAnsiTheme="majorHAnsi" w:cstheme="majorHAnsi"/>
        </w:rPr>
        <w:t>1]</w:t>
      </w:r>
      <w:r w:rsidR="008B33AE" w:rsidRPr="00CB0166">
        <w:rPr>
          <w:rFonts w:asciiTheme="majorHAnsi" w:hAnsiTheme="majorHAnsi" w:cstheme="majorHAnsi"/>
        </w:rPr>
        <w:t>, [</w:t>
      </w:r>
      <w:r w:rsidRPr="00CB0166">
        <w:rPr>
          <w:rFonts w:asciiTheme="majorHAnsi" w:hAnsiTheme="majorHAnsi" w:cstheme="majorHAnsi"/>
        </w:rPr>
        <w:t>2]</w:t>
      </w:r>
      <w:r w:rsidR="008B33AE" w:rsidRPr="00CB0166">
        <w:rPr>
          <w:rFonts w:asciiTheme="majorHAnsi" w:hAnsiTheme="majorHAnsi" w:cstheme="majorHAnsi"/>
        </w:rPr>
        <w:t>...)</w:t>
      </w:r>
      <w:r w:rsidRPr="00CB0166">
        <w:rPr>
          <w:rFonts w:asciiTheme="majorHAnsi" w:hAnsiTheme="majorHAnsi" w:cstheme="majorHAnsi"/>
        </w:rPr>
        <w:t>.</w:t>
      </w:r>
    </w:p>
    <w:p w14:paraId="702140E5" w14:textId="12B5A129" w:rsidR="0048078F" w:rsidRPr="00CB0166" w:rsidRDefault="0048078F" w:rsidP="0048078F">
      <w:pPr>
        <w:widowControl/>
        <w:ind w:leftChars="135" w:left="283"/>
        <w:jc w:val="left"/>
        <w:rPr>
          <w:rFonts w:asciiTheme="majorHAnsi" w:hAnsiTheme="majorHAnsi" w:cstheme="majorHAnsi"/>
        </w:rPr>
      </w:pPr>
      <w:r w:rsidRPr="00CB0166">
        <w:rPr>
          <w:rFonts w:asciiTheme="majorHAnsi" w:hAnsiTheme="majorHAnsi" w:cstheme="majorHAnsi"/>
        </w:rPr>
        <w:t xml:space="preserve">If the variable type is a registration target in the </w:t>
      </w:r>
      <w:r w:rsidR="00F970AE">
        <w:rPr>
          <w:rFonts w:asciiTheme="majorHAnsi" w:hAnsiTheme="majorHAnsi" w:cstheme="majorHAnsi"/>
        </w:rPr>
        <w:t>Nested variable list</w:t>
      </w:r>
      <w:r w:rsidRPr="00CB0166">
        <w:rPr>
          <w:rFonts w:asciiTheme="majorHAnsi" w:hAnsiTheme="majorHAnsi" w:cstheme="majorHAnsi"/>
        </w:rPr>
        <w:t xml:space="preserve"> menu, the variable is numbered [0],[1],[2]... based on the maximum number of repetitions and is designated as Member variable.</w:t>
      </w:r>
    </w:p>
    <w:p w14:paraId="01C7E186" w14:textId="001F75D0" w:rsidR="000C5D1B" w:rsidRPr="00CB0166" w:rsidRDefault="008B33AE" w:rsidP="0048078F">
      <w:pPr>
        <w:widowControl/>
        <w:jc w:val="left"/>
        <w:rPr>
          <w:ins w:id="255" w:author="作成者"/>
          <w:rFonts w:asciiTheme="majorHAnsi" w:hAnsiTheme="majorHAnsi" w:cstheme="majorHAnsi"/>
        </w:rPr>
      </w:pPr>
      <w:ins w:id="256" w:author="作成者">
        <w:r w:rsidRPr="00CB0166">
          <w:rPr>
            <w:rFonts w:asciiTheme="majorHAnsi" w:hAnsiTheme="majorHAnsi" w:cstheme="majorHAnsi"/>
            <w:noProof/>
          </w:rPr>
          <mc:AlternateContent>
            <mc:Choice Requires="wps">
              <w:drawing>
                <wp:anchor distT="0" distB="0" distL="114300" distR="114300" simplePos="0" relativeHeight="251795456" behindDoc="0" locked="0" layoutInCell="1" allowOverlap="1" wp14:anchorId="415C750F" wp14:editId="7F2BEE7A">
                  <wp:simplePos x="0" y="0"/>
                  <wp:positionH relativeFrom="column">
                    <wp:posOffset>318770</wp:posOffset>
                  </wp:positionH>
                  <wp:positionV relativeFrom="paragraph">
                    <wp:posOffset>311785</wp:posOffset>
                  </wp:positionV>
                  <wp:extent cx="5848350" cy="5250180"/>
                  <wp:effectExtent l="0" t="0" r="19050" b="26670"/>
                  <wp:wrapTopAndBottom/>
                  <wp:docPr id="6" name="フローチャート: 処理 6"/>
                  <wp:cNvGraphicFramePr/>
                  <a:graphic xmlns:a="http://schemas.openxmlformats.org/drawingml/2006/main">
                    <a:graphicData uri="http://schemas.microsoft.com/office/word/2010/wordprocessingShape">
                      <wps:wsp>
                        <wps:cNvSpPr/>
                        <wps:spPr>
                          <a:xfrm>
                            <a:off x="0" y="0"/>
                            <a:ext cx="5848350" cy="5250180"/>
                          </a:xfrm>
                          <a:prstGeom prst="flowChartProcess">
                            <a:avLst/>
                          </a:prstGeom>
                          <a:solidFill>
                            <a:srgbClr val="FFFFFF">
                              <a:lumMod val="95000"/>
                            </a:srgbClr>
                          </a:solidFill>
                          <a:ln w="25400" cap="flat" cmpd="sng" algn="ctr">
                            <a:solidFill>
                              <a:srgbClr val="FFFFFF">
                                <a:lumMod val="85000"/>
                              </a:srgbClr>
                            </a:solidFill>
                            <a:prstDash val="solid"/>
                          </a:ln>
                          <a:effectLst/>
                        </wps:spPr>
                        <wps:txbx>
                          <w:txbxContent>
                            <w:p w14:paraId="5EE43D84" w14:textId="13B8D3AC" w:rsidR="00CC00D9" w:rsidRPr="003177F7" w:rsidRDefault="00CC00D9" w:rsidP="000C5D1B">
                              <w:pPr>
                                <w:jc w:val="left"/>
                                <w:rPr>
                                  <w:ins w:id="257" w:author="作成者"/>
                                  <w:sz w:val="20"/>
                                  <w:szCs w:val="20"/>
                                </w:rPr>
                              </w:pPr>
                              <w:r>
                                <w:rPr>
                                  <w:rFonts w:hint="eastAsia"/>
                                  <w:sz w:val="20"/>
                                  <w:szCs w:val="20"/>
                                </w:rPr>
                                <w:t>Example</w:t>
                              </w:r>
                              <w:ins w:id="258" w:author="作成者">
                                <w:r w:rsidRPr="003177F7">
                                  <w:rPr>
                                    <w:rFonts w:hint="eastAsia"/>
                                    <w:sz w:val="20"/>
                                    <w:szCs w:val="20"/>
                                  </w:rPr>
                                  <w:t>：</w:t>
                                </w:r>
                              </w:ins>
                              <w:r>
                                <w:rPr>
                                  <w:rFonts w:hint="eastAsia"/>
                                  <w:sz w:val="20"/>
                                  <w:szCs w:val="20"/>
                                </w:rPr>
                                <w:t xml:space="preserve">If the variable type is </w:t>
                              </w:r>
                              <w:r>
                                <w:rPr>
                                  <w:sz w:val="20"/>
                                  <w:szCs w:val="20"/>
                                </w:rPr>
                                <w:t>“object”</w:t>
                              </w:r>
                              <w:r w:rsidRPr="003177F7">
                                <w:rPr>
                                  <w:sz w:val="20"/>
                                  <w:szCs w:val="20"/>
                                </w:rPr>
                                <w:t xml:space="preserve"> </w:t>
                              </w:r>
                            </w:p>
                            <w:p w14:paraId="7518CC36" w14:textId="66457F47" w:rsidR="00CC00D9" w:rsidRPr="003177F7" w:rsidRDefault="00CC00D9" w:rsidP="000C5D1B">
                              <w:pPr>
                                <w:jc w:val="left"/>
                                <w:rPr>
                                  <w:ins w:id="259" w:author="作成者"/>
                                  <w:sz w:val="20"/>
                                  <w:szCs w:val="20"/>
                                </w:rPr>
                              </w:pPr>
                              <w:ins w:id="260" w:author="作成者">
                                <w:r w:rsidRPr="003177F7">
                                  <w:rPr>
                                    <w:rFonts w:hint="eastAsia"/>
                                    <w:sz w:val="20"/>
                                    <w:szCs w:val="20"/>
                                  </w:rPr>
                                  <w:t>・</w:t>
                                </w:r>
                                <w:r w:rsidRPr="003177F7">
                                  <w:rPr>
                                    <w:sz w:val="20"/>
                                    <w:szCs w:val="20"/>
                                  </w:rPr>
                                  <w:t>t</w:t>
                                </w:r>
                                <w:r w:rsidRPr="003177F7">
                                  <w:rPr>
                                    <w:rFonts w:hint="eastAsia"/>
                                    <w:sz w:val="20"/>
                                    <w:szCs w:val="20"/>
                                  </w:rPr>
                                  <w:t>f</w:t>
                                </w:r>
                              </w:ins>
                              <w:r>
                                <w:rPr>
                                  <w:sz w:val="20"/>
                                  <w:szCs w:val="20"/>
                                </w:rPr>
                                <w:t xml:space="preserve"> file and registration value</w:t>
                              </w:r>
                              <w:r w:rsidRPr="003177F7">
                                <w:rPr>
                                  <w:sz w:val="20"/>
                                  <w:szCs w:val="20"/>
                                </w:rPr>
                                <w:t xml:space="preserve"> </w:t>
                              </w:r>
                            </w:p>
                            <w:tbl>
                              <w:tblPr>
                                <w:tblStyle w:val="28"/>
                                <w:tblW w:w="7166" w:type="dxa"/>
                                <w:jc w:val="center"/>
                                <w:tblLook w:val="04A0" w:firstRow="1" w:lastRow="0" w:firstColumn="1" w:lastColumn="0" w:noHBand="0" w:noVBand="1"/>
                              </w:tblPr>
                              <w:tblGrid>
                                <w:gridCol w:w="7166"/>
                              </w:tblGrid>
                              <w:tr w:rsidR="00CC00D9" w:rsidRPr="003177F7" w14:paraId="21E41932" w14:textId="77777777" w:rsidTr="000C5D1B">
                                <w:trPr>
                                  <w:trHeight w:val="1425"/>
                                  <w:jc w:val="center"/>
                                  <w:ins w:id="261" w:author="作成者"/>
                                </w:trPr>
                                <w:tc>
                                  <w:tcPr>
                                    <w:tcW w:w="7166" w:type="dxa"/>
                                  </w:tcPr>
                                  <w:p w14:paraId="535F3CF6" w14:textId="77777777" w:rsidR="00CC00D9" w:rsidRPr="003177F7" w:rsidRDefault="00CC00D9" w:rsidP="000C5D1B">
                                    <w:pPr>
                                      <w:rPr>
                                        <w:ins w:id="262" w:author="作成者"/>
                                        <w:sz w:val="20"/>
                                        <w:szCs w:val="20"/>
                                      </w:rPr>
                                    </w:pPr>
                                    <w:ins w:id="263" w:author="作成者">
                                      <w:r w:rsidRPr="003177F7">
                                        <w:rPr>
                                          <w:sz w:val="20"/>
                                          <w:szCs w:val="20"/>
                                        </w:rPr>
                                        <w:t>variable "VAR_hoge" {</w:t>
                                      </w:r>
                                    </w:ins>
                                  </w:p>
                                  <w:p w14:paraId="07B28143" w14:textId="77777777" w:rsidR="00CC00D9" w:rsidRPr="003177F7" w:rsidRDefault="00CC00D9" w:rsidP="000C5D1B">
                                    <w:pPr>
                                      <w:ind w:firstLineChars="200" w:firstLine="400"/>
                                      <w:rPr>
                                        <w:ins w:id="264" w:author="作成者"/>
                                        <w:sz w:val="20"/>
                                        <w:szCs w:val="20"/>
                                      </w:rPr>
                                    </w:pPr>
                                    <w:ins w:id="265" w:author="作成者">
                                      <w:r w:rsidRPr="003177F7">
                                        <w:rPr>
                                          <w:sz w:val="20"/>
                                          <w:szCs w:val="20"/>
                                        </w:rPr>
                                        <w:t>type = object({</w:t>
                                      </w:r>
                                    </w:ins>
                                  </w:p>
                                  <w:p w14:paraId="66159D49" w14:textId="77777777" w:rsidR="00CC00D9" w:rsidRPr="003177F7" w:rsidRDefault="00CC00D9" w:rsidP="000C5D1B">
                                    <w:pPr>
                                      <w:ind w:firstLineChars="200" w:firstLine="400"/>
                                      <w:rPr>
                                        <w:ins w:id="266" w:author="作成者"/>
                                        <w:sz w:val="20"/>
                                        <w:szCs w:val="20"/>
                                      </w:rPr>
                                    </w:pPr>
                                    <w:ins w:id="267" w:author="作成者">
                                      <w:r w:rsidRPr="003177F7">
                                        <w:rPr>
                                          <w:rFonts w:hint="eastAsia"/>
                                          <w:sz w:val="20"/>
                                          <w:szCs w:val="20"/>
                                        </w:rPr>
                                        <w:t xml:space="preserve">    NAME = </w:t>
                                      </w:r>
                                      <w:r w:rsidRPr="003177F7">
                                        <w:rPr>
                                          <w:sz w:val="20"/>
                                          <w:szCs w:val="20"/>
                                        </w:rPr>
                                        <w:t>string,</w:t>
                                      </w:r>
                                    </w:ins>
                                  </w:p>
                                  <w:p w14:paraId="663FF154" w14:textId="77777777" w:rsidR="00CC00D9" w:rsidRPr="003177F7" w:rsidRDefault="00CC00D9" w:rsidP="000C5D1B">
                                    <w:pPr>
                                      <w:ind w:firstLineChars="200" w:firstLine="400"/>
                                      <w:rPr>
                                        <w:ins w:id="268" w:author="作成者"/>
                                        <w:sz w:val="20"/>
                                        <w:szCs w:val="20"/>
                                      </w:rPr>
                                    </w:pPr>
                                    <w:ins w:id="269" w:author="作成者">
                                      <w:r w:rsidRPr="003177F7">
                                        <w:rPr>
                                          <w:sz w:val="20"/>
                                          <w:szCs w:val="20"/>
                                        </w:rPr>
                                        <w:t xml:space="preserve">    IP = string</w:t>
                                      </w:r>
                                    </w:ins>
                                  </w:p>
                                  <w:p w14:paraId="3E1A0E5D" w14:textId="77777777" w:rsidR="00CC00D9" w:rsidRPr="003177F7" w:rsidRDefault="00CC00D9" w:rsidP="000C5D1B">
                                    <w:pPr>
                                      <w:ind w:firstLineChars="200" w:firstLine="400"/>
                                      <w:rPr>
                                        <w:ins w:id="270" w:author="作成者"/>
                                        <w:sz w:val="20"/>
                                        <w:szCs w:val="20"/>
                                      </w:rPr>
                                    </w:pPr>
                                    <w:ins w:id="271" w:author="作成者">
                                      <w:r w:rsidRPr="003177F7">
                                        <w:rPr>
                                          <w:sz w:val="20"/>
                                          <w:szCs w:val="20"/>
                                        </w:rPr>
                                        <w:t>})</w:t>
                                      </w:r>
                                    </w:ins>
                                  </w:p>
                                  <w:p w14:paraId="08A5E061" w14:textId="77777777" w:rsidR="00CC00D9" w:rsidRPr="003177F7" w:rsidRDefault="00CC00D9" w:rsidP="000C5D1B">
                                    <w:pPr>
                                      <w:ind w:firstLineChars="200" w:firstLine="400"/>
                                      <w:rPr>
                                        <w:ins w:id="272" w:author="作成者"/>
                                        <w:sz w:val="20"/>
                                        <w:szCs w:val="20"/>
                                      </w:rPr>
                                    </w:pPr>
                                    <w:ins w:id="273" w:author="作成者">
                                      <w:r w:rsidRPr="003177F7">
                                        <w:rPr>
                                          <w:sz w:val="20"/>
                                          <w:szCs w:val="20"/>
                                        </w:rPr>
                                        <w:t>default = {</w:t>
                                      </w:r>
                                    </w:ins>
                                  </w:p>
                                  <w:p w14:paraId="5E9D8D81" w14:textId="77777777" w:rsidR="00CC00D9" w:rsidRPr="003177F7" w:rsidRDefault="00CC00D9" w:rsidP="000C5D1B">
                                    <w:pPr>
                                      <w:ind w:firstLineChars="400" w:firstLine="800"/>
                                      <w:rPr>
                                        <w:ins w:id="274" w:author="作成者"/>
                                        <w:sz w:val="20"/>
                                        <w:szCs w:val="20"/>
                                      </w:rPr>
                                    </w:pPr>
                                    <w:ins w:id="275" w:author="作成者">
                                      <w:r w:rsidRPr="003177F7">
                                        <w:rPr>
                                          <w:sz w:val="20"/>
                                          <w:szCs w:val="20"/>
                                        </w:rPr>
                                        <w:t>“NAME” = “machine_01”,</w:t>
                                      </w:r>
                                    </w:ins>
                                  </w:p>
                                  <w:p w14:paraId="5D4A6467" w14:textId="77777777" w:rsidR="00CC00D9" w:rsidRPr="003177F7" w:rsidRDefault="00CC00D9" w:rsidP="000C5D1B">
                                    <w:pPr>
                                      <w:ind w:firstLineChars="400" w:firstLine="800"/>
                                      <w:rPr>
                                        <w:ins w:id="276" w:author="作成者"/>
                                        <w:sz w:val="20"/>
                                        <w:szCs w:val="20"/>
                                      </w:rPr>
                                    </w:pPr>
                                    <w:ins w:id="277" w:author="作成者">
                                      <w:r w:rsidRPr="003177F7">
                                        <w:rPr>
                                          <w:sz w:val="20"/>
                                          <w:szCs w:val="20"/>
                                        </w:rPr>
                                        <w:t>“IP” = “127.0.0.1”</w:t>
                                      </w:r>
                                    </w:ins>
                                  </w:p>
                                  <w:p w14:paraId="09FABBC2" w14:textId="77777777" w:rsidR="00CC00D9" w:rsidRPr="003177F7" w:rsidRDefault="00CC00D9" w:rsidP="000C5D1B">
                                    <w:pPr>
                                      <w:ind w:firstLineChars="200" w:firstLine="400"/>
                                      <w:rPr>
                                        <w:ins w:id="278" w:author="作成者"/>
                                        <w:sz w:val="20"/>
                                        <w:szCs w:val="20"/>
                                      </w:rPr>
                                    </w:pPr>
                                    <w:ins w:id="279" w:author="作成者">
                                      <w:r w:rsidRPr="003177F7">
                                        <w:rPr>
                                          <w:sz w:val="20"/>
                                          <w:szCs w:val="20"/>
                                        </w:rPr>
                                        <w:t>}</w:t>
                                      </w:r>
                                    </w:ins>
                                  </w:p>
                                  <w:p w14:paraId="7301AA03" w14:textId="77777777" w:rsidR="00CC00D9" w:rsidRPr="003177F7" w:rsidRDefault="00CC00D9" w:rsidP="000C5D1B">
                                    <w:pPr>
                                      <w:pStyle w:val="a9"/>
                                      <w:ind w:leftChars="0" w:left="0"/>
                                      <w:rPr>
                                        <w:ins w:id="280" w:author="作成者"/>
                                        <w:sz w:val="20"/>
                                        <w:szCs w:val="20"/>
                                      </w:rPr>
                                    </w:pPr>
                                    <w:ins w:id="281" w:author="作成者">
                                      <w:r w:rsidRPr="003177F7">
                                        <w:rPr>
                                          <w:sz w:val="20"/>
                                          <w:szCs w:val="20"/>
                                        </w:rPr>
                                        <w:t>}</w:t>
                                      </w:r>
                                    </w:ins>
                                  </w:p>
                                </w:tc>
                              </w:tr>
                            </w:tbl>
                            <w:p w14:paraId="46A7606A" w14:textId="77777777" w:rsidR="00CC00D9" w:rsidRPr="003177F7" w:rsidRDefault="00CC00D9" w:rsidP="000C5D1B">
                              <w:pPr>
                                <w:jc w:val="left"/>
                                <w:rPr>
                                  <w:ins w:id="282" w:author="作成者"/>
                                  <w:sz w:val="20"/>
                                  <w:szCs w:val="20"/>
                                </w:rPr>
                              </w:pPr>
                            </w:p>
                            <w:p w14:paraId="1E2AA6C4" w14:textId="1AEA74D8" w:rsidR="00CC00D9" w:rsidRPr="003177F7" w:rsidRDefault="00CC00D9" w:rsidP="00D361BF">
                              <w:pPr>
                                <w:pStyle w:val="a9"/>
                                <w:numPr>
                                  <w:ilvl w:val="0"/>
                                  <w:numId w:val="36"/>
                                </w:numPr>
                                <w:ind w:leftChars="0"/>
                                <w:jc w:val="left"/>
                                <w:rPr>
                                  <w:ins w:id="283" w:author="作成者"/>
                                  <w:sz w:val="20"/>
                                  <w:szCs w:val="20"/>
                                </w:rPr>
                              </w:pPr>
                              <w:r>
                                <w:rPr>
                                  <w:rFonts w:hint="eastAsia"/>
                                  <w:sz w:val="20"/>
                                  <w:szCs w:val="20"/>
                                </w:rPr>
                                <w:t xml:space="preserve">Substitute value </w:t>
                              </w:r>
                              <w:r>
                                <w:rPr>
                                  <w:sz w:val="20"/>
                                  <w:szCs w:val="20"/>
                                </w:rPr>
                                <w:t>example</w:t>
                              </w:r>
                              <w:ins w:id="284" w:author="作成者">
                                <w:r w:rsidRPr="003177F7">
                                  <w:rPr>
                                    <w:rFonts w:hint="eastAsia"/>
                                    <w:sz w:val="20"/>
                                    <w:szCs w:val="20"/>
                                  </w:rPr>
                                  <w:t>（</w:t>
                                </w:r>
                              </w:ins>
                              <w:r>
                                <w:rPr>
                                  <w:sz w:val="20"/>
                                  <w:szCs w:val="20"/>
                                </w:rPr>
                                <w:t>Substitute value auto registration settings/Substitute value list</w:t>
                              </w:r>
                              <w:ins w:id="285" w:author="作成者">
                                <w:r w:rsidRPr="003177F7">
                                  <w:rPr>
                                    <w:sz w:val="20"/>
                                    <w:szCs w:val="20"/>
                                  </w:rPr>
                                  <w:t>）</w:t>
                                </w:r>
                              </w:ins>
                            </w:p>
                            <w:tbl>
                              <w:tblPr>
                                <w:tblStyle w:val="28"/>
                                <w:tblW w:w="0" w:type="auto"/>
                                <w:jc w:val="center"/>
                                <w:tblLook w:val="04A0" w:firstRow="1" w:lastRow="0" w:firstColumn="1" w:lastColumn="0" w:noHBand="0" w:noVBand="1"/>
                              </w:tblPr>
                              <w:tblGrid>
                                <w:gridCol w:w="783"/>
                                <w:gridCol w:w="1435"/>
                                <w:gridCol w:w="1393"/>
                                <w:gridCol w:w="1393"/>
                                <w:gridCol w:w="1393"/>
                              </w:tblGrid>
                              <w:tr w:rsidR="00CC00D9" w:rsidRPr="003177F7" w14:paraId="3785F268" w14:textId="77777777" w:rsidTr="000C5D1B">
                                <w:trPr>
                                  <w:trHeight w:val="606"/>
                                  <w:jc w:val="center"/>
                                  <w:ins w:id="286" w:author="作成者"/>
                                </w:trPr>
                                <w:tc>
                                  <w:tcPr>
                                    <w:tcW w:w="783" w:type="dxa"/>
                                    <w:shd w:val="clear" w:color="auto" w:fill="002060"/>
                                  </w:tcPr>
                                  <w:p w14:paraId="654C6207" w14:textId="32D60E59" w:rsidR="00CC00D9" w:rsidRPr="003177F7" w:rsidRDefault="00CC00D9" w:rsidP="000C5D1B">
                                    <w:pPr>
                                      <w:pStyle w:val="a9"/>
                                      <w:ind w:leftChars="0" w:left="0"/>
                                      <w:jc w:val="left"/>
                                      <w:rPr>
                                        <w:ins w:id="287" w:author="作成者"/>
                                        <w:b/>
                                        <w:color w:val="FFFFFF" w:themeColor="background1"/>
                                        <w:sz w:val="20"/>
                                        <w:szCs w:val="20"/>
                                      </w:rPr>
                                    </w:pPr>
                                    <w:r>
                                      <w:rPr>
                                        <w:rFonts w:hint="eastAsia"/>
                                        <w:b/>
                                        <w:color w:val="FFFFFF" w:themeColor="background1"/>
                                        <w:sz w:val="20"/>
                                        <w:szCs w:val="20"/>
                                      </w:rPr>
                                      <w:t>Item No.</w:t>
                                    </w:r>
                                  </w:p>
                                </w:tc>
                                <w:tc>
                                  <w:tcPr>
                                    <w:tcW w:w="1435" w:type="dxa"/>
                                    <w:shd w:val="clear" w:color="auto" w:fill="002060"/>
                                  </w:tcPr>
                                  <w:p w14:paraId="3E59828E" w14:textId="70319A1B" w:rsidR="00CC00D9" w:rsidRPr="003177F7" w:rsidRDefault="00CC00D9" w:rsidP="000C5D1B">
                                    <w:pPr>
                                      <w:pStyle w:val="a9"/>
                                      <w:ind w:leftChars="0" w:left="0"/>
                                      <w:jc w:val="left"/>
                                      <w:rPr>
                                        <w:ins w:id="288" w:author="作成者"/>
                                        <w:b/>
                                        <w:color w:val="FFFFFF" w:themeColor="background1"/>
                                        <w:sz w:val="20"/>
                                        <w:szCs w:val="20"/>
                                      </w:rPr>
                                    </w:pPr>
                                    <w:r>
                                      <w:rPr>
                                        <w:rFonts w:hint="eastAsia"/>
                                        <w:b/>
                                        <w:color w:val="FFFFFF" w:themeColor="background1"/>
                                        <w:sz w:val="20"/>
                                        <w:szCs w:val="20"/>
                                      </w:rPr>
                                      <w:t>Variable name</w:t>
                                    </w:r>
                                  </w:p>
                                </w:tc>
                                <w:tc>
                                  <w:tcPr>
                                    <w:tcW w:w="1393" w:type="dxa"/>
                                    <w:shd w:val="clear" w:color="auto" w:fill="002060"/>
                                  </w:tcPr>
                                  <w:p w14:paraId="0AF25D87" w14:textId="19AB8311" w:rsidR="00CC00D9" w:rsidRPr="003177F7" w:rsidRDefault="00CC00D9" w:rsidP="000C5D1B">
                                    <w:pPr>
                                      <w:pStyle w:val="a9"/>
                                      <w:ind w:leftChars="0" w:left="0"/>
                                      <w:jc w:val="left"/>
                                      <w:rPr>
                                        <w:ins w:id="289" w:author="作成者"/>
                                        <w:b/>
                                        <w:color w:val="FFFFFF" w:themeColor="background1"/>
                                        <w:sz w:val="20"/>
                                        <w:szCs w:val="20"/>
                                      </w:rPr>
                                    </w:pPr>
                                    <w:r>
                                      <w:rPr>
                                        <w:rFonts w:hint="eastAsia"/>
                                        <w:b/>
                                        <w:color w:val="FFFFFF" w:themeColor="background1"/>
                                        <w:sz w:val="20"/>
                                        <w:szCs w:val="20"/>
                                      </w:rPr>
                                      <w:t>Member variable</w:t>
                                    </w:r>
                                  </w:p>
                                </w:tc>
                                <w:tc>
                                  <w:tcPr>
                                    <w:tcW w:w="1393" w:type="dxa"/>
                                    <w:shd w:val="clear" w:color="auto" w:fill="002060"/>
                                  </w:tcPr>
                                  <w:p w14:paraId="0EFAB2A7" w14:textId="32B4EA35" w:rsidR="00CC00D9" w:rsidRPr="003177F7" w:rsidRDefault="00CC00D9" w:rsidP="000C5D1B">
                                    <w:pPr>
                                      <w:pStyle w:val="a9"/>
                                      <w:ind w:leftChars="0" w:left="0"/>
                                      <w:jc w:val="left"/>
                                      <w:rPr>
                                        <w:ins w:id="290" w:author="作成者"/>
                                        <w:b/>
                                        <w:color w:val="FFFFFF" w:themeColor="background1"/>
                                        <w:sz w:val="20"/>
                                        <w:szCs w:val="20"/>
                                      </w:rPr>
                                    </w:pPr>
                                    <w:r>
                                      <w:rPr>
                                        <w:rFonts w:hint="eastAsia"/>
                                        <w:b/>
                                        <w:color w:val="FFFFFF" w:themeColor="background1"/>
                                        <w:sz w:val="20"/>
                                        <w:szCs w:val="20"/>
                                      </w:rPr>
                                      <w:t>Substitute order</w:t>
                                    </w:r>
                                  </w:p>
                                </w:tc>
                                <w:tc>
                                  <w:tcPr>
                                    <w:tcW w:w="1393" w:type="dxa"/>
                                    <w:shd w:val="clear" w:color="auto" w:fill="002060"/>
                                  </w:tcPr>
                                  <w:p w14:paraId="42A46365" w14:textId="2D426B0A" w:rsidR="00CC00D9" w:rsidRPr="003177F7" w:rsidRDefault="00CC00D9" w:rsidP="000C5D1B">
                                    <w:pPr>
                                      <w:pStyle w:val="a9"/>
                                      <w:ind w:leftChars="0" w:left="0"/>
                                      <w:jc w:val="left"/>
                                      <w:rPr>
                                        <w:ins w:id="291" w:author="作成者"/>
                                        <w:b/>
                                        <w:color w:val="FFFFFF" w:themeColor="background1"/>
                                        <w:sz w:val="20"/>
                                        <w:szCs w:val="20"/>
                                      </w:rPr>
                                    </w:pPr>
                                    <w:r>
                                      <w:rPr>
                                        <w:rFonts w:hint="eastAsia"/>
                                        <w:b/>
                                        <w:color w:val="FFFFFF" w:themeColor="background1"/>
                                        <w:sz w:val="20"/>
                                        <w:szCs w:val="20"/>
                                      </w:rPr>
                                      <w:t>Specific value</w:t>
                                    </w:r>
                                  </w:p>
                                </w:tc>
                              </w:tr>
                              <w:tr w:rsidR="00CC00D9" w:rsidRPr="003177F7" w14:paraId="1D370E4A" w14:textId="77777777" w:rsidTr="000C5D1B">
                                <w:trPr>
                                  <w:trHeight w:val="303"/>
                                  <w:jc w:val="center"/>
                                  <w:ins w:id="292" w:author="作成者"/>
                                </w:trPr>
                                <w:tc>
                                  <w:tcPr>
                                    <w:tcW w:w="783" w:type="dxa"/>
                                  </w:tcPr>
                                  <w:p w14:paraId="28B15C05" w14:textId="77777777" w:rsidR="00CC00D9" w:rsidRPr="003177F7" w:rsidRDefault="00CC00D9" w:rsidP="000C5D1B">
                                    <w:pPr>
                                      <w:pStyle w:val="a9"/>
                                      <w:ind w:leftChars="0" w:left="0"/>
                                      <w:jc w:val="left"/>
                                      <w:rPr>
                                        <w:ins w:id="293" w:author="作成者"/>
                                        <w:sz w:val="20"/>
                                        <w:szCs w:val="20"/>
                                      </w:rPr>
                                    </w:pPr>
                                    <w:ins w:id="294" w:author="作成者">
                                      <w:r w:rsidRPr="003177F7">
                                        <w:rPr>
                                          <w:rFonts w:hint="eastAsia"/>
                                          <w:sz w:val="20"/>
                                          <w:szCs w:val="20"/>
                                        </w:rPr>
                                        <w:t>1</w:t>
                                      </w:r>
                                    </w:ins>
                                  </w:p>
                                </w:tc>
                                <w:tc>
                                  <w:tcPr>
                                    <w:tcW w:w="1435" w:type="dxa"/>
                                  </w:tcPr>
                                  <w:p w14:paraId="3723F64C" w14:textId="77777777" w:rsidR="00CC00D9" w:rsidRPr="003177F7" w:rsidRDefault="00CC00D9" w:rsidP="000C5D1B">
                                    <w:pPr>
                                      <w:pStyle w:val="a9"/>
                                      <w:ind w:leftChars="0" w:left="0"/>
                                      <w:jc w:val="left"/>
                                      <w:rPr>
                                        <w:ins w:id="295" w:author="作成者"/>
                                        <w:sz w:val="20"/>
                                        <w:szCs w:val="20"/>
                                      </w:rPr>
                                    </w:pPr>
                                    <w:ins w:id="296" w:author="作成者">
                                      <w:r w:rsidRPr="003177F7">
                                        <w:rPr>
                                          <w:rFonts w:hint="eastAsia"/>
                                          <w:sz w:val="20"/>
                                          <w:szCs w:val="20"/>
                                        </w:rPr>
                                        <w:t>V</w:t>
                                      </w:r>
                                      <w:r w:rsidRPr="003177F7">
                                        <w:rPr>
                                          <w:sz w:val="20"/>
                                          <w:szCs w:val="20"/>
                                        </w:rPr>
                                        <w:t>AR_hoge</w:t>
                                      </w:r>
                                    </w:ins>
                                  </w:p>
                                </w:tc>
                                <w:tc>
                                  <w:tcPr>
                                    <w:tcW w:w="1393" w:type="dxa"/>
                                  </w:tcPr>
                                  <w:p w14:paraId="79AC8A36" w14:textId="77777777" w:rsidR="00CC00D9" w:rsidRPr="003177F7" w:rsidRDefault="00CC00D9" w:rsidP="000C5D1B">
                                    <w:pPr>
                                      <w:pStyle w:val="a9"/>
                                      <w:ind w:leftChars="0" w:left="0"/>
                                      <w:jc w:val="left"/>
                                      <w:rPr>
                                        <w:ins w:id="297" w:author="作成者"/>
                                        <w:sz w:val="20"/>
                                        <w:szCs w:val="20"/>
                                      </w:rPr>
                                    </w:pPr>
                                    <w:ins w:id="298" w:author="作成者">
                                      <w:r w:rsidRPr="003177F7">
                                        <w:rPr>
                                          <w:rFonts w:hint="eastAsia"/>
                                          <w:sz w:val="20"/>
                                          <w:szCs w:val="20"/>
                                        </w:rPr>
                                        <w:t>NAME</w:t>
                                      </w:r>
                                    </w:ins>
                                  </w:p>
                                </w:tc>
                                <w:tc>
                                  <w:tcPr>
                                    <w:tcW w:w="1393" w:type="dxa"/>
                                  </w:tcPr>
                                  <w:p w14:paraId="6B3F3A31" w14:textId="7FC1594C" w:rsidR="00CC00D9" w:rsidRPr="003177F7" w:rsidRDefault="00CC00D9" w:rsidP="000C5D1B">
                                    <w:pPr>
                                      <w:pStyle w:val="a9"/>
                                      <w:ind w:leftChars="0" w:left="0"/>
                                      <w:jc w:val="left"/>
                                      <w:rPr>
                                        <w:ins w:id="299" w:author="作成者"/>
                                        <w:sz w:val="20"/>
                                        <w:szCs w:val="20"/>
                                      </w:rPr>
                                    </w:pPr>
                                    <w:r>
                                      <w:rPr>
                                        <w:rFonts w:hint="eastAsia"/>
                                        <w:sz w:val="20"/>
                                        <w:szCs w:val="20"/>
                                      </w:rPr>
                                      <w:t>No input required</w:t>
                                    </w:r>
                                  </w:p>
                                </w:tc>
                                <w:tc>
                                  <w:tcPr>
                                    <w:tcW w:w="1393" w:type="dxa"/>
                                  </w:tcPr>
                                  <w:p w14:paraId="73A85E50" w14:textId="77777777" w:rsidR="00CC00D9" w:rsidRPr="003177F7" w:rsidRDefault="00CC00D9" w:rsidP="000C5D1B">
                                    <w:pPr>
                                      <w:pStyle w:val="a9"/>
                                      <w:ind w:leftChars="0" w:left="0"/>
                                      <w:jc w:val="left"/>
                                      <w:rPr>
                                        <w:ins w:id="300" w:author="作成者"/>
                                        <w:sz w:val="20"/>
                                        <w:szCs w:val="20"/>
                                      </w:rPr>
                                    </w:pPr>
                                    <w:ins w:id="301" w:author="作成者">
                                      <w:r w:rsidRPr="003177F7">
                                        <w:rPr>
                                          <w:sz w:val="20"/>
                                          <w:szCs w:val="20"/>
                                        </w:rPr>
                                        <w:t>m</w:t>
                                      </w:r>
                                      <w:r w:rsidRPr="003177F7">
                                        <w:rPr>
                                          <w:rFonts w:hint="eastAsia"/>
                                          <w:sz w:val="20"/>
                                          <w:szCs w:val="20"/>
                                        </w:rPr>
                                        <w:t>y_</w:t>
                                      </w:r>
                                      <w:r w:rsidRPr="003177F7">
                                        <w:rPr>
                                          <w:sz w:val="20"/>
                                          <w:szCs w:val="20"/>
                                        </w:rPr>
                                        <w:t>machine</w:t>
                                      </w:r>
                                    </w:ins>
                                  </w:p>
                                </w:tc>
                              </w:tr>
                              <w:tr w:rsidR="00CC00D9" w:rsidRPr="003177F7" w14:paraId="025749D8" w14:textId="77777777" w:rsidTr="000C5D1B">
                                <w:trPr>
                                  <w:trHeight w:val="287"/>
                                  <w:jc w:val="center"/>
                                  <w:ins w:id="302" w:author="作成者"/>
                                </w:trPr>
                                <w:tc>
                                  <w:tcPr>
                                    <w:tcW w:w="783" w:type="dxa"/>
                                  </w:tcPr>
                                  <w:p w14:paraId="642BDDA9" w14:textId="77777777" w:rsidR="00CC00D9" w:rsidRPr="003177F7" w:rsidRDefault="00CC00D9" w:rsidP="000C5D1B">
                                    <w:pPr>
                                      <w:pStyle w:val="a9"/>
                                      <w:ind w:leftChars="0" w:left="0"/>
                                      <w:jc w:val="left"/>
                                      <w:rPr>
                                        <w:ins w:id="303" w:author="作成者"/>
                                        <w:sz w:val="20"/>
                                        <w:szCs w:val="20"/>
                                      </w:rPr>
                                    </w:pPr>
                                    <w:ins w:id="304" w:author="作成者">
                                      <w:r w:rsidRPr="003177F7">
                                        <w:rPr>
                                          <w:rFonts w:hint="eastAsia"/>
                                          <w:sz w:val="20"/>
                                          <w:szCs w:val="20"/>
                                        </w:rPr>
                                        <w:t>2</w:t>
                                      </w:r>
                                    </w:ins>
                                  </w:p>
                                </w:tc>
                                <w:tc>
                                  <w:tcPr>
                                    <w:tcW w:w="1435" w:type="dxa"/>
                                  </w:tcPr>
                                  <w:p w14:paraId="01E37FC1" w14:textId="77777777" w:rsidR="00CC00D9" w:rsidRPr="003177F7" w:rsidRDefault="00CC00D9" w:rsidP="000C5D1B">
                                    <w:pPr>
                                      <w:pStyle w:val="a9"/>
                                      <w:ind w:leftChars="0" w:left="0"/>
                                      <w:jc w:val="left"/>
                                      <w:rPr>
                                        <w:ins w:id="305" w:author="作成者"/>
                                        <w:sz w:val="20"/>
                                        <w:szCs w:val="20"/>
                                      </w:rPr>
                                    </w:pPr>
                                    <w:ins w:id="306" w:author="作成者">
                                      <w:r w:rsidRPr="003177F7">
                                        <w:rPr>
                                          <w:rFonts w:hint="eastAsia"/>
                                          <w:sz w:val="20"/>
                                          <w:szCs w:val="20"/>
                                        </w:rPr>
                                        <w:t>VAR_ho</w:t>
                                      </w:r>
                                      <w:r w:rsidRPr="003177F7">
                                        <w:rPr>
                                          <w:sz w:val="20"/>
                                          <w:szCs w:val="20"/>
                                        </w:rPr>
                                        <w:t>ge</w:t>
                                      </w:r>
                                    </w:ins>
                                  </w:p>
                                </w:tc>
                                <w:tc>
                                  <w:tcPr>
                                    <w:tcW w:w="1393" w:type="dxa"/>
                                  </w:tcPr>
                                  <w:p w14:paraId="0FA8BD0C" w14:textId="77777777" w:rsidR="00CC00D9" w:rsidRPr="003177F7" w:rsidRDefault="00CC00D9" w:rsidP="000C5D1B">
                                    <w:pPr>
                                      <w:pStyle w:val="a9"/>
                                      <w:ind w:leftChars="0" w:left="0"/>
                                      <w:jc w:val="left"/>
                                      <w:rPr>
                                        <w:ins w:id="307" w:author="作成者"/>
                                        <w:sz w:val="20"/>
                                        <w:szCs w:val="20"/>
                                      </w:rPr>
                                    </w:pPr>
                                    <w:ins w:id="308" w:author="作成者">
                                      <w:r w:rsidRPr="003177F7">
                                        <w:rPr>
                                          <w:rFonts w:hint="eastAsia"/>
                                          <w:sz w:val="20"/>
                                          <w:szCs w:val="20"/>
                                        </w:rPr>
                                        <w:t>IP</w:t>
                                      </w:r>
                                    </w:ins>
                                  </w:p>
                                </w:tc>
                                <w:tc>
                                  <w:tcPr>
                                    <w:tcW w:w="1393" w:type="dxa"/>
                                  </w:tcPr>
                                  <w:p w14:paraId="57693619" w14:textId="14654C3B" w:rsidR="00CC00D9" w:rsidRPr="003177F7" w:rsidRDefault="00CC00D9" w:rsidP="000C5D1B">
                                    <w:pPr>
                                      <w:pStyle w:val="a9"/>
                                      <w:ind w:leftChars="0" w:left="0"/>
                                      <w:jc w:val="left"/>
                                      <w:rPr>
                                        <w:ins w:id="309" w:author="作成者"/>
                                        <w:sz w:val="20"/>
                                        <w:szCs w:val="20"/>
                                      </w:rPr>
                                    </w:pPr>
                                    <w:r>
                                      <w:rPr>
                                        <w:rFonts w:hint="eastAsia"/>
                                        <w:sz w:val="20"/>
                                        <w:szCs w:val="20"/>
                                      </w:rPr>
                                      <w:t>No input required</w:t>
                                    </w:r>
                                  </w:p>
                                </w:tc>
                                <w:tc>
                                  <w:tcPr>
                                    <w:tcW w:w="1393" w:type="dxa"/>
                                  </w:tcPr>
                                  <w:p w14:paraId="7A4D4B86" w14:textId="77777777" w:rsidR="00CC00D9" w:rsidRPr="003177F7" w:rsidRDefault="00CC00D9" w:rsidP="000C5D1B">
                                    <w:pPr>
                                      <w:pStyle w:val="a9"/>
                                      <w:ind w:leftChars="0" w:left="0"/>
                                      <w:jc w:val="left"/>
                                      <w:rPr>
                                        <w:ins w:id="310" w:author="作成者"/>
                                        <w:sz w:val="20"/>
                                        <w:szCs w:val="20"/>
                                      </w:rPr>
                                    </w:pPr>
                                    <w:ins w:id="311" w:author="作成者">
                                      <w:r w:rsidRPr="003177F7">
                                        <w:rPr>
                                          <w:sz w:val="20"/>
                                          <w:szCs w:val="20"/>
                                        </w:rPr>
                                        <w:t>192.168.0.1</w:t>
                                      </w:r>
                                    </w:ins>
                                  </w:p>
                                </w:tc>
                              </w:tr>
                            </w:tbl>
                            <w:p w14:paraId="69B8A82D" w14:textId="77777777" w:rsidR="00CC00D9" w:rsidRPr="003177F7" w:rsidRDefault="00CC00D9" w:rsidP="000C5D1B">
                              <w:pPr>
                                <w:pStyle w:val="a9"/>
                                <w:ind w:leftChars="0" w:left="360"/>
                                <w:jc w:val="left"/>
                                <w:rPr>
                                  <w:ins w:id="312" w:author="作成者"/>
                                  <w:sz w:val="20"/>
                                  <w:szCs w:val="20"/>
                                </w:rPr>
                              </w:pPr>
                            </w:p>
                            <w:p w14:paraId="6C18B5D7" w14:textId="13F9E3E6" w:rsidR="00CC00D9" w:rsidRPr="003177F7" w:rsidRDefault="00CC00D9" w:rsidP="000C5D1B">
                              <w:pPr>
                                <w:jc w:val="left"/>
                                <w:rPr>
                                  <w:ins w:id="313" w:author="作成者"/>
                                  <w:sz w:val="20"/>
                                  <w:szCs w:val="20"/>
                                </w:rPr>
                              </w:pPr>
                              <w:ins w:id="314" w:author="作成者">
                                <w:r w:rsidRPr="003177F7">
                                  <w:rPr>
                                    <w:rFonts w:hint="eastAsia"/>
                                    <w:sz w:val="20"/>
                                    <w:szCs w:val="20"/>
                                  </w:rPr>
                                  <w:t>２．</w:t>
                                </w:r>
                              </w:ins>
                              <w:r>
                                <w:rPr>
                                  <w:rFonts w:hint="eastAsia"/>
                                  <w:sz w:val="20"/>
                                  <w:szCs w:val="20"/>
                                </w:rPr>
                                <w:t xml:space="preserve">Value sent to </w:t>
                              </w:r>
                              <w:ins w:id="315" w:author="作成者">
                                <w:r w:rsidRPr="003177F7">
                                  <w:rPr>
                                    <w:rFonts w:hint="eastAsia"/>
                                    <w:sz w:val="20"/>
                                    <w:szCs w:val="20"/>
                                  </w:rPr>
                                  <w:t>Terraform</w:t>
                                </w:r>
                              </w:ins>
                              <w:r w:rsidRPr="003177F7">
                                <w:rPr>
                                  <w:sz w:val="20"/>
                                  <w:szCs w:val="20"/>
                                </w:rPr>
                                <w:t xml:space="preserve"> </w:t>
                              </w:r>
                            </w:p>
                            <w:tbl>
                              <w:tblPr>
                                <w:tblStyle w:val="28"/>
                                <w:tblW w:w="6580" w:type="dxa"/>
                                <w:jc w:val="center"/>
                                <w:tblLook w:val="04A0" w:firstRow="1" w:lastRow="0" w:firstColumn="1" w:lastColumn="0" w:noHBand="0" w:noVBand="1"/>
                              </w:tblPr>
                              <w:tblGrid>
                                <w:gridCol w:w="6580"/>
                              </w:tblGrid>
                              <w:tr w:rsidR="00CC00D9" w:rsidRPr="003177F7" w14:paraId="4B57F02A" w14:textId="77777777" w:rsidTr="000C5D1B">
                                <w:trPr>
                                  <w:trHeight w:val="945"/>
                                  <w:jc w:val="center"/>
                                  <w:ins w:id="316" w:author="作成者"/>
                                </w:trPr>
                                <w:tc>
                                  <w:tcPr>
                                    <w:tcW w:w="6580" w:type="dxa"/>
                                  </w:tcPr>
                                  <w:p w14:paraId="0B04F4BE" w14:textId="77777777" w:rsidR="00CC00D9" w:rsidRPr="003177F7" w:rsidRDefault="00CC00D9" w:rsidP="000C5D1B">
                                    <w:pPr>
                                      <w:pStyle w:val="a9"/>
                                      <w:ind w:leftChars="0" w:left="0"/>
                                      <w:rPr>
                                        <w:ins w:id="317" w:author="作成者"/>
                                        <w:sz w:val="20"/>
                                        <w:szCs w:val="20"/>
                                      </w:rPr>
                                    </w:pPr>
                                    <w:ins w:id="318" w:author="作成者">
                                      <w:r w:rsidRPr="003177F7">
                                        <w:rPr>
                                          <w:sz w:val="20"/>
                                          <w:szCs w:val="20"/>
                                        </w:rPr>
                                        <w:t>{</w:t>
                                      </w:r>
                                    </w:ins>
                                  </w:p>
                                  <w:p w14:paraId="582DC569" w14:textId="77777777" w:rsidR="00CC00D9" w:rsidRPr="003177F7" w:rsidRDefault="00CC00D9" w:rsidP="000C5D1B">
                                    <w:pPr>
                                      <w:pStyle w:val="a9"/>
                                      <w:ind w:leftChars="0" w:left="0"/>
                                      <w:rPr>
                                        <w:ins w:id="319" w:author="作成者"/>
                                        <w:sz w:val="20"/>
                                        <w:szCs w:val="20"/>
                                      </w:rPr>
                                    </w:pPr>
                                    <w:ins w:id="320" w:author="作成者">
                                      <w:r w:rsidRPr="003177F7">
                                        <w:rPr>
                                          <w:sz w:val="20"/>
                                          <w:szCs w:val="20"/>
                                        </w:rPr>
                                        <w:t xml:space="preserve">    NAME = “my_machine”,</w:t>
                                      </w:r>
                                    </w:ins>
                                  </w:p>
                                  <w:p w14:paraId="6EFB234F" w14:textId="77777777" w:rsidR="00CC00D9" w:rsidRPr="003177F7" w:rsidRDefault="00CC00D9" w:rsidP="000C5D1B">
                                    <w:pPr>
                                      <w:pStyle w:val="a9"/>
                                      <w:ind w:leftChars="0" w:left="0"/>
                                      <w:rPr>
                                        <w:ins w:id="321" w:author="作成者"/>
                                        <w:sz w:val="20"/>
                                        <w:szCs w:val="20"/>
                                      </w:rPr>
                                    </w:pPr>
                                    <w:ins w:id="322" w:author="作成者">
                                      <w:r w:rsidRPr="003177F7">
                                        <w:rPr>
                                          <w:sz w:val="20"/>
                                          <w:szCs w:val="20"/>
                                        </w:rPr>
                                        <w:t xml:space="preserve">    IP = “192.168.0.1”</w:t>
                                      </w:r>
                                    </w:ins>
                                  </w:p>
                                  <w:p w14:paraId="3386898F" w14:textId="77777777" w:rsidR="00CC00D9" w:rsidRPr="003177F7" w:rsidRDefault="00CC00D9" w:rsidP="000C5D1B">
                                    <w:pPr>
                                      <w:pStyle w:val="a9"/>
                                      <w:ind w:leftChars="0" w:left="0"/>
                                      <w:rPr>
                                        <w:ins w:id="323" w:author="作成者"/>
                                        <w:sz w:val="20"/>
                                        <w:szCs w:val="20"/>
                                      </w:rPr>
                                    </w:pPr>
                                    <w:ins w:id="324" w:author="作成者">
                                      <w:r w:rsidRPr="003177F7">
                                        <w:rPr>
                                          <w:sz w:val="20"/>
                                          <w:szCs w:val="20"/>
                                        </w:rPr>
                                        <w:t>}</w:t>
                                      </w:r>
                                    </w:ins>
                                  </w:p>
                                </w:tc>
                              </w:tr>
                            </w:tbl>
                            <w:p w14:paraId="07A56476" w14:textId="77777777" w:rsidR="00CC00D9" w:rsidRPr="003177F7" w:rsidRDefault="00CC00D9" w:rsidP="000C5D1B">
                              <w:pPr>
                                <w:jc w:val="left"/>
                                <w:rPr>
                                  <w:ins w:id="325" w:author="作成者"/>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C750F" id="フローチャート: 処理 6" o:spid="_x0000_s1028" type="#_x0000_t109" style="position:absolute;margin-left:25.1pt;margin-top:24.55pt;width:460.5pt;height:413.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" fillcolor="#f2f2f2" strokecolor="#d9d9d9" strokeweight="2pt">
                  <v:textbox>
                    <w:txbxContent>
                      <w:p w14:paraId="5EE43D84" w14:textId="13B8D3AC" w:rsidR="00CC00D9" w:rsidRPr="003177F7" w:rsidRDefault="00CC00D9" w:rsidP="000C5D1B">
                        <w:pPr>
                          <w:jc w:val="left"/>
                          <w:rPr>
                            <w:ins w:id="326" w:author="作成者"/>
                            <w:sz w:val="20"/>
                            <w:szCs w:val="20"/>
                          </w:rPr>
                        </w:pPr>
                        <w:r>
                          <w:rPr>
                            <w:rFonts w:hint="eastAsia"/>
                            <w:sz w:val="20"/>
                            <w:szCs w:val="20"/>
                          </w:rPr>
                          <w:t>Example</w:t>
                        </w:r>
                        <w:ins w:id="327" w:author="作成者">
                          <w:r w:rsidRPr="003177F7">
                            <w:rPr>
                              <w:rFonts w:hint="eastAsia"/>
                              <w:sz w:val="20"/>
                              <w:szCs w:val="20"/>
                            </w:rPr>
                            <w:t>：</w:t>
                          </w:r>
                        </w:ins>
                        <w:r>
                          <w:rPr>
                            <w:rFonts w:hint="eastAsia"/>
                            <w:sz w:val="20"/>
                            <w:szCs w:val="20"/>
                          </w:rPr>
                          <w:t xml:space="preserve">If the variable type is </w:t>
                        </w:r>
                        <w:r>
                          <w:rPr>
                            <w:sz w:val="20"/>
                            <w:szCs w:val="20"/>
                          </w:rPr>
                          <w:t>“object”</w:t>
                        </w:r>
                        <w:r w:rsidRPr="003177F7">
                          <w:rPr>
                            <w:sz w:val="20"/>
                            <w:szCs w:val="20"/>
                          </w:rPr>
                          <w:t xml:space="preserve"> </w:t>
                        </w:r>
                      </w:p>
                      <w:p w14:paraId="7518CC36" w14:textId="66457F47" w:rsidR="00CC00D9" w:rsidRPr="003177F7" w:rsidRDefault="00CC00D9" w:rsidP="000C5D1B">
                        <w:pPr>
                          <w:jc w:val="left"/>
                          <w:rPr>
                            <w:ins w:id="328" w:author="作成者"/>
                            <w:sz w:val="20"/>
                            <w:szCs w:val="20"/>
                          </w:rPr>
                        </w:pPr>
                        <w:ins w:id="329" w:author="作成者">
                          <w:r w:rsidRPr="003177F7">
                            <w:rPr>
                              <w:rFonts w:hint="eastAsia"/>
                              <w:sz w:val="20"/>
                              <w:szCs w:val="20"/>
                            </w:rPr>
                            <w:t>・</w:t>
                          </w:r>
                          <w:r w:rsidRPr="003177F7">
                            <w:rPr>
                              <w:sz w:val="20"/>
                              <w:szCs w:val="20"/>
                            </w:rPr>
                            <w:t>t</w:t>
                          </w:r>
                          <w:r w:rsidRPr="003177F7">
                            <w:rPr>
                              <w:rFonts w:hint="eastAsia"/>
                              <w:sz w:val="20"/>
                              <w:szCs w:val="20"/>
                            </w:rPr>
                            <w:t>f</w:t>
                          </w:r>
                        </w:ins>
                        <w:r>
                          <w:rPr>
                            <w:sz w:val="20"/>
                            <w:szCs w:val="20"/>
                          </w:rPr>
                          <w:t xml:space="preserve"> file and registration value</w:t>
                        </w:r>
                        <w:r w:rsidRPr="003177F7">
                          <w:rPr>
                            <w:sz w:val="20"/>
                            <w:szCs w:val="20"/>
                          </w:rPr>
                          <w:t xml:space="preserve"> </w:t>
                        </w:r>
                      </w:p>
                      <w:tbl>
                        <w:tblPr>
                          <w:tblStyle w:val="28"/>
                          <w:tblW w:w="7166" w:type="dxa"/>
                          <w:jc w:val="center"/>
                          <w:tblLook w:val="04A0" w:firstRow="1" w:lastRow="0" w:firstColumn="1" w:lastColumn="0" w:noHBand="0" w:noVBand="1"/>
                        </w:tblPr>
                        <w:tblGrid>
                          <w:gridCol w:w="7166"/>
                        </w:tblGrid>
                        <w:tr w:rsidR="00CC00D9" w:rsidRPr="003177F7" w14:paraId="21E41932" w14:textId="77777777" w:rsidTr="000C5D1B">
                          <w:trPr>
                            <w:trHeight w:val="1425"/>
                            <w:jc w:val="center"/>
                            <w:ins w:id="330" w:author="作成者"/>
                          </w:trPr>
                          <w:tc>
                            <w:tcPr>
                              <w:tcW w:w="7166" w:type="dxa"/>
                            </w:tcPr>
                            <w:p w14:paraId="535F3CF6" w14:textId="77777777" w:rsidR="00CC00D9" w:rsidRPr="003177F7" w:rsidRDefault="00CC00D9" w:rsidP="000C5D1B">
                              <w:pPr>
                                <w:rPr>
                                  <w:ins w:id="331" w:author="作成者"/>
                                  <w:sz w:val="20"/>
                                  <w:szCs w:val="20"/>
                                </w:rPr>
                              </w:pPr>
                              <w:ins w:id="332" w:author="作成者">
                                <w:r w:rsidRPr="003177F7">
                                  <w:rPr>
                                    <w:sz w:val="20"/>
                                    <w:szCs w:val="20"/>
                                  </w:rPr>
                                  <w:t>variable "VAR_hoge" {</w:t>
                                </w:r>
                              </w:ins>
                            </w:p>
                            <w:p w14:paraId="07B28143" w14:textId="77777777" w:rsidR="00CC00D9" w:rsidRPr="003177F7" w:rsidRDefault="00CC00D9" w:rsidP="000C5D1B">
                              <w:pPr>
                                <w:ind w:firstLineChars="200" w:firstLine="400"/>
                                <w:rPr>
                                  <w:ins w:id="333" w:author="作成者"/>
                                  <w:sz w:val="20"/>
                                  <w:szCs w:val="20"/>
                                </w:rPr>
                              </w:pPr>
                              <w:ins w:id="334" w:author="作成者">
                                <w:r w:rsidRPr="003177F7">
                                  <w:rPr>
                                    <w:sz w:val="20"/>
                                    <w:szCs w:val="20"/>
                                  </w:rPr>
                                  <w:t>type = object({</w:t>
                                </w:r>
                              </w:ins>
                            </w:p>
                            <w:p w14:paraId="66159D49" w14:textId="77777777" w:rsidR="00CC00D9" w:rsidRPr="003177F7" w:rsidRDefault="00CC00D9" w:rsidP="000C5D1B">
                              <w:pPr>
                                <w:ind w:firstLineChars="200" w:firstLine="400"/>
                                <w:rPr>
                                  <w:ins w:id="335" w:author="作成者"/>
                                  <w:sz w:val="20"/>
                                  <w:szCs w:val="20"/>
                                </w:rPr>
                              </w:pPr>
                              <w:ins w:id="336" w:author="作成者">
                                <w:r w:rsidRPr="003177F7">
                                  <w:rPr>
                                    <w:rFonts w:hint="eastAsia"/>
                                    <w:sz w:val="20"/>
                                    <w:szCs w:val="20"/>
                                  </w:rPr>
                                  <w:t xml:space="preserve">    NAME = </w:t>
                                </w:r>
                                <w:r w:rsidRPr="003177F7">
                                  <w:rPr>
                                    <w:sz w:val="20"/>
                                    <w:szCs w:val="20"/>
                                  </w:rPr>
                                  <w:t>string,</w:t>
                                </w:r>
                              </w:ins>
                            </w:p>
                            <w:p w14:paraId="663FF154" w14:textId="77777777" w:rsidR="00CC00D9" w:rsidRPr="003177F7" w:rsidRDefault="00CC00D9" w:rsidP="000C5D1B">
                              <w:pPr>
                                <w:ind w:firstLineChars="200" w:firstLine="400"/>
                                <w:rPr>
                                  <w:ins w:id="337" w:author="作成者"/>
                                  <w:sz w:val="20"/>
                                  <w:szCs w:val="20"/>
                                </w:rPr>
                              </w:pPr>
                              <w:ins w:id="338" w:author="作成者">
                                <w:r w:rsidRPr="003177F7">
                                  <w:rPr>
                                    <w:sz w:val="20"/>
                                    <w:szCs w:val="20"/>
                                  </w:rPr>
                                  <w:t xml:space="preserve">    IP = string</w:t>
                                </w:r>
                              </w:ins>
                            </w:p>
                            <w:p w14:paraId="3E1A0E5D" w14:textId="77777777" w:rsidR="00CC00D9" w:rsidRPr="003177F7" w:rsidRDefault="00CC00D9" w:rsidP="000C5D1B">
                              <w:pPr>
                                <w:ind w:firstLineChars="200" w:firstLine="400"/>
                                <w:rPr>
                                  <w:ins w:id="339" w:author="作成者"/>
                                  <w:sz w:val="20"/>
                                  <w:szCs w:val="20"/>
                                </w:rPr>
                              </w:pPr>
                              <w:ins w:id="340" w:author="作成者">
                                <w:r w:rsidRPr="003177F7">
                                  <w:rPr>
                                    <w:sz w:val="20"/>
                                    <w:szCs w:val="20"/>
                                  </w:rPr>
                                  <w:t>})</w:t>
                                </w:r>
                              </w:ins>
                            </w:p>
                            <w:p w14:paraId="08A5E061" w14:textId="77777777" w:rsidR="00CC00D9" w:rsidRPr="003177F7" w:rsidRDefault="00CC00D9" w:rsidP="000C5D1B">
                              <w:pPr>
                                <w:ind w:firstLineChars="200" w:firstLine="400"/>
                                <w:rPr>
                                  <w:ins w:id="341" w:author="作成者"/>
                                  <w:sz w:val="20"/>
                                  <w:szCs w:val="20"/>
                                </w:rPr>
                              </w:pPr>
                              <w:ins w:id="342" w:author="作成者">
                                <w:r w:rsidRPr="003177F7">
                                  <w:rPr>
                                    <w:sz w:val="20"/>
                                    <w:szCs w:val="20"/>
                                  </w:rPr>
                                  <w:t>default = {</w:t>
                                </w:r>
                              </w:ins>
                            </w:p>
                            <w:p w14:paraId="5E9D8D81" w14:textId="77777777" w:rsidR="00CC00D9" w:rsidRPr="003177F7" w:rsidRDefault="00CC00D9" w:rsidP="000C5D1B">
                              <w:pPr>
                                <w:ind w:firstLineChars="400" w:firstLine="800"/>
                                <w:rPr>
                                  <w:ins w:id="343" w:author="作成者"/>
                                  <w:sz w:val="20"/>
                                  <w:szCs w:val="20"/>
                                </w:rPr>
                              </w:pPr>
                              <w:ins w:id="344" w:author="作成者">
                                <w:r w:rsidRPr="003177F7">
                                  <w:rPr>
                                    <w:sz w:val="20"/>
                                    <w:szCs w:val="20"/>
                                  </w:rPr>
                                  <w:t>“NAME” = “machine_01”,</w:t>
                                </w:r>
                              </w:ins>
                            </w:p>
                            <w:p w14:paraId="5D4A6467" w14:textId="77777777" w:rsidR="00CC00D9" w:rsidRPr="003177F7" w:rsidRDefault="00CC00D9" w:rsidP="000C5D1B">
                              <w:pPr>
                                <w:ind w:firstLineChars="400" w:firstLine="800"/>
                                <w:rPr>
                                  <w:ins w:id="345" w:author="作成者"/>
                                  <w:sz w:val="20"/>
                                  <w:szCs w:val="20"/>
                                </w:rPr>
                              </w:pPr>
                              <w:ins w:id="346" w:author="作成者">
                                <w:r w:rsidRPr="003177F7">
                                  <w:rPr>
                                    <w:sz w:val="20"/>
                                    <w:szCs w:val="20"/>
                                  </w:rPr>
                                  <w:t>“IP” = “127.0.0.1”</w:t>
                                </w:r>
                              </w:ins>
                            </w:p>
                            <w:p w14:paraId="09FABBC2" w14:textId="77777777" w:rsidR="00CC00D9" w:rsidRPr="003177F7" w:rsidRDefault="00CC00D9" w:rsidP="000C5D1B">
                              <w:pPr>
                                <w:ind w:firstLineChars="200" w:firstLine="400"/>
                                <w:rPr>
                                  <w:ins w:id="347" w:author="作成者"/>
                                  <w:sz w:val="20"/>
                                  <w:szCs w:val="20"/>
                                </w:rPr>
                              </w:pPr>
                              <w:ins w:id="348" w:author="作成者">
                                <w:r w:rsidRPr="003177F7">
                                  <w:rPr>
                                    <w:sz w:val="20"/>
                                    <w:szCs w:val="20"/>
                                  </w:rPr>
                                  <w:t>}</w:t>
                                </w:r>
                              </w:ins>
                            </w:p>
                            <w:p w14:paraId="7301AA03" w14:textId="77777777" w:rsidR="00CC00D9" w:rsidRPr="003177F7" w:rsidRDefault="00CC00D9" w:rsidP="000C5D1B">
                              <w:pPr>
                                <w:pStyle w:val="a9"/>
                                <w:ind w:leftChars="0" w:left="0"/>
                                <w:rPr>
                                  <w:ins w:id="349" w:author="作成者"/>
                                  <w:sz w:val="20"/>
                                  <w:szCs w:val="20"/>
                                </w:rPr>
                              </w:pPr>
                              <w:ins w:id="350" w:author="作成者">
                                <w:r w:rsidRPr="003177F7">
                                  <w:rPr>
                                    <w:sz w:val="20"/>
                                    <w:szCs w:val="20"/>
                                  </w:rPr>
                                  <w:t>}</w:t>
                                </w:r>
                              </w:ins>
                            </w:p>
                          </w:tc>
                        </w:tr>
                      </w:tbl>
                      <w:p w14:paraId="46A7606A" w14:textId="77777777" w:rsidR="00CC00D9" w:rsidRPr="003177F7" w:rsidRDefault="00CC00D9" w:rsidP="000C5D1B">
                        <w:pPr>
                          <w:jc w:val="left"/>
                          <w:rPr>
                            <w:ins w:id="351" w:author="作成者"/>
                            <w:sz w:val="20"/>
                            <w:szCs w:val="20"/>
                          </w:rPr>
                        </w:pPr>
                      </w:p>
                      <w:p w14:paraId="1E2AA6C4" w14:textId="1AEA74D8" w:rsidR="00CC00D9" w:rsidRPr="003177F7" w:rsidRDefault="00CC00D9" w:rsidP="00D361BF">
                        <w:pPr>
                          <w:pStyle w:val="a9"/>
                          <w:numPr>
                            <w:ilvl w:val="0"/>
                            <w:numId w:val="36"/>
                          </w:numPr>
                          <w:ind w:leftChars="0"/>
                          <w:jc w:val="left"/>
                          <w:rPr>
                            <w:ins w:id="352" w:author="作成者"/>
                            <w:sz w:val="20"/>
                            <w:szCs w:val="20"/>
                          </w:rPr>
                        </w:pPr>
                        <w:r>
                          <w:rPr>
                            <w:rFonts w:hint="eastAsia"/>
                            <w:sz w:val="20"/>
                            <w:szCs w:val="20"/>
                          </w:rPr>
                          <w:t xml:space="preserve">Substitute value </w:t>
                        </w:r>
                        <w:r>
                          <w:rPr>
                            <w:sz w:val="20"/>
                            <w:szCs w:val="20"/>
                          </w:rPr>
                          <w:t>example</w:t>
                        </w:r>
                        <w:ins w:id="353" w:author="作成者">
                          <w:r w:rsidRPr="003177F7">
                            <w:rPr>
                              <w:rFonts w:hint="eastAsia"/>
                              <w:sz w:val="20"/>
                              <w:szCs w:val="20"/>
                            </w:rPr>
                            <w:t>（</w:t>
                          </w:r>
                        </w:ins>
                        <w:r>
                          <w:rPr>
                            <w:sz w:val="20"/>
                            <w:szCs w:val="20"/>
                          </w:rPr>
                          <w:t>Substitute value auto registration settings/Substitute value list</w:t>
                        </w:r>
                        <w:ins w:id="354" w:author="作成者">
                          <w:r w:rsidRPr="003177F7">
                            <w:rPr>
                              <w:sz w:val="20"/>
                              <w:szCs w:val="20"/>
                            </w:rPr>
                            <w:t>）</w:t>
                          </w:r>
                        </w:ins>
                      </w:p>
                      <w:tbl>
                        <w:tblPr>
                          <w:tblStyle w:val="28"/>
                          <w:tblW w:w="0" w:type="auto"/>
                          <w:jc w:val="center"/>
                          <w:tblLook w:val="04A0" w:firstRow="1" w:lastRow="0" w:firstColumn="1" w:lastColumn="0" w:noHBand="0" w:noVBand="1"/>
                        </w:tblPr>
                        <w:tblGrid>
                          <w:gridCol w:w="783"/>
                          <w:gridCol w:w="1435"/>
                          <w:gridCol w:w="1393"/>
                          <w:gridCol w:w="1393"/>
                          <w:gridCol w:w="1393"/>
                        </w:tblGrid>
                        <w:tr w:rsidR="00CC00D9" w:rsidRPr="003177F7" w14:paraId="3785F268" w14:textId="77777777" w:rsidTr="000C5D1B">
                          <w:trPr>
                            <w:trHeight w:val="606"/>
                            <w:jc w:val="center"/>
                            <w:ins w:id="355" w:author="作成者"/>
                          </w:trPr>
                          <w:tc>
                            <w:tcPr>
                              <w:tcW w:w="783" w:type="dxa"/>
                              <w:shd w:val="clear" w:color="auto" w:fill="002060"/>
                            </w:tcPr>
                            <w:p w14:paraId="654C6207" w14:textId="32D60E59" w:rsidR="00CC00D9" w:rsidRPr="003177F7" w:rsidRDefault="00CC00D9" w:rsidP="000C5D1B">
                              <w:pPr>
                                <w:pStyle w:val="a9"/>
                                <w:ind w:leftChars="0" w:left="0"/>
                                <w:jc w:val="left"/>
                                <w:rPr>
                                  <w:ins w:id="356" w:author="作成者"/>
                                  <w:b/>
                                  <w:color w:val="FFFFFF" w:themeColor="background1"/>
                                  <w:sz w:val="20"/>
                                  <w:szCs w:val="20"/>
                                </w:rPr>
                              </w:pPr>
                              <w:r>
                                <w:rPr>
                                  <w:rFonts w:hint="eastAsia"/>
                                  <w:b/>
                                  <w:color w:val="FFFFFF" w:themeColor="background1"/>
                                  <w:sz w:val="20"/>
                                  <w:szCs w:val="20"/>
                                </w:rPr>
                                <w:t>Item No.</w:t>
                              </w:r>
                            </w:p>
                          </w:tc>
                          <w:tc>
                            <w:tcPr>
                              <w:tcW w:w="1435" w:type="dxa"/>
                              <w:shd w:val="clear" w:color="auto" w:fill="002060"/>
                            </w:tcPr>
                            <w:p w14:paraId="3E59828E" w14:textId="70319A1B" w:rsidR="00CC00D9" w:rsidRPr="003177F7" w:rsidRDefault="00CC00D9" w:rsidP="000C5D1B">
                              <w:pPr>
                                <w:pStyle w:val="a9"/>
                                <w:ind w:leftChars="0" w:left="0"/>
                                <w:jc w:val="left"/>
                                <w:rPr>
                                  <w:ins w:id="357" w:author="作成者"/>
                                  <w:b/>
                                  <w:color w:val="FFFFFF" w:themeColor="background1"/>
                                  <w:sz w:val="20"/>
                                  <w:szCs w:val="20"/>
                                </w:rPr>
                              </w:pPr>
                              <w:r>
                                <w:rPr>
                                  <w:rFonts w:hint="eastAsia"/>
                                  <w:b/>
                                  <w:color w:val="FFFFFF" w:themeColor="background1"/>
                                  <w:sz w:val="20"/>
                                  <w:szCs w:val="20"/>
                                </w:rPr>
                                <w:t>Variable name</w:t>
                              </w:r>
                            </w:p>
                          </w:tc>
                          <w:tc>
                            <w:tcPr>
                              <w:tcW w:w="1393" w:type="dxa"/>
                              <w:shd w:val="clear" w:color="auto" w:fill="002060"/>
                            </w:tcPr>
                            <w:p w14:paraId="0AF25D87" w14:textId="19AB8311" w:rsidR="00CC00D9" w:rsidRPr="003177F7" w:rsidRDefault="00CC00D9" w:rsidP="000C5D1B">
                              <w:pPr>
                                <w:pStyle w:val="a9"/>
                                <w:ind w:leftChars="0" w:left="0"/>
                                <w:jc w:val="left"/>
                                <w:rPr>
                                  <w:ins w:id="358" w:author="作成者"/>
                                  <w:b/>
                                  <w:color w:val="FFFFFF" w:themeColor="background1"/>
                                  <w:sz w:val="20"/>
                                  <w:szCs w:val="20"/>
                                </w:rPr>
                              </w:pPr>
                              <w:r>
                                <w:rPr>
                                  <w:rFonts w:hint="eastAsia"/>
                                  <w:b/>
                                  <w:color w:val="FFFFFF" w:themeColor="background1"/>
                                  <w:sz w:val="20"/>
                                  <w:szCs w:val="20"/>
                                </w:rPr>
                                <w:t>Member variable</w:t>
                              </w:r>
                            </w:p>
                          </w:tc>
                          <w:tc>
                            <w:tcPr>
                              <w:tcW w:w="1393" w:type="dxa"/>
                              <w:shd w:val="clear" w:color="auto" w:fill="002060"/>
                            </w:tcPr>
                            <w:p w14:paraId="0EFAB2A7" w14:textId="32B4EA35" w:rsidR="00CC00D9" w:rsidRPr="003177F7" w:rsidRDefault="00CC00D9" w:rsidP="000C5D1B">
                              <w:pPr>
                                <w:pStyle w:val="a9"/>
                                <w:ind w:leftChars="0" w:left="0"/>
                                <w:jc w:val="left"/>
                                <w:rPr>
                                  <w:ins w:id="359" w:author="作成者"/>
                                  <w:b/>
                                  <w:color w:val="FFFFFF" w:themeColor="background1"/>
                                  <w:sz w:val="20"/>
                                  <w:szCs w:val="20"/>
                                </w:rPr>
                              </w:pPr>
                              <w:r>
                                <w:rPr>
                                  <w:rFonts w:hint="eastAsia"/>
                                  <w:b/>
                                  <w:color w:val="FFFFFF" w:themeColor="background1"/>
                                  <w:sz w:val="20"/>
                                  <w:szCs w:val="20"/>
                                </w:rPr>
                                <w:t>Substitute order</w:t>
                              </w:r>
                            </w:p>
                          </w:tc>
                          <w:tc>
                            <w:tcPr>
                              <w:tcW w:w="1393" w:type="dxa"/>
                              <w:shd w:val="clear" w:color="auto" w:fill="002060"/>
                            </w:tcPr>
                            <w:p w14:paraId="42A46365" w14:textId="2D426B0A" w:rsidR="00CC00D9" w:rsidRPr="003177F7" w:rsidRDefault="00CC00D9" w:rsidP="000C5D1B">
                              <w:pPr>
                                <w:pStyle w:val="a9"/>
                                <w:ind w:leftChars="0" w:left="0"/>
                                <w:jc w:val="left"/>
                                <w:rPr>
                                  <w:ins w:id="360" w:author="作成者"/>
                                  <w:b/>
                                  <w:color w:val="FFFFFF" w:themeColor="background1"/>
                                  <w:sz w:val="20"/>
                                  <w:szCs w:val="20"/>
                                </w:rPr>
                              </w:pPr>
                              <w:r>
                                <w:rPr>
                                  <w:rFonts w:hint="eastAsia"/>
                                  <w:b/>
                                  <w:color w:val="FFFFFF" w:themeColor="background1"/>
                                  <w:sz w:val="20"/>
                                  <w:szCs w:val="20"/>
                                </w:rPr>
                                <w:t>Specific value</w:t>
                              </w:r>
                            </w:p>
                          </w:tc>
                        </w:tr>
                        <w:tr w:rsidR="00CC00D9" w:rsidRPr="003177F7" w14:paraId="1D370E4A" w14:textId="77777777" w:rsidTr="000C5D1B">
                          <w:trPr>
                            <w:trHeight w:val="303"/>
                            <w:jc w:val="center"/>
                            <w:ins w:id="361" w:author="作成者"/>
                          </w:trPr>
                          <w:tc>
                            <w:tcPr>
                              <w:tcW w:w="783" w:type="dxa"/>
                            </w:tcPr>
                            <w:p w14:paraId="28B15C05" w14:textId="77777777" w:rsidR="00CC00D9" w:rsidRPr="003177F7" w:rsidRDefault="00CC00D9" w:rsidP="000C5D1B">
                              <w:pPr>
                                <w:pStyle w:val="a9"/>
                                <w:ind w:leftChars="0" w:left="0"/>
                                <w:jc w:val="left"/>
                                <w:rPr>
                                  <w:ins w:id="362" w:author="作成者"/>
                                  <w:sz w:val="20"/>
                                  <w:szCs w:val="20"/>
                                </w:rPr>
                              </w:pPr>
                              <w:ins w:id="363" w:author="作成者">
                                <w:r w:rsidRPr="003177F7">
                                  <w:rPr>
                                    <w:rFonts w:hint="eastAsia"/>
                                    <w:sz w:val="20"/>
                                    <w:szCs w:val="20"/>
                                  </w:rPr>
                                  <w:t>1</w:t>
                                </w:r>
                              </w:ins>
                            </w:p>
                          </w:tc>
                          <w:tc>
                            <w:tcPr>
                              <w:tcW w:w="1435" w:type="dxa"/>
                            </w:tcPr>
                            <w:p w14:paraId="3723F64C" w14:textId="77777777" w:rsidR="00CC00D9" w:rsidRPr="003177F7" w:rsidRDefault="00CC00D9" w:rsidP="000C5D1B">
                              <w:pPr>
                                <w:pStyle w:val="a9"/>
                                <w:ind w:leftChars="0" w:left="0"/>
                                <w:jc w:val="left"/>
                                <w:rPr>
                                  <w:ins w:id="364" w:author="作成者"/>
                                  <w:sz w:val="20"/>
                                  <w:szCs w:val="20"/>
                                </w:rPr>
                              </w:pPr>
                              <w:ins w:id="365" w:author="作成者">
                                <w:r w:rsidRPr="003177F7">
                                  <w:rPr>
                                    <w:rFonts w:hint="eastAsia"/>
                                    <w:sz w:val="20"/>
                                    <w:szCs w:val="20"/>
                                  </w:rPr>
                                  <w:t>V</w:t>
                                </w:r>
                                <w:r w:rsidRPr="003177F7">
                                  <w:rPr>
                                    <w:sz w:val="20"/>
                                    <w:szCs w:val="20"/>
                                  </w:rPr>
                                  <w:t>AR_hoge</w:t>
                                </w:r>
                              </w:ins>
                            </w:p>
                          </w:tc>
                          <w:tc>
                            <w:tcPr>
                              <w:tcW w:w="1393" w:type="dxa"/>
                            </w:tcPr>
                            <w:p w14:paraId="79AC8A36" w14:textId="77777777" w:rsidR="00CC00D9" w:rsidRPr="003177F7" w:rsidRDefault="00CC00D9" w:rsidP="000C5D1B">
                              <w:pPr>
                                <w:pStyle w:val="a9"/>
                                <w:ind w:leftChars="0" w:left="0"/>
                                <w:jc w:val="left"/>
                                <w:rPr>
                                  <w:ins w:id="366" w:author="作成者"/>
                                  <w:sz w:val="20"/>
                                  <w:szCs w:val="20"/>
                                </w:rPr>
                              </w:pPr>
                              <w:ins w:id="367" w:author="作成者">
                                <w:r w:rsidRPr="003177F7">
                                  <w:rPr>
                                    <w:rFonts w:hint="eastAsia"/>
                                    <w:sz w:val="20"/>
                                    <w:szCs w:val="20"/>
                                  </w:rPr>
                                  <w:t>NAME</w:t>
                                </w:r>
                              </w:ins>
                            </w:p>
                          </w:tc>
                          <w:tc>
                            <w:tcPr>
                              <w:tcW w:w="1393" w:type="dxa"/>
                            </w:tcPr>
                            <w:p w14:paraId="6B3F3A31" w14:textId="7FC1594C" w:rsidR="00CC00D9" w:rsidRPr="003177F7" w:rsidRDefault="00CC00D9" w:rsidP="000C5D1B">
                              <w:pPr>
                                <w:pStyle w:val="a9"/>
                                <w:ind w:leftChars="0" w:left="0"/>
                                <w:jc w:val="left"/>
                                <w:rPr>
                                  <w:ins w:id="368" w:author="作成者"/>
                                  <w:sz w:val="20"/>
                                  <w:szCs w:val="20"/>
                                </w:rPr>
                              </w:pPr>
                              <w:r>
                                <w:rPr>
                                  <w:rFonts w:hint="eastAsia"/>
                                  <w:sz w:val="20"/>
                                  <w:szCs w:val="20"/>
                                </w:rPr>
                                <w:t>No input required</w:t>
                              </w:r>
                            </w:p>
                          </w:tc>
                          <w:tc>
                            <w:tcPr>
                              <w:tcW w:w="1393" w:type="dxa"/>
                            </w:tcPr>
                            <w:p w14:paraId="73A85E50" w14:textId="77777777" w:rsidR="00CC00D9" w:rsidRPr="003177F7" w:rsidRDefault="00CC00D9" w:rsidP="000C5D1B">
                              <w:pPr>
                                <w:pStyle w:val="a9"/>
                                <w:ind w:leftChars="0" w:left="0"/>
                                <w:jc w:val="left"/>
                                <w:rPr>
                                  <w:ins w:id="369" w:author="作成者"/>
                                  <w:sz w:val="20"/>
                                  <w:szCs w:val="20"/>
                                </w:rPr>
                              </w:pPr>
                              <w:ins w:id="370" w:author="作成者">
                                <w:r w:rsidRPr="003177F7">
                                  <w:rPr>
                                    <w:sz w:val="20"/>
                                    <w:szCs w:val="20"/>
                                  </w:rPr>
                                  <w:t>m</w:t>
                                </w:r>
                                <w:r w:rsidRPr="003177F7">
                                  <w:rPr>
                                    <w:rFonts w:hint="eastAsia"/>
                                    <w:sz w:val="20"/>
                                    <w:szCs w:val="20"/>
                                  </w:rPr>
                                  <w:t>y_</w:t>
                                </w:r>
                                <w:r w:rsidRPr="003177F7">
                                  <w:rPr>
                                    <w:sz w:val="20"/>
                                    <w:szCs w:val="20"/>
                                  </w:rPr>
                                  <w:t>machine</w:t>
                                </w:r>
                              </w:ins>
                            </w:p>
                          </w:tc>
                        </w:tr>
                        <w:tr w:rsidR="00CC00D9" w:rsidRPr="003177F7" w14:paraId="025749D8" w14:textId="77777777" w:rsidTr="000C5D1B">
                          <w:trPr>
                            <w:trHeight w:val="287"/>
                            <w:jc w:val="center"/>
                            <w:ins w:id="371" w:author="作成者"/>
                          </w:trPr>
                          <w:tc>
                            <w:tcPr>
                              <w:tcW w:w="783" w:type="dxa"/>
                            </w:tcPr>
                            <w:p w14:paraId="642BDDA9" w14:textId="77777777" w:rsidR="00CC00D9" w:rsidRPr="003177F7" w:rsidRDefault="00CC00D9" w:rsidP="000C5D1B">
                              <w:pPr>
                                <w:pStyle w:val="a9"/>
                                <w:ind w:leftChars="0" w:left="0"/>
                                <w:jc w:val="left"/>
                                <w:rPr>
                                  <w:ins w:id="372" w:author="作成者"/>
                                  <w:sz w:val="20"/>
                                  <w:szCs w:val="20"/>
                                </w:rPr>
                              </w:pPr>
                              <w:ins w:id="373" w:author="作成者">
                                <w:r w:rsidRPr="003177F7">
                                  <w:rPr>
                                    <w:rFonts w:hint="eastAsia"/>
                                    <w:sz w:val="20"/>
                                    <w:szCs w:val="20"/>
                                  </w:rPr>
                                  <w:t>2</w:t>
                                </w:r>
                              </w:ins>
                            </w:p>
                          </w:tc>
                          <w:tc>
                            <w:tcPr>
                              <w:tcW w:w="1435" w:type="dxa"/>
                            </w:tcPr>
                            <w:p w14:paraId="01E37FC1" w14:textId="77777777" w:rsidR="00CC00D9" w:rsidRPr="003177F7" w:rsidRDefault="00CC00D9" w:rsidP="000C5D1B">
                              <w:pPr>
                                <w:pStyle w:val="a9"/>
                                <w:ind w:leftChars="0" w:left="0"/>
                                <w:jc w:val="left"/>
                                <w:rPr>
                                  <w:ins w:id="374" w:author="作成者"/>
                                  <w:sz w:val="20"/>
                                  <w:szCs w:val="20"/>
                                </w:rPr>
                              </w:pPr>
                              <w:ins w:id="375" w:author="作成者">
                                <w:r w:rsidRPr="003177F7">
                                  <w:rPr>
                                    <w:rFonts w:hint="eastAsia"/>
                                    <w:sz w:val="20"/>
                                    <w:szCs w:val="20"/>
                                  </w:rPr>
                                  <w:t>VAR_ho</w:t>
                                </w:r>
                                <w:r w:rsidRPr="003177F7">
                                  <w:rPr>
                                    <w:sz w:val="20"/>
                                    <w:szCs w:val="20"/>
                                  </w:rPr>
                                  <w:t>ge</w:t>
                                </w:r>
                              </w:ins>
                            </w:p>
                          </w:tc>
                          <w:tc>
                            <w:tcPr>
                              <w:tcW w:w="1393" w:type="dxa"/>
                            </w:tcPr>
                            <w:p w14:paraId="0FA8BD0C" w14:textId="77777777" w:rsidR="00CC00D9" w:rsidRPr="003177F7" w:rsidRDefault="00CC00D9" w:rsidP="000C5D1B">
                              <w:pPr>
                                <w:pStyle w:val="a9"/>
                                <w:ind w:leftChars="0" w:left="0"/>
                                <w:jc w:val="left"/>
                                <w:rPr>
                                  <w:ins w:id="376" w:author="作成者"/>
                                  <w:sz w:val="20"/>
                                  <w:szCs w:val="20"/>
                                </w:rPr>
                              </w:pPr>
                              <w:ins w:id="377" w:author="作成者">
                                <w:r w:rsidRPr="003177F7">
                                  <w:rPr>
                                    <w:rFonts w:hint="eastAsia"/>
                                    <w:sz w:val="20"/>
                                    <w:szCs w:val="20"/>
                                  </w:rPr>
                                  <w:t>IP</w:t>
                                </w:r>
                              </w:ins>
                            </w:p>
                          </w:tc>
                          <w:tc>
                            <w:tcPr>
                              <w:tcW w:w="1393" w:type="dxa"/>
                            </w:tcPr>
                            <w:p w14:paraId="57693619" w14:textId="14654C3B" w:rsidR="00CC00D9" w:rsidRPr="003177F7" w:rsidRDefault="00CC00D9" w:rsidP="000C5D1B">
                              <w:pPr>
                                <w:pStyle w:val="a9"/>
                                <w:ind w:leftChars="0" w:left="0"/>
                                <w:jc w:val="left"/>
                                <w:rPr>
                                  <w:ins w:id="378" w:author="作成者"/>
                                  <w:sz w:val="20"/>
                                  <w:szCs w:val="20"/>
                                </w:rPr>
                              </w:pPr>
                              <w:r>
                                <w:rPr>
                                  <w:rFonts w:hint="eastAsia"/>
                                  <w:sz w:val="20"/>
                                  <w:szCs w:val="20"/>
                                </w:rPr>
                                <w:t>No input required</w:t>
                              </w:r>
                            </w:p>
                          </w:tc>
                          <w:tc>
                            <w:tcPr>
                              <w:tcW w:w="1393" w:type="dxa"/>
                            </w:tcPr>
                            <w:p w14:paraId="7A4D4B86" w14:textId="77777777" w:rsidR="00CC00D9" w:rsidRPr="003177F7" w:rsidRDefault="00CC00D9" w:rsidP="000C5D1B">
                              <w:pPr>
                                <w:pStyle w:val="a9"/>
                                <w:ind w:leftChars="0" w:left="0"/>
                                <w:jc w:val="left"/>
                                <w:rPr>
                                  <w:ins w:id="379" w:author="作成者"/>
                                  <w:sz w:val="20"/>
                                  <w:szCs w:val="20"/>
                                </w:rPr>
                              </w:pPr>
                              <w:ins w:id="380" w:author="作成者">
                                <w:r w:rsidRPr="003177F7">
                                  <w:rPr>
                                    <w:sz w:val="20"/>
                                    <w:szCs w:val="20"/>
                                  </w:rPr>
                                  <w:t>192.168.0.1</w:t>
                                </w:r>
                              </w:ins>
                            </w:p>
                          </w:tc>
                        </w:tr>
                      </w:tbl>
                      <w:p w14:paraId="69B8A82D" w14:textId="77777777" w:rsidR="00CC00D9" w:rsidRPr="003177F7" w:rsidRDefault="00CC00D9" w:rsidP="000C5D1B">
                        <w:pPr>
                          <w:pStyle w:val="a9"/>
                          <w:ind w:leftChars="0" w:left="360"/>
                          <w:jc w:val="left"/>
                          <w:rPr>
                            <w:ins w:id="381" w:author="作成者"/>
                            <w:sz w:val="20"/>
                            <w:szCs w:val="20"/>
                          </w:rPr>
                        </w:pPr>
                      </w:p>
                      <w:p w14:paraId="6C18B5D7" w14:textId="13F9E3E6" w:rsidR="00CC00D9" w:rsidRPr="003177F7" w:rsidRDefault="00CC00D9" w:rsidP="000C5D1B">
                        <w:pPr>
                          <w:jc w:val="left"/>
                          <w:rPr>
                            <w:ins w:id="382" w:author="作成者"/>
                            <w:sz w:val="20"/>
                            <w:szCs w:val="20"/>
                          </w:rPr>
                        </w:pPr>
                        <w:ins w:id="383" w:author="作成者">
                          <w:r w:rsidRPr="003177F7">
                            <w:rPr>
                              <w:rFonts w:hint="eastAsia"/>
                              <w:sz w:val="20"/>
                              <w:szCs w:val="20"/>
                            </w:rPr>
                            <w:t>２．</w:t>
                          </w:r>
                        </w:ins>
                        <w:r>
                          <w:rPr>
                            <w:rFonts w:hint="eastAsia"/>
                            <w:sz w:val="20"/>
                            <w:szCs w:val="20"/>
                          </w:rPr>
                          <w:t xml:space="preserve">Value sent to </w:t>
                        </w:r>
                        <w:ins w:id="384" w:author="作成者">
                          <w:r w:rsidRPr="003177F7">
                            <w:rPr>
                              <w:rFonts w:hint="eastAsia"/>
                              <w:sz w:val="20"/>
                              <w:szCs w:val="20"/>
                            </w:rPr>
                            <w:t>Terraform</w:t>
                          </w:r>
                        </w:ins>
                        <w:r w:rsidRPr="003177F7">
                          <w:rPr>
                            <w:sz w:val="20"/>
                            <w:szCs w:val="20"/>
                          </w:rPr>
                          <w:t xml:space="preserve"> </w:t>
                        </w:r>
                      </w:p>
                      <w:tbl>
                        <w:tblPr>
                          <w:tblStyle w:val="28"/>
                          <w:tblW w:w="6580" w:type="dxa"/>
                          <w:jc w:val="center"/>
                          <w:tblLook w:val="04A0" w:firstRow="1" w:lastRow="0" w:firstColumn="1" w:lastColumn="0" w:noHBand="0" w:noVBand="1"/>
                        </w:tblPr>
                        <w:tblGrid>
                          <w:gridCol w:w="6580"/>
                        </w:tblGrid>
                        <w:tr w:rsidR="00CC00D9" w:rsidRPr="003177F7" w14:paraId="4B57F02A" w14:textId="77777777" w:rsidTr="000C5D1B">
                          <w:trPr>
                            <w:trHeight w:val="945"/>
                            <w:jc w:val="center"/>
                            <w:ins w:id="385" w:author="作成者"/>
                          </w:trPr>
                          <w:tc>
                            <w:tcPr>
                              <w:tcW w:w="6580" w:type="dxa"/>
                            </w:tcPr>
                            <w:p w14:paraId="0B04F4BE" w14:textId="77777777" w:rsidR="00CC00D9" w:rsidRPr="003177F7" w:rsidRDefault="00CC00D9" w:rsidP="000C5D1B">
                              <w:pPr>
                                <w:pStyle w:val="a9"/>
                                <w:ind w:leftChars="0" w:left="0"/>
                                <w:rPr>
                                  <w:ins w:id="386" w:author="作成者"/>
                                  <w:sz w:val="20"/>
                                  <w:szCs w:val="20"/>
                                </w:rPr>
                              </w:pPr>
                              <w:ins w:id="387" w:author="作成者">
                                <w:r w:rsidRPr="003177F7">
                                  <w:rPr>
                                    <w:sz w:val="20"/>
                                    <w:szCs w:val="20"/>
                                  </w:rPr>
                                  <w:t>{</w:t>
                                </w:r>
                              </w:ins>
                            </w:p>
                            <w:p w14:paraId="582DC569" w14:textId="77777777" w:rsidR="00CC00D9" w:rsidRPr="003177F7" w:rsidRDefault="00CC00D9" w:rsidP="000C5D1B">
                              <w:pPr>
                                <w:pStyle w:val="a9"/>
                                <w:ind w:leftChars="0" w:left="0"/>
                                <w:rPr>
                                  <w:ins w:id="388" w:author="作成者"/>
                                  <w:sz w:val="20"/>
                                  <w:szCs w:val="20"/>
                                </w:rPr>
                              </w:pPr>
                              <w:ins w:id="389" w:author="作成者">
                                <w:r w:rsidRPr="003177F7">
                                  <w:rPr>
                                    <w:sz w:val="20"/>
                                    <w:szCs w:val="20"/>
                                  </w:rPr>
                                  <w:t xml:space="preserve">    NAME = “my_machine”,</w:t>
                                </w:r>
                              </w:ins>
                            </w:p>
                            <w:p w14:paraId="6EFB234F" w14:textId="77777777" w:rsidR="00CC00D9" w:rsidRPr="003177F7" w:rsidRDefault="00CC00D9" w:rsidP="000C5D1B">
                              <w:pPr>
                                <w:pStyle w:val="a9"/>
                                <w:ind w:leftChars="0" w:left="0"/>
                                <w:rPr>
                                  <w:ins w:id="390" w:author="作成者"/>
                                  <w:sz w:val="20"/>
                                  <w:szCs w:val="20"/>
                                </w:rPr>
                              </w:pPr>
                              <w:ins w:id="391" w:author="作成者">
                                <w:r w:rsidRPr="003177F7">
                                  <w:rPr>
                                    <w:sz w:val="20"/>
                                    <w:szCs w:val="20"/>
                                  </w:rPr>
                                  <w:t xml:space="preserve">    IP = “192.168.0.1”</w:t>
                                </w:r>
                              </w:ins>
                            </w:p>
                            <w:p w14:paraId="3386898F" w14:textId="77777777" w:rsidR="00CC00D9" w:rsidRPr="003177F7" w:rsidRDefault="00CC00D9" w:rsidP="000C5D1B">
                              <w:pPr>
                                <w:pStyle w:val="a9"/>
                                <w:ind w:leftChars="0" w:left="0"/>
                                <w:rPr>
                                  <w:ins w:id="392" w:author="作成者"/>
                                  <w:sz w:val="20"/>
                                  <w:szCs w:val="20"/>
                                </w:rPr>
                              </w:pPr>
                              <w:ins w:id="393" w:author="作成者">
                                <w:r w:rsidRPr="003177F7">
                                  <w:rPr>
                                    <w:sz w:val="20"/>
                                    <w:szCs w:val="20"/>
                                  </w:rPr>
                                  <w:t>}</w:t>
                                </w:r>
                              </w:ins>
                            </w:p>
                          </w:tc>
                        </w:tr>
                      </w:tbl>
                      <w:p w14:paraId="07A56476" w14:textId="77777777" w:rsidR="00CC00D9" w:rsidRPr="003177F7" w:rsidRDefault="00CC00D9" w:rsidP="000C5D1B">
                        <w:pPr>
                          <w:jc w:val="left"/>
                          <w:rPr>
                            <w:ins w:id="394" w:author="作成者"/>
                            <w:sz w:val="20"/>
                            <w:szCs w:val="20"/>
                          </w:rPr>
                        </w:pPr>
                      </w:p>
                    </w:txbxContent>
                  </v:textbox>
                  <w10:wrap type="topAndBottom"/>
                </v:shape>
              </w:pict>
            </mc:Fallback>
          </mc:AlternateContent>
        </w:r>
      </w:ins>
      <w:r w:rsidR="0048078F" w:rsidRPr="00CB0166">
        <w:rPr>
          <w:rFonts w:asciiTheme="majorHAnsi" w:hAnsiTheme="majorHAnsi" w:cstheme="majorHAnsi"/>
        </w:rPr>
        <w:t xml:space="preserve">For more information regarding Variable nests, please see Chapter </w:t>
      </w:r>
      <w:r w:rsidR="00647256">
        <w:rPr>
          <w:rFonts w:asciiTheme="majorHAnsi" w:hAnsiTheme="majorHAnsi" w:cstheme="majorHAnsi"/>
        </w:rPr>
        <w:t>“</w:t>
      </w:r>
      <w:r w:rsidR="00647256" w:rsidRPr="00647256">
        <w:rPr>
          <w:rFonts w:asciiTheme="majorHAnsi" w:hAnsiTheme="majorHAnsi" w:cstheme="majorHAnsi"/>
          <w:u w:val="single"/>
        </w:rPr>
        <w:fldChar w:fldCharType="begin"/>
      </w:r>
      <w:r w:rsidR="00647256" w:rsidRPr="00647256">
        <w:rPr>
          <w:rFonts w:asciiTheme="majorHAnsi" w:hAnsiTheme="majorHAnsi" w:cstheme="majorHAnsi"/>
          <w:u w:val="single"/>
        </w:rPr>
        <w:instrText xml:space="preserve"> REF _Ref126763629 \r \h </w:instrText>
      </w:r>
      <w:r w:rsidR="00647256" w:rsidRPr="00647256">
        <w:rPr>
          <w:rFonts w:asciiTheme="majorHAnsi" w:hAnsiTheme="majorHAnsi" w:cstheme="majorHAnsi"/>
          <w:u w:val="single"/>
        </w:rPr>
      </w:r>
      <w:r w:rsidR="00647256">
        <w:rPr>
          <w:rFonts w:asciiTheme="majorHAnsi" w:hAnsiTheme="majorHAnsi" w:cstheme="majorHAnsi"/>
          <w:u w:val="single"/>
        </w:rPr>
        <w:instrText xml:space="preserve"> \* MERGEFORMAT </w:instrText>
      </w:r>
      <w:r w:rsidR="00647256" w:rsidRPr="00647256">
        <w:rPr>
          <w:rFonts w:asciiTheme="majorHAnsi" w:hAnsiTheme="majorHAnsi" w:cstheme="majorHAnsi"/>
          <w:u w:val="single"/>
        </w:rPr>
        <w:fldChar w:fldCharType="separate"/>
      </w:r>
      <w:r w:rsidR="00D751A3">
        <w:rPr>
          <w:rFonts w:asciiTheme="majorHAnsi" w:hAnsiTheme="majorHAnsi" w:cstheme="majorHAnsi"/>
          <w:u w:val="single"/>
        </w:rPr>
        <w:t>5.2.6</w:t>
      </w:r>
      <w:r w:rsidR="00647256" w:rsidRPr="00647256">
        <w:rPr>
          <w:rFonts w:asciiTheme="majorHAnsi" w:hAnsiTheme="majorHAnsi" w:cstheme="majorHAnsi"/>
          <w:u w:val="single"/>
        </w:rPr>
        <w:fldChar w:fldCharType="end"/>
      </w:r>
      <w:r w:rsidR="00647256" w:rsidRPr="00647256">
        <w:rPr>
          <w:rFonts w:asciiTheme="majorHAnsi" w:hAnsiTheme="majorHAnsi" w:cstheme="majorHAnsi" w:hint="eastAsia"/>
          <w:u w:val="single"/>
        </w:rPr>
        <w:t xml:space="preserve">　</w:t>
      </w:r>
      <w:r w:rsidR="00647256" w:rsidRPr="00647256">
        <w:rPr>
          <w:rFonts w:asciiTheme="majorHAnsi" w:hAnsiTheme="majorHAnsi" w:cstheme="majorHAnsi"/>
          <w:u w:val="single"/>
        </w:rPr>
        <w:fldChar w:fldCharType="begin"/>
      </w:r>
      <w:r w:rsidR="00647256" w:rsidRPr="00647256">
        <w:rPr>
          <w:rFonts w:asciiTheme="majorHAnsi" w:hAnsiTheme="majorHAnsi" w:cstheme="majorHAnsi"/>
          <w:u w:val="single"/>
        </w:rPr>
        <w:instrText xml:space="preserve"> REF _Ref126763633 \h </w:instrText>
      </w:r>
      <w:r w:rsidR="00647256" w:rsidRPr="00647256">
        <w:rPr>
          <w:rFonts w:asciiTheme="majorHAnsi" w:hAnsiTheme="majorHAnsi" w:cstheme="majorHAnsi"/>
          <w:u w:val="single"/>
        </w:rPr>
      </w:r>
      <w:r w:rsidR="00647256">
        <w:rPr>
          <w:rFonts w:asciiTheme="majorHAnsi" w:hAnsiTheme="majorHAnsi" w:cstheme="majorHAnsi"/>
          <w:u w:val="single"/>
        </w:rPr>
        <w:instrText xml:space="preserve"> \* MERGEFORMAT </w:instrText>
      </w:r>
      <w:r w:rsidR="00647256" w:rsidRPr="00647256">
        <w:rPr>
          <w:rFonts w:asciiTheme="majorHAnsi" w:hAnsiTheme="majorHAnsi" w:cstheme="majorHAnsi"/>
          <w:u w:val="single"/>
        </w:rPr>
        <w:fldChar w:fldCharType="separate"/>
      </w:r>
      <w:r w:rsidR="00D751A3" w:rsidRPr="00D751A3">
        <w:rPr>
          <w:rFonts w:cstheme="majorHAnsi"/>
          <w:u w:val="single"/>
        </w:rPr>
        <w:t>Nested variable list</w:t>
      </w:r>
      <w:r w:rsidR="00647256" w:rsidRPr="00647256">
        <w:rPr>
          <w:rFonts w:asciiTheme="majorHAnsi" w:hAnsiTheme="majorHAnsi" w:cstheme="majorHAnsi"/>
          <w:u w:val="single"/>
        </w:rPr>
        <w:fldChar w:fldCharType="end"/>
      </w:r>
      <w:r w:rsidR="0048078F" w:rsidRPr="00CB0166">
        <w:rPr>
          <w:rFonts w:asciiTheme="majorHAnsi" w:hAnsiTheme="majorHAnsi" w:cstheme="majorHAnsi"/>
        </w:rPr>
        <w:t>".</w:t>
      </w:r>
      <w:ins w:id="395" w:author="作成者">
        <w:r w:rsidR="000C5D1B" w:rsidRPr="00CB0166">
          <w:rPr>
            <w:rFonts w:asciiTheme="majorHAnsi" w:hAnsiTheme="majorHAnsi" w:cstheme="majorHAnsi"/>
          </w:rPr>
          <w:br w:type="page"/>
        </w:r>
      </w:ins>
    </w:p>
    <w:p w14:paraId="6C238155" w14:textId="77777777" w:rsidR="000C5D1B" w:rsidRPr="00CB0166" w:rsidRDefault="000C5D1B" w:rsidP="000C5D1B">
      <w:pPr>
        <w:widowControl/>
        <w:jc w:val="left"/>
        <w:rPr>
          <w:ins w:id="396" w:author="作成者"/>
          <w:rFonts w:asciiTheme="majorHAnsi" w:hAnsiTheme="majorHAnsi" w:cstheme="majorHAnsi"/>
        </w:rPr>
      </w:pPr>
      <w:ins w:id="397" w:author="作成者">
        <w:r w:rsidRPr="00CB0166">
          <w:rPr>
            <w:rFonts w:asciiTheme="majorHAnsi" w:hAnsiTheme="majorHAnsi" w:cstheme="majorHAnsi"/>
            <w:noProof/>
          </w:rPr>
          <w:lastRenderedPageBreak/>
          <mc:AlternateContent>
            <mc:Choice Requires="wps">
              <w:drawing>
                <wp:anchor distT="0" distB="0" distL="114300" distR="114300" simplePos="0" relativeHeight="251797504" behindDoc="0" locked="0" layoutInCell="1" allowOverlap="1" wp14:anchorId="09743AE4" wp14:editId="4B03EA4F">
                  <wp:simplePos x="0" y="0"/>
                  <wp:positionH relativeFrom="column">
                    <wp:posOffset>318770</wp:posOffset>
                  </wp:positionH>
                  <wp:positionV relativeFrom="paragraph">
                    <wp:posOffset>4314825</wp:posOffset>
                  </wp:positionV>
                  <wp:extent cx="5848350" cy="4381500"/>
                  <wp:effectExtent l="0" t="0" r="19050" b="19050"/>
                  <wp:wrapTopAndBottom/>
                  <wp:docPr id="254" name="フローチャート: 処理 254"/>
                  <wp:cNvGraphicFramePr/>
                  <a:graphic xmlns:a="http://schemas.openxmlformats.org/drawingml/2006/main">
                    <a:graphicData uri="http://schemas.microsoft.com/office/word/2010/wordprocessingShape">
                      <wps:wsp>
                        <wps:cNvSpPr/>
                        <wps:spPr>
                          <a:xfrm>
                            <a:off x="0" y="0"/>
                            <a:ext cx="5848350" cy="4381500"/>
                          </a:xfrm>
                          <a:prstGeom prst="flowChartProcess">
                            <a:avLst/>
                          </a:prstGeom>
                          <a:solidFill>
                            <a:srgbClr val="FFFFFF">
                              <a:lumMod val="95000"/>
                            </a:srgbClr>
                          </a:solidFill>
                          <a:ln w="25400" cap="flat" cmpd="sng" algn="ctr">
                            <a:solidFill>
                              <a:srgbClr val="FFFFFF">
                                <a:lumMod val="85000"/>
                              </a:srgbClr>
                            </a:solidFill>
                            <a:prstDash val="solid"/>
                          </a:ln>
                          <a:effectLst/>
                        </wps:spPr>
                        <wps:txbx>
                          <w:txbxContent>
                            <w:p w14:paraId="2F819E17" w14:textId="57D03C33" w:rsidR="00CC00D9" w:rsidRPr="003177F7" w:rsidRDefault="00CC00D9" w:rsidP="000C5D1B">
                              <w:pPr>
                                <w:jc w:val="left"/>
                                <w:rPr>
                                  <w:ins w:id="398" w:author="作成者"/>
                                  <w:sz w:val="20"/>
                                  <w:szCs w:val="20"/>
                                </w:rPr>
                              </w:pPr>
                              <w:r>
                                <w:rPr>
                                  <w:rFonts w:hint="eastAsia"/>
                                  <w:sz w:val="20"/>
                                  <w:szCs w:val="20"/>
                                </w:rPr>
                                <w:t>Example</w:t>
                              </w:r>
                              <w:ins w:id="399" w:author="作成者">
                                <w:r w:rsidRPr="003177F7">
                                  <w:rPr>
                                    <w:rFonts w:hint="eastAsia"/>
                                    <w:sz w:val="20"/>
                                    <w:szCs w:val="20"/>
                                  </w:rPr>
                                  <w:t>：</w:t>
                                </w:r>
                              </w:ins>
                              <w:r>
                                <w:rPr>
                                  <w:rFonts w:hint="eastAsia"/>
                                  <w:sz w:val="20"/>
                                  <w:szCs w:val="20"/>
                                </w:rPr>
                                <w:t>If the variable type is target for Nested variable list.</w:t>
                              </w:r>
                              <w:r w:rsidRPr="003177F7">
                                <w:rPr>
                                  <w:sz w:val="20"/>
                                  <w:szCs w:val="20"/>
                                </w:rPr>
                                <w:t xml:space="preserve"> </w:t>
                              </w:r>
                            </w:p>
                            <w:p w14:paraId="1A9AA6CF" w14:textId="100AD7D5" w:rsidR="00CC00D9" w:rsidRPr="003177F7" w:rsidRDefault="00CC00D9" w:rsidP="000C5D1B">
                              <w:pPr>
                                <w:jc w:val="left"/>
                                <w:rPr>
                                  <w:ins w:id="400" w:author="作成者"/>
                                  <w:sz w:val="20"/>
                                  <w:szCs w:val="20"/>
                                </w:rPr>
                              </w:pPr>
                              <w:ins w:id="401" w:author="作成者">
                                <w:r w:rsidRPr="003177F7">
                                  <w:rPr>
                                    <w:rFonts w:hint="eastAsia"/>
                                    <w:sz w:val="20"/>
                                    <w:szCs w:val="20"/>
                                  </w:rPr>
                                  <w:t>・</w:t>
                                </w:r>
                                <w:r w:rsidRPr="003177F7">
                                  <w:rPr>
                                    <w:sz w:val="20"/>
                                    <w:szCs w:val="20"/>
                                  </w:rPr>
                                  <w:t>t</w:t>
                                </w:r>
                                <w:r w:rsidRPr="003177F7">
                                  <w:rPr>
                                    <w:rFonts w:hint="eastAsia"/>
                                    <w:sz w:val="20"/>
                                    <w:szCs w:val="20"/>
                                  </w:rPr>
                                  <w:t>f</w:t>
                                </w:r>
                              </w:ins>
                              <w:r>
                                <w:rPr>
                                  <w:sz w:val="20"/>
                                  <w:szCs w:val="20"/>
                                </w:rPr>
                                <w:t xml:space="preserve"> file and registration value</w:t>
                              </w:r>
                              <w:r w:rsidRPr="003177F7">
                                <w:rPr>
                                  <w:sz w:val="20"/>
                                  <w:szCs w:val="20"/>
                                </w:rPr>
                                <w:t xml:space="preserve"> </w:t>
                              </w:r>
                            </w:p>
                            <w:tbl>
                              <w:tblPr>
                                <w:tblStyle w:val="28"/>
                                <w:tblW w:w="7166" w:type="dxa"/>
                                <w:jc w:val="center"/>
                                <w:tblLook w:val="04A0" w:firstRow="1" w:lastRow="0" w:firstColumn="1" w:lastColumn="0" w:noHBand="0" w:noVBand="1"/>
                              </w:tblPr>
                              <w:tblGrid>
                                <w:gridCol w:w="7166"/>
                              </w:tblGrid>
                              <w:tr w:rsidR="00CC00D9" w:rsidRPr="003177F7" w14:paraId="3D3AA48B" w14:textId="77777777" w:rsidTr="000C5D1B">
                                <w:trPr>
                                  <w:trHeight w:val="1254"/>
                                  <w:jc w:val="center"/>
                                  <w:ins w:id="402" w:author="作成者"/>
                                </w:trPr>
                                <w:tc>
                                  <w:tcPr>
                                    <w:tcW w:w="7166" w:type="dxa"/>
                                  </w:tcPr>
                                  <w:p w14:paraId="39FE0D7E" w14:textId="77777777" w:rsidR="00CC00D9" w:rsidRPr="003177F7" w:rsidRDefault="00CC00D9" w:rsidP="000C5D1B">
                                    <w:pPr>
                                      <w:rPr>
                                        <w:ins w:id="403" w:author="作成者"/>
                                        <w:sz w:val="20"/>
                                        <w:szCs w:val="20"/>
                                      </w:rPr>
                                    </w:pPr>
                                    <w:ins w:id="404" w:author="作成者">
                                      <w:r w:rsidRPr="003177F7">
                                        <w:rPr>
                                          <w:sz w:val="20"/>
                                          <w:szCs w:val="20"/>
                                        </w:rPr>
                                        <w:t>variable "VAR_hoge" {</w:t>
                                      </w:r>
                                    </w:ins>
                                  </w:p>
                                  <w:p w14:paraId="625880C0" w14:textId="77777777" w:rsidR="00CC00D9" w:rsidRPr="003177F7" w:rsidRDefault="00CC00D9" w:rsidP="000C5D1B">
                                    <w:pPr>
                                      <w:ind w:firstLineChars="200" w:firstLine="400"/>
                                      <w:rPr>
                                        <w:ins w:id="405" w:author="作成者"/>
                                        <w:sz w:val="20"/>
                                        <w:szCs w:val="20"/>
                                      </w:rPr>
                                    </w:pPr>
                                    <w:ins w:id="406" w:author="作成者">
                                      <w:r w:rsidRPr="003177F7">
                                        <w:rPr>
                                          <w:sz w:val="20"/>
                                          <w:szCs w:val="20"/>
                                        </w:rPr>
                                        <w:t xml:space="preserve">type = </w:t>
                                      </w:r>
                                      <w:r>
                                        <w:rPr>
                                          <w:sz w:val="20"/>
                                          <w:szCs w:val="20"/>
                                        </w:rPr>
                                        <w:t>list(set(string))</w:t>
                                      </w:r>
                                    </w:ins>
                                  </w:p>
                                  <w:p w14:paraId="785027C1" w14:textId="77777777" w:rsidR="00CC00D9" w:rsidRDefault="00CC00D9" w:rsidP="000C5D1B">
                                    <w:pPr>
                                      <w:ind w:firstLineChars="200" w:firstLine="400"/>
                                      <w:rPr>
                                        <w:ins w:id="407" w:author="作成者"/>
                                        <w:sz w:val="20"/>
                                        <w:szCs w:val="20"/>
                                      </w:rPr>
                                    </w:pPr>
                                    <w:ins w:id="408" w:author="作成者">
                                      <w:r w:rsidRPr="003177F7">
                                        <w:rPr>
                                          <w:sz w:val="20"/>
                                          <w:szCs w:val="20"/>
                                        </w:rPr>
                                        <w:t xml:space="preserve">default = </w:t>
                                      </w:r>
                                      <w:r>
                                        <w:rPr>
                                          <w:sz w:val="20"/>
                                          <w:szCs w:val="20"/>
                                        </w:rPr>
                                        <w:t>[</w:t>
                                      </w:r>
                                    </w:ins>
                                  </w:p>
                                  <w:p w14:paraId="3612076F" w14:textId="77777777" w:rsidR="00CC00D9" w:rsidRDefault="00CC00D9" w:rsidP="000C5D1B">
                                    <w:pPr>
                                      <w:ind w:firstLineChars="200" w:firstLine="400"/>
                                      <w:rPr>
                                        <w:ins w:id="409" w:author="作成者"/>
                                        <w:sz w:val="20"/>
                                        <w:szCs w:val="20"/>
                                      </w:rPr>
                                    </w:pPr>
                                    <w:ins w:id="410" w:author="作成者">
                                      <w:r>
                                        <w:rPr>
                                          <w:rFonts w:hint="eastAsia"/>
                                          <w:sz w:val="20"/>
                                          <w:szCs w:val="20"/>
                                        </w:rPr>
                                        <w:t xml:space="preserve">    [</w:t>
                                      </w:r>
                                      <w:r>
                                        <w:rPr>
                                          <w:sz w:val="20"/>
                                          <w:szCs w:val="20"/>
                                        </w:rPr>
                                        <w:t>“aaa”, “bbb”</w:t>
                                      </w:r>
                                      <w:r>
                                        <w:rPr>
                                          <w:rFonts w:hint="eastAsia"/>
                                          <w:sz w:val="20"/>
                                          <w:szCs w:val="20"/>
                                        </w:rPr>
                                        <w:t>]</w:t>
                                      </w:r>
                                      <w:r>
                                        <w:rPr>
                                          <w:sz w:val="20"/>
                                          <w:szCs w:val="20"/>
                                        </w:rPr>
                                        <w:t>,</w:t>
                                      </w:r>
                                    </w:ins>
                                  </w:p>
                                  <w:p w14:paraId="6CB3EB96" w14:textId="77777777" w:rsidR="00CC00D9" w:rsidRDefault="00CC00D9" w:rsidP="000C5D1B">
                                    <w:pPr>
                                      <w:ind w:firstLineChars="200" w:firstLine="400"/>
                                      <w:rPr>
                                        <w:ins w:id="411" w:author="作成者"/>
                                        <w:sz w:val="20"/>
                                        <w:szCs w:val="20"/>
                                      </w:rPr>
                                    </w:pPr>
                                    <w:ins w:id="412" w:author="作成者">
                                      <w:r>
                                        <w:rPr>
                                          <w:sz w:val="20"/>
                                          <w:szCs w:val="20"/>
                                        </w:rPr>
                                        <w:t xml:space="preserve">    [“ccc”, “ddd”]</w:t>
                                      </w:r>
                                    </w:ins>
                                  </w:p>
                                  <w:p w14:paraId="4D61D785" w14:textId="77777777" w:rsidR="00CC00D9" w:rsidRDefault="00CC00D9" w:rsidP="000C5D1B">
                                    <w:pPr>
                                      <w:ind w:firstLineChars="200" w:firstLine="400"/>
                                      <w:rPr>
                                        <w:ins w:id="413" w:author="作成者"/>
                                        <w:sz w:val="20"/>
                                        <w:szCs w:val="20"/>
                                      </w:rPr>
                                    </w:pPr>
                                    <w:ins w:id="414" w:author="作成者">
                                      <w:r>
                                        <w:rPr>
                                          <w:sz w:val="20"/>
                                          <w:szCs w:val="20"/>
                                        </w:rPr>
                                        <w:t>]</w:t>
                                      </w:r>
                                    </w:ins>
                                  </w:p>
                                  <w:p w14:paraId="3D95F73D" w14:textId="77777777" w:rsidR="00CC00D9" w:rsidRPr="003177F7" w:rsidRDefault="00CC00D9" w:rsidP="000C5D1B">
                                    <w:pPr>
                                      <w:rPr>
                                        <w:ins w:id="415" w:author="作成者"/>
                                        <w:sz w:val="20"/>
                                        <w:szCs w:val="20"/>
                                      </w:rPr>
                                    </w:pPr>
                                    <w:ins w:id="416" w:author="作成者">
                                      <w:r>
                                        <w:rPr>
                                          <w:sz w:val="20"/>
                                          <w:szCs w:val="20"/>
                                        </w:rPr>
                                        <w:t>}</w:t>
                                      </w:r>
                                    </w:ins>
                                  </w:p>
                                </w:tc>
                              </w:tr>
                            </w:tbl>
                            <w:p w14:paraId="0DC749FB" w14:textId="77777777" w:rsidR="00CC00D9" w:rsidRPr="003177F7" w:rsidRDefault="00CC00D9" w:rsidP="000C5D1B">
                              <w:pPr>
                                <w:jc w:val="left"/>
                                <w:rPr>
                                  <w:ins w:id="417" w:author="作成者"/>
                                  <w:sz w:val="20"/>
                                  <w:szCs w:val="20"/>
                                </w:rPr>
                              </w:pPr>
                            </w:p>
                            <w:p w14:paraId="316DE1B9" w14:textId="19FB4528" w:rsidR="00CC00D9" w:rsidRPr="003177F7" w:rsidRDefault="00CC00D9" w:rsidP="00D361BF">
                              <w:pPr>
                                <w:pStyle w:val="a9"/>
                                <w:numPr>
                                  <w:ilvl w:val="0"/>
                                  <w:numId w:val="35"/>
                                </w:numPr>
                                <w:ind w:leftChars="0"/>
                                <w:jc w:val="left"/>
                                <w:rPr>
                                  <w:ins w:id="418" w:author="作成者"/>
                                  <w:sz w:val="20"/>
                                  <w:szCs w:val="20"/>
                                </w:rPr>
                              </w:pPr>
                              <w:r>
                                <w:rPr>
                                  <w:rFonts w:hint="eastAsia"/>
                                  <w:sz w:val="20"/>
                                  <w:szCs w:val="20"/>
                                </w:rPr>
                                <w:t>Sus</w:t>
                              </w:r>
                              <w:r>
                                <w:rPr>
                                  <w:sz w:val="20"/>
                                  <w:szCs w:val="20"/>
                                </w:rPr>
                                <w:t xml:space="preserve">btitute value example </w:t>
                              </w:r>
                              <w:ins w:id="419" w:author="作成者">
                                <w:r w:rsidRPr="003177F7">
                                  <w:rPr>
                                    <w:rFonts w:hint="eastAsia"/>
                                    <w:sz w:val="20"/>
                                    <w:szCs w:val="20"/>
                                  </w:rPr>
                                  <w:t>（</w:t>
                                </w:r>
                              </w:ins>
                              <w:r>
                                <w:rPr>
                                  <w:sz w:val="20"/>
                                  <w:szCs w:val="20"/>
                                </w:rPr>
                                <w:t>Substitute value auto registration settings/Substitute value list</w:t>
                              </w:r>
                              <w:ins w:id="420" w:author="作成者">
                                <w:r w:rsidRPr="003177F7">
                                  <w:rPr>
                                    <w:sz w:val="20"/>
                                    <w:szCs w:val="20"/>
                                  </w:rPr>
                                  <w:t>）</w:t>
                                </w:r>
                              </w:ins>
                            </w:p>
                            <w:tbl>
                              <w:tblPr>
                                <w:tblStyle w:val="28"/>
                                <w:tblW w:w="0" w:type="auto"/>
                                <w:jc w:val="center"/>
                                <w:tblLook w:val="04A0" w:firstRow="1" w:lastRow="0" w:firstColumn="1" w:lastColumn="0" w:noHBand="0" w:noVBand="1"/>
                              </w:tblPr>
                              <w:tblGrid>
                                <w:gridCol w:w="783"/>
                                <w:gridCol w:w="1435"/>
                                <w:gridCol w:w="1393"/>
                                <w:gridCol w:w="1393"/>
                                <w:gridCol w:w="1393"/>
                              </w:tblGrid>
                              <w:tr w:rsidR="00CC00D9" w:rsidRPr="003177F7" w14:paraId="52000E9E" w14:textId="77777777" w:rsidTr="000C5D1B">
                                <w:trPr>
                                  <w:trHeight w:val="606"/>
                                  <w:jc w:val="center"/>
                                  <w:ins w:id="421" w:author="作成者"/>
                                </w:trPr>
                                <w:tc>
                                  <w:tcPr>
                                    <w:tcW w:w="783" w:type="dxa"/>
                                    <w:shd w:val="clear" w:color="auto" w:fill="002060"/>
                                  </w:tcPr>
                                  <w:p w14:paraId="5F79513E" w14:textId="3786010B" w:rsidR="00CC00D9" w:rsidRPr="003177F7" w:rsidRDefault="00CC00D9" w:rsidP="000C5D1B">
                                    <w:pPr>
                                      <w:pStyle w:val="a9"/>
                                      <w:ind w:leftChars="0" w:left="0"/>
                                      <w:jc w:val="left"/>
                                      <w:rPr>
                                        <w:ins w:id="422" w:author="作成者"/>
                                        <w:b/>
                                        <w:color w:val="FFFFFF" w:themeColor="background1"/>
                                        <w:sz w:val="20"/>
                                        <w:szCs w:val="20"/>
                                      </w:rPr>
                                    </w:pPr>
                                    <w:r>
                                      <w:rPr>
                                        <w:rFonts w:hint="eastAsia"/>
                                        <w:b/>
                                        <w:color w:val="FFFFFF" w:themeColor="background1"/>
                                        <w:sz w:val="20"/>
                                        <w:szCs w:val="20"/>
                                      </w:rPr>
                                      <w:t>Item No.</w:t>
                                    </w:r>
                                  </w:p>
                                </w:tc>
                                <w:tc>
                                  <w:tcPr>
                                    <w:tcW w:w="1435" w:type="dxa"/>
                                    <w:shd w:val="clear" w:color="auto" w:fill="002060"/>
                                  </w:tcPr>
                                  <w:p w14:paraId="4C2EABF6" w14:textId="145CC2D2" w:rsidR="00CC00D9" w:rsidRPr="003177F7" w:rsidRDefault="00CC00D9" w:rsidP="000C5D1B">
                                    <w:pPr>
                                      <w:pStyle w:val="a9"/>
                                      <w:ind w:leftChars="0" w:left="0"/>
                                      <w:jc w:val="left"/>
                                      <w:rPr>
                                        <w:ins w:id="423" w:author="作成者"/>
                                        <w:b/>
                                        <w:color w:val="FFFFFF" w:themeColor="background1"/>
                                        <w:sz w:val="20"/>
                                        <w:szCs w:val="20"/>
                                      </w:rPr>
                                    </w:pPr>
                                    <w:r>
                                      <w:rPr>
                                        <w:rFonts w:hint="eastAsia"/>
                                        <w:b/>
                                        <w:color w:val="FFFFFF" w:themeColor="background1"/>
                                        <w:sz w:val="20"/>
                                        <w:szCs w:val="20"/>
                                      </w:rPr>
                                      <w:t>Variable name</w:t>
                                    </w:r>
                                  </w:p>
                                </w:tc>
                                <w:tc>
                                  <w:tcPr>
                                    <w:tcW w:w="1393" w:type="dxa"/>
                                    <w:shd w:val="clear" w:color="auto" w:fill="002060"/>
                                  </w:tcPr>
                                  <w:p w14:paraId="3587E08C" w14:textId="391CA2D0" w:rsidR="00CC00D9" w:rsidRPr="003177F7" w:rsidRDefault="00CC00D9" w:rsidP="000C5D1B">
                                    <w:pPr>
                                      <w:pStyle w:val="a9"/>
                                      <w:ind w:leftChars="0" w:left="0"/>
                                      <w:jc w:val="left"/>
                                      <w:rPr>
                                        <w:ins w:id="424" w:author="作成者"/>
                                        <w:b/>
                                        <w:color w:val="FFFFFF" w:themeColor="background1"/>
                                        <w:sz w:val="20"/>
                                        <w:szCs w:val="20"/>
                                      </w:rPr>
                                    </w:pPr>
                                    <w:r>
                                      <w:rPr>
                                        <w:rFonts w:hint="eastAsia"/>
                                        <w:b/>
                                        <w:color w:val="FFFFFF" w:themeColor="background1"/>
                                        <w:sz w:val="20"/>
                                        <w:szCs w:val="20"/>
                                      </w:rPr>
                                      <w:t>Member variable</w:t>
                                    </w:r>
                                  </w:p>
                                </w:tc>
                                <w:tc>
                                  <w:tcPr>
                                    <w:tcW w:w="1393" w:type="dxa"/>
                                    <w:shd w:val="clear" w:color="auto" w:fill="002060"/>
                                  </w:tcPr>
                                  <w:p w14:paraId="38BE2F14" w14:textId="7F7998C8" w:rsidR="00CC00D9" w:rsidRPr="003177F7" w:rsidRDefault="00CC00D9" w:rsidP="000C5D1B">
                                    <w:pPr>
                                      <w:pStyle w:val="a9"/>
                                      <w:ind w:leftChars="0" w:left="0"/>
                                      <w:jc w:val="left"/>
                                      <w:rPr>
                                        <w:ins w:id="425" w:author="作成者"/>
                                        <w:b/>
                                        <w:color w:val="FFFFFF" w:themeColor="background1"/>
                                        <w:sz w:val="20"/>
                                        <w:szCs w:val="20"/>
                                      </w:rPr>
                                    </w:pPr>
                                    <w:r>
                                      <w:rPr>
                                        <w:rFonts w:hint="eastAsia"/>
                                        <w:b/>
                                        <w:color w:val="FFFFFF" w:themeColor="background1"/>
                                        <w:sz w:val="20"/>
                                        <w:szCs w:val="20"/>
                                      </w:rPr>
                                      <w:t>Substitute order</w:t>
                                    </w:r>
                                  </w:p>
                                </w:tc>
                                <w:tc>
                                  <w:tcPr>
                                    <w:tcW w:w="1393" w:type="dxa"/>
                                    <w:shd w:val="clear" w:color="auto" w:fill="002060"/>
                                  </w:tcPr>
                                  <w:p w14:paraId="7320F265" w14:textId="76C1B65C" w:rsidR="00CC00D9" w:rsidRPr="003177F7" w:rsidRDefault="00CC00D9" w:rsidP="000C5D1B">
                                    <w:pPr>
                                      <w:pStyle w:val="a9"/>
                                      <w:ind w:leftChars="0" w:left="0"/>
                                      <w:jc w:val="left"/>
                                      <w:rPr>
                                        <w:ins w:id="426" w:author="作成者"/>
                                        <w:b/>
                                        <w:color w:val="FFFFFF" w:themeColor="background1"/>
                                        <w:sz w:val="20"/>
                                        <w:szCs w:val="20"/>
                                      </w:rPr>
                                    </w:pPr>
                                    <w:r>
                                      <w:rPr>
                                        <w:rFonts w:hint="eastAsia"/>
                                        <w:b/>
                                        <w:color w:val="FFFFFF" w:themeColor="background1"/>
                                        <w:sz w:val="20"/>
                                        <w:szCs w:val="20"/>
                                      </w:rPr>
                                      <w:t>Specific value</w:t>
                                    </w:r>
                                  </w:p>
                                </w:tc>
                              </w:tr>
                              <w:tr w:rsidR="00CC00D9" w:rsidRPr="003177F7" w14:paraId="06F123FA" w14:textId="77777777" w:rsidTr="000C5D1B">
                                <w:trPr>
                                  <w:trHeight w:val="303"/>
                                  <w:jc w:val="center"/>
                                  <w:ins w:id="427" w:author="作成者"/>
                                </w:trPr>
                                <w:tc>
                                  <w:tcPr>
                                    <w:tcW w:w="783" w:type="dxa"/>
                                  </w:tcPr>
                                  <w:p w14:paraId="673D9C09" w14:textId="77777777" w:rsidR="00CC00D9" w:rsidRPr="003177F7" w:rsidRDefault="00CC00D9" w:rsidP="000C5D1B">
                                    <w:pPr>
                                      <w:pStyle w:val="a9"/>
                                      <w:ind w:leftChars="0" w:left="0"/>
                                      <w:jc w:val="left"/>
                                      <w:rPr>
                                        <w:ins w:id="428" w:author="作成者"/>
                                        <w:sz w:val="20"/>
                                        <w:szCs w:val="20"/>
                                      </w:rPr>
                                    </w:pPr>
                                    <w:ins w:id="429" w:author="作成者">
                                      <w:r w:rsidRPr="003177F7">
                                        <w:rPr>
                                          <w:rFonts w:hint="eastAsia"/>
                                          <w:sz w:val="20"/>
                                          <w:szCs w:val="20"/>
                                        </w:rPr>
                                        <w:t>1</w:t>
                                      </w:r>
                                    </w:ins>
                                  </w:p>
                                </w:tc>
                                <w:tc>
                                  <w:tcPr>
                                    <w:tcW w:w="1435" w:type="dxa"/>
                                  </w:tcPr>
                                  <w:p w14:paraId="419800E7" w14:textId="77777777" w:rsidR="00CC00D9" w:rsidRPr="003177F7" w:rsidRDefault="00CC00D9" w:rsidP="000C5D1B">
                                    <w:pPr>
                                      <w:pStyle w:val="a9"/>
                                      <w:ind w:leftChars="0" w:left="0"/>
                                      <w:jc w:val="left"/>
                                      <w:rPr>
                                        <w:ins w:id="430" w:author="作成者"/>
                                        <w:sz w:val="20"/>
                                        <w:szCs w:val="20"/>
                                      </w:rPr>
                                    </w:pPr>
                                    <w:ins w:id="431" w:author="作成者">
                                      <w:r w:rsidRPr="003177F7">
                                        <w:rPr>
                                          <w:rFonts w:hint="eastAsia"/>
                                          <w:sz w:val="20"/>
                                          <w:szCs w:val="20"/>
                                        </w:rPr>
                                        <w:t>V</w:t>
                                      </w:r>
                                      <w:r w:rsidRPr="003177F7">
                                        <w:rPr>
                                          <w:sz w:val="20"/>
                                          <w:szCs w:val="20"/>
                                        </w:rPr>
                                        <w:t>AR_hoge</w:t>
                                      </w:r>
                                    </w:ins>
                                  </w:p>
                                </w:tc>
                                <w:tc>
                                  <w:tcPr>
                                    <w:tcW w:w="1393" w:type="dxa"/>
                                  </w:tcPr>
                                  <w:p w14:paraId="7F676C84" w14:textId="77777777" w:rsidR="00CC00D9" w:rsidRPr="003177F7" w:rsidRDefault="00CC00D9" w:rsidP="000C5D1B">
                                    <w:pPr>
                                      <w:pStyle w:val="a9"/>
                                      <w:ind w:leftChars="0" w:left="0"/>
                                      <w:jc w:val="left"/>
                                      <w:rPr>
                                        <w:ins w:id="432" w:author="作成者"/>
                                        <w:sz w:val="20"/>
                                        <w:szCs w:val="20"/>
                                      </w:rPr>
                                    </w:pPr>
                                    <w:ins w:id="433" w:author="作成者">
                                      <w:r>
                                        <w:rPr>
                                          <w:sz w:val="20"/>
                                          <w:szCs w:val="20"/>
                                        </w:rPr>
                                        <w:t>[0]</w:t>
                                      </w:r>
                                    </w:ins>
                                  </w:p>
                                </w:tc>
                                <w:tc>
                                  <w:tcPr>
                                    <w:tcW w:w="1393" w:type="dxa"/>
                                  </w:tcPr>
                                  <w:p w14:paraId="3DBAF28C" w14:textId="77777777" w:rsidR="00CC00D9" w:rsidRPr="003177F7" w:rsidRDefault="00CC00D9" w:rsidP="000C5D1B">
                                    <w:pPr>
                                      <w:pStyle w:val="a9"/>
                                      <w:ind w:leftChars="0" w:left="0"/>
                                      <w:jc w:val="left"/>
                                      <w:rPr>
                                        <w:ins w:id="434" w:author="作成者"/>
                                        <w:sz w:val="20"/>
                                        <w:szCs w:val="20"/>
                                      </w:rPr>
                                    </w:pPr>
                                    <w:ins w:id="435" w:author="作成者">
                                      <w:r>
                                        <w:rPr>
                                          <w:rFonts w:hint="eastAsia"/>
                                          <w:sz w:val="20"/>
                                          <w:szCs w:val="20"/>
                                        </w:rPr>
                                        <w:t>1</w:t>
                                      </w:r>
                                    </w:ins>
                                  </w:p>
                                </w:tc>
                                <w:tc>
                                  <w:tcPr>
                                    <w:tcW w:w="1393" w:type="dxa"/>
                                  </w:tcPr>
                                  <w:p w14:paraId="47F7C298" w14:textId="1DF219FC" w:rsidR="00CC00D9" w:rsidRPr="003177F7" w:rsidRDefault="00CC00D9" w:rsidP="000C5D1B">
                                    <w:pPr>
                                      <w:pStyle w:val="a9"/>
                                      <w:ind w:leftChars="0" w:left="0"/>
                                      <w:jc w:val="left"/>
                                      <w:rPr>
                                        <w:ins w:id="436" w:author="作成者"/>
                                        <w:sz w:val="20"/>
                                        <w:szCs w:val="20"/>
                                      </w:rPr>
                                    </w:pPr>
                                    <w:r>
                                      <w:rPr>
                                        <w:rFonts w:hint="eastAsia"/>
                                        <w:sz w:val="20"/>
                                        <w:szCs w:val="20"/>
                                      </w:rPr>
                                      <w:t>AAA</w:t>
                                    </w:r>
                                  </w:p>
                                </w:tc>
                              </w:tr>
                              <w:tr w:rsidR="00CC00D9" w:rsidRPr="003177F7" w14:paraId="78CB2F16" w14:textId="77777777" w:rsidTr="000C5D1B">
                                <w:trPr>
                                  <w:trHeight w:val="287"/>
                                  <w:jc w:val="center"/>
                                  <w:ins w:id="437" w:author="作成者"/>
                                </w:trPr>
                                <w:tc>
                                  <w:tcPr>
                                    <w:tcW w:w="783" w:type="dxa"/>
                                  </w:tcPr>
                                  <w:p w14:paraId="6BFDF0BB" w14:textId="77777777" w:rsidR="00CC00D9" w:rsidRPr="003177F7" w:rsidRDefault="00CC00D9" w:rsidP="000C5D1B">
                                    <w:pPr>
                                      <w:pStyle w:val="a9"/>
                                      <w:ind w:leftChars="0" w:left="0"/>
                                      <w:jc w:val="left"/>
                                      <w:rPr>
                                        <w:ins w:id="438" w:author="作成者"/>
                                        <w:sz w:val="20"/>
                                        <w:szCs w:val="20"/>
                                      </w:rPr>
                                    </w:pPr>
                                    <w:ins w:id="439" w:author="作成者">
                                      <w:r w:rsidRPr="003177F7">
                                        <w:rPr>
                                          <w:rFonts w:hint="eastAsia"/>
                                          <w:sz w:val="20"/>
                                          <w:szCs w:val="20"/>
                                        </w:rPr>
                                        <w:t>2</w:t>
                                      </w:r>
                                    </w:ins>
                                  </w:p>
                                </w:tc>
                                <w:tc>
                                  <w:tcPr>
                                    <w:tcW w:w="1435" w:type="dxa"/>
                                  </w:tcPr>
                                  <w:p w14:paraId="080917A5" w14:textId="77777777" w:rsidR="00CC00D9" w:rsidRPr="003177F7" w:rsidRDefault="00CC00D9" w:rsidP="000C5D1B">
                                    <w:pPr>
                                      <w:pStyle w:val="a9"/>
                                      <w:ind w:leftChars="0" w:left="0"/>
                                      <w:jc w:val="left"/>
                                      <w:rPr>
                                        <w:ins w:id="440" w:author="作成者"/>
                                        <w:sz w:val="20"/>
                                        <w:szCs w:val="20"/>
                                      </w:rPr>
                                    </w:pPr>
                                    <w:ins w:id="441" w:author="作成者">
                                      <w:r w:rsidRPr="003177F7">
                                        <w:rPr>
                                          <w:rFonts w:hint="eastAsia"/>
                                          <w:sz w:val="20"/>
                                          <w:szCs w:val="20"/>
                                        </w:rPr>
                                        <w:t>VAR_ho</w:t>
                                      </w:r>
                                      <w:r w:rsidRPr="003177F7">
                                        <w:rPr>
                                          <w:sz w:val="20"/>
                                          <w:szCs w:val="20"/>
                                        </w:rPr>
                                        <w:t>ge</w:t>
                                      </w:r>
                                    </w:ins>
                                  </w:p>
                                </w:tc>
                                <w:tc>
                                  <w:tcPr>
                                    <w:tcW w:w="1393" w:type="dxa"/>
                                  </w:tcPr>
                                  <w:p w14:paraId="5FDCC305" w14:textId="77777777" w:rsidR="00CC00D9" w:rsidRPr="003177F7" w:rsidRDefault="00CC00D9" w:rsidP="000C5D1B">
                                    <w:pPr>
                                      <w:pStyle w:val="a9"/>
                                      <w:ind w:leftChars="0" w:left="0"/>
                                      <w:jc w:val="left"/>
                                      <w:rPr>
                                        <w:ins w:id="442" w:author="作成者"/>
                                        <w:sz w:val="20"/>
                                        <w:szCs w:val="20"/>
                                      </w:rPr>
                                    </w:pPr>
                                    <w:ins w:id="443" w:author="作成者">
                                      <w:r>
                                        <w:rPr>
                                          <w:rFonts w:hint="eastAsia"/>
                                          <w:sz w:val="20"/>
                                          <w:szCs w:val="20"/>
                                        </w:rPr>
                                        <w:t>[0]</w:t>
                                      </w:r>
                                    </w:ins>
                                  </w:p>
                                </w:tc>
                                <w:tc>
                                  <w:tcPr>
                                    <w:tcW w:w="1393" w:type="dxa"/>
                                  </w:tcPr>
                                  <w:p w14:paraId="33328BDB" w14:textId="77777777" w:rsidR="00CC00D9" w:rsidRPr="003177F7" w:rsidRDefault="00CC00D9" w:rsidP="000C5D1B">
                                    <w:pPr>
                                      <w:pStyle w:val="a9"/>
                                      <w:ind w:leftChars="0" w:left="0"/>
                                      <w:jc w:val="left"/>
                                      <w:rPr>
                                        <w:ins w:id="444" w:author="作成者"/>
                                        <w:sz w:val="20"/>
                                        <w:szCs w:val="20"/>
                                      </w:rPr>
                                    </w:pPr>
                                    <w:ins w:id="445" w:author="作成者">
                                      <w:r>
                                        <w:rPr>
                                          <w:rFonts w:hint="eastAsia"/>
                                          <w:sz w:val="20"/>
                                          <w:szCs w:val="20"/>
                                        </w:rPr>
                                        <w:t>2</w:t>
                                      </w:r>
                                    </w:ins>
                                  </w:p>
                                </w:tc>
                                <w:tc>
                                  <w:tcPr>
                                    <w:tcW w:w="1393" w:type="dxa"/>
                                  </w:tcPr>
                                  <w:p w14:paraId="352C1FC2" w14:textId="4163A303" w:rsidR="00CC00D9" w:rsidRPr="003177F7" w:rsidRDefault="00CC00D9" w:rsidP="000C5D1B">
                                    <w:pPr>
                                      <w:pStyle w:val="a9"/>
                                      <w:ind w:leftChars="0" w:left="0"/>
                                      <w:jc w:val="left"/>
                                      <w:rPr>
                                        <w:ins w:id="446" w:author="作成者"/>
                                        <w:sz w:val="20"/>
                                        <w:szCs w:val="20"/>
                                      </w:rPr>
                                    </w:pPr>
                                    <w:r>
                                      <w:rPr>
                                        <w:rFonts w:hint="eastAsia"/>
                                        <w:sz w:val="20"/>
                                        <w:szCs w:val="20"/>
                                      </w:rPr>
                                      <w:t>BBB</w:t>
                                    </w:r>
                                  </w:p>
                                </w:tc>
                              </w:tr>
                              <w:tr w:rsidR="00CC00D9" w:rsidRPr="003177F7" w14:paraId="44940E10" w14:textId="77777777" w:rsidTr="000C5D1B">
                                <w:trPr>
                                  <w:trHeight w:val="287"/>
                                  <w:jc w:val="center"/>
                                  <w:ins w:id="447" w:author="作成者"/>
                                </w:trPr>
                                <w:tc>
                                  <w:tcPr>
                                    <w:tcW w:w="783" w:type="dxa"/>
                                  </w:tcPr>
                                  <w:p w14:paraId="25DA687D" w14:textId="77777777" w:rsidR="00CC00D9" w:rsidRPr="003177F7" w:rsidRDefault="00CC00D9" w:rsidP="000C5D1B">
                                    <w:pPr>
                                      <w:pStyle w:val="a9"/>
                                      <w:ind w:leftChars="0" w:left="0"/>
                                      <w:jc w:val="left"/>
                                      <w:rPr>
                                        <w:ins w:id="448" w:author="作成者"/>
                                        <w:sz w:val="20"/>
                                        <w:szCs w:val="20"/>
                                      </w:rPr>
                                    </w:pPr>
                                    <w:ins w:id="449" w:author="作成者">
                                      <w:r>
                                        <w:rPr>
                                          <w:rFonts w:hint="eastAsia"/>
                                          <w:sz w:val="20"/>
                                          <w:szCs w:val="20"/>
                                        </w:rPr>
                                        <w:t>3</w:t>
                                      </w:r>
                                    </w:ins>
                                  </w:p>
                                </w:tc>
                                <w:tc>
                                  <w:tcPr>
                                    <w:tcW w:w="1435" w:type="dxa"/>
                                  </w:tcPr>
                                  <w:p w14:paraId="46E742E0" w14:textId="77777777" w:rsidR="00CC00D9" w:rsidRPr="003177F7" w:rsidRDefault="00CC00D9" w:rsidP="000C5D1B">
                                    <w:pPr>
                                      <w:pStyle w:val="a9"/>
                                      <w:ind w:leftChars="0" w:left="0"/>
                                      <w:jc w:val="left"/>
                                      <w:rPr>
                                        <w:ins w:id="450" w:author="作成者"/>
                                        <w:sz w:val="20"/>
                                        <w:szCs w:val="20"/>
                                      </w:rPr>
                                    </w:pPr>
                                    <w:ins w:id="451" w:author="作成者">
                                      <w:r>
                                        <w:rPr>
                                          <w:rFonts w:hint="eastAsia"/>
                                          <w:sz w:val="20"/>
                                          <w:szCs w:val="20"/>
                                        </w:rPr>
                                        <w:t>VAR_hoge</w:t>
                                      </w:r>
                                    </w:ins>
                                  </w:p>
                                </w:tc>
                                <w:tc>
                                  <w:tcPr>
                                    <w:tcW w:w="1393" w:type="dxa"/>
                                  </w:tcPr>
                                  <w:p w14:paraId="30FD5F72" w14:textId="77777777" w:rsidR="00CC00D9" w:rsidRDefault="00CC00D9" w:rsidP="000C5D1B">
                                    <w:pPr>
                                      <w:pStyle w:val="a9"/>
                                      <w:ind w:leftChars="0" w:left="0"/>
                                      <w:jc w:val="left"/>
                                      <w:rPr>
                                        <w:ins w:id="452" w:author="作成者"/>
                                        <w:sz w:val="20"/>
                                        <w:szCs w:val="20"/>
                                      </w:rPr>
                                    </w:pPr>
                                    <w:ins w:id="453" w:author="作成者">
                                      <w:r>
                                        <w:rPr>
                                          <w:rFonts w:hint="eastAsia"/>
                                          <w:sz w:val="20"/>
                                          <w:szCs w:val="20"/>
                                        </w:rPr>
                                        <w:t>[1]</w:t>
                                      </w:r>
                                    </w:ins>
                                  </w:p>
                                </w:tc>
                                <w:tc>
                                  <w:tcPr>
                                    <w:tcW w:w="1393" w:type="dxa"/>
                                  </w:tcPr>
                                  <w:p w14:paraId="03436A9D" w14:textId="77777777" w:rsidR="00CC00D9" w:rsidRDefault="00CC00D9" w:rsidP="000C5D1B">
                                    <w:pPr>
                                      <w:pStyle w:val="a9"/>
                                      <w:ind w:leftChars="0" w:left="0"/>
                                      <w:jc w:val="left"/>
                                      <w:rPr>
                                        <w:ins w:id="454" w:author="作成者"/>
                                        <w:sz w:val="20"/>
                                        <w:szCs w:val="20"/>
                                      </w:rPr>
                                    </w:pPr>
                                    <w:ins w:id="455" w:author="作成者">
                                      <w:r>
                                        <w:rPr>
                                          <w:rFonts w:hint="eastAsia"/>
                                          <w:sz w:val="20"/>
                                          <w:szCs w:val="20"/>
                                        </w:rPr>
                                        <w:t>1</w:t>
                                      </w:r>
                                    </w:ins>
                                  </w:p>
                                </w:tc>
                                <w:tc>
                                  <w:tcPr>
                                    <w:tcW w:w="1393" w:type="dxa"/>
                                  </w:tcPr>
                                  <w:p w14:paraId="4C5DC67A" w14:textId="45DFB2FC" w:rsidR="00CC00D9" w:rsidRDefault="00CC00D9" w:rsidP="000C5D1B">
                                    <w:pPr>
                                      <w:pStyle w:val="a9"/>
                                      <w:ind w:leftChars="0" w:left="0"/>
                                      <w:jc w:val="left"/>
                                      <w:rPr>
                                        <w:ins w:id="456" w:author="作成者"/>
                                        <w:sz w:val="20"/>
                                        <w:szCs w:val="20"/>
                                      </w:rPr>
                                    </w:pPr>
                                    <w:r>
                                      <w:rPr>
                                        <w:rFonts w:hint="eastAsia"/>
                                        <w:sz w:val="20"/>
                                        <w:szCs w:val="20"/>
                                      </w:rPr>
                                      <w:t>CCC</w:t>
                                    </w:r>
                                  </w:p>
                                </w:tc>
                              </w:tr>
                              <w:tr w:rsidR="00CC00D9" w:rsidRPr="003177F7" w14:paraId="1919E3F2" w14:textId="77777777" w:rsidTr="000C5D1B">
                                <w:trPr>
                                  <w:trHeight w:val="287"/>
                                  <w:jc w:val="center"/>
                                  <w:ins w:id="457" w:author="作成者"/>
                                </w:trPr>
                                <w:tc>
                                  <w:tcPr>
                                    <w:tcW w:w="783" w:type="dxa"/>
                                  </w:tcPr>
                                  <w:p w14:paraId="7EEC6130" w14:textId="77777777" w:rsidR="00CC00D9" w:rsidRPr="003177F7" w:rsidRDefault="00CC00D9" w:rsidP="000C5D1B">
                                    <w:pPr>
                                      <w:pStyle w:val="a9"/>
                                      <w:ind w:leftChars="0" w:left="0"/>
                                      <w:jc w:val="left"/>
                                      <w:rPr>
                                        <w:ins w:id="458" w:author="作成者"/>
                                        <w:sz w:val="20"/>
                                        <w:szCs w:val="20"/>
                                      </w:rPr>
                                    </w:pPr>
                                    <w:ins w:id="459" w:author="作成者">
                                      <w:r>
                                        <w:rPr>
                                          <w:rFonts w:hint="eastAsia"/>
                                          <w:sz w:val="20"/>
                                          <w:szCs w:val="20"/>
                                        </w:rPr>
                                        <w:t>4</w:t>
                                      </w:r>
                                    </w:ins>
                                  </w:p>
                                </w:tc>
                                <w:tc>
                                  <w:tcPr>
                                    <w:tcW w:w="1435" w:type="dxa"/>
                                  </w:tcPr>
                                  <w:p w14:paraId="4D59656C" w14:textId="77777777" w:rsidR="00CC00D9" w:rsidRPr="003177F7" w:rsidRDefault="00CC00D9" w:rsidP="000C5D1B">
                                    <w:pPr>
                                      <w:pStyle w:val="a9"/>
                                      <w:ind w:leftChars="0" w:left="0"/>
                                      <w:jc w:val="left"/>
                                      <w:rPr>
                                        <w:ins w:id="460" w:author="作成者"/>
                                        <w:sz w:val="20"/>
                                        <w:szCs w:val="20"/>
                                      </w:rPr>
                                    </w:pPr>
                                    <w:ins w:id="461" w:author="作成者">
                                      <w:r>
                                        <w:rPr>
                                          <w:rFonts w:hint="eastAsia"/>
                                          <w:sz w:val="20"/>
                                          <w:szCs w:val="20"/>
                                        </w:rPr>
                                        <w:t>VAR_hoge</w:t>
                                      </w:r>
                                    </w:ins>
                                  </w:p>
                                </w:tc>
                                <w:tc>
                                  <w:tcPr>
                                    <w:tcW w:w="1393" w:type="dxa"/>
                                  </w:tcPr>
                                  <w:p w14:paraId="7994CB27" w14:textId="77777777" w:rsidR="00CC00D9" w:rsidRDefault="00CC00D9" w:rsidP="000C5D1B">
                                    <w:pPr>
                                      <w:pStyle w:val="a9"/>
                                      <w:ind w:leftChars="0" w:left="0"/>
                                      <w:jc w:val="left"/>
                                      <w:rPr>
                                        <w:ins w:id="462" w:author="作成者"/>
                                        <w:sz w:val="20"/>
                                        <w:szCs w:val="20"/>
                                      </w:rPr>
                                    </w:pPr>
                                    <w:ins w:id="463" w:author="作成者">
                                      <w:r>
                                        <w:rPr>
                                          <w:rFonts w:hint="eastAsia"/>
                                          <w:sz w:val="20"/>
                                          <w:szCs w:val="20"/>
                                        </w:rPr>
                                        <w:t>[1]</w:t>
                                      </w:r>
                                    </w:ins>
                                  </w:p>
                                </w:tc>
                                <w:tc>
                                  <w:tcPr>
                                    <w:tcW w:w="1393" w:type="dxa"/>
                                  </w:tcPr>
                                  <w:p w14:paraId="5C429F16" w14:textId="77777777" w:rsidR="00CC00D9" w:rsidRDefault="00CC00D9" w:rsidP="000C5D1B">
                                    <w:pPr>
                                      <w:pStyle w:val="a9"/>
                                      <w:ind w:leftChars="0" w:left="0"/>
                                      <w:jc w:val="left"/>
                                      <w:rPr>
                                        <w:ins w:id="464" w:author="作成者"/>
                                        <w:sz w:val="20"/>
                                        <w:szCs w:val="20"/>
                                      </w:rPr>
                                    </w:pPr>
                                    <w:ins w:id="465" w:author="作成者">
                                      <w:r>
                                        <w:rPr>
                                          <w:rFonts w:hint="eastAsia"/>
                                          <w:sz w:val="20"/>
                                          <w:szCs w:val="20"/>
                                        </w:rPr>
                                        <w:t>2</w:t>
                                      </w:r>
                                    </w:ins>
                                  </w:p>
                                </w:tc>
                                <w:tc>
                                  <w:tcPr>
                                    <w:tcW w:w="1393" w:type="dxa"/>
                                  </w:tcPr>
                                  <w:p w14:paraId="02DDFC04" w14:textId="0ACB6098" w:rsidR="00CC00D9" w:rsidRDefault="00CC00D9" w:rsidP="000C5D1B">
                                    <w:pPr>
                                      <w:pStyle w:val="a9"/>
                                      <w:ind w:leftChars="0" w:left="0"/>
                                      <w:jc w:val="left"/>
                                      <w:rPr>
                                        <w:ins w:id="466" w:author="作成者"/>
                                        <w:sz w:val="20"/>
                                        <w:szCs w:val="20"/>
                                      </w:rPr>
                                    </w:pPr>
                                    <w:r>
                                      <w:rPr>
                                        <w:rFonts w:hint="eastAsia"/>
                                        <w:sz w:val="20"/>
                                        <w:szCs w:val="20"/>
                                      </w:rPr>
                                      <w:t>DDD</w:t>
                                    </w:r>
                                  </w:p>
                                </w:tc>
                              </w:tr>
                            </w:tbl>
                            <w:p w14:paraId="114A8121" w14:textId="77777777" w:rsidR="00CC00D9" w:rsidRPr="003177F7" w:rsidRDefault="00CC00D9" w:rsidP="000C5D1B">
                              <w:pPr>
                                <w:pStyle w:val="a9"/>
                                <w:ind w:leftChars="0" w:left="360"/>
                                <w:jc w:val="left"/>
                                <w:rPr>
                                  <w:ins w:id="467" w:author="作成者"/>
                                  <w:sz w:val="20"/>
                                  <w:szCs w:val="20"/>
                                </w:rPr>
                              </w:pPr>
                            </w:p>
                            <w:p w14:paraId="72487AAB" w14:textId="32EA1395" w:rsidR="00CC00D9" w:rsidRPr="003177F7" w:rsidRDefault="00CC00D9" w:rsidP="000C5D1B">
                              <w:pPr>
                                <w:jc w:val="left"/>
                                <w:rPr>
                                  <w:ins w:id="468" w:author="作成者"/>
                                  <w:sz w:val="20"/>
                                  <w:szCs w:val="20"/>
                                </w:rPr>
                              </w:pPr>
                              <w:ins w:id="469" w:author="作成者">
                                <w:r w:rsidRPr="003177F7">
                                  <w:rPr>
                                    <w:rFonts w:hint="eastAsia"/>
                                    <w:sz w:val="20"/>
                                    <w:szCs w:val="20"/>
                                  </w:rPr>
                                  <w:t>２．</w:t>
                                </w:r>
                              </w:ins>
                              <w:r>
                                <w:rPr>
                                  <w:rFonts w:hint="eastAsia"/>
                                  <w:sz w:val="20"/>
                                  <w:szCs w:val="20"/>
                                </w:rPr>
                                <w:t xml:space="preserve">Value sent to </w:t>
                              </w:r>
                              <w:ins w:id="470" w:author="作成者">
                                <w:r w:rsidRPr="003177F7">
                                  <w:rPr>
                                    <w:rFonts w:hint="eastAsia"/>
                                    <w:sz w:val="20"/>
                                    <w:szCs w:val="20"/>
                                  </w:rPr>
                                  <w:t>Terraform</w:t>
                                </w:r>
                              </w:ins>
                              <w:r w:rsidRPr="003177F7">
                                <w:rPr>
                                  <w:sz w:val="20"/>
                                  <w:szCs w:val="20"/>
                                </w:rPr>
                                <w:t xml:space="preserve"> </w:t>
                              </w:r>
                            </w:p>
                            <w:tbl>
                              <w:tblPr>
                                <w:tblStyle w:val="28"/>
                                <w:tblW w:w="6610" w:type="dxa"/>
                                <w:jc w:val="center"/>
                                <w:tblLook w:val="04A0" w:firstRow="1" w:lastRow="0" w:firstColumn="1" w:lastColumn="0" w:noHBand="0" w:noVBand="1"/>
                              </w:tblPr>
                              <w:tblGrid>
                                <w:gridCol w:w="6610"/>
                              </w:tblGrid>
                              <w:tr w:rsidR="00CC00D9" w:rsidRPr="003177F7" w14:paraId="6B41531F" w14:textId="77777777" w:rsidTr="000C5D1B">
                                <w:trPr>
                                  <w:trHeight w:val="795"/>
                                  <w:jc w:val="center"/>
                                  <w:ins w:id="471" w:author="作成者"/>
                                </w:trPr>
                                <w:tc>
                                  <w:tcPr>
                                    <w:tcW w:w="6610" w:type="dxa"/>
                                  </w:tcPr>
                                  <w:p w14:paraId="6196EE5A" w14:textId="77777777" w:rsidR="00CC00D9" w:rsidRDefault="00CC00D9" w:rsidP="000C5D1B">
                                    <w:pPr>
                                      <w:pStyle w:val="a9"/>
                                      <w:ind w:leftChars="0" w:left="0"/>
                                      <w:rPr>
                                        <w:ins w:id="472" w:author="作成者"/>
                                        <w:sz w:val="20"/>
                                        <w:szCs w:val="20"/>
                                      </w:rPr>
                                    </w:pPr>
                                    <w:ins w:id="473" w:author="作成者">
                                      <w:r>
                                        <w:rPr>
                                          <w:sz w:val="20"/>
                                          <w:szCs w:val="20"/>
                                        </w:rPr>
                                        <w:t>[</w:t>
                                      </w:r>
                                    </w:ins>
                                  </w:p>
                                  <w:p w14:paraId="7642D2D3" w14:textId="5A012627" w:rsidR="00CC00D9" w:rsidRDefault="00CC00D9" w:rsidP="000C5D1B">
                                    <w:pPr>
                                      <w:pStyle w:val="a9"/>
                                      <w:ind w:leftChars="0" w:left="0" w:firstLineChars="200" w:firstLine="400"/>
                                      <w:rPr>
                                        <w:ins w:id="474" w:author="作成者"/>
                                        <w:sz w:val="20"/>
                                        <w:szCs w:val="20"/>
                                      </w:rPr>
                                    </w:pPr>
                                    <w:ins w:id="475" w:author="作成者">
                                      <w:r>
                                        <w:rPr>
                                          <w:sz w:val="20"/>
                                          <w:szCs w:val="20"/>
                                        </w:rPr>
                                        <w:t>[“</w:t>
                                      </w:r>
                                    </w:ins>
                                    <w:r>
                                      <w:rPr>
                                        <w:rFonts w:hint="eastAsia"/>
                                        <w:sz w:val="20"/>
                                        <w:szCs w:val="20"/>
                                      </w:rPr>
                                      <w:t>A</w:t>
                                    </w:r>
                                    <w:r>
                                      <w:rPr>
                                        <w:sz w:val="20"/>
                                        <w:szCs w:val="20"/>
                                      </w:rPr>
                                      <w:t>AA</w:t>
                                    </w:r>
                                    <w:ins w:id="476" w:author="作成者">
                                      <w:r>
                                        <w:rPr>
                                          <w:sz w:val="20"/>
                                          <w:szCs w:val="20"/>
                                        </w:rPr>
                                        <w:t>”, “</w:t>
                                      </w:r>
                                    </w:ins>
                                    <w:r>
                                      <w:rPr>
                                        <w:rFonts w:hint="eastAsia"/>
                                        <w:sz w:val="20"/>
                                        <w:szCs w:val="20"/>
                                      </w:rPr>
                                      <w:t>BBB</w:t>
                                    </w:r>
                                    <w:ins w:id="477" w:author="作成者">
                                      <w:r>
                                        <w:rPr>
                                          <w:sz w:val="20"/>
                                          <w:szCs w:val="20"/>
                                        </w:rPr>
                                        <w:t>”],</w:t>
                                      </w:r>
                                    </w:ins>
                                  </w:p>
                                  <w:p w14:paraId="7C9EEA93" w14:textId="296F2343" w:rsidR="00CC00D9" w:rsidRDefault="00CC00D9" w:rsidP="000C5D1B">
                                    <w:pPr>
                                      <w:pStyle w:val="a9"/>
                                      <w:ind w:leftChars="0" w:left="0" w:firstLineChars="200" w:firstLine="400"/>
                                      <w:rPr>
                                        <w:ins w:id="478" w:author="作成者"/>
                                        <w:sz w:val="20"/>
                                        <w:szCs w:val="20"/>
                                      </w:rPr>
                                    </w:pPr>
                                    <w:ins w:id="479" w:author="作成者">
                                      <w:r>
                                        <w:rPr>
                                          <w:sz w:val="20"/>
                                          <w:szCs w:val="20"/>
                                        </w:rPr>
                                        <w:t>[ “</w:t>
                                      </w:r>
                                    </w:ins>
                                    <w:r>
                                      <w:rPr>
                                        <w:rFonts w:hint="eastAsia"/>
                                        <w:sz w:val="20"/>
                                        <w:szCs w:val="20"/>
                                      </w:rPr>
                                      <w:t>CCC</w:t>
                                    </w:r>
                                    <w:ins w:id="480" w:author="作成者">
                                      <w:r>
                                        <w:rPr>
                                          <w:sz w:val="20"/>
                                          <w:szCs w:val="20"/>
                                        </w:rPr>
                                        <w:t>”, “</w:t>
                                      </w:r>
                                    </w:ins>
                                    <w:r>
                                      <w:rPr>
                                        <w:rFonts w:hint="eastAsia"/>
                                        <w:sz w:val="20"/>
                                        <w:szCs w:val="20"/>
                                      </w:rPr>
                                      <w:t>DDD</w:t>
                                    </w:r>
                                    <w:ins w:id="481" w:author="作成者">
                                      <w:r>
                                        <w:rPr>
                                          <w:sz w:val="20"/>
                                          <w:szCs w:val="20"/>
                                        </w:rPr>
                                        <w:t>”]</w:t>
                                      </w:r>
                                    </w:ins>
                                  </w:p>
                                  <w:p w14:paraId="779A0867" w14:textId="77777777" w:rsidR="00CC00D9" w:rsidRPr="003177F7" w:rsidRDefault="00CC00D9" w:rsidP="000C5D1B">
                                    <w:pPr>
                                      <w:rPr>
                                        <w:ins w:id="482" w:author="作成者"/>
                                        <w:sz w:val="20"/>
                                        <w:szCs w:val="20"/>
                                      </w:rPr>
                                    </w:pPr>
                                    <w:ins w:id="483" w:author="作成者">
                                      <w:r w:rsidRPr="003177F7">
                                        <w:rPr>
                                          <w:sz w:val="20"/>
                                          <w:szCs w:val="20"/>
                                        </w:rPr>
                                        <w:t>]</w:t>
                                      </w:r>
                                    </w:ins>
                                  </w:p>
                                </w:tc>
                              </w:tr>
                            </w:tbl>
                            <w:p w14:paraId="441EC845" w14:textId="77777777" w:rsidR="00CC00D9" w:rsidRPr="003177F7" w:rsidRDefault="00CC00D9" w:rsidP="000C5D1B">
                              <w:pPr>
                                <w:jc w:val="left"/>
                                <w:rPr>
                                  <w:ins w:id="484" w:author="作成者"/>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43AE4" id="フローチャート: 処理 254" o:spid="_x0000_s1029" type="#_x0000_t109" style="position:absolute;margin-left:25.1pt;margin-top:339.75pt;width:460.5pt;height:3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" fillcolor="#f2f2f2" strokecolor="#d9d9d9" strokeweight="2pt">
                  <v:textbox>
                    <w:txbxContent>
                      <w:p w14:paraId="2F819E17" w14:textId="57D03C33" w:rsidR="00CC00D9" w:rsidRPr="003177F7" w:rsidRDefault="00CC00D9" w:rsidP="000C5D1B">
                        <w:pPr>
                          <w:jc w:val="left"/>
                          <w:rPr>
                            <w:ins w:id="485" w:author="作成者"/>
                            <w:sz w:val="20"/>
                            <w:szCs w:val="20"/>
                          </w:rPr>
                        </w:pPr>
                        <w:r>
                          <w:rPr>
                            <w:rFonts w:hint="eastAsia"/>
                            <w:sz w:val="20"/>
                            <w:szCs w:val="20"/>
                          </w:rPr>
                          <w:t>Example</w:t>
                        </w:r>
                        <w:ins w:id="486" w:author="作成者">
                          <w:r w:rsidRPr="003177F7">
                            <w:rPr>
                              <w:rFonts w:hint="eastAsia"/>
                              <w:sz w:val="20"/>
                              <w:szCs w:val="20"/>
                            </w:rPr>
                            <w:t>：</w:t>
                          </w:r>
                        </w:ins>
                        <w:r>
                          <w:rPr>
                            <w:rFonts w:hint="eastAsia"/>
                            <w:sz w:val="20"/>
                            <w:szCs w:val="20"/>
                          </w:rPr>
                          <w:t>If the variable type is target for Nested variable list.</w:t>
                        </w:r>
                        <w:r w:rsidRPr="003177F7">
                          <w:rPr>
                            <w:sz w:val="20"/>
                            <w:szCs w:val="20"/>
                          </w:rPr>
                          <w:t xml:space="preserve"> </w:t>
                        </w:r>
                      </w:p>
                      <w:p w14:paraId="1A9AA6CF" w14:textId="100AD7D5" w:rsidR="00CC00D9" w:rsidRPr="003177F7" w:rsidRDefault="00CC00D9" w:rsidP="000C5D1B">
                        <w:pPr>
                          <w:jc w:val="left"/>
                          <w:rPr>
                            <w:ins w:id="487" w:author="作成者"/>
                            <w:sz w:val="20"/>
                            <w:szCs w:val="20"/>
                          </w:rPr>
                        </w:pPr>
                        <w:ins w:id="488" w:author="作成者">
                          <w:r w:rsidRPr="003177F7">
                            <w:rPr>
                              <w:rFonts w:hint="eastAsia"/>
                              <w:sz w:val="20"/>
                              <w:szCs w:val="20"/>
                            </w:rPr>
                            <w:t>・</w:t>
                          </w:r>
                          <w:r w:rsidRPr="003177F7">
                            <w:rPr>
                              <w:sz w:val="20"/>
                              <w:szCs w:val="20"/>
                            </w:rPr>
                            <w:t>t</w:t>
                          </w:r>
                          <w:r w:rsidRPr="003177F7">
                            <w:rPr>
                              <w:rFonts w:hint="eastAsia"/>
                              <w:sz w:val="20"/>
                              <w:szCs w:val="20"/>
                            </w:rPr>
                            <w:t>f</w:t>
                          </w:r>
                        </w:ins>
                        <w:r>
                          <w:rPr>
                            <w:sz w:val="20"/>
                            <w:szCs w:val="20"/>
                          </w:rPr>
                          <w:t xml:space="preserve"> file and registration value</w:t>
                        </w:r>
                        <w:r w:rsidRPr="003177F7">
                          <w:rPr>
                            <w:sz w:val="20"/>
                            <w:szCs w:val="20"/>
                          </w:rPr>
                          <w:t xml:space="preserve"> </w:t>
                        </w:r>
                      </w:p>
                      <w:tbl>
                        <w:tblPr>
                          <w:tblStyle w:val="28"/>
                          <w:tblW w:w="7166" w:type="dxa"/>
                          <w:jc w:val="center"/>
                          <w:tblLook w:val="04A0" w:firstRow="1" w:lastRow="0" w:firstColumn="1" w:lastColumn="0" w:noHBand="0" w:noVBand="1"/>
                        </w:tblPr>
                        <w:tblGrid>
                          <w:gridCol w:w="7166"/>
                        </w:tblGrid>
                        <w:tr w:rsidR="00CC00D9" w:rsidRPr="003177F7" w14:paraId="3D3AA48B" w14:textId="77777777" w:rsidTr="000C5D1B">
                          <w:trPr>
                            <w:trHeight w:val="1254"/>
                            <w:jc w:val="center"/>
                            <w:ins w:id="489" w:author="作成者"/>
                          </w:trPr>
                          <w:tc>
                            <w:tcPr>
                              <w:tcW w:w="7166" w:type="dxa"/>
                            </w:tcPr>
                            <w:p w14:paraId="39FE0D7E" w14:textId="77777777" w:rsidR="00CC00D9" w:rsidRPr="003177F7" w:rsidRDefault="00CC00D9" w:rsidP="000C5D1B">
                              <w:pPr>
                                <w:rPr>
                                  <w:ins w:id="490" w:author="作成者"/>
                                  <w:sz w:val="20"/>
                                  <w:szCs w:val="20"/>
                                </w:rPr>
                              </w:pPr>
                              <w:ins w:id="491" w:author="作成者">
                                <w:r w:rsidRPr="003177F7">
                                  <w:rPr>
                                    <w:sz w:val="20"/>
                                    <w:szCs w:val="20"/>
                                  </w:rPr>
                                  <w:t>variable "VAR_hoge" {</w:t>
                                </w:r>
                              </w:ins>
                            </w:p>
                            <w:p w14:paraId="625880C0" w14:textId="77777777" w:rsidR="00CC00D9" w:rsidRPr="003177F7" w:rsidRDefault="00CC00D9" w:rsidP="000C5D1B">
                              <w:pPr>
                                <w:ind w:firstLineChars="200" w:firstLine="400"/>
                                <w:rPr>
                                  <w:ins w:id="492" w:author="作成者"/>
                                  <w:sz w:val="20"/>
                                  <w:szCs w:val="20"/>
                                </w:rPr>
                              </w:pPr>
                              <w:ins w:id="493" w:author="作成者">
                                <w:r w:rsidRPr="003177F7">
                                  <w:rPr>
                                    <w:sz w:val="20"/>
                                    <w:szCs w:val="20"/>
                                  </w:rPr>
                                  <w:t xml:space="preserve">type = </w:t>
                                </w:r>
                                <w:r>
                                  <w:rPr>
                                    <w:sz w:val="20"/>
                                    <w:szCs w:val="20"/>
                                  </w:rPr>
                                  <w:t>list(set(string))</w:t>
                                </w:r>
                              </w:ins>
                            </w:p>
                            <w:p w14:paraId="785027C1" w14:textId="77777777" w:rsidR="00CC00D9" w:rsidRDefault="00CC00D9" w:rsidP="000C5D1B">
                              <w:pPr>
                                <w:ind w:firstLineChars="200" w:firstLine="400"/>
                                <w:rPr>
                                  <w:ins w:id="494" w:author="作成者"/>
                                  <w:sz w:val="20"/>
                                  <w:szCs w:val="20"/>
                                </w:rPr>
                              </w:pPr>
                              <w:ins w:id="495" w:author="作成者">
                                <w:r w:rsidRPr="003177F7">
                                  <w:rPr>
                                    <w:sz w:val="20"/>
                                    <w:szCs w:val="20"/>
                                  </w:rPr>
                                  <w:t xml:space="preserve">default = </w:t>
                                </w:r>
                                <w:r>
                                  <w:rPr>
                                    <w:sz w:val="20"/>
                                    <w:szCs w:val="20"/>
                                  </w:rPr>
                                  <w:t>[</w:t>
                                </w:r>
                              </w:ins>
                            </w:p>
                            <w:p w14:paraId="3612076F" w14:textId="77777777" w:rsidR="00CC00D9" w:rsidRDefault="00CC00D9" w:rsidP="000C5D1B">
                              <w:pPr>
                                <w:ind w:firstLineChars="200" w:firstLine="400"/>
                                <w:rPr>
                                  <w:ins w:id="496" w:author="作成者"/>
                                  <w:sz w:val="20"/>
                                  <w:szCs w:val="20"/>
                                </w:rPr>
                              </w:pPr>
                              <w:ins w:id="497" w:author="作成者">
                                <w:r>
                                  <w:rPr>
                                    <w:rFonts w:hint="eastAsia"/>
                                    <w:sz w:val="20"/>
                                    <w:szCs w:val="20"/>
                                  </w:rPr>
                                  <w:t xml:space="preserve">    [</w:t>
                                </w:r>
                                <w:r>
                                  <w:rPr>
                                    <w:sz w:val="20"/>
                                    <w:szCs w:val="20"/>
                                  </w:rPr>
                                  <w:t>“aaa”, “bbb”</w:t>
                                </w:r>
                                <w:r>
                                  <w:rPr>
                                    <w:rFonts w:hint="eastAsia"/>
                                    <w:sz w:val="20"/>
                                    <w:szCs w:val="20"/>
                                  </w:rPr>
                                  <w:t>]</w:t>
                                </w:r>
                                <w:r>
                                  <w:rPr>
                                    <w:sz w:val="20"/>
                                    <w:szCs w:val="20"/>
                                  </w:rPr>
                                  <w:t>,</w:t>
                                </w:r>
                              </w:ins>
                            </w:p>
                            <w:p w14:paraId="6CB3EB96" w14:textId="77777777" w:rsidR="00CC00D9" w:rsidRDefault="00CC00D9" w:rsidP="000C5D1B">
                              <w:pPr>
                                <w:ind w:firstLineChars="200" w:firstLine="400"/>
                                <w:rPr>
                                  <w:ins w:id="498" w:author="作成者"/>
                                  <w:sz w:val="20"/>
                                  <w:szCs w:val="20"/>
                                </w:rPr>
                              </w:pPr>
                              <w:ins w:id="499" w:author="作成者">
                                <w:r>
                                  <w:rPr>
                                    <w:sz w:val="20"/>
                                    <w:szCs w:val="20"/>
                                  </w:rPr>
                                  <w:t xml:space="preserve">    [“ccc”, “ddd”]</w:t>
                                </w:r>
                              </w:ins>
                            </w:p>
                            <w:p w14:paraId="4D61D785" w14:textId="77777777" w:rsidR="00CC00D9" w:rsidRDefault="00CC00D9" w:rsidP="000C5D1B">
                              <w:pPr>
                                <w:ind w:firstLineChars="200" w:firstLine="400"/>
                                <w:rPr>
                                  <w:ins w:id="500" w:author="作成者"/>
                                  <w:sz w:val="20"/>
                                  <w:szCs w:val="20"/>
                                </w:rPr>
                              </w:pPr>
                              <w:ins w:id="501" w:author="作成者">
                                <w:r>
                                  <w:rPr>
                                    <w:sz w:val="20"/>
                                    <w:szCs w:val="20"/>
                                  </w:rPr>
                                  <w:t>]</w:t>
                                </w:r>
                              </w:ins>
                            </w:p>
                            <w:p w14:paraId="3D95F73D" w14:textId="77777777" w:rsidR="00CC00D9" w:rsidRPr="003177F7" w:rsidRDefault="00CC00D9" w:rsidP="000C5D1B">
                              <w:pPr>
                                <w:rPr>
                                  <w:ins w:id="502" w:author="作成者"/>
                                  <w:sz w:val="20"/>
                                  <w:szCs w:val="20"/>
                                </w:rPr>
                              </w:pPr>
                              <w:ins w:id="503" w:author="作成者">
                                <w:r>
                                  <w:rPr>
                                    <w:sz w:val="20"/>
                                    <w:szCs w:val="20"/>
                                  </w:rPr>
                                  <w:t>}</w:t>
                                </w:r>
                              </w:ins>
                            </w:p>
                          </w:tc>
                        </w:tr>
                      </w:tbl>
                      <w:p w14:paraId="0DC749FB" w14:textId="77777777" w:rsidR="00CC00D9" w:rsidRPr="003177F7" w:rsidRDefault="00CC00D9" w:rsidP="000C5D1B">
                        <w:pPr>
                          <w:jc w:val="left"/>
                          <w:rPr>
                            <w:ins w:id="504" w:author="作成者"/>
                            <w:sz w:val="20"/>
                            <w:szCs w:val="20"/>
                          </w:rPr>
                        </w:pPr>
                      </w:p>
                      <w:p w14:paraId="316DE1B9" w14:textId="19FB4528" w:rsidR="00CC00D9" w:rsidRPr="003177F7" w:rsidRDefault="00CC00D9" w:rsidP="00D361BF">
                        <w:pPr>
                          <w:pStyle w:val="a9"/>
                          <w:numPr>
                            <w:ilvl w:val="0"/>
                            <w:numId w:val="35"/>
                          </w:numPr>
                          <w:ind w:leftChars="0"/>
                          <w:jc w:val="left"/>
                          <w:rPr>
                            <w:ins w:id="505" w:author="作成者"/>
                            <w:sz w:val="20"/>
                            <w:szCs w:val="20"/>
                          </w:rPr>
                        </w:pPr>
                        <w:r>
                          <w:rPr>
                            <w:rFonts w:hint="eastAsia"/>
                            <w:sz w:val="20"/>
                            <w:szCs w:val="20"/>
                          </w:rPr>
                          <w:t>Sus</w:t>
                        </w:r>
                        <w:r>
                          <w:rPr>
                            <w:sz w:val="20"/>
                            <w:szCs w:val="20"/>
                          </w:rPr>
                          <w:t xml:space="preserve">btitute value example </w:t>
                        </w:r>
                        <w:ins w:id="506" w:author="作成者">
                          <w:r w:rsidRPr="003177F7">
                            <w:rPr>
                              <w:rFonts w:hint="eastAsia"/>
                              <w:sz w:val="20"/>
                              <w:szCs w:val="20"/>
                            </w:rPr>
                            <w:t>（</w:t>
                          </w:r>
                        </w:ins>
                        <w:r>
                          <w:rPr>
                            <w:sz w:val="20"/>
                            <w:szCs w:val="20"/>
                          </w:rPr>
                          <w:t>Substitute value auto registration settings/Substitute value list</w:t>
                        </w:r>
                        <w:ins w:id="507" w:author="作成者">
                          <w:r w:rsidRPr="003177F7">
                            <w:rPr>
                              <w:sz w:val="20"/>
                              <w:szCs w:val="20"/>
                            </w:rPr>
                            <w:t>）</w:t>
                          </w:r>
                        </w:ins>
                      </w:p>
                      <w:tbl>
                        <w:tblPr>
                          <w:tblStyle w:val="28"/>
                          <w:tblW w:w="0" w:type="auto"/>
                          <w:jc w:val="center"/>
                          <w:tblLook w:val="04A0" w:firstRow="1" w:lastRow="0" w:firstColumn="1" w:lastColumn="0" w:noHBand="0" w:noVBand="1"/>
                        </w:tblPr>
                        <w:tblGrid>
                          <w:gridCol w:w="783"/>
                          <w:gridCol w:w="1435"/>
                          <w:gridCol w:w="1393"/>
                          <w:gridCol w:w="1393"/>
                          <w:gridCol w:w="1393"/>
                        </w:tblGrid>
                        <w:tr w:rsidR="00CC00D9" w:rsidRPr="003177F7" w14:paraId="52000E9E" w14:textId="77777777" w:rsidTr="000C5D1B">
                          <w:trPr>
                            <w:trHeight w:val="606"/>
                            <w:jc w:val="center"/>
                            <w:ins w:id="508" w:author="作成者"/>
                          </w:trPr>
                          <w:tc>
                            <w:tcPr>
                              <w:tcW w:w="783" w:type="dxa"/>
                              <w:shd w:val="clear" w:color="auto" w:fill="002060"/>
                            </w:tcPr>
                            <w:p w14:paraId="5F79513E" w14:textId="3786010B" w:rsidR="00CC00D9" w:rsidRPr="003177F7" w:rsidRDefault="00CC00D9" w:rsidP="000C5D1B">
                              <w:pPr>
                                <w:pStyle w:val="a9"/>
                                <w:ind w:leftChars="0" w:left="0"/>
                                <w:jc w:val="left"/>
                                <w:rPr>
                                  <w:ins w:id="509" w:author="作成者"/>
                                  <w:b/>
                                  <w:color w:val="FFFFFF" w:themeColor="background1"/>
                                  <w:sz w:val="20"/>
                                  <w:szCs w:val="20"/>
                                </w:rPr>
                              </w:pPr>
                              <w:r>
                                <w:rPr>
                                  <w:rFonts w:hint="eastAsia"/>
                                  <w:b/>
                                  <w:color w:val="FFFFFF" w:themeColor="background1"/>
                                  <w:sz w:val="20"/>
                                  <w:szCs w:val="20"/>
                                </w:rPr>
                                <w:t>Item No.</w:t>
                              </w:r>
                            </w:p>
                          </w:tc>
                          <w:tc>
                            <w:tcPr>
                              <w:tcW w:w="1435" w:type="dxa"/>
                              <w:shd w:val="clear" w:color="auto" w:fill="002060"/>
                            </w:tcPr>
                            <w:p w14:paraId="4C2EABF6" w14:textId="145CC2D2" w:rsidR="00CC00D9" w:rsidRPr="003177F7" w:rsidRDefault="00CC00D9" w:rsidP="000C5D1B">
                              <w:pPr>
                                <w:pStyle w:val="a9"/>
                                <w:ind w:leftChars="0" w:left="0"/>
                                <w:jc w:val="left"/>
                                <w:rPr>
                                  <w:ins w:id="510" w:author="作成者"/>
                                  <w:b/>
                                  <w:color w:val="FFFFFF" w:themeColor="background1"/>
                                  <w:sz w:val="20"/>
                                  <w:szCs w:val="20"/>
                                </w:rPr>
                              </w:pPr>
                              <w:r>
                                <w:rPr>
                                  <w:rFonts w:hint="eastAsia"/>
                                  <w:b/>
                                  <w:color w:val="FFFFFF" w:themeColor="background1"/>
                                  <w:sz w:val="20"/>
                                  <w:szCs w:val="20"/>
                                </w:rPr>
                                <w:t>Variable name</w:t>
                              </w:r>
                            </w:p>
                          </w:tc>
                          <w:tc>
                            <w:tcPr>
                              <w:tcW w:w="1393" w:type="dxa"/>
                              <w:shd w:val="clear" w:color="auto" w:fill="002060"/>
                            </w:tcPr>
                            <w:p w14:paraId="3587E08C" w14:textId="391CA2D0" w:rsidR="00CC00D9" w:rsidRPr="003177F7" w:rsidRDefault="00CC00D9" w:rsidP="000C5D1B">
                              <w:pPr>
                                <w:pStyle w:val="a9"/>
                                <w:ind w:leftChars="0" w:left="0"/>
                                <w:jc w:val="left"/>
                                <w:rPr>
                                  <w:ins w:id="511" w:author="作成者"/>
                                  <w:b/>
                                  <w:color w:val="FFFFFF" w:themeColor="background1"/>
                                  <w:sz w:val="20"/>
                                  <w:szCs w:val="20"/>
                                </w:rPr>
                              </w:pPr>
                              <w:r>
                                <w:rPr>
                                  <w:rFonts w:hint="eastAsia"/>
                                  <w:b/>
                                  <w:color w:val="FFFFFF" w:themeColor="background1"/>
                                  <w:sz w:val="20"/>
                                  <w:szCs w:val="20"/>
                                </w:rPr>
                                <w:t>Member variable</w:t>
                              </w:r>
                            </w:p>
                          </w:tc>
                          <w:tc>
                            <w:tcPr>
                              <w:tcW w:w="1393" w:type="dxa"/>
                              <w:shd w:val="clear" w:color="auto" w:fill="002060"/>
                            </w:tcPr>
                            <w:p w14:paraId="38BE2F14" w14:textId="7F7998C8" w:rsidR="00CC00D9" w:rsidRPr="003177F7" w:rsidRDefault="00CC00D9" w:rsidP="000C5D1B">
                              <w:pPr>
                                <w:pStyle w:val="a9"/>
                                <w:ind w:leftChars="0" w:left="0"/>
                                <w:jc w:val="left"/>
                                <w:rPr>
                                  <w:ins w:id="512" w:author="作成者"/>
                                  <w:b/>
                                  <w:color w:val="FFFFFF" w:themeColor="background1"/>
                                  <w:sz w:val="20"/>
                                  <w:szCs w:val="20"/>
                                </w:rPr>
                              </w:pPr>
                              <w:r>
                                <w:rPr>
                                  <w:rFonts w:hint="eastAsia"/>
                                  <w:b/>
                                  <w:color w:val="FFFFFF" w:themeColor="background1"/>
                                  <w:sz w:val="20"/>
                                  <w:szCs w:val="20"/>
                                </w:rPr>
                                <w:t>Substitute order</w:t>
                              </w:r>
                            </w:p>
                          </w:tc>
                          <w:tc>
                            <w:tcPr>
                              <w:tcW w:w="1393" w:type="dxa"/>
                              <w:shd w:val="clear" w:color="auto" w:fill="002060"/>
                            </w:tcPr>
                            <w:p w14:paraId="7320F265" w14:textId="76C1B65C" w:rsidR="00CC00D9" w:rsidRPr="003177F7" w:rsidRDefault="00CC00D9" w:rsidP="000C5D1B">
                              <w:pPr>
                                <w:pStyle w:val="a9"/>
                                <w:ind w:leftChars="0" w:left="0"/>
                                <w:jc w:val="left"/>
                                <w:rPr>
                                  <w:ins w:id="513" w:author="作成者"/>
                                  <w:b/>
                                  <w:color w:val="FFFFFF" w:themeColor="background1"/>
                                  <w:sz w:val="20"/>
                                  <w:szCs w:val="20"/>
                                </w:rPr>
                              </w:pPr>
                              <w:r>
                                <w:rPr>
                                  <w:rFonts w:hint="eastAsia"/>
                                  <w:b/>
                                  <w:color w:val="FFFFFF" w:themeColor="background1"/>
                                  <w:sz w:val="20"/>
                                  <w:szCs w:val="20"/>
                                </w:rPr>
                                <w:t>Specific value</w:t>
                              </w:r>
                            </w:p>
                          </w:tc>
                        </w:tr>
                        <w:tr w:rsidR="00CC00D9" w:rsidRPr="003177F7" w14:paraId="06F123FA" w14:textId="77777777" w:rsidTr="000C5D1B">
                          <w:trPr>
                            <w:trHeight w:val="303"/>
                            <w:jc w:val="center"/>
                            <w:ins w:id="514" w:author="作成者"/>
                          </w:trPr>
                          <w:tc>
                            <w:tcPr>
                              <w:tcW w:w="783" w:type="dxa"/>
                            </w:tcPr>
                            <w:p w14:paraId="673D9C09" w14:textId="77777777" w:rsidR="00CC00D9" w:rsidRPr="003177F7" w:rsidRDefault="00CC00D9" w:rsidP="000C5D1B">
                              <w:pPr>
                                <w:pStyle w:val="a9"/>
                                <w:ind w:leftChars="0" w:left="0"/>
                                <w:jc w:val="left"/>
                                <w:rPr>
                                  <w:ins w:id="515" w:author="作成者"/>
                                  <w:sz w:val="20"/>
                                  <w:szCs w:val="20"/>
                                </w:rPr>
                              </w:pPr>
                              <w:ins w:id="516" w:author="作成者">
                                <w:r w:rsidRPr="003177F7">
                                  <w:rPr>
                                    <w:rFonts w:hint="eastAsia"/>
                                    <w:sz w:val="20"/>
                                    <w:szCs w:val="20"/>
                                  </w:rPr>
                                  <w:t>1</w:t>
                                </w:r>
                              </w:ins>
                            </w:p>
                          </w:tc>
                          <w:tc>
                            <w:tcPr>
                              <w:tcW w:w="1435" w:type="dxa"/>
                            </w:tcPr>
                            <w:p w14:paraId="419800E7" w14:textId="77777777" w:rsidR="00CC00D9" w:rsidRPr="003177F7" w:rsidRDefault="00CC00D9" w:rsidP="000C5D1B">
                              <w:pPr>
                                <w:pStyle w:val="a9"/>
                                <w:ind w:leftChars="0" w:left="0"/>
                                <w:jc w:val="left"/>
                                <w:rPr>
                                  <w:ins w:id="517" w:author="作成者"/>
                                  <w:sz w:val="20"/>
                                  <w:szCs w:val="20"/>
                                </w:rPr>
                              </w:pPr>
                              <w:ins w:id="518" w:author="作成者">
                                <w:r w:rsidRPr="003177F7">
                                  <w:rPr>
                                    <w:rFonts w:hint="eastAsia"/>
                                    <w:sz w:val="20"/>
                                    <w:szCs w:val="20"/>
                                  </w:rPr>
                                  <w:t>V</w:t>
                                </w:r>
                                <w:r w:rsidRPr="003177F7">
                                  <w:rPr>
                                    <w:sz w:val="20"/>
                                    <w:szCs w:val="20"/>
                                  </w:rPr>
                                  <w:t>AR_hoge</w:t>
                                </w:r>
                              </w:ins>
                            </w:p>
                          </w:tc>
                          <w:tc>
                            <w:tcPr>
                              <w:tcW w:w="1393" w:type="dxa"/>
                            </w:tcPr>
                            <w:p w14:paraId="7F676C84" w14:textId="77777777" w:rsidR="00CC00D9" w:rsidRPr="003177F7" w:rsidRDefault="00CC00D9" w:rsidP="000C5D1B">
                              <w:pPr>
                                <w:pStyle w:val="a9"/>
                                <w:ind w:leftChars="0" w:left="0"/>
                                <w:jc w:val="left"/>
                                <w:rPr>
                                  <w:ins w:id="519" w:author="作成者"/>
                                  <w:sz w:val="20"/>
                                  <w:szCs w:val="20"/>
                                </w:rPr>
                              </w:pPr>
                              <w:ins w:id="520" w:author="作成者">
                                <w:r>
                                  <w:rPr>
                                    <w:sz w:val="20"/>
                                    <w:szCs w:val="20"/>
                                  </w:rPr>
                                  <w:t>[0]</w:t>
                                </w:r>
                              </w:ins>
                            </w:p>
                          </w:tc>
                          <w:tc>
                            <w:tcPr>
                              <w:tcW w:w="1393" w:type="dxa"/>
                            </w:tcPr>
                            <w:p w14:paraId="3DBAF28C" w14:textId="77777777" w:rsidR="00CC00D9" w:rsidRPr="003177F7" w:rsidRDefault="00CC00D9" w:rsidP="000C5D1B">
                              <w:pPr>
                                <w:pStyle w:val="a9"/>
                                <w:ind w:leftChars="0" w:left="0"/>
                                <w:jc w:val="left"/>
                                <w:rPr>
                                  <w:ins w:id="521" w:author="作成者"/>
                                  <w:sz w:val="20"/>
                                  <w:szCs w:val="20"/>
                                </w:rPr>
                              </w:pPr>
                              <w:ins w:id="522" w:author="作成者">
                                <w:r>
                                  <w:rPr>
                                    <w:rFonts w:hint="eastAsia"/>
                                    <w:sz w:val="20"/>
                                    <w:szCs w:val="20"/>
                                  </w:rPr>
                                  <w:t>1</w:t>
                                </w:r>
                              </w:ins>
                            </w:p>
                          </w:tc>
                          <w:tc>
                            <w:tcPr>
                              <w:tcW w:w="1393" w:type="dxa"/>
                            </w:tcPr>
                            <w:p w14:paraId="47F7C298" w14:textId="1DF219FC" w:rsidR="00CC00D9" w:rsidRPr="003177F7" w:rsidRDefault="00CC00D9" w:rsidP="000C5D1B">
                              <w:pPr>
                                <w:pStyle w:val="a9"/>
                                <w:ind w:leftChars="0" w:left="0"/>
                                <w:jc w:val="left"/>
                                <w:rPr>
                                  <w:ins w:id="523" w:author="作成者"/>
                                  <w:sz w:val="20"/>
                                  <w:szCs w:val="20"/>
                                </w:rPr>
                              </w:pPr>
                              <w:r>
                                <w:rPr>
                                  <w:rFonts w:hint="eastAsia"/>
                                  <w:sz w:val="20"/>
                                  <w:szCs w:val="20"/>
                                </w:rPr>
                                <w:t>AAA</w:t>
                              </w:r>
                            </w:p>
                          </w:tc>
                        </w:tr>
                        <w:tr w:rsidR="00CC00D9" w:rsidRPr="003177F7" w14:paraId="78CB2F16" w14:textId="77777777" w:rsidTr="000C5D1B">
                          <w:trPr>
                            <w:trHeight w:val="287"/>
                            <w:jc w:val="center"/>
                            <w:ins w:id="524" w:author="作成者"/>
                          </w:trPr>
                          <w:tc>
                            <w:tcPr>
                              <w:tcW w:w="783" w:type="dxa"/>
                            </w:tcPr>
                            <w:p w14:paraId="6BFDF0BB" w14:textId="77777777" w:rsidR="00CC00D9" w:rsidRPr="003177F7" w:rsidRDefault="00CC00D9" w:rsidP="000C5D1B">
                              <w:pPr>
                                <w:pStyle w:val="a9"/>
                                <w:ind w:leftChars="0" w:left="0"/>
                                <w:jc w:val="left"/>
                                <w:rPr>
                                  <w:ins w:id="525" w:author="作成者"/>
                                  <w:sz w:val="20"/>
                                  <w:szCs w:val="20"/>
                                </w:rPr>
                              </w:pPr>
                              <w:ins w:id="526" w:author="作成者">
                                <w:r w:rsidRPr="003177F7">
                                  <w:rPr>
                                    <w:rFonts w:hint="eastAsia"/>
                                    <w:sz w:val="20"/>
                                    <w:szCs w:val="20"/>
                                  </w:rPr>
                                  <w:t>2</w:t>
                                </w:r>
                              </w:ins>
                            </w:p>
                          </w:tc>
                          <w:tc>
                            <w:tcPr>
                              <w:tcW w:w="1435" w:type="dxa"/>
                            </w:tcPr>
                            <w:p w14:paraId="080917A5" w14:textId="77777777" w:rsidR="00CC00D9" w:rsidRPr="003177F7" w:rsidRDefault="00CC00D9" w:rsidP="000C5D1B">
                              <w:pPr>
                                <w:pStyle w:val="a9"/>
                                <w:ind w:leftChars="0" w:left="0"/>
                                <w:jc w:val="left"/>
                                <w:rPr>
                                  <w:ins w:id="527" w:author="作成者"/>
                                  <w:sz w:val="20"/>
                                  <w:szCs w:val="20"/>
                                </w:rPr>
                              </w:pPr>
                              <w:ins w:id="528" w:author="作成者">
                                <w:r w:rsidRPr="003177F7">
                                  <w:rPr>
                                    <w:rFonts w:hint="eastAsia"/>
                                    <w:sz w:val="20"/>
                                    <w:szCs w:val="20"/>
                                  </w:rPr>
                                  <w:t>VAR_ho</w:t>
                                </w:r>
                                <w:r w:rsidRPr="003177F7">
                                  <w:rPr>
                                    <w:sz w:val="20"/>
                                    <w:szCs w:val="20"/>
                                  </w:rPr>
                                  <w:t>ge</w:t>
                                </w:r>
                              </w:ins>
                            </w:p>
                          </w:tc>
                          <w:tc>
                            <w:tcPr>
                              <w:tcW w:w="1393" w:type="dxa"/>
                            </w:tcPr>
                            <w:p w14:paraId="5FDCC305" w14:textId="77777777" w:rsidR="00CC00D9" w:rsidRPr="003177F7" w:rsidRDefault="00CC00D9" w:rsidP="000C5D1B">
                              <w:pPr>
                                <w:pStyle w:val="a9"/>
                                <w:ind w:leftChars="0" w:left="0"/>
                                <w:jc w:val="left"/>
                                <w:rPr>
                                  <w:ins w:id="529" w:author="作成者"/>
                                  <w:sz w:val="20"/>
                                  <w:szCs w:val="20"/>
                                </w:rPr>
                              </w:pPr>
                              <w:ins w:id="530" w:author="作成者">
                                <w:r>
                                  <w:rPr>
                                    <w:rFonts w:hint="eastAsia"/>
                                    <w:sz w:val="20"/>
                                    <w:szCs w:val="20"/>
                                  </w:rPr>
                                  <w:t>[0]</w:t>
                                </w:r>
                              </w:ins>
                            </w:p>
                          </w:tc>
                          <w:tc>
                            <w:tcPr>
                              <w:tcW w:w="1393" w:type="dxa"/>
                            </w:tcPr>
                            <w:p w14:paraId="33328BDB" w14:textId="77777777" w:rsidR="00CC00D9" w:rsidRPr="003177F7" w:rsidRDefault="00CC00D9" w:rsidP="000C5D1B">
                              <w:pPr>
                                <w:pStyle w:val="a9"/>
                                <w:ind w:leftChars="0" w:left="0"/>
                                <w:jc w:val="left"/>
                                <w:rPr>
                                  <w:ins w:id="531" w:author="作成者"/>
                                  <w:sz w:val="20"/>
                                  <w:szCs w:val="20"/>
                                </w:rPr>
                              </w:pPr>
                              <w:ins w:id="532" w:author="作成者">
                                <w:r>
                                  <w:rPr>
                                    <w:rFonts w:hint="eastAsia"/>
                                    <w:sz w:val="20"/>
                                    <w:szCs w:val="20"/>
                                  </w:rPr>
                                  <w:t>2</w:t>
                                </w:r>
                              </w:ins>
                            </w:p>
                          </w:tc>
                          <w:tc>
                            <w:tcPr>
                              <w:tcW w:w="1393" w:type="dxa"/>
                            </w:tcPr>
                            <w:p w14:paraId="352C1FC2" w14:textId="4163A303" w:rsidR="00CC00D9" w:rsidRPr="003177F7" w:rsidRDefault="00CC00D9" w:rsidP="000C5D1B">
                              <w:pPr>
                                <w:pStyle w:val="a9"/>
                                <w:ind w:leftChars="0" w:left="0"/>
                                <w:jc w:val="left"/>
                                <w:rPr>
                                  <w:ins w:id="533" w:author="作成者"/>
                                  <w:sz w:val="20"/>
                                  <w:szCs w:val="20"/>
                                </w:rPr>
                              </w:pPr>
                              <w:r>
                                <w:rPr>
                                  <w:rFonts w:hint="eastAsia"/>
                                  <w:sz w:val="20"/>
                                  <w:szCs w:val="20"/>
                                </w:rPr>
                                <w:t>BBB</w:t>
                              </w:r>
                            </w:p>
                          </w:tc>
                        </w:tr>
                        <w:tr w:rsidR="00CC00D9" w:rsidRPr="003177F7" w14:paraId="44940E10" w14:textId="77777777" w:rsidTr="000C5D1B">
                          <w:trPr>
                            <w:trHeight w:val="287"/>
                            <w:jc w:val="center"/>
                            <w:ins w:id="534" w:author="作成者"/>
                          </w:trPr>
                          <w:tc>
                            <w:tcPr>
                              <w:tcW w:w="783" w:type="dxa"/>
                            </w:tcPr>
                            <w:p w14:paraId="25DA687D" w14:textId="77777777" w:rsidR="00CC00D9" w:rsidRPr="003177F7" w:rsidRDefault="00CC00D9" w:rsidP="000C5D1B">
                              <w:pPr>
                                <w:pStyle w:val="a9"/>
                                <w:ind w:leftChars="0" w:left="0"/>
                                <w:jc w:val="left"/>
                                <w:rPr>
                                  <w:ins w:id="535" w:author="作成者"/>
                                  <w:sz w:val="20"/>
                                  <w:szCs w:val="20"/>
                                </w:rPr>
                              </w:pPr>
                              <w:ins w:id="536" w:author="作成者">
                                <w:r>
                                  <w:rPr>
                                    <w:rFonts w:hint="eastAsia"/>
                                    <w:sz w:val="20"/>
                                    <w:szCs w:val="20"/>
                                  </w:rPr>
                                  <w:t>3</w:t>
                                </w:r>
                              </w:ins>
                            </w:p>
                          </w:tc>
                          <w:tc>
                            <w:tcPr>
                              <w:tcW w:w="1435" w:type="dxa"/>
                            </w:tcPr>
                            <w:p w14:paraId="46E742E0" w14:textId="77777777" w:rsidR="00CC00D9" w:rsidRPr="003177F7" w:rsidRDefault="00CC00D9" w:rsidP="000C5D1B">
                              <w:pPr>
                                <w:pStyle w:val="a9"/>
                                <w:ind w:leftChars="0" w:left="0"/>
                                <w:jc w:val="left"/>
                                <w:rPr>
                                  <w:ins w:id="537" w:author="作成者"/>
                                  <w:sz w:val="20"/>
                                  <w:szCs w:val="20"/>
                                </w:rPr>
                              </w:pPr>
                              <w:ins w:id="538" w:author="作成者">
                                <w:r>
                                  <w:rPr>
                                    <w:rFonts w:hint="eastAsia"/>
                                    <w:sz w:val="20"/>
                                    <w:szCs w:val="20"/>
                                  </w:rPr>
                                  <w:t>VAR_hoge</w:t>
                                </w:r>
                              </w:ins>
                            </w:p>
                          </w:tc>
                          <w:tc>
                            <w:tcPr>
                              <w:tcW w:w="1393" w:type="dxa"/>
                            </w:tcPr>
                            <w:p w14:paraId="30FD5F72" w14:textId="77777777" w:rsidR="00CC00D9" w:rsidRDefault="00CC00D9" w:rsidP="000C5D1B">
                              <w:pPr>
                                <w:pStyle w:val="a9"/>
                                <w:ind w:leftChars="0" w:left="0"/>
                                <w:jc w:val="left"/>
                                <w:rPr>
                                  <w:ins w:id="539" w:author="作成者"/>
                                  <w:sz w:val="20"/>
                                  <w:szCs w:val="20"/>
                                </w:rPr>
                              </w:pPr>
                              <w:ins w:id="540" w:author="作成者">
                                <w:r>
                                  <w:rPr>
                                    <w:rFonts w:hint="eastAsia"/>
                                    <w:sz w:val="20"/>
                                    <w:szCs w:val="20"/>
                                  </w:rPr>
                                  <w:t>[1]</w:t>
                                </w:r>
                              </w:ins>
                            </w:p>
                          </w:tc>
                          <w:tc>
                            <w:tcPr>
                              <w:tcW w:w="1393" w:type="dxa"/>
                            </w:tcPr>
                            <w:p w14:paraId="03436A9D" w14:textId="77777777" w:rsidR="00CC00D9" w:rsidRDefault="00CC00D9" w:rsidP="000C5D1B">
                              <w:pPr>
                                <w:pStyle w:val="a9"/>
                                <w:ind w:leftChars="0" w:left="0"/>
                                <w:jc w:val="left"/>
                                <w:rPr>
                                  <w:ins w:id="541" w:author="作成者"/>
                                  <w:sz w:val="20"/>
                                  <w:szCs w:val="20"/>
                                </w:rPr>
                              </w:pPr>
                              <w:ins w:id="542" w:author="作成者">
                                <w:r>
                                  <w:rPr>
                                    <w:rFonts w:hint="eastAsia"/>
                                    <w:sz w:val="20"/>
                                    <w:szCs w:val="20"/>
                                  </w:rPr>
                                  <w:t>1</w:t>
                                </w:r>
                              </w:ins>
                            </w:p>
                          </w:tc>
                          <w:tc>
                            <w:tcPr>
                              <w:tcW w:w="1393" w:type="dxa"/>
                            </w:tcPr>
                            <w:p w14:paraId="4C5DC67A" w14:textId="45DFB2FC" w:rsidR="00CC00D9" w:rsidRDefault="00CC00D9" w:rsidP="000C5D1B">
                              <w:pPr>
                                <w:pStyle w:val="a9"/>
                                <w:ind w:leftChars="0" w:left="0"/>
                                <w:jc w:val="left"/>
                                <w:rPr>
                                  <w:ins w:id="543" w:author="作成者"/>
                                  <w:sz w:val="20"/>
                                  <w:szCs w:val="20"/>
                                </w:rPr>
                              </w:pPr>
                              <w:r>
                                <w:rPr>
                                  <w:rFonts w:hint="eastAsia"/>
                                  <w:sz w:val="20"/>
                                  <w:szCs w:val="20"/>
                                </w:rPr>
                                <w:t>CCC</w:t>
                              </w:r>
                            </w:p>
                          </w:tc>
                        </w:tr>
                        <w:tr w:rsidR="00CC00D9" w:rsidRPr="003177F7" w14:paraId="1919E3F2" w14:textId="77777777" w:rsidTr="000C5D1B">
                          <w:trPr>
                            <w:trHeight w:val="287"/>
                            <w:jc w:val="center"/>
                            <w:ins w:id="544" w:author="作成者"/>
                          </w:trPr>
                          <w:tc>
                            <w:tcPr>
                              <w:tcW w:w="783" w:type="dxa"/>
                            </w:tcPr>
                            <w:p w14:paraId="7EEC6130" w14:textId="77777777" w:rsidR="00CC00D9" w:rsidRPr="003177F7" w:rsidRDefault="00CC00D9" w:rsidP="000C5D1B">
                              <w:pPr>
                                <w:pStyle w:val="a9"/>
                                <w:ind w:leftChars="0" w:left="0"/>
                                <w:jc w:val="left"/>
                                <w:rPr>
                                  <w:ins w:id="545" w:author="作成者"/>
                                  <w:sz w:val="20"/>
                                  <w:szCs w:val="20"/>
                                </w:rPr>
                              </w:pPr>
                              <w:ins w:id="546" w:author="作成者">
                                <w:r>
                                  <w:rPr>
                                    <w:rFonts w:hint="eastAsia"/>
                                    <w:sz w:val="20"/>
                                    <w:szCs w:val="20"/>
                                  </w:rPr>
                                  <w:t>4</w:t>
                                </w:r>
                              </w:ins>
                            </w:p>
                          </w:tc>
                          <w:tc>
                            <w:tcPr>
                              <w:tcW w:w="1435" w:type="dxa"/>
                            </w:tcPr>
                            <w:p w14:paraId="4D59656C" w14:textId="77777777" w:rsidR="00CC00D9" w:rsidRPr="003177F7" w:rsidRDefault="00CC00D9" w:rsidP="000C5D1B">
                              <w:pPr>
                                <w:pStyle w:val="a9"/>
                                <w:ind w:leftChars="0" w:left="0"/>
                                <w:jc w:val="left"/>
                                <w:rPr>
                                  <w:ins w:id="547" w:author="作成者"/>
                                  <w:sz w:val="20"/>
                                  <w:szCs w:val="20"/>
                                </w:rPr>
                              </w:pPr>
                              <w:ins w:id="548" w:author="作成者">
                                <w:r>
                                  <w:rPr>
                                    <w:rFonts w:hint="eastAsia"/>
                                    <w:sz w:val="20"/>
                                    <w:szCs w:val="20"/>
                                  </w:rPr>
                                  <w:t>VAR_hoge</w:t>
                                </w:r>
                              </w:ins>
                            </w:p>
                          </w:tc>
                          <w:tc>
                            <w:tcPr>
                              <w:tcW w:w="1393" w:type="dxa"/>
                            </w:tcPr>
                            <w:p w14:paraId="7994CB27" w14:textId="77777777" w:rsidR="00CC00D9" w:rsidRDefault="00CC00D9" w:rsidP="000C5D1B">
                              <w:pPr>
                                <w:pStyle w:val="a9"/>
                                <w:ind w:leftChars="0" w:left="0"/>
                                <w:jc w:val="left"/>
                                <w:rPr>
                                  <w:ins w:id="549" w:author="作成者"/>
                                  <w:sz w:val="20"/>
                                  <w:szCs w:val="20"/>
                                </w:rPr>
                              </w:pPr>
                              <w:ins w:id="550" w:author="作成者">
                                <w:r>
                                  <w:rPr>
                                    <w:rFonts w:hint="eastAsia"/>
                                    <w:sz w:val="20"/>
                                    <w:szCs w:val="20"/>
                                  </w:rPr>
                                  <w:t>[1]</w:t>
                                </w:r>
                              </w:ins>
                            </w:p>
                          </w:tc>
                          <w:tc>
                            <w:tcPr>
                              <w:tcW w:w="1393" w:type="dxa"/>
                            </w:tcPr>
                            <w:p w14:paraId="5C429F16" w14:textId="77777777" w:rsidR="00CC00D9" w:rsidRDefault="00CC00D9" w:rsidP="000C5D1B">
                              <w:pPr>
                                <w:pStyle w:val="a9"/>
                                <w:ind w:leftChars="0" w:left="0"/>
                                <w:jc w:val="left"/>
                                <w:rPr>
                                  <w:ins w:id="551" w:author="作成者"/>
                                  <w:sz w:val="20"/>
                                  <w:szCs w:val="20"/>
                                </w:rPr>
                              </w:pPr>
                              <w:ins w:id="552" w:author="作成者">
                                <w:r>
                                  <w:rPr>
                                    <w:rFonts w:hint="eastAsia"/>
                                    <w:sz w:val="20"/>
                                    <w:szCs w:val="20"/>
                                  </w:rPr>
                                  <w:t>2</w:t>
                                </w:r>
                              </w:ins>
                            </w:p>
                          </w:tc>
                          <w:tc>
                            <w:tcPr>
                              <w:tcW w:w="1393" w:type="dxa"/>
                            </w:tcPr>
                            <w:p w14:paraId="02DDFC04" w14:textId="0ACB6098" w:rsidR="00CC00D9" w:rsidRDefault="00CC00D9" w:rsidP="000C5D1B">
                              <w:pPr>
                                <w:pStyle w:val="a9"/>
                                <w:ind w:leftChars="0" w:left="0"/>
                                <w:jc w:val="left"/>
                                <w:rPr>
                                  <w:ins w:id="553" w:author="作成者"/>
                                  <w:sz w:val="20"/>
                                  <w:szCs w:val="20"/>
                                </w:rPr>
                              </w:pPr>
                              <w:r>
                                <w:rPr>
                                  <w:rFonts w:hint="eastAsia"/>
                                  <w:sz w:val="20"/>
                                  <w:szCs w:val="20"/>
                                </w:rPr>
                                <w:t>DDD</w:t>
                              </w:r>
                            </w:p>
                          </w:tc>
                        </w:tr>
                      </w:tbl>
                      <w:p w14:paraId="114A8121" w14:textId="77777777" w:rsidR="00CC00D9" w:rsidRPr="003177F7" w:rsidRDefault="00CC00D9" w:rsidP="000C5D1B">
                        <w:pPr>
                          <w:pStyle w:val="a9"/>
                          <w:ind w:leftChars="0" w:left="360"/>
                          <w:jc w:val="left"/>
                          <w:rPr>
                            <w:ins w:id="554" w:author="作成者"/>
                            <w:sz w:val="20"/>
                            <w:szCs w:val="20"/>
                          </w:rPr>
                        </w:pPr>
                      </w:p>
                      <w:p w14:paraId="72487AAB" w14:textId="32EA1395" w:rsidR="00CC00D9" w:rsidRPr="003177F7" w:rsidRDefault="00CC00D9" w:rsidP="000C5D1B">
                        <w:pPr>
                          <w:jc w:val="left"/>
                          <w:rPr>
                            <w:ins w:id="555" w:author="作成者"/>
                            <w:sz w:val="20"/>
                            <w:szCs w:val="20"/>
                          </w:rPr>
                        </w:pPr>
                        <w:ins w:id="556" w:author="作成者">
                          <w:r w:rsidRPr="003177F7">
                            <w:rPr>
                              <w:rFonts w:hint="eastAsia"/>
                              <w:sz w:val="20"/>
                              <w:szCs w:val="20"/>
                            </w:rPr>
                            <w:t>２．</w:t>
                          </w:r>
                        </w:ins>
                        <w:r>
                          <w:rPr>
                            <w:rFonts w:hint="eastAsia"/>
                            <w:sz w:val="20"/>
                            <w:szCs w:val="20"/>
                          </w:rPr>
                          <w:t xml:space="preserve">Value sent to </w:t>
                        </w:r>
                        <w:ins w:id="557" w:author="作成者">
                          <w:r w:rsidRPr="003177F7">
                            <w:rPr>
                              <w:rFonts w:hint="eastAsia"/>
                              <w:sz w:val="20"/>
                              <w:szCs w:val="20"/>
                            </w:rPr>
                            <w:t>Terraform</w:t>
                          </w:r>
                        </w:ins>
                        <w:r w:rsidRPr="003177F7">
                          <w:rPr>
                            <w:sz w:val="20"/>
                            <w:szCs w:val="20"/>
                          </w:rPr>
                          <w:t xml:space="preserve"> </w:t>
                        </w:r>
                      </w:p>
                      <w:tbl>
                        <w:tblPr>
                          <w:tblStyle w:val="28"/>
                          <w:tblW w:w="6610" w:type="dxa"/>
                          <w:jc w:val="center"/>
                          <w:tblLook w:val="04A0" w:firstRow="1" w:lastRow="0" w:firstColumn="1" w:lastColumn="0" w:noHBand="0" w:noVBand="1"/>
                        </w:tblPr>
                        <w:tblGrid>
                          <w:gridCol w:w="6610"/>
                        </w:tblGrid>
                        <w:tr w:rsidR="00CC00D9" w:rsidRPr="003177F7" w14:paraId="6B41531F" w14:textId="77777777" w:rsidTr="000C5D1B">
                          <w:trPr>
                            <w:trHeight w:val="795"/>
                            <w:jc w:val="center"/>
                            <w:ins w:id="558" w:author="作成者"/>
                          </w:trPr>
                          <w:tc>
                            <w:tcPr>
                              <w:tcW w:w="6610" w:type="dxa"/>
                            </w:tcPr>
                            <w:p w14:paraId="6196EE5A" w14:textId="77777777" w:rsidR="00CC00D9" w:rsidRDefault="00CC00D9" w:rsidP="000C5D1B">
                              <w:pPr>
                                <w:pStyle w:val="a9"/>
                                <w:ind w:leftChars="0" w:left="0"/>
                                <w:rPr>
                                  <w:ins w:id="559" w:author="作成者"/>
                                  <w:sz w:val="20"/>
                                  <w:szCs w:val="20"/>
                                </w:rPr>
                              </w:pPr>
                              <w:ins w:id="560" w:author="作成者">
                                <w:r>
                                  <w:rPr>
                                    <w:sz w:val="20"/>
                                    <w:szCs w:val="20"/>
                                  </w:rPr>
                                  <w:t>[</w:t>
                                </w:r>
                              </w:ins>
                            </w:p>
                            <w:p w14:paraId="7642D2D3" w14:textId="5A012627" w:rsidR="00CC00D9" w:rsidRDefault="00CC00D9" w:rsidP="000C5D1B">
                              <w:pPr>
                                <w:pStyle w:val="a9"/>
                                <w:ind w:leftChars="0" w:left="0" w:firstLineChars="200" w:firstLine="400"/>
                                <w:rPr>
                                  <w:ins w:id="561" w:author="作成者"/>
                                  <w:sz w:val="20"/>
                                  <w:szCs w:val="20"/>
                                </w:rPr>
                              </w:pPr>
                              <w:ins w:id="562" w:author="作成者">
                                <w:r>
                                  <w:rPr>
                                    <w:sz w:val="20"/>
                                    <w:szCs w:val="20"/>
                                  </w:rPr>
                                  <w:t>[“</w:t>
                                </w:r>
                              </w:ins>
                              <w:r>
                                <w:rPr>
                                  <w:rFonts w:hint="eastAsia"/>
                                  <w:sz w:val="20"/>
                                  <w:szCs w:val="20"/>
                                </w:rPr>
                                <w:t>A</w:t>
                              </w:r>
                              <w:r>
                                <w:rPr>
                                  <w:sz w:val="20"/>
                                  <w:szCs w:val="20"/>
                                </w:rPr>
                                <w:t>AA</w:t>
                              </w:r>
                              <w:ins w:id="563" w:author="作成者">
                                <w:r>
                                  <w:rPr>
                                    <w:sz w:val="20"/>
                                    <w:szCs w:val="20"/>
                                  </w:rPr>
                                  <w:t>”, “</w:t>
                                </w:r>
                              </w:ins>
                              <w:r>
                                <w:rPr>
                                  <w:rFonts w:hint="eastAsia"/>
                                  <w:sz w:val="20"/>
                                  <w:szCs w:val="20"/>
                                </w:rPr>
                                <w:t>BBB</w:t>
                              </w:r>
                              <w:ins w:id="564" w:author="作成者">
                                <w:r>
                                  <w:rPr>
                                    <w:sz w:val="20"/>
                                    <w:szCs w:val="20"/>
                                  </w:rPr>
                                  <w:t>”],</w:t>
                                </w:r>
                              </w:ins>
                            </w:p>
                            <w:p w14:paraId="7C9EEA93" w14:textId="296F2343" w:rsidR="00CC00D9" w:rsidRDefault="00CC00D9" w:rsidP="000C5D1B">
                              <w:pPr>
                                <w:pStyle w:val="a9"/>
                                <w:ind w:leftChars="0" w:left="0" w:firstLineChars="200" w:firstLine="400"/>
                                <w:rPr>
                                  <w:ins w:id="565" w:author="作成者"/>
                                  <w:sz w:val="20"/>
                                  <w:szCs w:val="20"/>
                                </w:rPr>
                              </w:pPr>
                              <w:ins w:id="566" w:author="作成者">
                                <w:r>
                                  <w:rPr>
                                    <w:sz w:val="20"/>
                                    <w:szCs w:val="20"/>
                                  </w:rPr>
                                  <w:t>[ “</w:t>
                                </w:r>
                              </w:ins>
                              <w:r>
                                <w:rPr>
                                  <w:rFonts w:hint="eastAsia"/>
                                  <w:sz w:val="20"/>
                                  <w:szCs w:val="20"/>
                                </w:rPr>
                                <w:t>CCC</w:t>
                              </w:r>
                              <w:ins w:id="567" w:author="作成者">
                                <w:r>
                                  <w:rPr>
                                    <w:sz w:val="20"/>
                                    <w:szCs w:val="20"/>
                                  </w:rPr>
                                  <w:t>”, “</w:t>
                                </w:r>
                              </w:ins>
                              <w:r>
                                <w:rPr>
                                  <w:rFonts w:hint="eastAsia"/>
                                  <w:sz w:val="20"/>
                                  <w:szCs w:val="20"/>
                                </w:rPr>
                                <w:t>DDD</w:t>
                              </w:r>
                              <w:ins w:id="568" w:author="作成者">
                                <w:r>
                                  <w:rPr>
                                    <w:sz w:val="20"/>
                                    <w:szCs w:val="20"/>
                                  </w:rPr>
                                  <w:t>”]</w:t>
                                </w:r>
                              </w:ins>
                            </w:p>
                            <w:p w14:paraId="779A0867" w14:textId="77777777" w:rsidR="00CC00D9" w:rsidRPr="003177F7" w:rsidRDefault="00CC00D9" w:rsidP="000C5D1B">
                              <w:pPr>
                                <w:rPr>
                                  <w:ins w:id="569" w:author="作成者"/>
                                  <w:sz w:val="20"/>
                                  <w:szCs w:val="20"/>
                                </w:rPr>
                              </w:pPr>
                              <w:ins w:id="570" w:author="作成者">
                                <w:r w:rsidRPr="003177F7">
                                  <w:rPr>
                                    <w:sz w:val="20"/>
                                    <w:szCs w:val="20"/>
                                  </w:rPr>
                                  <w:t>]</w:t>
                                </w:r>
                              </w:ins>
                            </w:p>
                          </w:tc>
                        </w:tr>
                      </w:tbl>
                      <w:p w14:paraId="441EC845" w14:textId="77777777" w:rsidR="00CC00D9" w:rsidRPr="003177F7" w:rsidRDefault="00CC00D9" w:rsidP="000C5D1B">
                        <w:pPr>
                          <w:jc w:val="left"/>
                          <w:rPr>
                            <w:ins w:id="571" w:author="作成者"/>
                            <w:sz w:val="20"/>
                            <w:szCs w:val="20"/>
                          </w:rPr>
                        </w:pPr>
                      </w:p>
                    </w:txbxContent>
                  </v:textbox>
                  <w10:wrap type="topAndBottom"/>
                </v:shape>
              </w:pict>
            </mc:Fallback>
          </mc:AlternateContent>
        </w:r>
        <w:r w:rsidRPr="00CB0166">
          <w:rPr>
            <w:rFonts w:asciiTheme="majorHAnsi" w:hAnsiTheme="majorHAnsi" w:cstheme="majorHAnsi"/>
            <w:noProof/>
          </w:rPr>
          <mc:AlternateContent>
            <mc:Choice Requires="wps">
              <w:drawing>
                <wp:anchor distT="0" distB="0" distL="114300" distR="114300" simplePos="0" relativeHeight="251796480" behindDoc="0" locked="0" layoutInCell="1" allowOverlap="1" wp14:anchorId="7040BC5A" wp14:editId="7E86B8DC">
                  <wp:simplePos x="0" y="0"/>
                  <wp:positionH relativeFrom="column">
                    <wp:posOffset>318770</wp:posOffset>
                  </wp:positionH>
                  <wp:positionV relativeFrom="paragraph">
                    <wp:posOffset>316865</wp:posOffset>
                  </wp:positionV>
                  <wp:extent cx="5848350" cy="3895725"/>
                  <wp:effectExtent l="0" t="0" r="19050" b="28575"/>
                  <wp:wrapTopAndBottom/>
                  <wp:docPr id="253" name="フローチャート: 処理 253"/>
                  <wp:cNvGraphicFramePr/>
                  <a:graphic xmlns:a="http://schemas.openxmlformats.org/drawingml/2006/main">
                    <a:graphicData uri="http://schemas.microsoft.com/office/word/2010/wordprocessingShape">
                      <wps:wsp>
                        <wps:cNvSpPr/>
                        <wps:spPr>
                          <a:xfrm>
                            <a:off x="0" y="0"/>
                            <a:ext cx="5848350" cy="3895725"/>
                          </a:xfrm>
                          <a:prstGeom prst="flowChartProcess">
                            <a:avLst/>
                          </a:prstGeom>
                          <a:solidFill>
                            <a:srgbClr val="FFFFFF">
                              <a:lumMod val="95000"/>
                            </a:srgbClr>
                          </a:solidFill>
                          <a:ln w="25400" cap="flat" cmpd="sng" algn="ctr">
                            <a:solidFill>
                              <a:srgbClr val="FFFFFF">
                                <a:lumMod val="85000"/>
                              </a:srgbClr>
                            </a:solidFill>
                            <a:prstDash val="solid"/>
                          </a:ln>
                          <a:effectLst/>
                        </wps:spPr>
                        <wps:txbx>
                          <w:txbxContent>
                            <w:p w14:paraId="4F5BA74D" w14:textId="795DE0D0" w:rsidR="00CC00D9" w:rsidRPr="003177F7" w:rsidRDefault="00CC00D9" w:rsidP="000C5D1B">
                              <w:pPr>
                                <w:jc w:val="left"/>
                                <w:rPr>
                                  <w:ins w:id="572" w:author="作成者"/>
                                  <w:sz w:val="20"/>
                                  <w:szCs w:val="20"/>
                                </w:rPr>
                              </w:pPr>
                              <w:r>
                                <w:rPr>
                                  <w:rFonts w:hint="eastAsia"/>
                                  <w:sz w:val="20"/>
                                  <w:szCs w:val="20"/>
                                </w:rPr>
                                <w:t>Example</w:t>
                              </w:r>
                              <w:ins w:id="573" w:author="作成者">
                                <w:r w:rsidRPr="003177F7">
                                  <w:rPr>
                                    <w:rFonts w:hint="eastAsia"/>
                                    <w:sz w:val="20"/>
                                    <w:szCs w:val="20"/>
                                  </w:rPr>
                                  <w:t>：</w:t>
                                </w:r>
                              </w:ins>
                              <w:r>
                                <w:rPr>
                                  <w:rFonts w:hint="eastAsia"/>
                                  <w:sz w:val="20"/>
                                  <w:szCs w:val="20"/>
                                </w:rPr>
                                <w:t xml:space="preserve">If the variable type is </w:t>
                              </w:r>
                              <w:r>
                                <w:rPr>
                                  <w:sz w:val="20"/>
                                  <w:szCs w:val="20"/>
                                </w:rPr>
                                <w:t>“tuple”.</w:t>
                              </w:r>
                              <w:r w:rsidRPr="003177F7">
                                <w:rPr>
                                  <w:sz w:val="20"/>
                                  <w:szCs w:val="20"/>
                                </w:rPr>
                                <w:t xml:space="preserve"> </w:t>
                              </w:r>
                            </w:p>
                            <w:p w14:paraId="0A2E109D" w14:textId="0F8D1E7C" w:rsidR="00CC00D9" w:rsidRPr="003177F7" w:rsidRDefault="00CC00D9" w:rsidP="000C5D1B">
                              <w:pPr>
                                <w:jc w:val="left"/>
                                <w:rPr>
                                  <w:ins w:id="574" w:author="作成者"/>
                                  <w:sz w:val="20"/>
                                  <w:szCs w:val="20"/>
                                </w:rPr>
                              </w:pPr>
                              <w:ins w:id="575" w:author="作成者">
                                <w:r w:rsidRPr="003177F7">
                                  <w:rPr>
                                    <w:rFonts w:hint="eastAsia"/>
                                    <w:sz w:val="20"/>
                                    <w:szCs w:val="20"/>
                                  </w:rPr>
                                  <w:t>・</w:t>
                                </w:r>
                                <w:r w:rsidRPr="003177F7">
                                  <w:rPr>
                                    <w:sz w:val="20"/>
                                    <w:szCs w:val="20"/>
                                  </w:rPr>
                                  <w:t>t</w:t>
                                </w:r>
                                <w:r w:rsidRPr="003177F7">
                                  <w:rPr>
                                    <w:rFonts w:hint="eastAsia"/>
                                    <w:sz w:val="20"/>
                                    <w:szCs w:val="20"/>
                                  </w:rPr>
                                  <w:t>f</w:t>
                                </w:r>
                              </w:ins>
                              <w:r>
                                <w:rPr>
                                  <w:sz w:val="20"/>
                                  <w:szCs w:val="20"/>
                                </w:rPr>
                                <w:t xml:space="preserve"> file and registration value</w:t>
                              </w:r>
                            </w:p>
                            <w:tbl>
                              <w:tblPr>
                                <w:tblStyle w:val="28"/>
                                <w:tblW w:w="7166" w:type="dxa"/>
                                <w:jc w:val="center"/>
                                <w:tblLook w:val="04A0" w:firstRow="1" w:lastRow="0" w:firstColumn="1" w:lastColumn="0" w:noHBand="0" w:noVBand="1"/>
                              </w:tblPr>
                              <w:tblGrid>
                                <w:gridCol w:w="7166"/>
                              </w:tblGrid>
                              <w:tr w:rsidR="00CC00D9" w:rsidRPr="003177F7" w14:paraId="47D6B152" w14:textId="77777777" w:rsidTr="000C5D1B">
                                <w:trPr>
                                  <w:trHeight w:val="1254"/>
                                  <w:jc w:val="center"/>
                                  <w:ins w:id="576" w:author="作成者"/>
                                </w:trPr>
                                <w:tc>
                                  <w:tcPr>
                                    <w:tcW w:w="7166" w:type="dxa"/>
                                  </w:tcPr>
                                  <w:p w14:paraId="24401022" w14:textId="77777777" w:rsidR="00CC00D9" w:rsidRPr="003177F7" w:rsidRDefault="00CC00D9" w:rsidP="000C5D1B">
                                    <w:pPr>
                                      <w:rPr>
                                        <w:ins w:id="577" w:author="作成者"/>
                                        <w:sz w:val="20"/>
                                        <w:szCs w:val="20"/>
                                      </w:rPr>
                                    </w:pPr>
                                    <w:ins w:id="578" w:author="作成者">
                                      <w:r w:rsidRPr="003177F7">
                                        <w:rPr>
                                          <w:sz w:val="20"/>
                                          <w:szCs w:val="20"/>
                                        </w:rPr>
                                        <w:t>variable "VAR_hoge" {</w:t>
                                      </w:r>
                                    </w:ins>
                                  </w:p>
                                  <w:p w14:paraId="48B7AB90" w14:textId="77777777" w:rsidR="00CC00D9" w:rsidRPr="003177F7" w:rsidRDefault="00CC00D9" w:rsidP="000C5D1B">
                                    <w:pPr>
                                      <w:ind w:firstLineChars="200" w:firstLine="400"/>
                                      <w:rPr>
                                        <w:ins w:id="579" w:author="作成者"/>
                                        <w:sz w:val="20"/>
                                        <w:szCs w:val="20"/>
                                      </w:rPr>
                                    </w:pPr>
                                    <w:ins w:id="580" w:author="作成者">
                                      <w:r w:rsidRPr="003177F7">
                                        <w:rPr>
                                          <w:sz w:val="20"/>
                                          <w:szCs w:val="20"/>
                                        </w:rPr>
                                        <w:t xml:space="preserve">type = </w:t>
                                      </w:r>
                                      <w:r>
                                        <w:rPr>
                                          <w:sz w:val="20"/>
                                          <w:szCs w:val="20"/>
                                        </w:rPr>
                                        <w:t>tuple([string, number])</w:t>
                                      </w:r>
                                    </w:ins>
                                  </w:p>
                                  <w:p w14:paraId="493D8A87" w14:textId="77777777" w:rsidR="00CC00D9" w:rsidRDefault="00CC00D9" w:rsidP="000C5D1B">
                                    <w:pPr>
                                      <w:ind w:firstLineChars="200" w:firstLine="400"/>
                                      <w:rPr>
                                        <w:ins w:id="581" w:author="作成者"/>
                                        <w:sz w:val="20"/>
                                        <w:szCs w:val="20"/>
                                      </w:rPr>
                                    </w:pPr>
                                    <w:ins w:id="582" w:author="作成者">
                                      <w:r w:rsidRPr="003177F7">
                                        <w:rPr>
                                          <w:sz w:val="20"/>
                                          <w:szCs w:val="20"/>
                                        </w:rPr>
                                        <w:t xml:space="preserve">default = </w:t>
                                      </w:r>
                                      <w:r>
                                        <w:rPr>
                                          <w:sz w:val="20"/>
                                          <w:szCs w:val="20"/>
                                        </w:rPr>
                                        <w:t>[“aaa”, 2022]</w:t>
                                      </w:r>
                                    </w:ins>
                                  </w:p>
                                  <w:p w14:paraId="58F8475D" w14:textId="77777777" w:rsidR="00CC00D9" w:rsidRPr="003177F7" w:rsidRDefault="00CC00D9" w:rsidP="000C5D1B">
                                    <w:pPr>
                                      <w:rPr>
                                        <w:ins w:id="583" w:author="作成者"/>
                                        <w:sz w:val="20"/>
                                        <w:szCs w:val="20"/>
                                      </w:rPr>
                                    </w:pPr>
                                    <w:ins w:id="584" w:author="作成者">
                                      <w:r>
                                        <w:rPr>
                                          <w:sz w:val="20"/>
                                          <w:szCs w:val="20"/>
                                        </w:rPr>
                                        <w:t>}</w:t>
                                      </w:r>
                                    </w:ins>
                                  </w:p>
                                </w:tc>
                              </w:tr>
                            </w:tbl>
                            <w:p w14:paraId="125D7E45" w14:textId="77777777" w:rsidR="00CC00D9" w:rsidRPr="003177F7" w:rsidRDefault="00CC00D9" w:rsidP="000C5D1B">
                              <w:pPr>
                                <w:jc w:val="left"/>
                                <w:rPr>
                                  <w:ins w:id="585" w:author="作成者"/>
                                  <w:sz w:val="20"/>
                                  <w:szCs w:val="20"/>
                                </w:rPr>
                              </w:pPr>
                            </w:p>
                            <w:p w14:paraId="27C1CAA0" w14:textId="19ED41CA" w:rsidR="00CC00D9" w:rsidRPr="003177F7" w:rsidRDefault="00CC00D9" w:rsidP="00D361BF">
                              <w:pPr>
                                <w:pStyle w:val="a9"/>
                                <w:numPr>
                                  <w:ilvl w:val="0"/>
                                  <w:numId w:val="35"/>
                                </w:numPr>
                                <w:ind w:leftChars="0"/>
                                <w:jc w:val="left"/>
                                <w:rPr>
                                  <w:ins w:id="586" w:author="作成者"/>
                                  <w:sz w:val="20"/>
                                  <w:szCs w:val="20"/>
                                </w:rPr>
                              </w:pPr>
                              <w:r>
                                <w:rPr>
                                  <w:rFonts w:hint="eastAsia"/>
                                  <w:sz w:val="20"/>
                                  <w:szCs w:val="20"/>
                                </w:rPr>
                                <w:t>Su</w:t>
                              </w:r>
                              <w:r>
                                <w:rPr>
                                  <w:sz w:val="20"/>
                                  <w:szCs w:val="20"/>
                                </w:rPr>
                                <w:t>sbtitute value example</w:t>
                              </w:r>
                              <w:ins w:id="587" w:author="作成者">
                                <w:r w:rsidRPr="003177F7">
                                  <w:rPr>
                                    <w:rFonts w:hint="eastAsia"/>
                                    <w:sz w:val="20"/>
                                    <w:szCs w:val="20"/>
                                  </w:rPr>
                                  <w:t>（</w:t>
                                </w:r>
                              </w:ins>
                              <w:r>
                                <w:rPr>
                                  <w:sz w:val="20"/>
                                  <w:szCs w:val="20"/>
                                </w:rPr>
                                <w:t>Substitute value auto registration settings/Substitute value list</w:t>
                              </w:r>
                              <w:ins w:id="588" w:author="作成者">
                                <w:r w:rsidRPr="003177F7">
                                  <w:rPr>
                                    <w:sz w:val="20"/>
                                    <w:szCs w:val="20"/>
                                  </w:rPr>
                                  <w:t>）</w:t>
                                </w:r>
                              </w:ins>
                            </w:p>
                            <w:tbl>
                              <w:tblPr>
                                <w:tblStyle w:val="28"/>
                                <w:tblW w:w="0" w:type="auto"/>
                                <w:jc w:val="center"/>
                                <w:tblLook w:val="04A0" w:firstRow="1" w:lastRow="0" w:firstColumn="1" w:lastColumn="0" w:noHBand="0" w:noVBand="1"/>
                              </w:tblPr>
                              <w:tblGrid>
                                <w:gridCol w:w="783"/>
                                <w:gridCol w:w="1435"/>
                                <w:gridCol w:w="1393"/>
                                <w:gridCol w:w="1393"/>
                                <w:gridCol w:w="1393"/>
                              </w:tblGrid>
                              <w:tr w:rsidR="00CC00D9" w:rsidRPr="003177F7" w14:paraId="16477383" w14:textId="77777777" w:rsidTr="000C5D1B">
                                <w:trPr>
                                  <w:trHeight w:val="606"/>
                                  <w:jc w:val="center"/>
                                  <w:ins w:id="589" w:author="作成者"/>
                                </w:trPr>
                                <w:tc>
                                  <w:tcPr>
                                    <w:tcW w:w="783" w:type="dxa"/>
                                    <w:shd w:val="clear" w:color="auto" w:fill="002060"/>
                                  </w:tcPr>
                                  <w:p w14:paraId="50872062" w14:textId="5895B993" w:rsidR="00CC00D9" w:rsidRPr="003177F7" w:rsidRDefault="00CC00D9" w:rsidP="000C5D1B">
                                    <w:pPr>
                                      <w:pStyle w:val="a9"/>
                                      <w:ind w:leftChars="0" w:left="0"/>
                                      <w:jc w:val="left"/>
                                      <w:rPr>
                                        <w:ins w:id="590" w:author="作成者"/>
                                        <w:b/>
                                        <w:color w:val="FFFFFF" w:themeColor="background1"/>
                                        <w:sz w:val="20"/>
                                        <w:szCs w:val="20"/>
                                      </w:rPr>
                                    </w:pPr>
                                    <w:r>
                                      <w:rPr>
                                        <w:rFonts w:hint="eastAsia"/>
                                        <w:b/>
                                        <w:color w:val="FFFFFF" w:themeColor="background1"/>
                                        <w:sz w:val="20"/>
                                        <w:szCs w:val="20"/>
                                      </w:rPr>
                                      <w:t>Item No.</w:t>
                                    </w:r>
                                  </w:p>
                                </w:tc>
                                <w:tc>
                                  <w:tcPr>
                                    <w:tcW w:w="1435" w:type="dxa"/>
                                    <w:shd w:val="clear" w:color="auto" w:fill="002060"/>
                                  </w:tcPr>
                                  <w:p w14:paraId="6AF23BA5" w14:textId="4194601F" w:rsidR="00CC00D9" w:rsidRPr="003177F7" w:rsidRDefault="00CC00D9" w:rsidP="000C5D1B">
                                    <w:pPr>
                                      <w:pStyle w:val="a9"/>
                                      <w:ind w:leftChars="0" w:left="0"/>
                                      <w:jc w:val="left"/>
                                      <w:rPr>
                                        <w:ins w:id="591" w:author="作成者"/>
                                        <w:b/>
                                        <w:color w:val="FFFFFF" w:themeColor="background1"/>
                                        <w:sz w:val="20"/>
                                        <w:szCs w:val="20"/>
                                      </w:rPr>
                                    </w:pPr>
                                    <w:r>
                                      <w:rPr>
                                        <w:rFonts w:hint="eastAsia"/>
                                        <w:b/>
                                        <w:color w:val="FFFFFF" w:themeColor="background1"/>
                                        <w:sz w:val="20"/>
                                        <w:szCs w:val="20"/>
                                      </w:rPr>
                                      <w:t>Variable name</w:t>
                                    </w:r>
                                  </w:p>
                                </w:tc>
                                <w:tc>
                                  <w:tcPr>
                                    <w:tcW w:w="1393" w:type="dxa"/>
                                    <w:shd w:val="clear" w:color="auto" w:fill="002060"/>
                                  </w:tcPr>
                                  <w:p w14:paraId="69E7264B" w14:textId="5A97337A" w:rsidR="00CC00D9" w:rsidRPr="003177F7" w:rsidRDefault="00CC00D9" w:rsidP="000C5D1B">
                                    <w:pPr>
                                      <w:pStyle w:val="a9"/>
                                      <w:ind w:leftChars="0" w:left="0"/>
                                      <w:jc w:val="left"/>
                                      <w:rPr>
                                        <w:ins w:id="592" w:author="作成者"/>
                                        <w:b/>
                                        <w:color w:val="FFFFFF" w:themeColor="background1"/>
                                        <w:sz w:val="20"/>
                                        <w:szCs w:val="20"/>
                                      </w:rPr>
                                    </w:pPr>
                                    <w:r>
                                      <w:rPr>
                                        <w:rFonts w:hint="eastAsia"/>
                                        <w:b/>
                                        <w:color w:val="FFFFFF" w:themeColor="background1"/>
                                        <w:sz w:val="20"/>
                                        <w:szCs w:val="20"/>
                                      </w:rPr>
                                      <w:t>Member variable</w:t>
                                    </w:r>
                                  </w:p>
                                </w:tc>
                                <w:tc>
                                  <w:tcPr>
                                    <w:tcW w:w="1393" w:type="dxa"/>
                                    <w:shd w:val="clear" w:color="auto" w:fill="002060"/>
                                  </w:tcPr>
                                  <w:p w14:paraId="63B5071A" w14:textId="1F52ADC6" w:rsidR="00CC00D9" w:rsidRPr="003177F7" w:rsidRDefault="00CC00D9" w:rsidP="000C5D1B">
                                    <w:pPr>
                                      <w:pStyle w:val="a9"/>
                                      <w:ind w:leftChars="0" w:left="0"/>
                                      <w:jc w:val="left"/>
                                      <w:rPr>
                                        <w:ins w:id="593" w:author="作成者"/>
                                        <w:b/>
                                        <w:color w:val="FFFFFF" w:themeColor="background1"/>
                                        <w:sz w:val="20"/>
                                        <w:szCs w:val="20"/>
                                      </w:rPr>
                                    </w:pPr>
                                    <w:r>
                                      <w:rPr>
                                        <w:rFonts w:hint="eastAsia"/>
                                        <w:b/>
                                        <w:color w:val="FFFFFF" w:themeColor="background1"/>
                                        <w:sz w:val="20"/>
                                        <w:szCs w:val="20"/>
                                      </w:rPr>
                                      <w:t>Substitute order</w:t>
                                    </w:r>
                                  </w:p>
                                </w:tc>
                                <w:tc>
                                  <w:tcPr>
                                    <w:tcW w:w="1393" w:type="dxa"/>
                                    <w:shd w:val="clear" w:color="auto" w:fill="002060"/>
                                  </w:tcPr>
                                  <w:p w14:paraId="32DE53F4" w14:textId="789EDD48" w:rsidR="00CC00D9" w:rsidRPr="003177F7" w:rsidRDefault="00CC00D9" w:rsidP="000C5D1B">
                                    <w:pPr>
                                      <w:pStyle w:val="a9"/>
                                      <w:ind w:leftChars="0" w:left="0"/>
                                      <w:jc w:val="left"/>
                                      <w:rPr>
                                        <w:ins w:id="594" w:author="作成者"/>
                                        <w:b/>
                                        <w:color w:val="FFFFFF" w:themeColor="background1"/>
                                        <w:sz w:val="20"/>
                                        <w:szCs w:val="20"/>
                                      </w:rPr>
                                    </w:pPr>
                                    <w:r>
                                      <w:rPr>
                                        <w:rFonts w:hint="eastAsia"/>
                                        <w:b/>
                                        <w:color w:val="FFFFFF" w:themeColor="background1"/>
                                        <w:sz w:val="20"/>
                                        <w:szCs w:val="20"/>
                                      </w:rPr>
                                      <w:t>Specific value</w:t>
                                    </w:r>
                                  </w:p>
                                </w:tc>
                              </w:tr>
                              <w:tr w:rsidR="00CC00D9" w:rsidRPr="003177F7" w14:paraId="477EEF79" w14:textId="77777777" w:rsidTr="000C5D1B">
                                <w:trPr>
                                  <w:trHeight w:val="303"/>
                                  <w:jc w:val="center"/>
                                  <w:ins w:id="595" w:author="作成者"/>
                                </w:trPr>
                                <w:tc>
                                  <w:tcPr>
                                    <w:tcW w:w="783" w:type="dxa"/>
                                  </w:tcPr>
                                  <w:p w14:paraId="4E272116" w14:textId="77777777" w:rsidR="00CC00D9" w:rsidRPr="003177F7" w:rsidRDefault="00CC00D9" w:rsidP="000C5D1B">
                                    <w:pPr>
                                      <w:pStyle w:val="a9"/>
                                      <w:ind w:leftChars="0" w:left="0"/>
                                      <w:jc w:val="left"/>
                                      <w:rPr>
                                        <w:ins w:id="596" w:author="作成者"/>
                                        <w:sz w:val="20"/>
                                        <w:szCs w:val="20"/>
                                      </w:rPr>
                                    </w:pPr>
                                    <w:ins w:id="597" w:author="作成者">
                                      <w:r w:rsidRPr="003177F7">
                                        <w:rPr>
                                          <w:rFonts w:hint="eastAsia"/>
                                          <w:sz w:val="20"/>
                                          <w:szCs w:val="20"/>
                                        </w:rPr>
                                        <w:t>1</w:t>
                                      </w:r>
                                    </w:ins>
                                  </w:p>
                                </w:tc>
                                <w:tc>
                                  <w:tcPr>
                                    <w:tcW w:w="1435" w:type="dxa"/>
                                  </w:tcPr>
                                  <w:p w14:paraId="4E2D212F" w14:textId="77777777" w:rsidR="00CC00D9" w:rsidRPr="003177F7" w:rsidRDefault="00CC00D9" w:rsidP="000C5D1B">
                                    <w:pPr>
                                      <w:pStyle w:val="a9"/>
                                      <w:ind w:leftChars="0" w:left="0"/>
                                      <w:jc w:val="left"/>
                                      <w:rPr>
                                        <w:ins w:id="598" w:author="作成者"/>
                                        <w:sz w:val="20"/>
                                        <w:szCs w:val="20"/>
                                      </w:rPr>
                                    </w:pPr>
                                    <w:ins w:id="599" w:author="作成者">
                                      <w:r w:rsidRPr="003177F7">
                                        <w:rPr>
                                          <w:rFonts w:hint="eastAsia"/>
                                          <w:sz w:val="20"/>
                                          <w:szCs w:val="20"/>
                                        </w:rPr>
                                        <w:t>V</w:t>
                                      </w:r>
                                      <w:r w:rsidRPr="003177F7">
                                        <w:rPr>
                                          <w:sz w:val="20"/>
                                          <w:szCs w:val="20"/>
                                        </w:rPr>
                                        <w:t>AR_hoge</w:t>
                                      </w:r>
                                    </w:ins>
                                  </w:p>
                                </w:tc>
                                <w:tc>
                                  <w:tcPr>
                                    <w:tcW w:w="1393" w:type="dxa"/>
                                  </w:tcPr>
                                  <w:p w14:paraId="345ED9E6" w14:textId="77777777" w:rsidR="00CC00D9" w:rsidRPr="003177F7" w:rsidRDefault="00CC00D9" w:rsidP="000C5D1B">
                                    <w:pPr>
                                      <w:pStyle w:val="a9"/>
                                      <w:ind w:leftChars="0" w:left="0"/>
                                      <w:jc w:val="left"/>
                                      <w:rPr>
                                        <w:ins w:id="600" w:author="作成者"/>
                                        <w:sz w:val="20"/>
                                        <w:szCs w:val="20"/>
                                      </w:rPr>
                                    </w:pPr>
                                    <w:ins w:id="601" w:author="作成者">
                                      <w:r>
                                        <w:rPr>
                                          <w:sz w:val="20"/>
                                          <w:szCs w:val="20"/>
                                        </w:rPr>
                                        <w:t>[0]</w:t>
                                      </w:r>
                                    </w:ins>
                                  </w:p>
                                </w:tc>
                                <w:tc>
                                  <w:tcPr>
                                    <w:tcW w:w="1393" w:type="dxa"/>
                                  </w:tcPr>
                                  <w:p w14:paraId="35DA0D85" w14:textId="5637D9B9" w:rsidR="00CC00D9" w:rsidRPr="003177F7" w:rsidRDefault="00CC00D9" w:rsidP="000C5D1B">
                                    <w:pPr>
                                      <w:pStyle w:val="a9"/>
                                      <w:ind w:leftChars="0" w:left="0"/>
                                      <w:jc w:val="left"/>
                                      <w:rPr>
                                        <w:ins w:id="602" w:author="作成者"/>
                                        <w:sz w:val="20"/>
                                        <w:szCs w:val="20"/>
                                      </w:rPr>
                                    </w:pPr>
                                    <w:r>
                                      <w:rPr>
                                        <w:rFonts w:hint="eastAsia"/>
                                        <w:sz w:val="20"/>
                                        <w:szCs w:val="20"/>
                                      </w:rPr>
                                      <w:t>No</w:t>
                                    </w:r>
                                    <w:r>
                                      <w:rPr>
                                        <w:sz w:val="20"/>
                                        <w:szCs w:val="20"/>
                                      </w:rPr>
                                      <w:t xml:space="preserve"> input required</w:t>
                                    </w:r>
                                  </w:p>
                                </w:tc>
                                <w:tc>
                                  <w:tcPr>
                                    <w:tcW w:w="1393" w:type="dxa"/>
                                  </w:tcPr>
                                  <w:p w14:paraId="09456D4E" w14:textId="77777777" w:rsidR="00CC00D9" w:rsidRPr="003177F7" w:rsidRDefault="00CC00D9" w:rsidP="000C5D1B">
                                    <w:pPr>
                                      <w:pStyle w:val="a9"/>
                                      <w:ind w:leftChars="0" w:left="0"/>
                                      <w:jc w:val="left"/>
                                      <w:rPr>
                                        <w:ins w:id="603" w:author="作成者"/>
                                        <w:sz w:val="20"/>
                                        <w:szCs w:val="20"/>
                                      </w:rPr>
                                    </w:pPr>
                                    <w:ins w:id="604" w:author="作成者">
                                      <w:r>
                                        <w:rPr>
                                          <w:sz w:val="20"/>
                                          <w:szCs w:val="20"/>
                                        </w:rPr>
                                        <w:t>bbb</w:t>
                                      </w:r>
                                    </w:ins>
                                  </w:p>
                                </w:tc>
                              </w:tr>
                              <w:tr w:rsidR="00CC00D9" w:rsidRPr="003177F7" w14:paraId="5B916D57" w14:textId="77777777" w:rsidTr="000C5D1B">
                                <w:trPr>
                                  <w:trHeight w:val="287"/>
                                  <w:jc w:val="center"/>
                                  <w:ins w:id="605" w:author="作成者"/>
                                </w:trPr>
                                <w:tc>
                                  <w:tcPr>
                                    <w:tcW w:w="783" w:type="dxa"/>
                                  </w:tcPr>
                                  <w:p w14:paraId="6BB5E041" w14:textId="77777777" w:rsidR="00CC00D9" w:rsidRPr="003177F7" w:rsidRDefault="00CC00D9" w:rsidP="000C5D1B">
                                    <w:pPr>
                                      <w:pStyle w:val="a9"/>
                                      <w:ind w:leftChars="0" w:left="0"/>
                                      <w:jc w:val="left"/>
                                      <w:rPr>
                                        <w:ins w:id="606" w:author="作成者"/>
                                        <w:sz w:val="20"/>
                                        <w:szCs w:val="20"/>
                                      </w:rPr>
                                    </w:pPr>
                                    <w:ins w:id="607" w:author="作成者">
                                      <w:r w:rsidRPr="003177F7">
                                        <w:rPr>
                                          <w:rFonts w:hint="eastAsia"/>
                                          <w:sz w:val="20"/>
                                          <w:szCs w:val="20"/>
                                        </w:rPr>
                                        <w:t>2</w:t>
                                      </w:r>
                                    </w:ins>
                                  </w:p>
                                </w:tc>
                                <w:tc>
                                  <w:tcPr>
                                    <w:tcW w:w="1435" w:type="dxa"/>
                                  </w:tcPr>
                                  <w:p w14:paraId="3B68FBA6" w14:textId="77777777" w:rsidR="00CC00D9" w:rsidRPr="003177F7" w:rsidRDefault="00CC00D9" w:rsidP="000C5D1B">
                                    <w:pPr>
                                      <w:pStyle w:val="a9"/>
                                      <w:ind w:leftChars="0" w:left="0"/>
                                      <w:jc w:val="left"/>
                                      <w:rPr>
                                        <w:ins w:id="608" w:author="作成者"/>
                                        <w:sz w:val="20"/>
                                        <w:szCs w:val="20"/>
                                      </w:rPr>
                                    </w:pPr>
                                    <w:ins w:id="609" w:author="作成者">
                                      <w:r w:rsidRPr="003177F7">
                                        <w:rPr>
                                          <w:rFonts w:hint="eastAsia"/>
                                          <w:sz w:val="20"/>
                                          <w:szCs w:val="20"/>
                                        </w:rPr>
                                        <w:t>VAR_ho</w:t>
                                      </w:r>
                                      <w:r w:rsidRPr="003177F7">
                                        <w:rPr>
                                          <w:sz w:val="20"/>
                                          <w:szCs w:val="20"/>
                                        </w:rPr>
                                        <w:t>ge</w:t>
                                      </w:r>
                                    </w:ins>
                                  </w:p>
                                </w:tc>
                                <w:tc>
                                  <w:tcPr>
                                    <w:tcW w:w="1393" w:type="dxa"/>
                                  </w:tcPr>
                                  <w:p w14:paraId="458AE7A5" w14:textId="77777777" w:rsidR="00CC00D9" w:rsidRPr="003177F7" w:rsidRDefault="00CC00D9" w:rsidP="000C5D1B">
                                    <w:pPr>
                                      <w:pStyle w:val="a9"/>
                                      <w:ind w:leftChars="0" w:left="0"/>
                                      <w:jc w:val="left"/>
                                      <w:rPr>
                                        <w:ins w:id="610" w:author="作成者"/>
                                        <w:sz w:val="20"/>
                                        <w:szCs w:val="20"/>
                                      </w:rPr>
                                    </w:pPr>
                                    <w:ins w:id="611" w:author="作成者">
                                      <w:r>
                                        <w:rPr>
                                          <w:rFonts w:hint="eastAsia"/>
                                          <w:sz w:val="20"/>
                                          <w:szCs w:val="20"/>
                                        </w:rPr>
                                        <w:t>[1]</w:t>
                                      </w:r>
                                    </w:ins>
                                  </w:p>
                                </w:tc>
                                <w:tc>
                                  <w:tcPr>
                                    <w:tcW w:w="1393" w:type="dxa"/>
                                  </w:tcPr>
                                  <w:p w14:paraId="7CE584B2" w14:textId="359F5537" w:rsidR="00CC00D9" w:rsidRPr="003177F7" w:rsidRDefault="00CC00D9" w:rsidP="000C5D1B">
                                    <w:pPr>
                                      <w:pStyle w:val="a9"/>
                                      <w:ind w:leftChars="0" w:left="0"/>
                                      <w:jc w:val="left"/>
                                      <w:rPr>
                                        <w:ins w:id="612" w:author="作成者"/>
                                        <w:sz w:val="20"/>
                                        <w:szCs w:val="20"/>
                                      </w:rPr>
                                    </w:pPr>
                                    <w:r>
                                      <w:rPr>
                                        <w:rFonts w:hint="eastAsia"/>
                                        <w:sz w:val="20"/>
                                        <w:szCs w:val="20"/>
                                      </w:rPr>
                                      <w:t>No</w:t>
                                    </w:r>
                                    <w:r>
                                      <w:rPr>
                                        <w:sz w:val="20"/>
                                        <w:szCs w:val="20"/>
                                      </w:rPr>
                                      <w:t xml:space="preserve"> input required</w:t>
                                    </w:r>
                                  </w:p>
                                </w:tc>
                                <w:tc>
                                  <w:tcPr>
                                    <w:tcW w:w="1393" w:type="dxa"/>
                                  </w:tcPr>
                                  <w:p w14:paraId="0C20A61D" w14:textId="77777777" w:rsidR="00CC00D9" w:rsidRPr="003177F7" w:rsidRDefault="00CC00D9" w:rsidP="000C5D1B">
                                    <w:pPr>
                                      <w:pStyle w:val="a9"/>
                                      <w:ind w:leftChars="0" w:left="0"/>
                                      <w:jc w:val="left"/>
                                      <w:rPr>
                                        <w:ins w:id="613" w:author="作成者"/>
                                        <w:sz w:val="20"/>
                                        <w:szCs w:val="20"/>
                                      </w:rPr>
                                    </w:pPr>
                                    <w:ins w:id="614" w:author="作成者">
                                      <w:r>
                                        <w:rPr>
                                          <w:sz w:val="20"/>
                                          <w:szCs w:val="20"/>
                                        </w:rPr>
                                        <w:t>2023</w:t>
                                      </w:r>
                                    </w:ins>
                                  </w:p>
                                </w:tc>
                              </w:tr>
                            </w:tbl>
                            <w:p w14:paraId="751C9565" w14:textId="77777777" w:rsidR="00CC00D9" w:rsidRPr="003177F7" w:rsidRDefault="00CC00D9" w:rsidP="000C5D1B">
                              <w:pPr>
                                <w:pStyle w:val="a9"/>
                                <w:ind w:leftChars="0" w:left="360"/>
                                <w:jc w:val="left"/>
                                <w:rPr>
                                  <w:ins w:id="615" w:author="作成者"/>
                                  <w:sz w:val="20"/>
                                  <w:szCs w:val="20"/>
                                </w:rPr>
                              </w:pPr>
                            </w:p>
                            <w:p w14:paraId="649C2805" w14:textId="61D4F0A6" w:rsidR="00CC00D9" w:rsidRPr="003177F7" w:rsidRDefault="00CC00D9" w:rsidP="000C5D1B">
                              <w:pPr>
                                <w:jc w:val="left"/>
                                <w:rPr>
                                  <w:ins w:id="616" w:author="作成者"/>
                                  <w:sz w:val="20"/>
                                  <w:szCs w:val="20"/>
                                </w:rPr>
                              </w:pPr>
                              <w:ins w:id="617" w:author="作成者">
                                <w:r w:rsidRPr="003177F7">
                                  <w:rPr>
                                    <w:rFonts w:hint="eastAsia"/>
                                    <w:sz w:val="20"/>
                                    <w:szCs w:val="20"/>
                                  </w:rPr>
                                  <w:t>２．</w:t>
                                </w:r>
                              </w:ins>
                              <w:r>
                                <w:rPr>
                                  <w:rFonts w:hint="eastAsia"/>
                                  <w:sz w:val="20"/>
                                  <w:szCs w:val="20"/>
                                </w:rPr>
                                <w:t xml:space="preserve">Value sent to </w:t>
                              </w:r>
                              <w:ins w:id="618" w:author="作成者">
                                <w:r w:rsidRPr="003177F7">
                                  <w:rPr>
                                    <w:rFonts w:hint="eastAsia"/>
                                    <w:sz w:val="20"/>
                                    <w:szCs w:val="20"/>
                                  </w:rPr>
                                  <w:t>Terraform</w:t>
                                </w:r>
                              </w:ins>
                              <w:r w:rsidRPr="003177F7">
                                <w:rPr>
                                  <w:sz w:val="20"/>
                                  <w:szCs w:val="20"/>
                                </w:rPr>
                                <w:t xml:space="preserve"> </w:t>
                              </w:r>
                            </w:p>
                            <w:tbl>
                              <w:tblPr>
                                <w:tblStyle w:val="28"/>
                                <w:tblW w:w="6610" w:type="dxa"/>
                                <w:jc w:val="center"/>
                                <w:tblLook w:val="04A0" w:firstRow="1" w:lastRow="0" w:firstColumn="1" w:lastColumn="0" w:noHBand="0" w:noVBand="1"/>
                              </w:tblPr>
                              <w:tblGrid>
                                <w:gridCol w:w="6610"/>
                              </w:tblGrid>
                              <w:tr w:rsidR="00CC00D9" w:rsidRPr="003177F7" w14:paraId="1531ED39" w14:textId="77777777" w:rsidTr="000C5D1B">
                                <w:trPr>
                                  <w:trHeight w:val="795"/>
                                  <w:jc w:val="center"/>
                                  <w:ins w:id="619" w:author="作成者"/>
                                </w:trPr>
                                <w:tc>
                                  <w:tcPr>
                                    <w:tcW w:w="6610" w:type="dxa"/>
                                  </w:tcPr>
                                  <w:p w14:paraId="55B82A0C" w14:textId="77777777" w:rsidR="00CC00D9" w:rsidRPr="003177F7" w:rsidRDefault="00CC00D9" w:rsidP="000C5D1B">
                                    <w:pPr>
                                      <w:pStyle w:val="a9"/>
                                      <w:ind w:leftChars="0" w:left="0"/>
                                      <w:rPr>
                                        <w:ins w:id="620" w:author="作成者"/>
                                        <w:sz w:val="20"/>
                                        <w:szCs w:val="20"/>
                                      </w:rPr>
                                    </w:pPr>
                                    <w:ins w:id="621" w:author="作成者">
                                      <w:r>
                                        <w:rPr>
                                          <w:sz w:val="20"/>
                                          <w:szCs w:val="20"/>
                                        </w:rPr>
                                        <w:t>[“bbb”, 2023:</w:t>
                                      </w:r>
                                    </w:ins>
                                  </w:p>
                                </w:tc>
                              </w:tr>
                            </w:tbl>
                            <w:p w14:paraId="37665589" w14:textId="77777777" w:rsidR="00CC00D9" w:rsidRPr="003177F7" w:rsidRDefault="00CC00D9" w:rsidP="000C5D1B">
                              <w:pPr>
                                <w:jc w:val="left"/>
                                <w:rPr>
                                  <w:ins w:id="622" w:author="作成者"/>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0BC5A" id="フローチャート: 処理 253" o:spid="_x0000_s1030" type="#_x0000_t109" style="position:absolute;margin-left:25.1pt;margin-top:24.95pt;width:460.5pt;height:306.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" fillcolor="#f2f2f2" strokecolor="#d9d9d9" strokeweight="2pt">
                  <v:textbox>
                    <w:txbxContent>
                      <w:p w14:paraId="4F5BA74D" w14:textId="795DE0D0" w:rsidR="00CC00D9" w:rsidRPr="003177F7" w:rsidRDefault="00CC00D9" w:rsidP="000C5D1B">
                        <w:pPr>
                          <w:jc w:val="left"/>
                          <w:rPr>
                            <w:ins w:id="623" w:author="作成者"/>
                            <w:sz w:val="20"/>
                            <w:szCs w:val="20"/>
                          </w:rPr>
                        </w:pPr>
                        <w:r>
                          <w:rPr>
                            <w:rFonts w:hint="eastAsia"/>
                            <w:sz w:val="20"/>
                            <w:szCs w:val="20"/>
                          </w:rPr>
                          <w:t>Example</w:t>
                        </w:r>
                        <w:ins w:id="624" w:author="作成者">
                          <w:r w:rsidRPr="003177F7">
                            <w:rPr>
                              <w:rFonts w:hint="eastAsia"/>
                              <w:sz w:val="20"/>
                              <w:szCs w:val="20"/>
                            </w:rPr>
                            <w:t>：</w:t>
                          </w:r>
                        </w:ins>
                        <w:r>
                          <w:rPr>
                            <w:rFonts w:hint="eastAsia"/>
                            <w:sz w:val="20"/>
                            <w:szCs w:val="20"/>
                          </w:rPr>
                          <w:t xml:space="preserve">If the variable type is </w:t>
                        </w:r>
                        <w:r>
                          <w:rPr>
                            <w:sz w:val="20"/>
                            <w:szCs w:val="20"/>
                          </w:rPr>
                          <w:t>“tuple”.</w:t>
                        </w:r>
                        <w:r w:rsidRPr="003177F7">
                          <w:rPr>
                            <w:sz w:val="20"/>
                            <w:szCs w:val="20"/>
                          </w:rPr>
                          <w:t xml:space="preserve"> </w:t>
                        </w:r>
                      </w:p>
                      <w:p w14:paraId="0A2E109D" w14:textId="0F8D1E7C" w:rsidR="00CC00D9" w:rsidRPr="003177F7" w:rsidRDefault="00CC00D9" w:rsidP="000C5D1B">
                        <w:pPr>
                          <w:jc w:val="left"/>
                          <w:rPr>
                            <w:ins w:id="625" w:author="作成者"/>
                            <w:sz w:val="20"/>
                            <w:szCs w:val="20"/>
                          </w:rPr>
                        </w:pPr>
                        <w:ins w:id="626" w:author="作成者">
                          <w:r w:rsidRPr="003177F7">
                            <w:rPr>
                              <w:rFonts w:hint="eastAsia"/>
                              <w:sz w:val="20"/>
                              <w:szCs w:val="20"/>
                            </w:rPr>
                            <w:t>・</w:t>
                          </w:r>
                          <w:r w:rsidRPr="003177F7">
                            <w:rPr>
                              <w:sz w:val="20"/>
                              <w:szCs w:val="20"/>
                            </w:rPr>
                            <w:t>t</w:t>
                          </w:r>
                          <w:r w:rsidRPr="003177F7">
                            <w:rPr>
                              <w:rFonts w:hint="eastAsia"/>
                              <w:sz w:val="20"/>
                              <w:szCs w:val="20"/>
                            </w:rPr>
                            <w:t>f</w:t>
                          </w:r>
                        </w:ins>
                        <w:r>
                          <w:rPr>
                            <w:sz w:val="20"/>
                            <w:szCs w:val="20"/>
                          </w:rPr>
                          <w:t xml:space="preserve"> file and registration value</w:t>
                        </w:r>
                      </w:p>
                      <w:tbl>
                        <w:tblPr>
                          <w:tblStyle w:val="28"/>
                          <w:tblW w:w="7166" w:type="dxa"/>
                          <w:jc w:val="center"/>
                          <w:tblLook w:val="04A0" w:firstRow="1" w:lastRow="0" w:firstColumn="1" w:lastColumn="0" w:noHBand="0" w:noVBand="1"/>
                        </w:tblPr>
                        <w:tblGrid>
                          <w:gridCol w:w="7166"/>
                        </w:tblGrid>
                        <w:tr w:rsidR="00CC00D9" w:rsidRPr="003177F7" w14:paraId="47D6B152" w14:textId="77777777" w:rsidTr="000C5D1B">
                          <w:trPr>
                            <w:trHeight w:val="1254"/>
                            <w:jc w:val="center"/>
                            <w:ins w:id="627" w:author="作成者"/>
                          </w:trPr>
                          <w:tc>
                            <w:tcPr>
                              <w:tcW w:w="7166" w:type="dxa"/>
                            </w:tcPr>
                            <w:p w14:paraId="24401022" w14:textId="77777777" w:rsidR="00CC00D9" w:rsidRPr="003177F7" w:rsidRDefault="00CC00D9" w:rsidP="000C5D1B">
                              <w:pPr>
                                <w:rPr>
                                  <w:ins w:id="628" w:author="作成者"/>
                                  <w:sz w:val="20"/>
                                  <w:szCs w:val="20"/>
                                </w:rPr>
                              </w:pPr>
                              <w:ins w:id="629" w:author="作成者">
                                <w:r w:rsidRPr="003177F7">
                                  <w:rPr>
                                    <w:sz w:val="20"/>
                                    <w:szCs w:val="20"/>
                                  </w:rPr>
                                  <w:t>variable "VAR_hoge" {</w:t>
                                </w:r>
                              </w:ins>
                            </w:p>
                            <w:p w14:paraId="48B7AB90" w14:textId="77777777" w:rsidR="00CC00D9" w:rsidRPr="003177F7" w:rsidRDefault="00CC00D9" w:rsidP="000C5D1B">
                              <w:pPr>
                                <w:ind w:firstLineChars="200" w:firstLine="400"/>
                                <w:rPr>
                                  <w:ins w:id="630" w:author="作成者"/>
                                  <w:sz w:val="20"/>
                                  <w:szCs w:val="20"/>
                                </w:rPr>
                              </w:pPr>
                              <w:ins w:id="631" w:author="作成者">
                                <w:r w:rsidRPr="003177F7">
                                  <w:rPr>
                                    <w:sz w:val="20"/>
                                    <w:szCs w:val="20"/>
                                  </w:rPr>
                                  <w:t xml:space="preserve">type = </w:t>
                                </w:r>
                                <w:r>
                                  <w:rPr>
                                    <w:sz w:val="20"/>
                                    <w:szCs w:val="20"/>
                                  </w:rPr>
                                  <w:t>tuple([string, number])</w:t>
                                </w:r>
                              </w:ins>
                            </w:p>
                            <w:p w14:paraId="493D8A87" w14:textId="77777777" w:rsidR="00CC00D9" w:rsidRDefault="00CC00D9" w:rsidP="000C5D1B">
                              <w:pPr>
                                <w:ind w:firstLineChars="200" w:firstLine="400"/>
                                <w:rPr>
                                  <w:ins w:id="632" w:author="作成者"/>
                                  <w:sz w:val="20"/>
                                  <w:szCs w:val="20"/>
                                </w:rPr>
                              </w:pPr>
                              <w:ins w:id="633" w:author="作成者">
                                <w:r w:rsidRPr="003177F7">
                                  <w:rPr>
                                    <w:sz w:val="20"/>
                                    <w:szCs w:val="20"/>
                                  </w:rPr>
                                  <w:t xml:space="preserve">default = </w:t>
                                </w:r>
                                <w:r>
                                  <w:rPr>
                                    <w:sz w:val="20"/>
                                    <w:szCs w:val="20"/>
                                  </w:rPr>
                                  <w:t>[“aaa”, 2022]</w:t>
                                </w:r>
                              </w:ins>
                            </w:p>
                            <w:p w14:paraId="58F8475D" w14:textId="77777777" w:rsidR="00CC00D9" w:rsidRPr="003177F7" w:rsidRDefault="00CC00D9" w:rsidP="000C5D1B">
                              <w:pPr>
                                <w:rPr>
                                  <w:ins w:id="634" w:author="作成者"/>
                                  <w:sz w:val="20"/>
                                  <w:szCs w:val="20"/>
                                </w:rPr>
                              </w:pPr>
                              <w:ins w:id="635" w:author="作成者">
                                <w:r>
                                  <w:rPr>
                                    <w:sz w:val="20"/>
                                    <w:szCs w:val="20"/>
                                  </w:rPr>
                                  <w:t>}</w:t>
                                </w:r>
                              </w:ins>
                            </w:p>
                          </w:tc>
                        </w:tr>
                      </w:tbl>
                      <w:p w14:paraId="125D7E45" w14:textId="77777777" w:rsidR="00CC00D9" w:rsidRPr="003177F7" w:rsidRDefault="00CC00D9" w:rsidP="000C5D1B">
                        <w:pPr>
                          <w:jc w:val="left"/>
                          <w:rPr>
                            <w:ins w:id="636" w:author="作成者"/>
                            <w:sz w:val="20"/>
                            <w:szCs w:val="20"/>
                          </w:rPr>
                        </w:pPr>
                      </w:p>
                      <w:p w14:paraId="27C1CAA0" w14:textId="19ED41CA" w:rsidR="00CC00D9" w:rsidRPr="003177F7" w:rsidRDefault="00CC00D9" w:rsidP="00D361BF">
                        <w:pPr>
                          <w:pStyle w:val="a9"/>
                          <w:numPr>
                            <w:ilvl w:val="0"/>
                            <w:numId w:val="35"/>
                          </w:numPr>
                          <w:ind w:leftChars="0"/>
                          <w:jc w:val="left"/>
                          <w:rPr>
                            <w:ins w:id="637" w:author="作成者"/>
                            <w:sz w:val="20"/>
                            <w:szCs w:val="20"/>
                          </w:rPr>
                        </w:pPr>
                        <w:r>
                          <w:rPr>
                            <w:rFonts w:hint="eastAsia"/>
                            <w:sz w:val="20"/>
                            <w:szCs w:val="20"/>
                          </w:rPr>
                          <w:t>Su</w:t>
                        </w:r>
                        <w:r>
                          <w:rPr>
                            <w:sz w:val="20"/>
                            <w:szCs w:val="20"/>
                          </w:rPr>
                          <w:t>sbtitute value example</w:t>
                        </w:r>
                        <w:ins w:id="638" w:author="作成者">
                          <w:r w:rsidRPr="003177F7">
                            <w:rPr>
                              <w:rFonts w:hint="eastAsia"/>
                              <w:sz w:val="20"/>
                              <w:szCs w:val="20"/>
                            </w:rPr>
                            <w:t>（</w:t>
                          </w:r>
                        </w:ins>
                        <w:r>
                          <w:rPr>
                            <w:sz w:val="20"/>
                            <w:szCs w:val="20"/>
                          </w:rPr>
                          <w:t>Substitute value auto registration settings/Substitute value list</w:t>
                        </w:r>
                        <w:ins w:id="639" w:author="作成者">
                          <w:r w:rsidRPr="003177F7">
                            <w:rPr>
                              <w:sz w:val="20"/>
                              <w:szCs w:val="20"/>
                            </w:rPr>
                            <w:t>）</w:t>
                          </w:r>
                        </w:ins>
                      </w:p>
                      <w:tbl>
                        <w:tblPr>
                          <w:tblStyle w:val="28"/>
                          <w:tblW w:w="0" w:type="auto"/>
                          <w:jc w:val="center"/>
                          <w:tblLook w:val="04A0" w:firstRow="1" w:lastRow="0" w:firstColumn="1" w:lastColumn="0" w:noHBand="0" w:noVBand="1"/>
                        </w:tblPr>
                        <w:tblGrid>
                          <w:gridCol w:w="783"/>
                          <w:gridCol w:w="1435"/>
                          <w:gridCol w:w="1393"/>
                          <w:gridCol w:w="1393"/>
                          <w:gridCol w:w="1393"/>
                        </w:tblGrid>
                        <w:tr w:rsidR="00CC00D9" w:rsidRPr="003177F7" w14:paraId="16477383" w14:textId="77777777" w:rsidTr="000C5D1B">
                          <w:trPr>
                            <w:trHeight w:val="606"/>
                            <w:jc w:val="center"/>
                            <w:ins w:id="640" w:author="作成者"/>
                          </w:trPr>
                          <w:tc>
                            <w:tcPr>
                              <w:tcW w:w="783" w:type="dxa"/>
                              <w:shd w:val="clear" w:color="auto" w:fill="002060"/>
                            </w:tcPr>
                            <w:p w14:paraId="50872062" w14:textId="5895B993" w:rsidR="00CC00D9" w:rsidRPr="003177F7" w:rsidRDefault="00CC00D9" w:rsidP="000C5D1B">
                              <w:pPr>
                                <w:pStyle w:val="a9"/>
                                <w:ind w:leftChars="0" w:left="0"/>
                                <w:jc w:val="left"/>
                                <w:rPr>
                                  <w:ins w:id="641" w:author="作成者"/>
                                  <w:b/>
                                  <w:color w:val="FFFFFF" w:themeColor="background1"/>
                                  <w:sz w:val="20"/>
                                  <w:szCs w:val="20"/>
                                </w:rPr>
                              </w:pPr>
                              <w:r>
                                <w:rPr>
                                  <w:rFonts w:hint="eastAsia"/>
                                  <w:b/>
                                  <w:color w:val="FFFFFF" w:themeColor="background1"/>
                                  <w:sz w:val="20"/>
                                  <w:szCs w:val="20"/>
                                </w:rPr>
                                <w:t>Item No.</w:t>
                              </w:r>
                            </w:p>
                          </w:tc>
                          <w:tc>
                            <w:tcPr>
                              <w:tcW w:w="1435" w:type="dxa"/>
                              <w:shd w:val="clear" w:color="auto" w:fill="002060"/>
                            </w:tcPr>
                            <w:p w14:paraId="6AF23BA5" w14:textId="4194601F" w:rsidR="00CC00D9" w:rsidRPr="003177F7" w:rsidRDefault="00CC00D9" w:rsidP="000C5D1B">
                              <w:pPr>
                                <w:pStyle w:val="a9"/>
                                <w:ind w:leftChars="0" w:left="0"/>
                                <w:jc w:val="left"/>
                                <w:rPr>
                                  <w:ins w:id="642" w:author="作成者"/>
                                  <w:b/>
                                  <w:color w:val="FFFFFF" w:themeColor="background1"/>
                                  <w:sz w:val="20"/>
                                  <w:szCs w:val="20"/>
                                </w:rPr>
                              </w:pPr>
                              <w:r>
                                <w:rPr>
                                  <w:rFonts w:hint="eastAsia"/>
                                  <w:b/>
                                  <w:color w:val="FFFFFF" w:themeColor="background1"/>
                                  <w:sz w:val="20"/>
                                  <w:szCs w:val="20"/>
                                </w:rPr>
                                <w:t>Variable name</w:t>
                              </w:r>
                            </w:p>
                          </w:tc>
                          <w:tc>
                            <w:tcPr>
                              <w:tcW w:w="1393" w:type="dxa"/>
                              <w:shd w:val="clear" w:color="auto" w:fill="002060"/>
                            </w:tcPr>
                            <w:p w14:paraId="69E7264B" w14:textId="5A97337A" w:rsidR="00CC00D9" w:rsidRPr="003177F7" w:rsidRDefault="00CC00D9" w:rsidP="000C5D1B">
                              <w:pPr>
                                <w:pStyle w:val="a9"/>
                                <w:ind w:leftChars="0" w:left="0"/>
                                <w:jc w:val="left"/>
                                <w:rPr>
                                  <w:ins w:id="643" w:author="作成者"/>
                                  <w:b/>
                                  <w:color w:val="FFFFFF" w:themeColor="background1"/>
                                  <w:sz w:val="20"/>
                                  <w:szCs w:val="20"/>
                                </w:rPr>
                              </w:pPr>
                              <w:r>
                                <w:rPr>
                                  <w:rFonts w:hint="eastAsia"/>
                                  <w:b/>
                                  <w:color w:val="FFFFFF" w:themeColor="background1"/>
                                  <w:sz w:val="20"/>
                                  <w:szCs w:val="20"/>
                                </w:rPr>
                                <w:t>Member variable</w:t>
                              </w:r>
                            </w:p>
                          </w:tc>
                          <w:tc>
                            <w:tcPr>
                              <w:tcW w:w="1393" w:type="dxa"/>
                              <w:shd w:val="clear" w:color="auto" w:fill="002060"/>
                            </w:tcPr>
                            <w:p w14:paraId="63B5071A" w14:textId="1F52ADC6" w:rsidR="00CC00D9" w:rsidRPr="003177F7" w:rsidRDefault="00CC00D9" w:rsidP="000C5D1B">
                              <w:pPr>
                                <w:pStyle w:val="a9"/>
                                <w:ind w:leftChars="0" w:left="0"/>
                                <w:jc w:val="left"/>
                                <w:rPr>
                                  <w:ins w:id="644" w:author="作成者"/>
                                  <w:b/>
                                  <w:color w:val="FFFFFF" w:themeColor="background1"/>
                                  <w:sz w:val="20"/>
                                  <w:szCs w:val="20"/>
                                </w:rPr>
                              </w:pPr>
                              <w:r>
                                <w:rPr>
                                  <w:rFonts w:hint="eastAsia"/>
                                  <w:b/>
                                  <w:color w:val="FFFFFF" w:themeColor="background1"/>
                                  <w:sz w:val="20"/>
                                  <w:szCs w:val="20"/>
                                </w:rPr>
                                <w:t>Substitute order</w:t>
                              </w:r>
                            </w:p>
                          </w:tc>
                          <w:tc>
                            <w:tcPr>
                              <w:tcW w:w="1393" w:type="dxa"/>
                              <w:shd w:val="clear" w:color="auto" w:fill="002060"/>
                            </w:tcPr>
                            <w:p w14:paraId="32DE53F4" w14:textId="789EDD48" w:rsidR="00CC00D9" w:rsidRPr="003177F7" w:rsidRDefault="00CC00D9" w:rsidP="000C5D1B">
                              <w:pPr>
                                <w:pStyle w:val="a9"/>
                                <w:ind w:leftChars="0" w:left="0"/>
                                <w:jc w:val="left"/>
                                <w:rPr>
                                  <w:ins w:id="645" w:author="作成者"/>
                                  <w:b/>
                                  <w:color w:val="FFFFFF" w:themeColor="background1"/>
                                  <w:sz w:val="20"/>
                                  <w:szCs w:val="20"/>
                                </w:rPr>
                              </w:pPr>
                              <w:r>
                                <w:rPr>
                                  <w:rFonts w:hint="eastAsia"/>
                                  <w:b/>
                                  <w:color w:val="FFFFFF" w:themeColor="background1"/>
                                  <w:sz w:val="20"/>
                                  <w:szCs w:val="20"/>
                                </w:rPr>
                                <w:t>Specific value</w:t>
                              </w:r>
                            </w:p>
                          </w:tc>
                        </w:tr>
                        <w:tr w:rsidR="00CC00D9" w:rsidRPr="003177F7" w14:paraId="477EEF79" w14:textId="77777777" w:rsidTr="000C5D1B">
                          <w:trPr>
                            <w:trHeight w:val="303"/>
                            <w:jc w:val="center"/>
                            <w:ins w:id="646" w:author="作成者"/>
                          </w:trPr>
                          <w:tc>
                            <w:tcPr>
                              <w:tcW w:w="783" w:type="dxa"/>
                            </w:tcPr>
                            <w:p w14:paraId="4E272116" w14:textId="77777777" w:rsidR="00CC00D9" w:rsidRPr="003177F7" w:rsidRDefault="00CC00D9" w:rsidP="000C5D1B">
                              <w:pPr>
                                <w:pStyle w:val="a9"/>
                                <w:ind w:leftChars="0" w:left="0"/>
                                <w:jc w:val="left"/>
                                <w:rPr>
                                  <w:ins w:id="647" w:author="作成者"/>
                                  <w:sz w:val="20"/>
                                  <w:szCs w:val="20"/>
                                </w:rPr>
                              </w:pPr>
                              <w:ins w:id="648" w:author="作成者">
                                <w:r w:rsidRPr="003177F7">
                                  <w:rPr>
                                    <w:rFonts w:hint="eastAsia"/>
                                    <w:sz w:val="20"/>
                                    <w:szCs w:val="20"/>
                                  </w:rPr>
                                  <w:t>1</w:t>
                                </w:r>
                              </w:ins>
                            </w:p>
                          </w:tc>
                          <w:tc>
                            <w:tcPr>
                              <w:tcW w:w="1435" w:type="dxa"/>
                            </w:tcPr>
                            <w:p w14:paraId="4E2D212F" w14:textId="77777777" w:rsidR="00CC00D9" w:rsidRPr="003177F7" w:rsidRDefault="00CC00D9" w:rsidP="000C5D1B">
                              <w:pPr>
                                <w:pStyle w:val="a9"/>
                                <w:ind w:leftChars="0" w:left="0"/>
                                <w:jc w:val="left"/>
                                <w:rPr>
                                  <w:ins w:id="649" w:author="作成者"/>
                                  <w:sz w:val="20"/>
                                  <w:szCs w:val="20"/>
                                </w:rPr>
                              </w:pPr>
                              <w:ins w:id="650" w:author="作成者">
                                <w:r w:rsidRPr="003177F7">
                                  <w:rPr>
                                    <w:rFonts w:hint="eastAsia"/>
                                    <w:sz w:val="20"/>
                                    <w:szCs w:val="20"/>
                                  </w:rPr>
                                  <w:t>V</w:t>
                                </w:r>
                                <w:r w:rsidRPr="003177F7">
                                  <w:rPr>
                                    <w:sz w:val="20"/>
                                    <w:szCs w:val="20"/>
                                  </w:rPr>
                                  <w:t>AR_hoge</w:t>
                                </w:r>
                              </w:ins>
                            </w:p>
                          </w:tc>
                          <w:tc>
                            <w:tcPr>
                              <w:tcW w:w="1393" w:type="dxa"/>
                            </w:tcPr>
                            <w:p w14:paraId="345ED9E6" w14:textId="77777777" w:rsidR="00CC00D9" w:rsidRPr="003177F7" w:rsidRDefault="00CC00D9" w:rsidP="000C5D1B">
                              <w:pPr>
                                <w:pStyle w:val="a9"/>
                                <w:ind w:leftChars="0" w:left="0"/>
                                <w:jc w:val="left"/>
                                <w:rPr>
                                  <w:ins w:id="651" w:author="作成者"/>
                                  <w:sz w:val="20"/>
                                  <w:szCs w:val="20"/>
                                </w:rPr>
                              </w:pPr>
                              <w:ins w:id="652" w:author="作成者">
                                <w:r>
                                  <w:rPr>
                                    <w:sz w:val="20"/>
                                    <w:szCs w:val="20"/>
                                  </w:rPr>
                                  <w:t>[0]</w:t>
                                </w:r>
                              </w:ins>
                            </w:p>
                          </w:tc>
                          <w:tc>
                            <w:tcPr>
                              <w:tcW w:w="1393" w:type="dxa"/>
                            </w:tcPr>
                            <w:p w14:paraId="35DA0D85" w14:textId="5637D9B9" w:rsidR="00CC00D9" w:rsidRPr="003177F7" w:rsidRDefault="00CC00D9" w:rsidP="000C5D1B">
                              <w:pPr>
                                <w:pStyle w:val="a9"/>
                                <w:ind w:leftChars="0" w:left="0"/>
                                <w:jc w:val="left"/>
                                <w:rPr>
                                  <w:ins w:id="653" w:author="作成者"/>
                                  <w:sz w:val="20"/>
                                  <w:szCs w:val="20"/>
                                </w:rPr>
                              </w:pPr>
                              <w:r>
                                <w:rPr>
                                  <w:rFonts w:hint="eastAsia"/>
                                  <w:sz w:val="20"/>
                                  <w:szCs w:val="20"/>
                                </w:rPr>
                                <w:t>No</w:t>
                              </w:r>
                              <w:r>
                                <w:rPr>
                                  <w:sz w:val="20"/>
                                  <w:szCs w:val="20"/>
                                </w:rPr>
                                <w:t xml:space="preserve"> input required</w:t>
                              </w:r>
                            </w:p>
                          </w:tc>
                          <w:tc>
                            <w:tcPr>
                              <w:tcW w:w="1393" w:type="dxa"/>
                            </w:tcPr>
                            <w:p w14:paraId="09456D4E" w14:textId="77777777" w:rsidR="00CC00D9" w:rsidRPr="003177F7" w:rsidRDefault="00CC00D9" w:rsidP="000C5D1B">
                              <w:pPr>
                                <w:pStyle w:val="a9"/>
                                <w:ind w:leftChars="0" w:left="0"/>
                                <w:jc w:val="left"/>
                                <w:rPr>
                                  <w:ins w:id="654" w:author="作成者"/>
                                  <w:sz w:val="20"/>
                                  <w:szCs w:val="20"/>
                                </w:rPr>
                              </w:pPr>
                              <w:ins w:id="655" w:author="作成者">
                                <w:r>
                                  <w:rPr>
                                    <w:sz w:val="20"/>
                                    <w:szCs w:val="20"/>
                                  </w:rPr>
                                  <w:t>bbb</w:t>
                                </w:r>
                              </w:ins>
                            </w:p>
                          </w:tc>
                        </w:tr>
                        <w:tr w:rsidR="00CC00D9" w:rsidRPr="003177F7" w14:paraId="5B916D57" w14:textId="77777777" w:rsidTr="000C5D1B">
                          <w:trPr>
                            <w:trHeight w:val="287"/>
                            <w:jc w:val="center"/>
                            <w:ins w:id="656" w:author="作成者"/>
                          </w:trPr>
                          <w:tc>
                            <w:tcPr>
                              <w:tcW w:w="783" w:type="dxa"/>
                            </w:tcPr>
                            <w:p w14:paraId="6BB5E041" w14:textId="77777777" w:rsidR="00CC00D9" w:rsidRPr="003177F7" w:rsidRDefault="00CC00D9" w:rsidP="000C5D1B">
                              <w:pPr>
                                <w:pStyle w:val="a9"/>
                                <w:ind w:leftChars="0" w:left="0"/>
                                <w:jc w:val="left"/>
                                <w:rPr>
                                  <w:ins w:id="657" w:author="作成者"/>
                                  <w:sz w:val="20"/>
                                  <w:szCs w:val="20"/>
                                </w:rPr>
                              </w:pPr>
                              <w:ins w:id="658" w:author="作成者">
                                <w:r w:rsidRPr="003177F7">
                                  <w:rPr>
                                    <w:rFonts w:hint="eastAsia"/>
                                    <w:sz w:val="20"/>
                                    <w:szCs w:val="20"/>
                                  </w:rPr>
                                  <w:t>2</w:t>
                                </w:r>
                              </w:ins>
                            </w:p>
                          </w:tc>
                          <w:tc>
                            <w:tcPr>
                              <w:tcW w:w="1435" w:type="dxa"/>
                            </w:tcPr>
                            <w:p w14:paraId="3B68FBA6" w14:textId="77777777" w:rsidR="00CC00D9" w:rsidRPr="003177F7" w:rsidRDefault="00CC00D9" w:rsidP="000C5D1B">
                              <w:pPr>
                                <w:pStyle w:val="a9"/>
                                <w:ind w:leftChars="0" w:left="0"/>
                                <w:jc w:val="left"/>
                                <w:rPr>
                                  <w:ins w:id="659" w:author="作成者"/>
                                  <w:sz w:val="20"/>
                                  <w:szCs w:val="20"/>
                                </w:rPr>
                              </w:pPr>
                              <w:ins w:id="660" w:author="作成者">
                                <w:r w:rsidRPr="003177F7">
                                  <w:rPr>
                                    <w:rFonts w:hint="eastAsia"/>
                                    <w:sz w:val="20"/>
                                    <w:szCs w:val="20"/>
                                  </w:rPr>
                                  <w:t>VAR_ho</w:t>
                                </w:r>
                                <w:r w:rsidRPr="003177F7">
                                  <w:rPr>
                                    <w:sz w:val="20"/>
                                    <w:szCs w:val="20"/>
                                  </w:rPr>
                                  <w:t>ge</w:t>
                                </w:r>
                              </w:ins>
                            </w:p>
                          </w:tc>
                          <w:tc>
                            <w:tcPr>
                              <w:tcW w:w="1393" w:type="dxa"/>
                            </w:tcPr>
                            <w:p w14:paraId="458AE7A5" w14:textId="77777777" w:rsidR="00CC00D9" w:rsidRPr="003177F7" w:rsidRDefault="00CC00D9" w:rsidP="000C5D1B">
                              <w:pPr>
                                <w:pStyle w:val="a9"/>
                                <w:ind w:leftChars="0" w:left="0"/>
                                <w:jc w:val="left"/>
                                <w:rPr>
                                  <w:ins w:id="661" w:author="作成者"/>
                                  <w:sz w:val="20"/>
                                  <w:szCs w:val="20"/>
                                </w:rPr>
                              </w:pPr>
                              <w:ins w:id="662" w:author="作成者">
                                <w:r>
                                  <w:rPr>
                                    <w:rFonts w:hint="eastAsia"/>
                                    <w:sz w:val="20"/>
                                    <w:szCs w:val="20"/>
                                  </w:rPr>
                                  <w:t>[1]</w:t>
                                </w:r>
                              </w:ins>
                            </w:p>
                          </w:tc>
                          <w:tc>
                            <w:tcPr>
                              <w:tcW w:w="1393" w:type="dxa"/>
                            </w:tcPr>
                            <w:p w14:paraId="7CE584B2" w14:textId="359F5537" w:rsidR="00CC00D9" w:rsidRPr="003177F7" w:rsidRDefault="00CC00D9" w:rsidP="000C5D1B">
                              <w:pPr>
                                <w:pStyle w:val="a9"/>
                                <w:ind w:leftChars="0" w:left="0"/>
                                <w:jc w:val="left"/>
                                <w:rPr>
                                  <w:ins w:id="663" w:author="作成者"/>
                                  <w:sz w:val="20"/>
                                  <w:szCs w:val="20"/>
                                </w:rPr>
                              </w:pPr>
                              <w:r>
                                <w:rPr>
                                  <w:rFonts w:hint="eastAsia"/>
                                  <w:sz w:val="20"/>
                                  <w:szCs w:val="20"/>
                                </w:rPr>
                                <w:t>No</w:t>
                              </w:r>
                              <w:r>
                                <w:rPr>
                                  <w:sz w:val="20"/>
                                  <w:szCs w:val="20"/>
                                </w:rPr>
                                <w:t xml:space="preserve"> input required</w:t>
                              </w:r>
                            </w:p>
                          </w:tc>
                          <w:tc>
                            <w:tcPr>
                              <w:tcW w:w="1393" w:type="dxa"/>
                            </w:tcPr>
                            <w:p w14:paraId="0C20A61D" w14:textId="77777777" w:rsidR="00CC00D9" w:rsidRPr="003177F7" w:rsidRDefault="00CC00D9" w:rsidP="000C5D1B">
                              <w:pPr>
                                <w:pStyle w:val="a9"/>
                                <w:ind w:leftChars="0" w:left="0"/>
                                <w:jc w:val="left"/>
                                <w:rPr>
                                  <w:ins w:id="664" w:author="作成者"/>
                                  <w:sz w:val="20"/>
                                  <w:szCs w:val="20"/>
                                </w:rPr>
                              </w:pPr>
                              <w:ins w:id="665" w:author="作成者">
                                <w:r>
                                  <w:rPr>
                                    <w:sz w:val="20"/>
                                    <w:szCs w:val="20"/>
                                  </w:rPr>
                                  <w:t>2023</w:t>
                                </w:r>
                              </w:ins>
                            </w:p>
                          </w:tc>
                        </w:tr>
                      </w:tbl>
                      <w:p w14:paraId="751C9565" w14:textId="77777777" w:rsidR="00CC00D9" w:rsidRPr="003177F7" w:rsidRDefault="00CC00D9" w:rsidP="000C5D1B">
                        <w:pPr>
                          <w:pStyle w:val="a9"/>
                          <w:ind w:leftChars="0" w:left="360"/>
                          <w:jc w:val="left"/>
                          <w:rPr>
                            <w:ins w:id="666" w:author="作成者"/>
                            <w:sz w:val="20"/>
                            <w:szCs w:val="20"/>
                          </w:rPr>
                        </w:pPr>
                      </w:p>
                      <w:p w14:paraId="649C2805" w14:textId="61D4F0A6" w:rsidR="00CC00D9" w:rsidRPr="003177F7" w:rsidRDefault="00CC00D9" w:rsidP="000C5D1B">
                        <w:pPr>
                          <w:jc w:val="left"/>
                          <w:rPr>
                            <w:ins w:id="667" w:author="作成者"/>
                            <w:sz w:val="20"/>
                            <w:szCs w:val="20"/>
                          </w:rPr>
                        </w:pPr>
                        <w:ins w:id="668" w:author="作成者">
                          <w:r w:rsidRPr="003177F7">
                            <w:rPr>
                              <w:rFonts w:hint="eastAsia"/>
                              <w:sz w:val="20"/>
                              <w:szCs w:val="20"/>
                            </w:rPr>
                            <w:t>２．</w:t>
                          </w:r>
                        </w:ins>
                        <w:r>
                          <w:rPr>
                            <w:rFonts w:hint="eastAsia"/>
                            <w:sz w:val="20"/>
                            <w:szCs w:val="20"/>
                          </w:rPr>
                          <w:t xml:space="preserve">Value sent to </w:t>
                        </w:r>
                        <w:ins w:id="669" w:author="作成者">
                          <w:r w:rsidRPr="003177F7">
                            <w:rPr>
                              <w:rFonts w:hint="eastAsia"/>
                              <w:sz w:val="20"/>
                              <w:szCs w:val="20"/>
                            </w:rPr>
                            <w:t>Terraform</w:t>
                          </w:r>
                        </w:ins>
                        <w:r w:rsidRPr="003177F7">
                          <w:rPr>
                            <w:sz w:val="20"/>
                            <w:szCs w:val="20"/>
                          </w:rPr>
                          <w:t xml:space="preserve"> </w:t>
                        </w:r>
                      </w:p>
                      <w:tbl>
                        <w:tblPr>
                          <w:tblStyle w:val="28"/>
                          <w:tblW w:w="6610" w:type="dxa"/>
                          <w:jc w:val="center"/>
                          <w:tblLook w:val="04A0" w:firstRow="1" w:lastRow="0" w:firstColumn="1" w:lastColumn="0" w:noHBand="0" w:noVBand="1"/>
                        </w:tblPr>
                        <w:tblGrid>
                          <w:gridCol w:w="6610"/>
                        </w:tblGrid>
                        <w:tr w:rsidR="00CC00D9" w:rsidRPr="003177F7" w14:paraId="1531ED39" w14:textId="77777777" w:rsidTr="000C5D1B">
                          <w:trPr>
                            <w:trHeight w:val="795"/>
                            <w:jc w:val="center"/>
                            <w:ins w:id="670" w:author="作成者"/>
                          </w:trPr>
                          <w:tc>
                            <w:tcPr>
                              <w:tcW w:w="6610" w:type="dxa"/>
                            </w:tcPr>
                            <w:p w14:paraId="55B82A0C" w14:textId="77777777" w:rsidR="00CC00D9" w:rsidRPr="003177F7" w:rsidRDefault="00CC00D9" w:rsidP="000C5D1B">
                              <w:pPr>
                                <w:pStyle w:val="a9"/>
                                <w:ind w:leftChars="0" w:left="0"/>
                                <w:rPr>
                                  <w:ins w:id="671" w:author="作成者"/>
                                  <w:sz w:val="20"/>
                                  <w:szCs w:val="20"/>
                                </w:rPr>
                              </w:pPr>
                              <w:ins w:id="672" w:author="作成者">
                                <w:r>
                                  <w:rPr>
                                    <w:sz w:val="20"/>
                                    <w:szCs w:val="20"/>
                                  </w:rPr>
                                  <w:t>[“bbb”, 2023:</w:t>
                                </w:r>
                              </w:ins>
                            </w:p>
                          </w:tc>
                        </w:tr>
                      </w:tbl>
                      <w:p w14:paraId="37665589" w14:textId="77777777" w:rsidR="00CC00D9" w:rsidRPr="003177F7" w:rsidRDefault="00CC00D9" w:rsidP="000C5D1B">
                        <w:pPr>
                          <w:jc w:val="left"/>
                          <w:rPr>
                            <w:ins w:id="673" w:author="作成者"/>
                            <w:sz w:val="20"/>
                            <w:szCs w:val="20"/>
                          </w:rPr>
                        </w:pPr>
                      </w:p>
                    </w:txbxContent>
                  </v:textbox>
                  <w10:wrap type="topAndBottom"/>
                </v:shape>
              </w:pict>
            </mc:Fallback>
          </mc:AlternateContent>
        </w:r>
      </w:ins>
    </w:p>
    <w:p w14:paraId="007C4437" w14:textId="6FC20064" w:rsidR="003B7738" w:rsidRPr="00CB0166" w:rsidRDefault="003B7738">
      <w:pPr>
        <w:widowControl/>
        <w:jc w:val="left"/>
        <w:rPr>
          <w:rFonts w:asciiTheme="majorHAnsi" w:hAnsiTheme="majorHAnsi" w:cstheme="majorHAnsi"/>
        </w:rPr>
      </w:pPr>
    </w:p>
    <w:p w14:paraId="42148921" w14:textId="76035CB0" w:rsidR="002D068D" w:rsidRPr="00CB0166" w:rsidRDefault="00272374" w:rsidP="002D068D">
      <w:pPr>
        <w:pStyle w:val="1"/>
        <w:rPr>
          <w:rFonts w:asciiTheme="majorHAnsi" w:hAnsiTheme="majorHAnsi" w:cstheme="majorHAnsi"/>
        </w:rPr>
      </w:pPr>
      <w:bookmarkStart w:id="674" w:name="_Toc105604717"/>
      <w:bookmarkStart w:id="675" w:name="_Toc126763565"/>
      <w:r w:rsidRPr="00CB0166">
        <w:rPr>
          <w:rFonts w:asciiTheme="majorHAnsi" w:hAnsiTheme="majorHAnsi" w:cstheme="majorHAnsi"/>
        </w:rPr>
        <w:t>Terraform driver console menu structure</w:t>
      </w:r>
      <w:bookmarkEnd w:id="674"/>
      <w:bookmarkEnd w:id="675"/>
    </w:p>
    <w:p w14:paraId="7DCE4F33" w14:textId="3BC915F6" w:rsidR="006D4848" w:rsidRPr="00CB0166" w:rsidRDefault="009B7E1C" w:rsidP="006961A1">
      <w:pPr>
        <w:rPr>
          <w:rFonts w:asciiTheme="majorHAnsi" w:hAnsiTheme="majorHAnsi" w:cstheme="majorHAnsi"/>
        </w:rPr>
      </w:pPr>
      <w:r>
        <w:rPr>
          <w:rFonts w:asciiTheme="majorHAnsi" w:hAnsiTheme="majorHAnsi" w:cstheme="majorHAnsi" w:hint="eastAsia"/>
        </w:rPr>
        <w:t>T</w:t>
      </w:r>
      <w:r>
        <w:rPr>
          <w:rFonts w:asciiTheme="majorHAnsi" w:hAnsiTheme="majorHAnsi" w:cstheme="majorHAnsi"/>
        </w:rPr>
        <w:t>his chapter explains the ITA Console’s menu configuration.</w:t>
      </w:r>
    </w:p>
    <w:p w14:paraId="6EC15421" w14:textId="77777777" w:rsidR="006D4848" w:rsidRPr="00CB0166" w:rsidRDefault="006D4848" w:rsidP="006961A1">
      <w:pPr>
        <w:rPr>
          <w:rFonts w:asciiTheme="majorHAnsi" w:hAnsiTheme="majorHAnsi" w:cstheme="majorHAnsi"/>
        </w:rPr>
      </w:pPr>
    </w:p>
    <w:p w14:paraId="09C578E4" w14:textId="1D7E3300" w:rsidR="006D4848" w:rsidRPr="00CB0166" w:rsidRDefault="009B7E1C" w:rsidP="006961A1">
      <w:pPr>
        <w:pStyle w:val="20"/>
      </w:pPr>
      <w:bookmarkStart w:id="676" w:name="_Toc126763566"/>
      <w:r>
        <w:rPr>
          <w:rFonts w:hint="eastAsia"/>
        </w:rPr>
        <w:t>M</w:t>
      </w:r>
      <w:r>
        <w:t xml:space="preserve">enu </w:t>
      </w:r>
      <w:r w:rsidR="006D4848" w:rsidRPr="00CB0166">
        <w:t>/</w:t>
      </w:r>
      <w:r>
        <w:t xml:space="preserve"> </w:t>
      </w:r>
      <w:r w:rsidR="008464A0">
        <w:t>screen</w:t>
      </w:r>
      <w:r>
        <w:t xml:space="preserve"> list</w:t>
      </w:r>
      <w:bookmarkEnd w:id="676"/>
    </w:p>
    <w:p w14:paraId="77BB82E4" w14:textId="30E4B4FF" w:rsidR="006D4848" w:rsidRPr="00CB0166" w:rsidRDefault="006D4848" w:rsidP="006D4848">
      <w:pPr>
        <w:pStyle w:val="a0"/>
        <w:numPr>
          <w:ilvl w:val="0"/>
          <w:numId w:val="12"/>
        </w:numPr>
        <w:ind w:left="1265" w:hanging="425"/>
        <w:rPr>
          <w:rFonts w:asciiTheme="majorHAnsi" w:hAnsiTheme="majorHAnsi" w:cstheme="majorHAnsi"/>
          <w:b/>
        </w:rPr>
      </w:pPr>
      <w:r w:rsidRPr="00CB0166">
        <w:rPr>
          <w:rFonts w:asciiTheme="majorHAnsi" w:hAnsiTheme="majorHAnsi" w:cstheme="majorHAnsi"/>
        </w:rPr>
        <w:t>ITA</w:t>
      </w:r>
      <w:r w:rsidR="009B7E1C">
        <w:rPr>
          <w:rFonts w:asciiTheme="majorHAnsi" w:hAnsiTheme="majorHAnsi" w:cstheme="majorHAnsi"/>
        </w:rPr>
        <w:t xml:space="preserve"> Basic console menu</w:t>
      </w:r>
    </w:p>
    <w:p w14:paraId="6F994A47" w14:textId="38E64BB4" w:rsidR="006D4848" w:rsidRPr="00CB0166" w:rsidRDefault="00F96924" w:rsidP="006961A1">
      <w:pPr>
        <w:ind w:leftChars="135" w:left="283"/>
        <w:jc w:val="left"/>
        <w:rPr>
          <w:rFonts w:asciiTheme="majorHAnsi" w:hAnsiTheme="majorHAnsi" w:cstheme="majorHAnsi"/>
        </w:rPr>
      </w:pPr>
      <w:r>
        <w:rPr>
          <w:rFonts w:asciiTheme="majorHAnsi" w:hAnsiTheme="majorHAnsi" w:cstheme="majorHAnsi"/>
        </w:rPr>
        <w:t xml:space="preserve">The list ITA Basic console menus used by the </w:t>
      </w:r>
      <w:r w:rsidR="006D4848" w:rsidRPr="00CB0166">
        <w:rPr>
          <w:rFonts w:asciiTheme="majorHAnsi" w:hAnsiTheme="majorHAnsi" w:cstheme="majorHAnsi"/>
        </w:rPr>
        <w:t>Terraform-CLI-driver</w:t>
      </w:r>
      <w:r>
        <w:rPr>
          <w:rFonts w:asciiTheme="majorHAnsi" w:hAnsiTheme="majorHAnsi" w:cstheme="majorHAnsi" w:hint="eastAsia"/>
        </w:rPr>
        <w:t xml:space="preserve"> </w:t>
      </w:r>
      <w:r>
        <w:rPr>
          <w:rFonts w:asciiTheme="majorHAnsi" w:hAnsiTheme="majorHAnsi" w:cstheme="majorHAnsi"/>
        </w:rPr>
        <w:t>is as shown below.</w:t>
      </w:r>
    </w:p>
    <w:p w14:paraId="66C383E5" w14:textId="5B30B4BC" w:rsidR="006D4848" w:rsidRPr="00CB0166" w:rsidRDefault="009B7E1C" w:rsidP="006961A1">
      <w:pPr>
        <w:pStyle w:val="af2"/>
        <w:jc w:val="center"/>
        <w:rPr>
          <w:rFonts w:asciiTheme="majorHAnsi" w:hAnsiTheme="majorHAnsi" w:cstheme="majorHAnsi"/>
        </w:rPr>
      </w:pPr>
      <w:r>
        <w:rPr>
          <w:rFonts w:asciiTheme="majorHAnsi" w:hAnsiTheme="majorHAnsi" w:cstheme="majorHAnsi" w:hint="eastAsia"/>
        </w:rPr>
        <w:t>T</w:t>
      </w:r>
      <w:r>
        <w:rPr>
          <w:rFonts w:asciiTheme="majorHAnsi" w:hAnsiTheme="majorHAnsi" w:cstheme="majorHAnsi"/>
        </w:rPr>
        <w:t>able</w:t>
      </w:r>
      <w:r w:rsidR="006D4848" w:rsidRPr="00CB0166">
        <w:rPr>
          <w:rFonts w:asciiTheme="majorHAnsi" w:hAnsiTheme="majorHAnsi" w:cstheme="majorHAnsi"/>
        </w:rPr>
        <w:t xml:space="preserve"> </w:t>
      </w:r>
      <w:r w:rsidR="006D4848" w:rsidRPr="00CB0166">
        <w:rPr>
          <w:rFonts w:asciiTheme="majorHAnsi" w:hAnsiTheme="majorHAnsi" w:cstheme="majorHAnsi"/>
        </w:rPr>
        <w:fldChar w:fldCharType="begin"/>
      </w:r>
      <w:r w:rsidR="006D4848" w:rsidRPr="00CB0166">
        <w:rPr>
          <w:rFonts w:asciiTheme="majorHAnsi" w:hAnsiTheme="majorHAnsi" w:cstheme="majorHAnsi"/>
        </w:rPr>
        <w:instrText xml:space="preserve"> STYLEREF 2 \s </w:instrText>
      </w:r>
      <w:r w:rsidR="006D4848" w:rsidRPr="00CB0166">
        <w:rPr>
          <w:rFonts w:asciiTheme="majorHAnsi" w:hAnsiTheme="majorHAnsi" w:cstheme="majorHAnsi"/>
        </w:rPr>
        <w:fldChar w:fldCharType="separate"/>
      </w:r>
      <w:r w:rsidR="00D751A3">
        <w:rPr>
          <w:rFonts w:asciiTheme="majorHAnsi" w:hAnsiTheme="majorHAnsi" w:cstheme="majorHAnsi"/>
          <w:noProof/>
        </w:rPr>
        <w:t>3.1</w:t>
      </w:r>
      <w:r w:rsidR="006D4848" w:rsidRPr="00CB0166">
        <w:rPr>
          <w:rFonts w:asciiTheme="majorHAnsi" w:hAnsiTheme="majorHAnsi" w:cstheme="majorHAnsi"/>
        </w:rPr>
        <w:fldChar w:fldCharType="end"/>
      </w:r>
      <w:r w:rsidR="006D4848" w:rsidRPr="00CB0166">
        <w:rPr>
          <w:rFonts w:asciiTheme="majorHAnsi" w:hAnsiTheme="majorHAnsi" w:cstheme="majorHAnsi"/>
        </w:rPr>
        <w:noBreakHyphen/>
      </w:r>
      <w:r w:rsidR="006D4848" w:rsidRPr="00CB0166">
        <w:rPr>
          <w:rFonts w:asciiTheme="majorHAnsi" w:hAnsiTheme="majorHAnsi" w:cstheme="majorHAnsi"/>
        </w:rPr>
        <w:fldChar w:fldCharType="begin"/>
      </w:r>
      <w:r w:rsidR="006D4848" w:rsidRPr="00CB0166">
        <w:rPr>
          <w:rFonts w:asciiTheme="majorHAnsi" w:hAnsiTheme="majorHAnsi" w:cstheme="majorHAnsi"/>
        </w:rPr>
        <w:instrText xml:space="preserve"> SEQ </w:instrText>
      </w:r>
      <w:r w:rsidR="006D4848" w:rsidRPr="00CB0166">
        <w:rPr>
          <w:rFonts w:asciiTheme="majorHAnsi" w:hAnsiTheme="majorHAnsi" w:cstheme="majorHAnsi"/>
        </w:rPr>
        <w:instrText>表</w:instrText>
      </w:r>
      <w:r w:rsidR="006D4848" w:rsidRPr="00CB0166">
        <w:rPr>
          <w:rFonts w:asciiTheme="majorHAnsi" w:hAnsiTheme="majorHAnsi" w:cstheme="majorHAnsi"/>
        </w:rPr>
        <w:instrText xml:space="preserve"> \* ARABIC \s 2 </w:instrText>
      </w:r>
      <w:r w:rsidR="006D4848" w:rsidRPr="00CB0166">
        <w:rPr>
          <w:rFonts w:asciiTheme="majorHAnsi" w:hAnsiTheme="majorHAnsi" w:cstheme="majorHAnsi"/>
        </w:rPr>
        <w:fldChar w:fldCharType="separate"/>
      </w:r>
      <w:r w:rsidR="00D751A3">
        <w:rPr>
          <w:rFonts w:asciiTheme="majorHAnsi" w:hAnsiTheme="majorHAnsi" w:cstheme="majorHAnsi"/>
          <w:noProof/>
        </w:rPr>
        <w:t>1</w:t>
      </w:r>
      <w:r w:rsidR="006D4848" w:rsidRPr="00CB0166">
        <w:rPr>
          <w:rFonts w:asciiTheme="majorHAnsi" w:hAnsiTheme="majorHAnsi" w:cstheme="majorHAnsi"/>
        </w:rPr>
        <w:fldChar w:fldCharType="end"/>
      </w:r>
      <w:r w:rsidR="008464A0">
        <w:rPr>
          <w:rFonts w:asciiTheme="majorHAnsi" w:hAnsiTheme="majorHAnsi" w:cstheme="majorHAnsi"/>
        </w:rPr>
        <w:t xml:space="preserve"> Basic console menu/screen list</w:t>
      </w:r>
    </w:p>
    <w:tbl>
      <w:tblPr>
        <w:tblStyle w:val="ab"/>
        <w:tblW w:w="9443" w:type="dxa"/>
        <w:tblInd w:w="304" w:type="dxa"/>
        <w:tblLayout w:type="fixed"/>
        <w:tblLook w:val="04A0" w:firstRow="1" w:lastRow="0" w:firstColumn="1" w:lastColumn="0" w:noHBand="0" w:noVBand="1"/>
      </w:tblPr>
      <w:tblGrid>
        <w:gridCol w:w="484"/>
        <w:gridCol w:w="1588"/>
        <w:gridCol w:w="1985"/>
        <w:gridCol w:w="5386"/>
      </w:tblGrid>
      <w:tr w:rsidR="006D4848" w:rsidRPr="00CB0166" w14:paraId="61169FD9" w14:textId="77777777" w:rsidTr="006961A1">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75A7DD00" w14:textId="77777777" w:rsidR="006D4848" w:rsidRPr="00CB0166" w:rsidRDefault="006D4848" w:rsidP="006D4848">
            <w:pPr>
              <w:pStyle w:val="afe"/>
              <w:jc w:val="center"/>
              <w:rPr>
                <w:rFonts w:asciiTheme="majorHAnsi" w:hAnsiTheme="majorHAnsi" w:cstheme="majorHAnsi"/>
              </w:rPr>
            </w:pPr>
            <w:r w:rsidRPr="00CB0166">
              <w:rPr>
                <w:rFonts w:asciiTheme="majorHAnsi" w:hAnsiTheme="majorHAnsi" w:cstheme="majorHAnsi"/>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43D65005" w14:textId="7E02EBEC" w:rsidR="006D4848" w:rsidRPr="00CB0166" w:rsidRDefault="009B7E1C" w:rsidP="006D4848">
            <w:pPr>
              <w:pStyle w:val="afe"/>
              <w:jc w:val="center"/>
              <w:rPr>
                <w:rFonts w:asciiTheme="majorHAnsi" w:hAnsiTheme="majorHAnsi" w:cstheme="majorHAnsi"/>
              </w:rPr>
            </w:pPr>
            <w:r>
              <w:rPr>
                <w:rFonts w:asciiTheme="majorHAnsi" w:hAnsiTheme="majorHAnsi" w:cstheme="majorHAnsi" w:hint="eastAsia"/>
              </w:rPr>
              <w:t>M</w:t>
            </w:r>
            <w:r>
              <w:rPr>
                <w:rFonts w:asciiTheme="majorHAnsi" w:hAnsiTheme="majorHAnsi" w:cstheme="majorHAnsi"/>
              </w:rPr>
              <w:t>enu group</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0FC8B5F2" w14:textId="59020C73" w:rsidR="006D4848" w:rsidRPr="00CB0166" w:rsidRDefault="009B7E1C" w:rsidP="006D4848">
            <w:pPr>
              <w:pStyle w:val="afe"/>
              <w:jc w:val="center"/>
              <w:rPr>
                <w:rFonts w:asciiTheme="majorHAnsi" w:hAnsiTheme="majorHAnsi" w:cstheme="majorHAnsi"/>
              </w:rPr>
            </w:pPr>
            <w:r>
              <w:rPr>
                <w:rFonts w:asciiTheme="majorHAnsi" w:hAnsiTheme="majorHAnsi" w:cstheme="majorHAnsi" w:hint="eastAsia"/>
              </w:rPr>
              <w:t>M</w:t>
            </w:r>
            <w:r>
              <w:rPr>
                <w:rFonts w:asciiTheme="majorHAnsi" w:hAnsiTheme="majorHAnsi" w:cstheme="majorHAnsi"/>
              </w:rPr>
              <w:t>enu / Page</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21F8CE7F" w14:textId="62ABDA13" w:rsidR="006D4848" w:rsidRPr="00CB0166" w:rsidRDefault="009B7E1C" w:rsidP="006D4848">
            <w:pPr>
              <w:pStyle w:val="afe"/>
              <w:jc w:val="center"/>
              <w:rPr>
                <w:rFonts w:asciiTheme="majorHAnsi" w:hAnsiTheme="majorHAnsi" w:cstheme="majorHAnsi"/>
              </w:rPr>
            </w:pPr>
            <w:r>
              <w:rPr>
                <w:rFonts w:asciiTheme="majorHAnsi" w:hAnsiTheme="majorHAnsi" w:cstheme="majorHAnsi" w:hint="eastAsia"/>
              </w:rPr>
              <w:t>D</w:t>
            </w:r>
            <w:r>
              <w:rPr>
                <w:rFonts w:asciiTheme="majorHAnsi" w:hAnsiTheme="majorHAnsi" w:cstheme="majorHAnsi"/>
              </w:rPr>
              <w:t>escription</w:t>
            </w:r>
          </w:p>
        </w:tc>
      </w:tr>
      <w:tr w:rsidR="006D4848" w:rsidRPr="00CB0166" w14:paraId="194E6DED" w14:textId="77777777" w:rsidTr="006961A1">
        <w:tc>
          <w:tcPr>
            <w:tcW w:w="484" w:type="dxa"/>
            <w:shd w:val="clear" w:color="auto" w:fill="E5EAEF"/>
            <w:vAlign w:val="center"/>
          </w:tcPr>
          <w:p w14:paraId="3BFF2D23" w14:textId="77777777" w:rsidR="006D4848" w:rsidRPr="00CB0166" w:rsidRDefault="006D4848" w:rsidP="006D4848">
            <w:pPr>
              <w:pStyle w:val="aff"/>
              <w:rPr>
                <w:rFonts w:asciiTheme="majorHAnsi" w:hAnsiTheme="majorHAnsi" w:cstheme="majorHAnsi"/>
              </w:rPr>
            </w:pPr>
            <w:r w:rsidRPr="00CB0166">
              <w:rPr>
                <w:rFonts w:asciiTheme="majorHAnsi" w:hAnsiTheme="majorHAnsi" w:cstheme="majorHAnsi"/>
              </w:rPr>
              <w:t>1</w:t>
            </w:r>
          </w:p>
        </w:tc>
        <w:tc>
          <w:tcPr>
            <w:tcW w:w="1588" w:type="dxa"/>
            <w:vAlign w:val="center"/>
          </w:tcPr>
          <w:p w14:paraId="4773615F" w14:textId="0CCF7382" w:rsidR="006D4848" w:rsidRPr="00CB0166" w:rsidRDefault="009B7E1C" w:rsidP="006D4848">
            <w:pPr>
              <w:pStyle w:val="aff"/>
              <w:jc w:val="left"/>
              <w:rPr>
                <w:rFonts w:asciiTheme="majorHAnsi" w:hAnsiTheme="majorHAnsi" w:cstheme="majorHAnsi"/>
              </w:rPr>
            </w:pPr>
            <w:r>
              <w:rPr>
                <w:rFonts w:asciiTheme="majorHAnsi" w:hAnsiTheme="majorHAnsi" w:cstheme="majorHAnsi"/>
              </w:rPr>
              <w:t>ITA Basic console</w:t>
            </w:r>
          </w:p>
        </w:tc>
        <w:tc>
          <w:tcPr>
            <w:tcW w:w="1985" w:type="dxa"/>
          </w:tcPr>
          <w:p w14:paraId="1DD732FC" w14:textId="08785B78" w:rsidR="006D4848" w:rsidRPr="00CB0166" w:rsidRDefault="009B7E1C" w:rsidP="006D4848">
            <w:pPr>
              <w:pStyle w:val="aff"/>
              <w:rPr>
                <w:rFonts w:asciiTheme="majorHAnsi" w:hAnsiTheme="majorHAnsi" w:cstheme="majorHAnsi"/>
              </w:rPr>
            </w:pPr>
            <w:r>
              <w:rPr>
                <w:rFonts w:asciiTheme="majorHAnsi" w:hAnsiTheme="majorHAnsi" w:cstheme="majorHAnsi" w:hint="eastAsia"/>
              </w:rPr>
              <w:t>I</w:t>
            </w:r>
            <w:r>
              <w:rPr>
                <w:rFonts w:asciiTheme="majorHAnsi" w:hAnsiTheme="majorHAnsi" w:cstheme="majorHAnsi"/>
              </w:rPr>
              <w:t>nput operation list</w:t>
            </w:r>
          </w:p>
        </w:tc>
        <w:tc>
          <w:tcPr>
            <w:tcW w:w="5386" w:type="dxa"/>
          </w:tcPr>
          <w:p w14:paraId="63CBB793" w14:textId="166C4D7B" w:rsidR="006D4848" w:rsidRPr="00CB0166" w:rsidRDefault="00356B8F" w:rsidP="006A0D2F">
            <w:pPr>
              <w:pStyle w:val="aff"/>
              <w:jc w:val="left"/>
              <w:rPr>
                <w:rFonts w:asciiTheme="majorHAnsi" w:hAnsiTheme="majorHAnsi" w:cstheme="majorHAnsi"/>
              </w:rPr>
            </w:pPr>
            <w:r>
              <w:rPr>
                <w:rFonts w:asciiTheme="majorHAnsi" w:hAnsiTheme="majorHAnsi" w:cstheme="majorHAnsi"/>
              </w:rPr>
              <w:t xml:space="preserve">Allows the user to </w:t>
            </w:r>
            <w:r w:rsidR="006A0D2F">
              <w:rPr>
                <w:rFonts w:asciiTheme="majorHAnsi" w:hAnsiTheme="majorHAnsi" w:cstheme="majorHAnsi"/>
              </w:rPr>
              <w:t xml:space="preserve">maintain </w:t>
            </w:r>
            <w:r w:rsidR="006A0D2F" w:rsidRPr="00CB0166">
              <w:rPr>
                <w:rFonts w:asciiTheme="majorHAnsi" w:hAnsiTheme="majorHAnsi" w:cstheme="majorHAnsi"/>
                <w:szCs w:val="18"/>
              </w:rPr>
              <w:t>(</w:t>
            </w:r>
            <w:r w:rsidR="006A0D2F">
              <w:rPr>
                <w:rFonts w:asciiTheme="majorHAnsi" w:hAnsiTheme="majorHAnsi" w:cstheme="majorHAnsi"/>
                <w:szCs w:val="18"/>
              </w:rPr>
              <w:t>view</w:t>
            </w:r>
            <w:r w:rsidR="006A0D2F" w:rsidRPr="00CB0166">
              <w:rPr>
                <w:rFonts w:asciiTheme="majorHAnsi" w:hAnsiTheme="majorHAnsi" w:cstheme="majorHAnsi"/>
                <w:szCs w:val="18"/>
              </w:rPr>
              <w:t>/register/update/abolish)</w:t>
            </w:r>
            <w:r w:rsidR="006A0D2F" w:rsidRPr="00CB0166">
              <w:rPr>
                <w:rFonts w:asciiTheme="majorHAnsi" w:hAnsiTheme="majorHAnsi" w:cstheme="majorHAnsi"/>
              </w:rPr>
              <w:t xml:space="preserve"> </w:t>
            </w:r>
            <w:r w:rsidR="006A0D2F">
              <w:rPr>
                <w:rFonts w:asciiTheme="majorHAnsi" w:hAnsiTheme="majorHAnsi" w:cstheme="majorHAnsi"/>
              </w:rPr>
              <w:t>the Operation list.</w:t>
            </w:r>
            <w:r w:rsidR="006A0D2F" w:rsidRPr="00CB0166">
              <w:rPr>
                <w:rFonts w:asciiTheme="majorHAnsi" w:hAnsiTheme="majorHAnsi" w:cstheme="majorHAnsi"/>
                <w:szCs w:val="18"/>
              </w:rPr>
              <w:t xml:space="preserve"> </w:t>
            </w:r>
          </w:p>
        </w:tc>
      </w:tr>
    </w:tbl>
    <w:p w14:paraId="70DBE9AC" w14:textId="77777777" w:rsidR="006D4848" w:rsidRPr="00CB0166" w:rsidRDefault="006D4848" w:rsidP="006961A1">
      <w:pPr>
        <w:ind w:leftChars="135" w:left="283"/>
        <w:jc w:val="left"/>
        <w:rPr>
          <w:rFonts w:asciiTheme="majorHAnsi" w:hAnsiTheme="majorHAnsi" w:cstheme="majorHAnsi"/>
        </w:rPr>
      </w:pPr>
    </w:p>
    <w:p w14:paraId="3FA05DC0" w14:textId="7B12AD54" w:rsidR="006D4848" w:rsidRPr="00CB0166" w:rsidRDefault="006D4848" w:rsidP="006D4848">
      <w:pPr>
        <w:pStyle w:val="a0"/>
        <w:numPr>
          <w:ilvl w:val="0"/>
          <w:numId w:val="12"/>
        </w:numPr>
        <w:ind w:left="1265"/>
        <w:rPr>
          <w:rFonts w:asciiTheme="majorHAnsi" w:hAnsiTheme="majorHAnsi" w:cstheme="majorHAnsi"/>
          <w:b/>
        </w:rPr>
      </w:pPr>
      <w:r w:rsidRPr="00CB0166">
        <w:rPr>
          <w:rFonts w:asciiTheme="majorHAnsi" w:hAnsiTheme="majorHAnsi" w:cstheme="majorHAnsi"/>
          <w:b/>
        </w:rPr>
        <w:t>Terraform-CLI-driver</w:t>
      </w:r>
      <w:r w:rsidR="008464A0">
        <w:rPr>
          <w:rFonts w:asciiTheme="majorHAnsi" w:hAnsiTheme="majorHAnsi" w:cstheme="majorHAnsi"/>
          <w:b/>
        </w:rPr>
        <w:t xml:space="preserve"> console menu</w:t>
      </w:r>
    </w:p>
    <w:p w14:paraId="1855D285" w14:textId="7F54B737" w:rsidR="006D4848" w:rsidRPr="00CB0166" w:rsidRDefault="006A58BE" w:rsidP="006A0D2F">
      <w:pPr>
        <w:ind w:leftChars="135" w:left="283" w:firstLineChars="50" w:firstLine="105"/>
        <w:jc w:val="left"/>
        <w:rPr>
          <w:rFonts w:asciiTheme="majorHAnsi" w:hAnsiTheme="majorHAnsi" w:cstheme="majorHAnsi"/>
        </w:rPr>
      </w:pPr>
      <w:r>
        <w:rPr>
          <w:rFonts w:asciiTheme="majorHAnsi" w:hAnsiTheme="majorHAnsi" w:cstheme="majorHAnsi"/>
        </w:rPr>
        <w:t xml:space="preserve">The menus in the </w:t>
      </w:r>
      <w:r w:rsidR="006D4848" w:rsidRPr="00CB0166">
        <w:rPr>
          <w:rFonts w:asciiTheme="majorHAnsi" w:hAnsiTheme="majorHAnsi" w:cstheme="majorHAnsi"/>
        </w:rPr>
        <w:t>Terraform-CLI-driver</w:t>
      </w:r>
      <w:r>
        <w:rPr>
          <w:rFonts w:asciiTheme="majorHAnsi" w:hAnsiTheme="majorHAnsi" w:cstheme="majorHAnsi"/>
        </w:rPr>
        <w:t xml:space="preserve"> menu </w:t>
      </w:r>
      <w:r w:rsidR="0024501B">
        <w:rPr>
          <w:rFonts w:asciiTheme="majorHAnsi" w:hAnsiTheme="majorHAnsi" w:cstheme="majorHAnsi"/>
        </w:rPr>
        <w:t>are</w:t>
      </w:r>
      <w:r>
        <w:rPr>
          <w:rFonts w:asciiTheme="majorHAnsi" w:hAnsiTheme="majorHAnsi" w:cstheme="majorHAnsi"/>
        </w:rPr>
        <w:t xml:space="preserve"> as shown below. </w:t>
      </w:r>
    </w:p>
    <w:p w14:paraId="24778333" w14:textId="0B50D36A" w:rsidR="00CB0166" w:rsidRPr="00CB0166" w:rsidRDefault="00CB0166" w:rsidP="006D4848">
      <w:pPr>
        <w:ind w:leftChars="135" w:left="283"/>
        <w:jc w:val="left"/>
        <w:rPr>
          <w:rFonts w:asciiTheme="majorHAnsi" w:hAnsiTheme="majorHAnsi" w:cstheme="majorHAnsi"/>
        </w:rPr>
      </w:pPr>
    </w:p>
    <w:p w14:paraId="5E4F7D2F" w14:textId="5AC05228" w:rsidR="00CB0166" w:rsidRPr="00CB0166" w:rsidRDefault="00CB0166" w:rsidP="00CB0166">
      <w:pPr>
        <w:pStyle w:val="aff1"/>
        <w:rPr>
          <w:rFonts w:asciiTheme="majorHAnsi" w:hAnsiTheme="majorHAnsi" w:cstheme="majorHAnsi"/>
        </w:rPr>
      </w:pPr>
      <w:r w:rsidRPr="00CB0166">
        <w:rPr>
          <w:rFonts w:asciiTheme="majorHAnsi" w:hAnsiTheme="majorHAnsi" w:cstheme="majorHAnsi"/>
        </w:rPr>
        <w:t xml:space="preserve">Table </w:t>
      </w:r>
      <w:r w:rsidRPr="00CB0166">
        <w:rPr>
          <w:rFonts w:asciiTheme="majorHAnsi" w:hAnsiTheme="majorHAnsi" w:cstheme="majorHAnsi"/>
        </w:rPr>
        <w:fldChar w:fldCharType="begin"/>
      </w:r>
      <w:r w:rsidRPr="00CB0166">
        <w:rPr>
          <w:rFonts w:asciiTheme="majorHAnsi" w:hAnsiTheme="majorHAnsi" w:cstheme="majorHAnsi"/>
        </w:rPr>
        <w:instrText xml:space="preserve"> STYLEREF 2 \s </w:instrText>
      </w:r>
      <w:r w:rsidRPr="00CB0166">
        <w:rPr>
          <w:rFonts w:asciiTheme="majorHAnsi" w:hAnsiTheme="majorHAnsi" w:cstheme="majorHAnsi"/>
        </w:rPr>
        <w:fldChar w:fldCharType="separate"/>
      </w:r>
      <w:r w:rsidR="00D751A3">
        <w:rPr>
          <w:rFonts w:asciiTheme="majorHAnsi" w:hAnsiTheme="majorHAnsi" w:cstheme="majorHAnsi"/>
        </w:rPr>
        <w:t>3.1</w:t>
      </w:r>
      <w:r w:rsidRPr="00CB0166">
        <w:rPr>
          <w:rFonts w:asciiTheme="majorHAnsi" w:hAnsiTheme="majorHAnsi" w:cstheme="majorHAnsi"/>
        </w:rPr>
        <w:fldChar w:fldCharType="end"/>
      </w:r>
      <w:r w:rsidRPr="00CB0166">
        <w:rPr>
          <w:rFonts w:asciiTheme="majorHAnsi" w:hAnsiTheme="majorHAnsi" w:cstheme="majorHAnsi"/>
        </w:rPr>
        <w:noBreakHyphen/>
      </w:r>
      <w:r w:rsidRPr="00CB0166">
        <w:rPr>
          <w:rFonts w:asciiTheme="majorHAnsi" w:hAnsiTheme="majorHAnsi" w:cstheme="majorHAnsi"/>
        </w:rPr>
        <w:fldChar w:fldCharType="begin"/>
      </w:r>
      <w:r w:rsidRPr="00CB0166">
        <w:rPr>
          <w:rFonts w:asciiTheme="majorHAnsi" w:hAnsiTheme="majorHAnsi" w:cstheme="majorHAnsi"/>
        </w:rPr>
        <w:instrText xml:space="preserve"> SEQ </w:instrText>
      </w:r>
      <w:r w:rsidRPr="00CB0166">
        <w:rPr>
          <w:rFonts w:asciiTheme="majorHAnsi" w:hAnsiTheme="majorHAnsi" w:cstheme="majorHAnsi"/>
        </w:rPr>
        <w:instrText>表</w:instrText>
      </w:r>
      <w:r w:rsidRPr="00CB0166">
        <w:rPr>
          <w:rFonts w:asciiTheme="majorHAnsi" w:hAnsiTheme="majorHAnsi" w:cstheme="majorHAnsi"/>
        </w:rPr>
        <w:instrText xml:space="preserve"> \* ARABIC \s 2 </w:instrText>
      </w:r>
      <w:r w:rsidRPr="00CB0166">
        <w:rPr>
          <w:rFonts w:asciiTheme="majorHAnsi" w:hAnsiTheme="majorHAnsi" w:cstheme="majorHAnsi"/>
        </w:rPr>
        <w:fldChar w:fldCharType="separate"/>
      </w:r>
      <w:r w:rsidR="00D751A3">
        <w:rPr>
          <w:rFonts w:asciiTheme="majorHAnsi" w:hAnsiTheme="majorHAnsi" w:cstheme="majorHAnsi"/>
        </w:rPr>
        <w:t>2</w:t>
      </w:r>
      <w:r w:rsidRPr="00CB0166">
        <w:rPr>
          <w:rFonts w:asciiTheme="majorHAnsi" w:hAnsiTheme="majorHAnsi" w:cstheme="majorHAnsi"/>
        </w:rPr>
        <w:fldChar w:fldCharType="end"/>
      </w:r>
      <w:r w:rsidRPr="00CB0166">
        <w:rPr>
          <w:rFonts w:asciiTheme="majorHAnsi" w:hAnsiTheme="majorHAnsi" w:cstheme="majorHAnsi"/>
        </w:rPr>
        <w:t>Terraform-CLI-driver console menu list.</w:t>
      </w:r>
    </w:p>
    <w:tbl>
      <w:tblPr>
        <w:tblStyle w:val="ab"/>
        <w:tblW w:w="9472" w:type="dxa"/>
        <w:tblInd w:w="304" w:type="dxa"/>
        <w:tblLayout w:type="fixed"/>
        <w:tblLook w:val="04A0" w:firstRow="1" w:lastRow="0" w:firstColumn="1" w:lastColumn="0" w:noHBand="0" w:noVBand="1"/>
      </w:tblPr>
      <w:tblGrid>
        <w:gridCol w:w="484"/>
        <w:gridCol w:w="1588"/>
        <w:gridCol w:w="2014"/>
        <w:gridCol w:w="1134"/>
        <w:gridCol w:w="4252"/>
      </w:tblGrid>
      <w:tr w:rsidR="00CB0166" w:rsidRPr="00CB0166" w14:paraId="65D6D174" w14:textId="77777777" w:rsidTr="00CB0166">
        <w:trPr>
          <w:cantSplit/>
          <w:trHeight w:val="449"/>
        </w:trPr>
        <w:tc>
          <w:tcPr>
            <w:tcW w:w="484" w:type="dxa"/>
            <w:tcBorders>
              <w:top w:val="single" w:sz="4" w:space="0" w:color="auto"/>
              <w:left w:val="single" w:sz="4" w:space="0" w:color="auto"/>
              <w:right w:val="single" w:sz="4" w:space="0" w:color="auto"/>
            </w:tcBorders>
            <w:shd w:val="clear" w:color="auto" w:fill="002B62"/>
            <w:vAlign w:val="center"/>
            <w:hideMark/>
          </w:tcPr>
          <w:p w14:paraId="2A825076" w14:textId="77777777" w:rsidR="00CB0166" w:rsidRPr="00CB0166" w:rsidRDefault="00CB0166" w:rsidP="006961A1">
            <w:pPr>
              <w:pStyle w:val="afe"/>
              <w:jc w:val="center"/>
              <w:rPr>
                <w:rFonts w:asciiTheme="majorHAnsi" w:hAnsiTheme="majorHAnsi" w:cstheme="majorHAnsi"/>
              </w:rPr>
            </w:pPr>
            <w:r w:rsidRPr="00CB0166">
              <w:rPr>
                <w:rFonts w:asciiTheme="majorHAnsi" w:hAnsiTheme="majorHAnsi" w:cstheme="majorHAnsi"/>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64559748" w14:textId="00516CB6" w:rsidR="00CB0166" w:rsidRPr="00CB0166" w:rsidRDefault="00CB0166" w:rsidP="00CB0166">
            <w:pPr>
              <w:pStyle w:val="afe"/>
              <w:jc w:val="center"/>
              <w:rPr>
                <w:rFonts w:asciiTheme="majorHAnsi" w:hAnsiTheme="majorHAnsi" w:cstheme="majorHAnsi"/>
              </w:rPr>
            </w:pPr>
            <w:r>
              <w:rPr>
                <w:rFonts w:asciiTheme="majorHAnsi" w:hAnsiTheme="majorHAnsi" w:cstheme="majorHAnsi" w:hint="eastAsia"/>
              </w:rPr>
              <w:t>M</w:t>
            </w:r>
            <w:r>
              <w:rPr>
                <w:rFonts w:asciiTheme="majorHAnsi" w:hAnsiTheme="majorHAnsi" w:cstheme="majorHAnsi"/>
              </w:rPr>
              <w:t>enu group</w:t>
            </w:r>
          </w:p>
        </w:tc>
        <w:tc>
          <w:tcPr>
            <w:tcW w:w="2014" w:type="dxa"/>
            <w:tcBorders>
              <w:top w:val="single" w:sz="4" w:space="0" w:color="auto"/>
              <w:left w:val="single" w:sz="4" w:space="0" w:color="auto"/>
              <w:right w:val="single" w:sz="4" w:space="0" w:color="auto"/>
            </w:tcBorders>
            <w:shd w:val="clear" w:color="auto" w:fill="002B62"/>
            <w:vAlign w:val="center"/>
            <w:hideMark/>
          </w:tcPr>
          <w:p w14:paraId="42998BE2" w14:textId="43D814FD" w:rsidR="00CB0166" w:rsidRPr="00CB0166" w:rsidRDefault="00CB0166" w:rsidP="00CB0166">
            <w:pPr>
              <w:pStyle w:val="afe"/>
              <w:jc w:val="center"/>
              <w:rPr>
                <w:rFonts w:asciiTheme="majorHAnsi" w:hAnsiTheme="majorHAnsi" w:cstheme="majorHAnsi"/>
              </w:rPr>
            </w:pPr>
            <w:r>
              <w:rPr>
                <w:rFonts w:asciiTheme="majorHAnsi" w:hAnsiTheme="majorHAnsi" w:cstheme="majorHAnsi" w:hint="eastAsia"/>
              </w:rPr>
              <w:t>M</w:t>
            </w:r>
            <w:r>
              <w:rPr>
                <w:rFonts w:asciiTheme="majorHAnsi" w:hAnsiTheme="majorHAnsi" w:cstheme="majorHAnsi"/>
              </w:rPr>
              <w:t>enu</w:t>
            </w:r>
            <w:r>
              <w:rPr>
                <w:rFonts w:asciiTheme="majorHAnsi" w:hAnsiTheme="majorHAnsi" w:cstheme="majorHAnsi" w:hint="eastAsia"/>
              </w:rPr>
              <w:t>/</w:t>
            </w:r>
            <w:r>
              <w:rPr>
                <w:rFonts w:asciiTheme="majorHAnsi" w:hAnsiTheme="majorHAnsi" w:cstheme="majorHAnsi"/>
              </w:rPr>
              <w:t xml:space="preserve"> Page</w:t>
            </w:r>
          </w:p>
        </w:tc>
        <w:tc>
          <w:tcPr>
            <w:tcW w:w="1134" w:type="dxa"/>
            <w:tcBorders>
              <w:top w:val="single" w:sz="4" w:space="0" w:color="auto"/>
              <w:left w:val="single" w:sz="4" w:space="0" w:color="auto"/>
              <w:right w:val="single" w:sz="4" w:space="0" w:color="auto"/>
            </w:tcBorders>
            <w:shd w:val="clear" w:color="auto" w:fill="002B62"/>
            <w:vAlign w:val="center"/>
          </w:tcPr>
          <w:p w14:paraId="17983811" w14:textId="766FF0C8" w:rsidR="00CB0166" w:rsidRPr="00CB0166" w:rsidRDefault="00CB0166" w:rsidP="00CB0166">
            <w:pPr>
              <w:pStyle w:val="afe"/>
              <w:rPr>
                <w:rFonts w:asciiTheme="majorHAnsi" w:hAnsiTheme="majorHAnsi" w:cstheme="majorHAnsi"/>
                <w:szCs w:val="18"/>
              </w:rPr>
            </w:pPr>
            <w:r>
              <w:rPr>
                <w:rFonts w:asciiTheme="majorHAnsi" w:hAnsiTheme="majorHAnsi" w:cstheme="majorHAnsi" w:hint="eastAsia"/>
              </w:rPr>
              <w:t>H</w:t>
            </w:r>
            <w:r>
              <w:rPr>
                <w:rFonts w:asciiTheme="majorHAnsi" w:hAnsiTheme="majorHAnsi" w:cstheme="majorHAnsi"/>
              </w:rPr>
              <w:t>idden menu</w:t>
            </w:r>
            <w:r w:rsidRPr="00CB0166">
              <w:rPr>
                <w:rFonts w:ascii="ＭＳ ゴシック" w:eastAsia="ＭＳ ゴシック" w:hAnsi="ＭＳ ゴシック" w:cs="ＭＳ ゴシック" w:hint="eastAsia"/>
              </w:rPr>
              <w:t>※</w:t>
            </w:r>
            <w:r w:rsidRPr="00CB0166">
              <w:rPr>
                <w:rFonts w:asciiTheme="majorHAnsi" w:hAnsiTheme="majorHAnsi" w:cstheme="majorHAnsi"/>
              </w:rPr>
              <w:t>１</w:t>
            </w:r>
          </w:p>
        </w:tc>
        <w:tc>
          <w:tcPr>
            <w:tcW w:w="4252" w:type="dxa"/>
            <w:tcBorders>
              <w:top w:val="single" w:sz="4" w:space="0" w:color="auto"/>
              <w:left w:val="single" w:sz="4" w:space="0" w:color="auto"/>
              <w:right w:val="single" w:sz="4" w:space="0" w:color="auto"/>
            </w:tcBorders>
            <w:shd w:val="clear" w:color="auto" w:fill="002B62"/>
            <w:vAlign w:val="center"/>
            <w:hideMark/>
          </w:tcPr>
          <w:p w14:paraId="45ABAB48" w14:textId="15B7691B" w:rsidR="00CB0166" w:rsidRPr="00CB0166" w:rsidRDefault="00CB0166" w:rsidP="006961A1">
            <w:pPr>
              <w:pStyle w:val="afe"/>
              <w:jc w:val="center"/>
              <w:rPr>
                <w:rFonts w:asciiTheme="majorHAnsi" w:hAnsiTheme="majorHAnsi" w:cstheme="majorHAnsi"/>
              </w:rPr>
            </w:pPr>
            <w:r>
              <w:rPr>
                <w:rFonts w:asciiTheme="majorHAnsi" w:hAnsiTheme="majorHAnsi" w:cstheme="majorHAnsi" w:hint="eastAsia"/>
              </w:rPr>
              <w:t>D</w:t>
            </w:r>
            <w:r>
              <w:rPr>
                <w:rFonts w:asciiTheme="majorHAnsi" w:hAnsiTheme="majorHAnsi" w:cstheme="majorHAnsi"/>
              </w:rPr>
              <w:t>escription</w:t>
            </w:r>
          </w:p>
        </w:tc>
      </w:tr>
      <w:tr w:rsidR="00CB0166" w:rsidRPr="00CB0166" w14:paraId="5E3A2B67" w14:textId="77777777" w:rsidTr="00CB0166">
        <w:tc>
          <w:tcPr>
            <w:tcW w:w="484" w:type="dxa"/>
            <w:tcBorders>
              <w:top w:val="dotted" w:sz="4" w:space="0" w:color="auto"/>
              <w:left w:val="single" w:sz="4" w:space="0" w:color="auto"/>
              <w:bottom w:val="dotted" w:sz="4" w:space="0" w:color="auto"/>
            </w:tcBorders>
            <w:shd w:val="clear" w:color="auto" w:fill="E5EAEF"/>
            <w:vAlign w:val="center"/>
          </w:tcPr>
          <w:p w14:paraId="7D2E4958" w14:textId="77777777" w:rsidR="00CB0166" w:rsidRPr="00CB0166" w:rsidRDefault="00CB0166" w:rsidP="006961A1">
            <w:pPr>
              <w:pStyle w:val="aff"/>
              <w:rPr>
                <w:rFonts w:asciiTheme="majorHAnsi" w:hAnsiTheme="majorHAnsi" w:cstheme="majorHAnsi"/>
              </w:rPr>
            </w:pPr>
            <w:r w:rsidRPr="00CB0166">
              <w:rPr>
                <w:rFonts w:asciiTheme="majorHAnsi" w:hAnsiTheme="majorHAnsi" w:cstheme="majorHAnsi"/>
              </w:rPr>
              <w:t>1</w:t>
            </w:r>
          </w:p>
        </w:tc>
        <w:tc>
          <w:tcPr>
            <w:tcW w:w="1588" w:type="dxa"/>
            <w:vMerge w:val="restart"/>
            <w:vAlign w:val="center"/>
            <w:hideMark/>
          </w:tcPr>
          <w:p w14:paraId="73C0BEFC" w14:textId="77777777" w:rsidR="00CB0166" w:rsidRPr="00CB0166" w:rsidRDefault="00CB0166" w:rsidP="006961A1">
            <w:pPr>
              <w:pStyle w:val="aff"/>
              <w:rPr>
                <w:rFonts w:asciiTheme="majorHAnsi" w:hAnsiTheme="majorHAnsi" w:cstheme="majorHAnsi"/>
              </w:rPr>
            </w:pPr>
            <w:r w:rsidRPr="00CB0166">
              <w:rPr>
                <w:rFonts w:asciiTheme="majorHAnsi" w:hAnsiTheme="majorHAnsi" w:cstheme="majorHAnsi"/>
              </w:rPr>
              <w:t>Terraform</w:t>
            </w:r>
          </w:p>
        </w:tc>
        <w:tc>
          <w:tcPr>
            <w:tcW w:w="2014" w:type="dxa"/>
            <w:tcBorders>
              <w:top w:val="dotted" w:sz="4" w:space="0" w:color="auto"/>
              <w:bottom w:val="dotted" w:sz="4" w:space="0" w:color="auto"/>
              <w:right w:val="single" w:sz="4" w:space="0" w:color="auto"/>
            </w:tcBorders>
            <w:hideMark/>
          </w:tcPr>
          <w:p w14:paraId="446BB9DD" w14:textId="52608791" w:rsidR="00CB0166" w:rsidRPr="00A52BA2" w:rsidRDefault="00CB0166" w:rsidP="00A52BA2">
            <w:pPr>
              <w:jc w:val="left"/>
            </w:pPr>
            <w:r w:rsidRPr="00A52BA2">
              <w:t>Interface information</w:t>
            </w:r>
          </w:p>
        </w:tc>
        <w:tc>
          <w:tcPr>
            <w:tcW w:w="1134" w:type="dxa"/>
            <w:tcBorders>
              <w:top w:val="dotted" w:sz="4" w:space="0" w:color="auto"/>
              <w:bottom w:val="dotted" w:sz="4" w:space="0" w:color="auto"/>
              <w:right w:val="single" w:sz="4" w:space="0" w:color="auto"/>
            </w:tcBorders>
          </w:tcPr>
          <w:p w14:paraId="73C637E9" w14:textId="77777777" w:rsidR="00CB0166" w:rsidRPr="00A52BA2" w:rsidRDefault="00CB0166" w:rsidP="00A52BA2">
            <w:pPr>
              <w:jc w:val="left"/>
            </w:pPr>
          </w:p>
        </w:tc>
        <w:tc>
          <w:tcPr>
            <w:tcW w:w="4252" w:type="dxa"/>
            <w:tcBorders>
              <w:top w:val="dotted" w:sz="4" w:space="0" w:color="auto"/>
              <w:left w:val="single" w:sz="4" w:space="0" w:color="auto"/>
              <w:bottom w:val="dotted" w:sz="4" w:space="0" w:color="auto"/>
              <w:right w:val="single" w:sz="4" w:space="0" w:color="auto"/>
            </w:tcBorders>
            <w:hideMark/>
          </w:tcPr>
          <w:p w14:paraId="165BE3AD" w14:textId="4E2B6EDB" w:rsidR="00CB0166" w:rsidRPr="00A52BA2" w:rsidRDefault="006961A1" w:rsidP="00A52BA2">
            <w:pPr>
              <w:jc w:val="left"/>
            </w:pPr>
            <w:r w:rsidRPr="00A52BA2">
              <w:rPr>
                <w:rFonts w:hint="eastAsia"/>
              </w:rPr>
              <w:t>M</w:t>
            </w:r>
            <w:r w:rsidRPr="00A52BA2">
              <w:t xml:space="preserve">anages executed operation information. </w:t>
            </w:r>
          </w:p>
        </w:tc>
      </w:tr>
      <w:tr w:rsidR="00CB0166" w:rsidRPr="00CB0166" w14:paraId="319738F3" w14:textId="77777777" w:rsidTr="00CB0166">
        <w:tc>
          <w:tcPr>
            <w:tcW w:w="484" w:type="dxa"/>
            <w:tcBorders>
              <w:top w:val="dotted" w:sz="4" w:space="0" w:color="auto"/>
              <w:left w:val="single" w:sz="4" w:space="0" w:color="auto"/>
              <w:bottom w:val="dotted" w:sz="4" w:space="0" w:color="auto"/>
            </w:tcBorders>
            <w:shd w:val="clear" w:color="auto" w:fill="E5EAEF"/>
            <w:vAlign w:val="center"/>
          </w:tcPr>
          <w:p w14:paraId="789FFA29" w14:textId="77777777" w:rsidR="00CB0166" w:rsidRPr="00CB0166" w:rsidRDefault="00CB0166" w:rsidP="006961A1">
            <w:pPr>
              <w:pStyle w:val="aff"/>
              <w:rPr>
                <w:rFonts w:asciiTheme="majorHAnsi" w:hAnsiTheme="majorHAnsi" w:cstheme="majorHAnsi"/>
              </w:rPr>
            </w:pPr>
            <w:r w:rsidRPr="00CB0166">
              <w:rPr>
                <w:rFonts w:asciiTheme="majorHAnsi" w:hAnsiTheme="majorHAnsi" w:cstheme="majorHAnsi"/>
              </w:rPr>
              <w:t>2</w:t>
            </w:r>
          </w:p>
        </w:tc>
        <w:tc>
          <w:tcPr>
            <w:tcW w:w="1588" w:type="dxa"/>
            <w:vMerge/>
            <w:vAlign w:val="center"/>
          </w:tcPr>
          <w:p w14:paraId="2C4CFEBE" w14:textId="77777777" w:rsidR="00CB0166" w:rsidRPr="00CB0166" w:rsidRDefault="00CB0166" w:rsidP="006961A1">
            <w:pPr>
              <w:pStyle w:val="aff"/>
              <w:rPr>
                <w:rFonts w:asciiTheme="majorHAnsi" w:hAnsiTheme="majorHAnsi" w:cstheme="majorHAnsi"/>
              </w:rPr>
            </w:pPr>
          </w:p>
        </w:tc>
        <w:tc>
          <w:tcPr>
            <w:tcW w:w="2014" w:type="dxa"/>
            <w:tcBorders>
              <w:top w:val="dotted" w:sz="4" w:space="0" w:color="auto"/>
              <w:bottom w:val="dotted" w:sz="4" w:space="0" w:color="auto"/>
              <w:right w:val="single" w:sz="4" w:space="0" w:color="auto"/>
            </w:tcBorders>
          </w:tcPr>
          <w:p w14:paraId="20D57EA4" w14:textId="4F83EF73" w:rsidR="00CB0166" w:rsidRPr="00A52BA2" w:rsidRDefault="00CB0166" w:rsidP="00A52BA2">
            <w:pPr>
              <w:jc w:val="left"/>
            </w:pPr>
            <w:r w:rsidRPr="00A52BA2">
              <w:t>Workspaces management</w:t>
            </w:r>
          </w:p>
        </w:tc>
        <w:tc>
          <w:tcPr>
            <w:tcW w:w="1134" w:type="dxa"/>
            <w:tcBorders>
              <w:top w:val="dotted" w:sz="4" w:space="0" w:color="auto"/>
              <w:bottom w:val="dotted" w:sz="4" w:space="0" w:color="auto"/>
              <w:right w:val="single" w:sz="4" w:space="0" w:color="auto"/>
            </w:tcBorders>
          </w:tcPr>
          <w:p w14:paraId="39681539" w14:textId="77777777" w:rsidR="00CB0166" w:rsidRPr="00A52BA2" w:rsidRDefault="00CB0166" w:rsidP="00A52BA2">
            <w:pPr>
              <w:jc w:val="left"/>
            </w:pPr>
          </w:p>
        </w:tc>
        <w:tc>
          <w:tcPr>
            <w:tcW w:w="4252" w:type="dxa"/>
            <w:tcBorders>
              <w:top w:val="dotted" w:sz="4" w:space="0" w:color="auto"/>
              <w:left w:val="single" w:sz="4" w:space="0" w:color="auto"/>
              <w:bottom w:val="dotted" w:sz="4" w:space="0" w:color="auto"/>
              <w:right w:val="single" w:sz="4" w:space="0" w:color="auto"/>
            </w:tcBorders>
          </w:tcPr>
          <w:p w14:paraId="6902F5A9" w14:textId="20B36375" w:rsidR="00CB0166" w:rsidRPr="00A52BA2" w:rsidRDefault="006961A1" w:rsidP="00A52BA2">
            <w:pPr>
              <w:jc w:val="left"/>
            </w:pPr>
            <w:r w:rsidRPr="00A52BA2">
              <w:t>Manages Information of Workspaces used in Terraform.</w:t>
            </w:r>
          </w:p>
        </w:tc>
      </w:tr>
      <w:tr w:rsidR="00CB0166" w:rsidRPr="00CB0166" w14:paraId="6EEAA231" w14:textId="77777777" w:rsidTr="00CB0166">
        <w:tc>
          <w:tcPr>
            <w:tcW w:w="484" w:type="dxa"/>
            <w:tcBorders>
              <w:top w:val="dotted" w:sz="4" w:space="0" w:color="auto"/>
              <w:left w:val="single" w:sz="4" w:space="0" w:color="auto"/>
              <w:bottom w:val="dotted" w:sz="4" w:space="0" w:color="auto"/>
            </w:tcBorders>
            <w:shd w:val="clear" w:color="auto" w:fill="E5EAEF"/>
            <w:vAlign w:val="center"/>
          </w:tcPr>
          <w:p w14:paraId="117092FA" w14:textId="77777777" w:rsidR="00CB0166" w:rsidRPr="00CB0166" w:rsidRDefault="00CB0166" w:rsidP="006961A1">
            <w:pPr>
              <w:pStyle w:val="aff"/>
              <w:rPr>
                <w:rFonts w:asciiTheme="majorHAnsi" w:hAnsiTheme="majorHAnsi" w:cstheme="majorHAnsi"/>
              </w:rPr>
            </w:pPr>
            <w:r w:rsidRPr="00CB0166">
              <w:rPr>
                <w:rFonts w:asciiTheme="majorHAnsi" w:hAnsiTheme="majorHAnsi" w:cstheme="majorHAnsi"/>
              </w:rPr>
              <w:t>3</w:t>
            </w:r>
          </w:p>
        </w:tc>
        <w:tc>
          <w:tcPr>
            <w:tcW w:w="1588" w:type="dxa"/>
            <w:vMerge/>
            <w:vAlign w:val="center"/>
          </w:tcPr>
          <w:p w14:paraId="26C34C5A" w14:textId="77777777" w:rsidR="00CB0166" w:rsidRPr="00CB0166" w:rsidRDefault="00CB0166" w:rsidP="006961A1">
            <w:pPr>
              <w:pStyle w:val="aff"/>
              <w:rPr>
                <w:rFonts w:asciiTheme="majorHAnsi" w:hAnsiTheme="majorHAnsi" w:cstheme="majorHAnsi"/>
              </w:rPr>
            </w:pPr>
          </w:p>
        </w:tc>
        <w:tc>
          <w:tcPr>
            <w:tcW w:w="2014" w:type="dxa"/>
            <w:tcBorders>
              <w:top w:val="dotted" w:sz="4" w:space="0" w:color="auto"/>
              <w:bottom w:val="dotted" w:sz="4" w:space="0" w:color="auto"/>
              <w:right w:val="single" w:sz="4" w:space="0" w:color="auto"/>
            </w:tcBorders>
          </w:tcPr>
          <w:p w14:paraId="2D54CFC5" w14:textId="31ADE084" w:rsidR="00CB0166" w:rsidRPr="00A52BA2" w:rsidRDefault="00CB0166" w:rsidP="00A52BA2">
            <w:pPr>
              <w:jc w:val="left"/>
            </w:pPr>
            <w:r w:rsidRPr="00A52BA2">
              <w:t>Movement list</w:t>
            </w:r>
          </w:p>
        </w:tc>
        <w:tc>
          <w:tcPr>
            <w:tcW w:w="1134" w:type="dxa"/>
            <w:tcBorders>
              <w:top w:val="dotted" w:sz="4" w:space="0" w:color="auto"/>
              <w:bottom w:val="dotted" w:sz="4" w:space="0" w:color="auto"/>
              <w:right w:val="single" w:sz="4" w:space="0" w:color="auto"/>
            </w:tcBorders>
          </w:tcPr>
          <w:p w14:paraId="29B37F73" w14:textId="77777777" w:rsidR="00CB0166" w:rsidRPr="00A52BA2" w:rsidRDefault="00CB0166" w:rsidP="00A52BA2">
            <w:pPr>
              <w:jc w:val="left"/>
            </w:pPr>
          </w:p>
        </w:tc>
        <w:tc>
          <w:tcPr>
            <w:tcW w:w="4252" w:type="dxa"/>
            <w:tcBorders>
              <w:top w:val="dotted" w:sz="4" w:space="0" w:color="auto"/>
              <w:left w:val="single" w:sz="4" w:space="0" w:color="auto"/>
              <w:bottom w:val="dotted" w:sz="4" w:space="0" w:color="auto"/>
              <w:right w:val="single" w:sz="4" w:space="0" w:color="auto"/>
            </w:tcBorders>
          </w:tcPr>
          <w:p w14:paraId="662D322C" w14:textId="11BB41A8" w:rsidR="00CB0166" w:rsidRPr="00A52BA2" w:rsidRDefault="006961A1" w:rsidP="00A52BA2">
            <w:pPr>
              <w:jc w:val="left"/>
            </w:pPr>
            <w:r w:rsidRPr="00A52BA2">
              <w:t xml:space="preserve">Manages a list of Movement that can be registered to the </w:t>
            </w:r>
            <w:r w:rsidR="00CB0166" w:rsidRPr="00A52BA2">
              <w:t>Symphony</w:t>
            </w:r>
            <w:r w:rsidRPr="00A52BA2">
              <w:t xml:space="preserve"> menu. </w:t>
            </w:r>
          </w:p>
        </w:tc>
      </w:tr>
      <w:tr w:rsidR="00CB0166" w:rsidRPr="00CB0166" w14:paraId="1C7B545A" w14:textId="77777777" w:rsidTr="00CB0166">
        <w:tc>
          <w:tcPr>
            <w:tcW w:w="484" w:type="dxa"/>
            <w:tcBorders>
              <w:top w:val="dotted" w:sz="4" w:space="0" w:color="auto"/>
              <w:left w:val="single" w:sz="4" w:space="0" w:color="auto"/>
              <w:bottom w:val="dotted" w:sz="4" w:space="0" w:color="auto"/>
            </w:tcBorders>
            <w:shd w:val="clear" w:color="auto" w:fill="E5EAEF"/>
            <w:vAlign w:val="center"/>
          </w:tcPr>
          <w:p w14:paraId="3A5D1455" w14:textId="77777777" w:rsidR="00CB0166" w:rsidRPr="00CB0166" w:rsidRDefault="00CB0166" w:rsidP="006961A1">
            <w:pPr>
              <w:pStyle w:val="aff"/>
              <w:rPr>
                <w:rFonts w:asciiTheme="majorHAnsi" w:hAnsiTheme="majorHAnsi" w:cstheme="majorHAnsi"/>
              </w:rPr>
            </w:pPr>
            <w:r w:rsidRPr="00CB0166">
              <w:rPr>
                <w:rFonts w:asciiTheme="majorHAnsi" w:hAnsiTheme="majorHAnsi" w:cstheme="majorHAnsi"/>
              </w:rPr>
              <w:t>4</w:t>
            </w:r>
          </w:p>
        </w:tc>
        <w:tc>
          <w:tcPr>
            <w:tcW w:w="1588" w:type="dxa"/>
            <w:vMerge/>
            <w:vAlign w:val="center"/>
          </w:tcPr>
          <w:p w14:paraId="1FE1D553" w14:textId="77777777" w:rsidR="00CB0166" w:rsidRPr="00CB0166" w:rsidRDefault="00CB0166" w:rsidP="006961A1">
            <w:pPr>
              <w:pStyle w:val="aff"/>
              <w:rPr>
                <w:rFonts w:asciiTheme="majorHAnsi" w:hAnsiTheme="majorHAnsi" w:cstheme="majorHAnsi"/>
              </w:rPr>
            </w:pPr>
          </w:p>
        </w:tc>
        <w:tc>
          <w:tcPr>
            <w:tcW w:w="2014" w:type="dxa"/>
            <w:tcBorders>
              <w:top w:val="dotted" w:sz="4" w:space="0" w:color="auto"/>
              <w:bottom w:val="dotted" w:sz="4" w:space="0" w:color="auto"/>
              <w:right w:val="single" w:sz="4" w:space="0" w:color="auto"/>
            </w:tcBorders>
          </w:tcPr>
          <w:p w14:paraId="35C19FD4" w14:textId="0B4D3FA1" w:rsidR="00CB0166" w:rsidRPr="00A52BA2" w:rsidRDefault="00CB0166" w:rsidP="00A52BA2">
            <w:pPr>
              <w:jc w:val="left"/>
            </w:pPr>
            <w:r w:rsidRPr="00A52BA2">
              <w:t>Module</w:t>
            </w:r>
            <w:r w:rsidRPr="00A52BA2">
              <w:rPr>
                <w:rFonts w:hint="eastAsia"/>
              </w:rPr>
              <w:t xml:space="preserve"> </w:t>
            </w:r>
            <w:r w:rsidRPr="00A52BA2">
              <w:t>file collection</w:t>
            </w:r>
          </w:p>
        </w:tc>
        <w:tc>
          <w:tcPr>
            <w:tcW w:w="1134" w:type="dxa"/>
            <w:tcBorders>
              <w:top w:val="dotted" w:sz="4" w:space="0" w:color="auto"/>
              <w:bottom w:val="dotted" w:sz="4" w:space="0" w:color="auto"/>
              <w:right w:val="single" w:sz="4" w:space="0" w:color="auto"/>
            </w:tcBorders>
          </w:tcPr>
          <w:p w14:paraId="601D5737" w14:textId="77777777" w:rsidR="00CB0166" w:rsidRPr="00A52BA2" w:rsidRDefault="00CB0166" w:rsidP="00A52BA2">
            <w:pPr>
              <w:jc w:val="left"/>
            </w:pPr>
          </w:p>
        </w:tc>
        <w:tc>
          <w:tcPr>
            <w:tcW w:w="4252" w:type="dxa"/>
            <w:tcBorders>
              <w:top w:val="dotted" w:sz="4" w:space="0" w:color="auto"/>
              <w:left w:val="single" w:sz="4" w:space="0" w:color="auto"/>
              <w:bottom w:val="dotted" w:sz="4" w:space="0" w:color="auto"/>
              <w:right w:val="single" w:sz="4" w:space="0" w:color="auto"/>
            </w:tcBorders>
          </w:tcPr>
          <w:p w14:paraId="60A7B298" w14:textId="06DDFC3C" w:rsidR="00CB0166" w:rsidRPr="00A52BA2" w:rsidRDefault="00EF502D" w:rsidP="00A52BA2">
            <w:pPr>
              <w:jc w:val="left"/>
            </w:pPr>
            <w:r w:rsidRPr="00A52BA2">
              <w:t>Manages Module files</w:t>
            </w:r>
            <w:r w:rsidR="0024501B" w:rsidRPr="00A52BA2">
              <w:t>.</w:t>
            </w:r>
          </w:p>
        </w:tc>
      </w:tr>
      <w:tr w:rsidR="00CB0166" w:rsidRPr="00CB0166" w14:paraId="31B19FDD" w14:textId="77777777" w:rsidTr="00CB0166">
        <w:tc>
          <w:tcPr>
            <w:tcW w:w="484" w:type="dxa"/>
            <w:tcBorders>
              <w:top w:val="dotted" w:sz="4" w:space="0" w:color="auto"/>
              <w:left w:val="single" w:sz="4" w:space="0" w:color="auto"/>
              <w:bottom w:val="dotted" w:sz="4" w:space="0" w:color="auto"/>
            </w:tcBorders>
            <w:shd w:val="clear" w:color="auto" w:fill="E5EAEF"/>
            <w:vAlign w:val="center"/>
          </w:tcPr>
          <w:p w14:paraId="425FC016" w14:textId="77777777" w:rsidR="00CB0166" w:rsidRPr="00CB0166" w:rsidRDefault="00CB0166" w:rsidP="006961A1">
            <w:pPr>
              <w:pStyle w:val="aff"/>
              <w:rPr>
                <w:rFonts w:asciiTheme="majorHAnsi" w:hAnsiTheme="majorHAnsi" w:cstheme="majorHAnsi"/>
              </w:rPr>
            </w:pPr>
            <w:r w:rsidRPr="00CB0166">
              <w:rPr>
                <w:rFonts w:asciiTheme="majorHAnsi" w:hAnsiTheme="majorHAnsi" w:cstheme="majorHAnsi"/>
              </w:rPr>
              <w:t>5</w:t>
            </w:r>
          </w:p>
        </w:tc>
        <w:tc>
          <w:tcPr>
            <w:tcW w:w="1588" w:type="dxa"/>
            <w:vMerge/>
            <w:vAlign w:val="center"/>
          </w:tcPr>
          <w:p w14:paraId="6E58D917" w14:textId="77777777" w:rsidR="00CB0166" w:rsidRPr="00CB0166" w:rsidRDefault="00CB0166" w:rsidP="006961A1">
            <w:pPr>
              <w:pStyle w:val="aff"/>
              <w:rPr>
                <w:rFonts w:asciiTheme="majorHAnsi" w:hAnsiTheme="majorHAnsi" w:cstheme="majorHAnsi"/>
              </w:rPr>
            </w:pPr>
          </w:p>
        </w:tc>
        <w:tc>
          <w:tcPr>
            <w:tcW w:w="2014" w:type="dxa"/>
            <w:tcBorders>
              <w:top w:val="dotted" w:sz="4" w:space="0" w:color="auto"/>
              <w:bottom w:val="dotted" w:sz="4" w:space="0" w:color="auto"/>
              <w:right w:val="single" w:sz="4" w:space="0" w:color="auto"/>
            </w:tcBorders>
          </w:tcPr>
          <w:p w14:paraId="618D4409" w14:textId="17234B56" w:rsidR="00CB0166" w:rsidRPr="00A52BA2" w:rsidRDefault="00CB0166" w:rsidP="00A52BA2">
            <w:pPr>
              <w:jc w:val="left"/>
            </w:pPr>
            <w:r w:rsidRPr="00A52BA2">
              <w:t>Movement-Module</w:t>
            </w:r>
            <w:r w:rsidR="008464A0" w:rsidRPr="00A52BA2">
              <w:rPr>
                <w:rFonts w:hint="eastAsia"/>
              </w:rPr>
              <w:t xml:space="preserve"> </w:t>
            </w:r>
            <w:r w:rsidR="008464A0" w:rsidRPr="00A52BA2">
              <w:t>link</w:t>
            </w:r>
          </w:p>
        </w:tc>
        <w:tc>
          <w:tcPr>
            <w:tcW w:w="1134" w:type="dxa"/>
            <w:tcBorders>
              <w:top w:val="dotted" w:sz="4" w:space="0" w:color="auto"/>
              <w:bottom w:val="dotted" w:sz="4" w:space="0" w:color="auto"/>
              <w:right w:val="single" w:sz="4" w:space="0" w:color="auto"/>
            </w:tcBorders>
          </w:tcPr>
          <w:p w14:paraId="0377F0B4" w14:textId="77777777" w:rsidR="00CB0166" w:rsidRPr="00A52BA2" w:rsidRDefault="00CB0166" w:rsidP="00A52BA2">
            <w:pPr>
              <w:jc w:val="left"/>
            </w:pPr>
          </w:p>
        </w:tc>
        <w:tc>
          <w:tcPr>
            <w:tcW w:w="4252" w:type="dxa"/>
            <w:tcBorders>
              <w:top w:val="dotted" w:sz="4" w:space="0" w:color="auto"/>
              <w:left w:val="single" w:sz="4" w:space="0" w:color="auto"/>
              <w:bottom w:val="dotted" w:sz="4" w:space="0" w:color="auto"/>
              <w:right w:val="single" w:sz="4" w:space="0" w:color="auto"/>
            </w:tcBorders>
          </w:tcPr>
          <w:p w14:paraId="2B59DE4B" w14:textId="2712BB2F" w:rsidR="00CB0166" w:rsidRPr="00A52BA2" w:rsidRDefault="00403990" w:rsidP="00A52BA2">
            <w:pPr>
              <w:jc w:val="left"/>
            </w:pPr>
            <w:r w:rsidRPr="00A52BA2">
              <w:t xml:space="preserve">Manages links between </w:t>
            </w:r>
            <w:r w:rsidR="00CB0166" w:rsidRPr="00A52BA2">
              <w:t>Movement</w:t>
            </w:r>
            <w:r w:rsidRPr="00A52BA2">
              <w:t xml:space="preserve"> and Module files.</w:t>
            </w:r>
          </w:p>
        </w:tc>
      </w:tr>
      <w:tr w:rsidR="00CB0166" w:rsidRPr="00CB0166" w14:paraId="32A1A328" w14:textId="77777777" w:rsidTr="00CB0166">
        <w:tc>
          <w:tcPr>
            <w:tcW w:w="484" w:type="dxa"/>
            <w:tcBorders>
              <w:top w:val="dotted" w:sz="4" w:space="0" w:color="auto"/>
              <w:left w:val="single" w:sz="4" w:space="0" w:color="auto"/>
              <w:bottom w:val="dotted" w:sz="4" w:space="0" w:color="auto"/>
            </w:tcBorders>
            <w:shd w:val="clear" w:color="auto" w:fill="E5EAEF"/>
            <w:vAlign w:val="center"/>
          </w:tcPr>
          <w:p w14:paraId="064EB91B" w14:textId="77777777" w:rsidR="00CB0166" w:rsidRPr="00CB0166" w:rsidRDefault="00CB0166" w:rsidP="006961A1">
            <w:pPr>
              <w:pStyle w:val="aff"/>
              <w:rPr>
                <w:rFonts w:asciiTheme="majorHAnsi" w:hAnsiTheme="majorHAnsi" w:cstheme="majorHAnsi"/>
              </w:rPr>
            </w:pPr>
            <w:r w:rsidRPr="00CB0166">
              <w:rPr>
                <w:rFonts w:asciiTheme="majorHAnsi" w:hAnsiTheme="majorHAnsi" w:cstheme="majorHAnsi"/>
              </w:rPr>
              <w:t>6</w:t>
            </w:r>
          </w:p>
        </w:tc>
        <w:tc>
          <w:tcPr>
            <w:tcW w:w="1588" w:type="dxa"/>
            <w:vMerge/>
            <w:vAlign w:val="center"/>
          </w:tcPr>
          <w:p w14:paraId="151FEFCB" w14:textId="77777777" w:rsidR="00CB0166" w:rsidRPr="00CB0166" w:rsidRDefault="00CB0166" w:rsidP="006961A1">
            <w:pPr>
              <w:pStyle w:val="aff"/>
              <w:rPr>
                <w:rFonts w:asciiTheme="majorHAnsi" w:hAnsiTheme="majorHAnsi" w:cstheme="majorHAnsi"/>
              </w:rPr>
            </w:pPr>
          </w:p>
        </w:tc>
        <w:tc>
          <w:tcPr>
            <w:tcW w:w="2014" w:type="dxa"/>
            <w:tcBorders>
              <w:top w:val="dotted" w:sz="4" w:space="0" w:color="auto"/>
              <w:bottom w:val="dotted" w:sz="4" w:space="0" w:color="auto"/>
              <w:right w:val="single" w:sz="4" w:space="0" w:color="auto"/>
            </w:tcBorders>
          </w:tcPr>
          <w:p w14:paraId="053EEDF4" w14:textId="1EF442E6" w:rsidR="00CB0166" w:rsidRPr="00A52BA2" w:rsidRDefault="00F970AE" w:rsidP="00A52BA2">
            <w:pPr>
              <w:jc w:val="left"/>
            </w:pPr>
            <w:r>
              <w:rPr>
                <w:rFonts w:hint="eastAsia"/>
              </w:rPr>
              <w:t>Nested variable list</w:t>
            </w:r>
          </w:p>
        </w:tc>
        <w:tc>
          <w:tcPr>
            <w:tcW w:w="1134" w:type="dxa"/>
            <w:tcBorders>
              <w:top w:val="dotted" w:sz="4" w:space="0" w:color="auto"/>
              <w:bottom w:val="dotted" w:sz="4" w:space="0" w:color="auto"/>
              <w:right w:val="single" w:sz="4" w:space="0" w:color="auto"/>
            </w:tcBorders>
          </w:tcPr>
          <w:p w14:paraId="5A3B6DC0" w14:textId="77777777" w:rsidR="00CB0166" w:rsidRPr="00A52BA2" w:rsidRDefault="00CB0166" w:rsidP="00A52BA2">
            <w:pPr>
              <w:jc w:val="left"/>
            </w:pPr>
          </w:p>
        </w:tc>
        <w:tc>
          <w:tcPr>
            <w:tcW w:w="4252" w:type="dxa"/>
            <w:tcBorders>
              <w:top w:val="dotted" w:sz="4" w:space="0" w:color="auto"/>
              <w:left w:val="single" w:sz="4" w:space="0" w:color="auto"/>
              <w:bottom w:val="dotted" w:sz="4" w:space="0" w:color="auto"/>
              <w:right w:val="single" w:sz="4" w:space="0" w:color="auto"/>
            </w:tcBorders>
          </w:tcPr>
          <w:p w14:paraId="4F3AF2A7" w14:textId="77777777" w:rsidR="00403990" w:rsidRPr="00A52BA2" w:rsidRDefault="00403990" w:rsidP="00A52BA2">
            <w:pPr>
              <w:jc w:val="left"/>
            </w:pPr>
            <w:r w:rsidRPr="00A52BA2">
              <w:t> Manages the maximum number of iterations of the member variables if the Variable type defined in the tf file registered in the Module file collection is "list" or "set" and "list", "set","tuple" or "object" is defined within said variables.</w:t>
            </w:r>
          </w:p>
          <w:p w14:paraId="34EE3CDC" w14:textId="4647E577" w:rsidR="00CB0166" w:rsidRPr="00A52BA2" w:rsidRDefault="00CB0166" w:rsidP="00A52BA2">
            <w:pPr>
              <w:jc w:val="left"/>
            </w:pPr>
          </w:p>
        </w:tc>
      </w:tr>
      <w:tr w:rsidR="008464A0" w:rsidRPr="00CB0166" w14:paraId="5781A580" w14:textId="77777777" w:rsidTr="00CB0166">
        <w:tc>
          <w:tcPr>
            <w:tcW w:w="484" w:type="dxa"/>
            <w:tcBorders>
              <w:top w:val="dotted" w:sz="4" w:space="0" w:color="auto"/>
              <w:left w:val="single" w:sz="4" w:space="0" w:color="auto"/>
              <w:bottom w:val="dotted" w:sz="4" w:space="0" w:color="auto"/>
            </w:tcBorders>
            <w:shd w:val="clear" w:color="auto" w:fill="E5EAEF"/>
            <w:vAlign w:val="center"/>
          </w:tcPr>
          <w:p w14:paraId="7DFD0A32" w14:textId="77777777" w:rsidR="008464A0" w:rsidRPr="00CB0166" w:rsidRDefault="008464A0" w:rsidP="008464A0">
            <w:pPr>
              <w:pStyle w:val="aff"/>
              <w:rPr>
                <w:rFonts w:asciiTheme="majorHAnsi" w:hAnsiTheme="majorHAnsi" w:cstheme="majorHAnsi"/>
              </w:rPr>
            </w:pPr>
            <w:r w:rsidRPr="00CB0166">
              <w:rPr>
                <w:rFonts w:asciiTheme="majorHAnsi" w:hAnsiTheme="majorHAnsi" w:cstheme="majorHAnsi"/>
              </w:rPr>
              <w:t>7</w:t>
            </w:r>
          </w:p>
        </w:tc>
        <w:tc>
          <w:tcPr>
            <w:tcW w:w="1588" w:type="dxa"/>
            <w:vMerge/>
            <w:vAlign w:val="center"/>
          </w:tcPr>
          <w:p w14:paraId="6F7D2A1B" w14:textId="77777777" w:rsidR="008464A0" w:rsidRPr="00CB0166" w:rsidRDefault="008464A0" w:rsidP="008464A0">
            <w:pPr>
              <w:pStyle w:val="aff"/>
              <w:rPr>
                <w:rFonts w:asciiTheme="majorHAnsi" w:hAnsiTheme="majorHAnsi" w:cstheme="majorHAnsi"/>
              </w:rPr>
            </w:pPr>
          </w:p>
        </w:tc>
        <w:tc>
          <w:tcPr>
            <w:tcW w:w="2014" w:type="dxa"/>
            <w:tcBorders>
              <w:top w:val="dotted" w:sz="4" w:space="0" w:color="auto"/>
              <w:bottom w:val="dotted" w:sz="4" w:space="0" w:color="auto"/>
              <w:right w:val="single" w:sz="4" w:space="0" w:color="auto"/>
            </w:tcBorders>
          </w:tcPr>
          <w:p w14:paraId="2FC53716" w14:textId="7156A1E5" w:rsidR="008464A0" w:rsidRPr="00A52BA2" w:rsidRDefault="00B621CC" w:rsidP="00A52BA2">
            <w:pPr>
              <w:jc w:val="left"/>
            </w:pPr>
            <w:r w:rsidRPr="00A52BA2">
              <w:t>Substitution value automatic registration</w:t>
            </w:r>
          </w:p>
        </w:tc>
        <w:tc>
          <w:tcPr>
            <w:tcW w:w="1134" w:type="dxa"/>
            <w:tcBorders>
              <w:top w:val="dotted" w:sz="4" w:space="0" w:color="auto"/>
              <w:bottom w:val="dotted" w:sz="4" w:space="0" w:color="auto"/>
              <w:right w:val="single" w:sz="4" w:space="0" w:color="auto"/>
            </w:tcBorders>
          </w:tcPr>
          <w:p w14:paraId="3BDF0269" w14:textId="77777777" w:rsidR="008464A0" w:rsidRPr="00A52BA2" w:rsidRDefault="008464A0" w:rsidP="00A52BA2">
            <w:pPr>
              <w:jc w:val="left"/>
            </w:pPr>
          </w:p>
        </w:tc>
        <w:tc>
          <w:tcPr>
            <w:tcW w:w="4252" w:type="dxa"/>
            <w:tcBorders>
              <w:top w:val="dotted" w:sz="4" w:space="0" w:color="auto"/>
              <w:left w:val="single" w:sz="4" w:space="0" w:color="auto"/>
              <w:bottom w:val="dotted" w:sz="4" w:space="0" w:color="auto"/>
              <w:right w:val="single" w:sz="4" w:space="0" w:color="auto"/>
            </w:tcBorders>
          </w:tcPr>
          <w:p w14:paraId="568B7F09" w14:textId="77777777" w:rsidR="00A52BA2" w:rsidRPr="00A52BA2" w:rsidRDefault="00A52BA2" w:rsidP="00A52BA2">
            <w:pPr>
              <w:jc w:val="left"/>
            </w:pPr>
            <w:r w:rsidRPr="00A52BA2">
              <w:t>Manages movements and variables that link items and values per operation registered in the parameter sheet menu.</w:t>
            </w:r>
          </w:p>
          <w:p w14:paraId="756C518E" w14:textId="7E492132" w:rsidR="008464A0" w:rsidRPr="00A52BA2" w:rsidRDefault="008464A0" w:rsidP="00A52BA2">
            <w:pPr>
              <w:jc w:val="left"/>
            </w:pPr>
          </w:p>
        </w:tc>
      </w:tr>
      <w:tr w:rsidR="008464A0" w:rsidRPr="00CB0166" w14:paraId="3330F35F" w14:textId="77777777" w:rsidTr="00CB0166">
        <w:tc>
          <w:tcPr>
            <w:tcW w:w="484" w:type="dxa"/>
            <w:tcBorders>
              <w:top w:val="dotted" w:sz="4" w:space="0" w:color="auto"/>
              <w:left w:val="single" w:sz="4" w:space="0" w:color="auto"/>
              <w:bottom w:val="dotted" w:sz="4" w:space="0" w:color="auto"/>
            </w:tcBorders>
            <w:shd w:val="clear" w:color="auto" w:fill="E5EAEF"/>
            <w:vAlign w:val="center"/>
          </w:tcPr>
          <w:p w14:paraId="23B71584" w14:textId="77777777" w:rsidR="008464A0" w:rsidRPr="00CB0166" w:rsidRDefault="008464A0" w:rsidP="008464A0">
            <w:pPr>
              <w:pStyle w:val="aff"/>
              <w:rPr>
                <w:rFonts w:asciiTheme="majorHAnsi" w:hAnsiTheme="majorHAnsi" w:cstheme="majorHAnsi"/>
              </w:rPr>
            </w:pPr>
            <w:r w:rsidRPr="00CB0166">
              <w:rPr>
                <w:rFonts w:asciiTheme="majorHAnsi" w:hAnsiTheme="majorHAnsi" w:cstheme="majorHAnsi"/>
              </w:rPr>
              <w:t>8</w:t>
            </w:r>
          </w:p>
        </w:tc>
        <w:tc>
          <w:tcPr>
            <w:tcW w:w="1588" w:type="dxa"/>
            <w:vMerge/>
            <w:vAlign w:val="center"/>
          </w:tcPr>
          <w:p w14:paraId="41C11FA7" w14:textId="77777777" w:rsidR="008464A0" w:rsidRPr="00CB0166" w:rsidRDefault="008464A0" w:rsidP="008464A0">
            <w:pPr>
              <w:pStyle w:val="aff"/>
              <w:rPr>
                <w:rFonts w:asciiTheme="majorHAnsi" w:hAnsiTheme="majorHAnsi" w:cstheme="majorHAnsi"/>
              </w:rPr>
            </w:pPr>
          </w:p>
        </w:tc>
        <w:tc>
          <w:tcPr>
            <w:tcW w:w="2014" w:type="dxa"/>
            <w:tcBorders>
              <w:top w:val="dotted" w:sz="4" w:space="0" w:color="auto"/>
              <w:bottom w:val="dotted" w:sz="4" w:space="0" w:color="auto"/>
              <w:right w:val="single" w:sz="4" w:space="0" w:color="auto"/>
            </w:tcBorders>
          </w:tcPr>
          <w:p w14:paraId="28E81413" w14:textId="6F54ECC9" w:rsidR="008464A0" w:rsidRPr="00A52BA2" w:rsidRDefault="00B621CC" w:rsidP="00A52BA2">
            <w:pPr>
              <w:jc w:val="left"/>
            </w:pPr>
            <w:r w:rsidRPr="00A52BA2">
              <w:t>Substitution value list</w:t>
            </w:r>
          </w:p>
        </w:tc>
        <w:tc>
          <w:tcPr>
            <w:tcW w:w="1134" w:type="dxa"/>
            <w:tcBorders>
              <w:top w:val="dotted" w:sz="4" w:space="0" w:color="auto"/>
              <w:bottom w:val="dotted" w:sz="4" w:space="0" w:color="auto"/>
              <w:right w:val="single" w:sz="4" w:space="0" w:color="auto"/>
            </w:tcBorders>
          </w:tcPr>
          <w:p w14:paraId="6A56DE8A" w14:textId="77777777" w:rsidR="008464A0" w:rsidRPr="00A52BA2" w:rsidRDefault="008464A0" w:rsidP="00A52BA2">
            <w:pPr>
              <w:jc w:val="left"/>
            </w:pPr>
          </w:p>
        </w:tc>
        <w:tc>
          <w:tcPr>
            <w:tcW w:w="4252" w:type="dxa"/>
            <w:tcBorders>
              <w:top w:val="dotted" w:sz="4" w:space="0" w:color="auto"/>
              <w:left w:val="single" w:sz="4" w:space="0" w:color="auto"/>
              <w:bottom w:val="dotted" w:sz="4" w:space="0" w:color="auto"/>
              <w:right w:val="single" w:sz="4" w:space="0" w:color="auto"/>
            </w:tcBorders>
          </w:tcPr>
          <w:p w14:paraId="21A43278" w14:textId="3C67673E" w:rsidR="008464A0" w:rsidRPr="00A52BA2" w:rsidRDefault="00852795" w:rsidP="00A52BA2">
            <w:pPr>
              <w:jc w:val="left"/>
            </w:pPr>
            <w:r w:rsidRPr="00A52BA2">
              <w:rPr>
                <w:rFonts w:hint="eastAsia"/>
              </w:rPr>
              <w:t>M</w:t>
            </w:r>
            <w:r w:rsidRPr="00A52BA2">
              <w:t xml:space="preserve">anages the substitute values of the variables. </w:t>
            </w:r>
          </w:p>
        </w:tc>
      </w:tr>
      <w:tr w:rsidR="008464A0" w:rsidRPr="00CB0166" w14:paraId="3BC45138" w14:textId="77777777" w:rsidTr="00CB0166">
        <w:tc>
          <w:tcPr>
            <w:tcW w:w="484" w:type="dxa"/>
            <w:tcBorders>
              <w:top w:val="dotted" w:sz="4" w:space="0" w:color="auto"/>
              <w:left w:val="single" w:sz="4" w:space="0" w:color="auto"/>
              <w:bottom w:val="dotted" w:sz="4" w:space="0" w:color="auto"/>
            </w:tcBorders>
            <w:shd w:val="clear" w:color="auto" w:fill="E5EAEF"/>
            <w:vAlign w:val="center"/>
          </w:tcPr>
          <w:p w14:paraId="77F54BD0" w14:textId="77777777" w:rsidR="008464A0" w:rsidRPr="00CB0166" w:rsidRDefault="008464A0" w:rsidP="008464A0">
            <w:pPr>
              <w:pStyle w:val="aff"/>
              <w:rPr>
                <w:rFonts w:asciiTheme="majorHAnsi" w:hAnsiTheme="majorHAnsi" w:cstheme="majorHAnsi"/>
              </w:rPr>
            </w:pPr>
            <w:r w:rsidRPr="00CB0166">
              <w:rPr>
                <w:rFonts w:asciiTheme="majorHAnsi" w:hAnsiTheme="majorHAnsi" w:cstheme="majorHAnsi"/>
              </w:rPr>
              <w:t>9</w:t>
            </w:r>
          </w:p>
        </w:tc>
        <w:tc>
          <w:tcPr>
            <w:tcW w:w="1588" w:type="dxa"/>
            <w:vMerge/>
            <w:vAlign w:val="center"/>
          </w:tcPr>
          <w:p w14:paraId="186A75A2" w14:textId="77777777" w:rsidR="008464A0" w:rsidRPr="00CB0166" w:rsidRDefault="008464A0" w:rsidP="008464A0">
            <w:pPr>
              <w:pStyle w:val="aff"/>
              <w:rPr>
                <w:rFonts w:asciiTheme="majorHAnsi" w:hAnsiTheme="majorHAnsi" w:cstheme="majorHAnsi"/>
              </w:rPr>
            </w:pPr>
          </w:p>
        </w:tc>
        <w:tc>
          <w:tcPr>
            <w:tcW w:w="2014" w:type="dxa"/>
            <w:tcBorders>
              <w:top w:val="dotted" w:sz="4" w:space="0" w:color="auto"/>
              <w:bottom w:val="dotted" w:sz="4" w:space="0" w:color="auto"/>
              <w:right w:val="single" w:sz="4" w:space="0" w:color="auto"/>
            </w:tcBorders>
          </w:tcPr>
          <w:p w14:paraId="472F801F" w14:textId="7CB0FC04" w:rsidR="008464A0" w:rsidRPr="00A52BA2" w:rsidRDefault="008464A0" w:rsidP="00A52BA2">
            <w:pPr>
              <w:jc w:val="left"/>
            </w:pPr>
            <w:r w:rsidRPr="00A52BA2">
              <w:rPr>
                <w:rFonts w:hint="eastAsia"/>
              </w:rPr>
              <w:t>O</w:t>
            </w:r>
            <w:r w:rsidRPr="00A52BA2">
              <w:t>peration execution</w:t>
            </w:r>
          </w:p>
        </w:tc>
        <w:tc>
          <w:tcPr>
            <w:tcW w:w="1134" w:type="dxa"/>
            <w:tcBorders>
              <w:top w:val="dotted" w:sz="4" w:space="0" w:color="auto"/>
              <w:bottom w:val="dotted" w:sz="4" w:space="0" w:color="auto"/>
              <w:right w:val="single" w:sz="4" w:space="0" w:color="auto"/>
            </w:tcBorders>
          </w:tcPr>
          <w:p w14:paraId="04530EEA" w14:textId="77777777" w:rsidR="008464A0" w:rsidRPr="00A52BA2" w:rsidRDefault="008464A0" w:rsidP="00A52BA2">
            <w:pPr>
              <w:jc w:val="left"/>
            </w:pPr>
          </w:p>
        </w:tc>
        <w:tc>
          <w:tcPr>
            <w:tcW w:w="4252" w:type="dxa"/>
            <w:tcBorders>
              <w:top w:val="dotted" w:sz="4" w:space="0" w:color="auto"/>
              <w:left w:val="single" w:sz="4" w:space="0" w:color="auto"/>
              <w:bottom w:val="dotted" w:sz="4" w:space="0" w:color="auto"/>
              <w:right w:val="single" w:sz="4" w:space="0" w:color="auto"/>
            </w:tcBorders>
          </w:tcPr>
          <w:p w14:paraId="00016804" w14:textId="77777777" w:rsidR="00A52BA2" w:rsidRPr="00A52BA2" w:rsidRDefault="00A52BA2" w:rsidP="00A52BA2">
            <w:pPr>
              <w:jc w:val="left"/>
            </w:pPr>
            <w:r w:rsidRPr="00A52BA2">
              <w:t>Allows the user to select and execute Movement and Operations.</w:t>
            </w:r>
          </w:p>
          <w:p w14:paraId="016FDED5" w14:textId="4829A08F" w:rsidR="008464A0" w:rsidRPr="00A52BA2" w:rsidRDefault="008464A0" w:rsidP="00A52BA2">
            <w:pPr>
              <w:jc w:val="left"/>
            </w:pPr>
          </w:p>
        </w:tc>
      </w:tr>
      <w:tr w:rsidR="008464A0" w:rsidRPr="00CB0166" w14:paraId="11895285" w14:textId="77777777" w:rsidTr="00CB0166">
        <w:tc>
          <w:tcPr>
            <w:tcW w:w="484" w:type="dxa"/>
            <w:tcBorders>
              <w:top w:val="dotted" w:sz="4" w:space="0" w:color="auto"/>
              <w:left w:val="single" w:sz="4" w:space="0" w:color="auto"/>
              <w:bottom w:val="dotted" w:sz="4" w:space="0" w:color="auto"/>
            </w:tcBorders>
            <w:shd w:val="clear" w:color="auto" w:fill="E5EAEF"/>
            <w:vAlign w:val="center"/>
          </w:tcPr>
          <w:p w14:paraId="756CA1E4" w14:textId="77777777" w:rsidR="008464A0" w:rsidRPr="00CB0166" w:rsidRDefault="008464A0" w:rsidP="008464A0">
            <w:pPr>
              <w:pStyle w:val="aff"/>
              <w:rPr>
                <w:rFonts w:asciiTheme="majorHAnsi" w:hAnsiTheme="majorHAnsi" w:cstheme="majorHAnsi"/>
              </w:rPr>
            </w:pPr>
            <w:r w:rsidRPr="00CB0166">
              <w:rPr>
                <w:rFonts w:asciiTheme="majorHAnsi" w:hAnsiTheme="majorHAnsi" w:cstheme="majorHAnsi"/>
              </w:rPr>
              <w:lastRenderedPageBreak/>
              <w:t>10</w:t>
            </w:r>
          </w:p>
        </w:tc>
        <w:tc>
          <w:tcPr>
            <w:tcW w:w="1588" w:type="dxa"/>
            <w:vMerge/>
            <w:vAlign w:val="center"/>
          </w:tcPr>
          <w:p w14:paraId="638B973F" w14:textId="77777777" w:rsidR="008464A0" w:rsidRPr="00CB0166" w:rsidRDefault="008464A0" w:rsidP="008464A0">
            <w:pPr>
              <w:pStyle w:val="aff"/>
              <w:rPr>
                <w:rFonts w:asciiTheme="majorHAnsi" w:hAnsiTheme="majorHAnsi" w:cstheme="majorHAnsi"/>
              </w:rPr>
            </w:pPr>
          </w:p>
        </w:tc>
        <w:tc>
          <w:tcPr>
            <w:tcW w:w="2014" w:type="dxa"/>
            <w:tcBorders>
              <w:top w:val="dotted" w:sz="4" w:space="0" w:color="auto"/>
              <w:bottom w:val="dotted" w:sz="4" w:space="0" w:color="auto"/>
              <w:right w:val="single" w:sz="4" w:space="0" w:color="auto"/>
            </w:tcBorders>
          </w:tcPr>
          <w:p w14:paraId="7D36299E" w14:textId="6B9D664D" w:rsidR="008464A0" w:rsidRPr="00A52BA2" w:rsidRDefault="00A52BA2" w:rsidP="00A52BA2">
            <w:pPr>
              <w:jc w:val="left"/>
            </w:pPr>
            <w:r w:rsidRPr="00A52BA2">
              <w:rPr>
                <w:rFonts w:hint="eastAsia"/>
              </w:rPr>
              <w:t>O</w:t>
            </w:r>
            <w:r w:rsidRPr="00A52BA2">
              <w:t>peration status</w:t>
            </w:r>
          </w:p>
        </w:tc>
        <w:tc>
          <w:tcPr>
            <w:tcW w:w="1134" w:type="dxa"/>
            <w:tcBorders>
              <w:top w:val="dotted" w:sz="4" w:space="0" w:color="auto"/>
              <w:bottom w:val="dotted" w:sz="4" w:space="0" w:color="auto"/>
              <w:right w:val="single" w:sz="4" w:space="0" w:color="auto"/>
            </w:tcBorders>
          </w:tcPr>
          <w:p w14:paraId="21E79B85" w14:textId="77777777" w:rsidR="008464A0" w:rsidRPr="00A52BA2" w:rsidRDefault="008464A0" w:rsidP="00A52BA2">
            <w:pPr>
              <w:jc w:val="left"/>
            </w:pPr>
          </w:p>
        </w:tc>
        <w:tc>
          <w:tcPr>
            <w:tcW w:w="4252" w:type="dxa"/>
            <w:tcBorders>
              <w:top w:val="dotted" w:sz="4" w:space="0" w:color="auto"/>
              <w:left w:val="single" w:sz="4" w:space="0" w:color="auto"/>
              <w:bottom w:val="dotted" w:sz="4" w:space="0" w:color="auto"/>
              <w:right w:val="single" w:sz="4" w:space="0" w:color="auto"/>
            </w:tcBorders>
          </w:tcPr>
          <w:p w14:paraId="4D460060" w14:textId="635CEC1F" w:rsidR="008464A0" w:rsidRPr="00A52BA2" w:rsidRDefault="00A52BA2" w:rsidP="00A52BA2">
            <w:pPr>
              <w:jc w:val="left"/>
            </w:pPr>
            <w:r w:rsidRPr="00A52BA2">
              <w:rPr>
                <w:rFonts w:hint="eastAsia"/>
              </w:rPr>
              <w:t>D</w:t>
            </w:r>
            <w:r w:rsidRPr="00A52BA2">
              <w:t xml:space="preserve">isplays the status of executed operations. </w:t>
            </w:r>
          </w:p>
        </w:tc>
      </w:tr>
      <w:tr w:rsidR="008464A0" w:rsidRPr="00CB0166" w14:paraId="2B381311" w14:textId="77777777" w:rsidTr="00CB0166">
        <w:tc>
          <w:tcPr>
            <w:tcW w:w="484" w:type="dxa"/>
            <w:tcBorders>
              <w:top w:val="dotted" w:sz="4" w:space="0" w:color="auto"/>
              <w:left w:val="single" w:sz="4" w:space="0" w:color="auto"/>
              <w:bottom w:val="dotted" w:sz="4" w:space="0" w:color="auto"/>
            </w:tcBorders>
            <w:shd w:val="clear" w:color="auto" w:fill="E5EAEF"/>
            <w:vAlign w:val="center"/>
          </w:tcPr>
          <w:p w14:paraId="5C2F8484" w14:textId="77777777" w:rsidR="008464A0" w:rsidRPr="00CB0166" w:rsidRDefault="008464A0" w:rsidP="008464A0">
            <w:pPr>
              <w:pStyle w:val="aff"/>
              <w:rPr>
                <w:rFonts w:asciiTheme="majorHAnsi" w:hAnsiTheme="majorHAnsi" w:cstheme="majorHAnsi"/>
              </w:rPr>
            </w:pPr>
            <w:r w:rsidRPr="00CB0166">
              <w:rPr>
                <w:rFonts w:asciiTheme="majorHAnsi" w:hAnsiTheme="majorHAnsi" w:cstheme="majorHAnsi"/>
              </w:rPr>
              <w:t>11</w:t>
            </w:r>
          </w:p>
        </w:tc>
        <w:tc>
          <w:tcPr>
            <w:tcW w:w="1588" w:type="dxa"/>
            <w:vMerge/>
            <w:vAlign w:val="center"/>
          </w:tcPr>
          <w:p w14:paraId="25FBB1BE" w14:textId="77777777" w:rsidR="008464A0" w:rsidRPr="00CB0166" w:rsidRDefault="008464A0" w:rsidP="008464A0">
            <w:pPr>
              <w:pStyle w:val="aff"/>
              <w:rPr>
                <w:rFonts w:asciiTheme="majorHAnsi" w:hAnsiTheme="majorHAnsi" w:cstheme="majorHAnsi"/>
              </w:rPr>
            </w:pPr>
          </w:p>
        </w:tc>
        <w:tc>
          <w:tcPr>
            <w:tcW w:w="2014" w:type="dxa"/>
            <w:tcBorders>
              <w:top w:val="dotted" w:sz="4" w:space="0" w:color="auto"/>
              <w:bottom w:val="dotted" w:sz="4" w:space="0" w:color="auto"/>
              <w:right w:val="single" w:sz="4" w:space="0" w:color="auto"/>
            </w:tcBorders>
          </w:tcPr>
          <w:p w14:paraId="43DE8E2E" w14:textId="1A1FD701" w:rsidR="008464A0" w:rsidRPr="00A52BA2" w:rsidRDefault="008464A0" w:rsidP="00A52BA2">
            <w:pPr>
              <w:jc w:val="left"/>
            </w:pPr>
            <w:r w:rsidRPr="00A52BA2">
              <w:rPr>
                <w:rFonts w:hint="eastAsia"/>
              </w:rPr>
              <w:t>O</w:t>
            </w:r>
            <w:r w:rsidRPr="00A52BA2">
              <w:t>peration list</w:t>
            </w:r>
          </w:p>
        </w:tc>
        <w:tc>
          <w:tcPr>
            <w:tcW w:w="1134" w:type="dxa"/>
            <w:tcBorders>
              <w:top w:val="dotted" w:sz="4" w:space="0" w:color="auto"/>
              <w:bottom w:val="dotted" w:sz="4" w:space="0" w:color="auto"/>
              <w:right w:val="single" w:sz="4" w:space="0" w:color="auto"/>
            </w:tcBorders>
          </w:tcPr>
          <w:p w14:paraId="4C01517A" w14:textId="77777777" w:rsidR="008464A0" w:rsidRPr="00A52BA2" w:rsidRDefault="008464A0" w:rsidP="00A52BA2">
            <w:pPr>
              <w:jc w:val="left"/>
            </w:pPr>
          </w:p>
        </w:tc>
        <w:tc>
          <w:tcPr>
            <w:tcW w:w="4252" w:type="dxa"/>
            <w:tcBorders>
              <w:top w:val="dotted" w:sz="4" w:space="0" w:color="auto"/>
              <w:left w:val="single" w:sz="4" w:space="0" w:color="auto"/>
              <w:bottom w:val="dotted" w:sz="4" w:space="0" w:color="auto"/>
              <w:right w:val="single" w:sz="4" w:space="0" w:color="auto"/>
            </w:tcBorders>
          </w:tcPr>
          <w:p w14:paraId="699F9C32" w14:textId="084BCB9D" w:rsidR="008464A0" w:rsidRPr="00A52BA2" w:rsidRDefault="00A52BA2" w:rsidP="00A52BA2">
            <w:pPr>
              <w:jc w:val="left"/>
            </w:pPr>
            <w:r w:rsidRPr="00A52BA2">
              <w:rPr>
                <w:rFonts w:hint="eastAsia"/>
              </w:rPr>
              <w:t>M</w:t>
            </w:r>
            <w:r w:rsidRPr="00A52BA2">
              <w:t>anages executed operation history.</w:t>
            </w:r>
          </w:p>
        </w:tc>
      </w:tr>
      <w:tr w:rsidR="008464A0" w:rsidRPr="00CB0166" w14:paraId="6B5C1B63" w14:textId="77777777" w:rsidTr="00CB0166">
        <w:tc>
          <w:tcPr>
            <w:tcW w:w="484" w:type="dxa"/>
            <w:tcBorders>
              <w:top w:val="dotted" w:sz="4" w:space="0" w:color="auto"/>
              <w:left w:val="single" w:sz="4" w:space="0" w:color="auto"/>
              <w:bottom w:val="dotted" w:sz="4" w:space="0" w:color="auto"/>
            </w:tcBorders>
            <w:shd w:val="clear" w:color="auto" w:fill="E5EAEF"/>
            <w:vAlign w:val="center"/>
          </w:tcPr>
          <w:p w14:paraId="2140320B" w14:textId="77777777" w:rsidR="008464A0" w:rsidRPr="00CB0166" w:rsidRDefault="008464A0" w:rsidP="008464A0">
            <w:pPr>
              <w:pStyle w:val="aff"/>
              <w:rPr>
                <w:rFonts w:asciiTheme="majorHAnsi" w:hAnsiTheme="majorHAnsi" w:cstheme="majorHAnsi"/>
              </w:rPr>
            </w:pPr>
            <w:r w:rsidRPr="00CB0166">
              <w:rPr>
                <w:rFonts w:asciiTheme="majorHAnsi" w:hAnsiTheme="majorHAnsi" w:cstheme="majorHAnsi"/>
              </w:rPr>
              <w:t>12</w:t>
            </w:r>
          </w:p>
        </w:tc>
        <w:tc>
          <w:tcPr>
            <w:tcW w:w="1588" w:type="dxa"/>
            <w:vMerge/>
            <w:vAlign w:val="center"/>
          </w:tcPr>
          <w:p w14:paraId="36CC92AF" w14:textId="77777777" w:rsidR="008464A0" w:rsidRPr="00CB0166" w:rsidRDefault="008464A0" w:rsidP="008464A0">
            <w:pPr>
              <w:pStyle w:val="aff"/>
              <w:rPr>
                <w:rFonts w:asciiTheme="majorHAnsi" w:hAnsiTheme="majorHAnsi" w:cstheme="majorHAnsi"/>
              </w:rPr>
            </w:pPr>
          </w:p>
        </w:tc>
        <w:tc>
          <w:tcPr>
            <w:tcW w:w="2014" w:type="dxa"/>
            <w:tcBorders>
              <w:top w:val="dotted" w:sz="4" w:space="0" w:color="auto"/>
              <w:bottom w:val="dotted" w:sz="4" w:space="0" w:color="auto"/>
              <w:right w:val="single" w:sz="4" w:space="0" w:color="auto"/>
            </w:tcBorders>
          </w:tcPr>
          <w:p w14:paraId="61241060" w14:textId="0B0CB150" w:rsidR="008464A0" w:rsidRPr="00A52BA2" w:rsidRDefault="008464A0" w:rsidP="00A52BA2">
            <w:pPr>
              <w:jc w:val="left"/>
            </w:pPr>
            <w:r w:rsidRPr="00A52BA2">
              <w:t>Module</w:t>
            </w:r>
            <w:r w:rsidR="00A52BA2" w:rsidRPr="00A52BA2">
              <w:t xml:space="preserve"> variable link list </w:t>
            </w:r>
          </w:p>
        </w:tc>
        <w:tc>
          <w:tcPr>
            <w:tcW w:w="1134" w:type="dxa"/>
            <w:tcBorders>
              <w:top w:val="dotted" w:sz="4" w:space="0" w:color="auto"/>
              <w:bottom w:val="dotted" w:sz="4" w:space="0" w:color="auto"/>
              <w:right w:val="single" w:sz="4" w:space="0" w:color="auto"/>
            </w:tcBorders>
          </w:tcPr>
          <w:p w14:paraId="3F9513AF" w14:textId="497466BD" w:rsidR="008464A0" w:rsidRPr="00A52BA2" w:rsidRDefault="008464A0" w:rsidP="00A52BA2">
            <w:pPr>
              <w:jc w:val="left"/>
            </w:pPr>
            <w:r w:rsidRPr="00A52BA2">
              <w:t>〇</w:t>
            </w:r>
          </w:p>
        </w:tc>
        <w:tc>
          <w:tcPr>
            <w:tcW w:w="4252" w:type="dxa"/>
            <w:tcBorders>
              <w:top w:val="dotted" w:sz="4" w:space="0" w:color="auto"/>
              <w:left w:val="single" w:sz="4" w:space="0" w:color="auto"/>
              <w:bottom w:val="dotted" w:sz="4" w:space="0" w:color="auto"/>
              <w:right w:val="single" w:sz="4" w:space="0" w:color="auto"/>
            </w:tcBorders>
          </w:tcPr>
          <w:p w14:paraId="5520EE20" w14:textId="16948FBF" w:rsidR="008464A0" w:rsidRPr="00A52BA2" w:rsidRDefault="00A52BA2" w:rsidP="00A52BA2">
            <w:pPr>
              <w:jc w:val="left"/>
            </w:pPr>
            <w:r w:rsidRPr="00A52BA2">
              <w:t xml:space="preserve">Manages links between Module variables and Module files. </w:t>
            </w:r>
          </w:p>
        </w:tc>
      </w:tr>
      <w:tr w:rsidR="008464A0" w:rsidRPr="00CB0166" w14:paraId="22817E15" w14:textId="77777777" w:rsidTr="00CB0166">
        <w:tc>
          <w:tcPr>
            <w:tcW w:w="484" w:type="dxa"/>
            <w:tcBorders>
              <w:top w:val="dotted" w:sz="4" w:space="0" w:color="auto"/>
              <w:left w:val="single" w:sz="4" w:space="0" w:color="auto"/>
              <w:bottom w:val="dotted" w:sz="4" w:space="0" w:color="auto"/>
            </w:tcBorders>
            <w:shd w:val="clear" w:color="auto" w:fill="E5EAEF"/>
            <w:vAlign w:val="center"/>
          </w:tcPr>
          <w:p w14:paraId="47939608" w14:textId="77777777" w:rsidR="008464A0" w:rsidRPr="00CB0166" w:rsidRDefault="008464A0" w:rsidP="008464A0">
            <w:pPr>
              <w:pStyle w:val="aff"/>
              <w:rPr>
                <w:rFonts w:asciiTheme="majorHAnsi" w:hAnsiTheme="majorHAnsi" w:cstheme="majorHAnsi"/>
              </w:rPr>
            </w:pPr>
            <w:r w:rsidRPr="00CB0166">
              <w:rPr>
                <w:rFonts w:asciiTheme="majorHAnsi" w:hAnsiTheme="majorHAnsi" w:cstheme="majorHAnsi"/>
              </w:rPr>
              <w:t>13</w:t>
            </w:r>
          </w:p>
        </w:tc>
        <w:tc>
          <w:tcPr>
            <w:tcW w:w="1588" w:type="dxa"/>
            <w:vMerge/>
            <w:vAlign w:val="center"/>
          </w:tcPr>
          <w:p w14:paraId="03EF8E7F" w14:textId="77777777" w:rsidR="008464A0" w:rsidRPr="00CB0166" w:rsidRDefault="008464A0" w:rsidP="008464A0">
            <w:pPr>
              <w:pStyle w:val="aff"/>
              <w:rPr>
                <w:rFonts w:asciiTheme="majorHAnsi" w:hAnsiTheme="majorHAnsi" w:cstheme="majorHAnsi"/>
              </w:rPr>
            </w:pPr>
          </w:p>
        </w:tc>
        <w:tc>
          <w:tcPr>
            <w:tcW w:w="2014" w:type="dxa"/>
            <w:tcBorders>
              <w:top w:val="dotted" w:sz="4" w:space="0" w:color="auto"/>
              <w:bottom w:val="dotted" w:sz="4" w:space="0" w:color="auto"/>
              <w:right w:val="single" w:sz="4" w:space="0" w:color="auto"/>
            </w:tcBorders>
          </w:tcPr>
          <w:p w14:paraId="183A4C98" w14:textId="7B0EEDF1" w:rsidR="008464A0" w:rsidRPr="00A52BA2" w:rsidRDefault="008464A0" w:rsidP="00A52BA2">
            <w:pPr>
              <w:jc w:val="left"/>
            </w:pPr>
            <w:r w:rsidRPr="00A52BA2">
              <w:rPr>
                <w:rFonts w:hint="eastAsia"/>
              </w:rPr>
              <w:t>M</w:t>
            </w:r>
            <w:r w:rsidRPr="00A52BA2">
              <w:t>ember variable list</w:t>
            </w:r>
          </w:p>
        </w:tc>
        <w:tc>
          <w:tcPr>
            <w:tcW w:w="1134" w:type="dxa"/>
            <w:tcBorders>
              <w:top w:val="dotted" w:sz="4" w:space="0" w:color="auto"/>
              <w:bottom w:val="dotted" w:sz="4" w:space="0" w:color="auto"/>
              <w:right w:val="single" w:sz="4" w:space="0" w:color="auto"/>
            </w:tcBorders>
          </w:tcPr>
          <w:p w14:paraId="0F992E60" w14:textId="77777777" w:rsidR="008464A0" w:rsidRPr="00A52BA2" w:rsidRDefault="008464A0" w:rsidP="00A52BA2">
            <w:pPr>
              <w:jc w:val="left"/>
            </w:pPr>
            <w:r w:rsidRPr="00A52BA2">
              <w:t>〇</w:t>
            </w:r>
          </w:p>
        </w:tc>
        <w:tc>
          <w:tcPr>
            <w:tcW w:w="4252" w:type="dxa"/>
            <w:tcBorders>
              <w:top w:val="dotted" w:sz="4" w:space="0" w:color="auto"/>
              <w:left w:val="single" w:sz="4" w:space="0" w:color="auto"/>
              <w:bottom w:val="dotted" w:sz="4" w:space="0" w:color="auto"/>
              <w:right w:val="single" w:sz="4" w:space="0" w:color="auto"/>
            </w:tcBorders>
          </w:tcPr>
          <w:p w14:paraId="0294D379" w14:textId="639C9EDE" w:rsidR="008464A0" w:rsidRPr="00A52BA2" w:rsidRDefault="00A52BA2" w:rsidP="00A52BA2">
            <w:pPr>
              <w:jc w:val="left"/>
            </w:pPr>
            <w:r w:rsidRPr="00A52BA2">
              <w:rPr>
                <w:rFonts w:hint="eastAsia"/>
              </w:rPr>
              <w:t>M</w:t>
            </w:r>
            <w:r w:rsidRPr="00A52BA2">
              <w:t xml:space="preserve">anages member variables. </w:t>
            </w:r>
          </w:p>
        </w:tc>
      </w:tr>
      <w:tr w:rsidR="008464A0" w:rsidRPr="00CB0166" w14:paraId="635AA10F" w14:textId="77777777" w:rsidTr="00CB0166">
        <w:tc>
          <w:tcPr>
            <w:tcW w:w="484" w:type="dxa"/>
            <w:tcBorders>
              <w:top w:val="dotted" w:sz="4" w:space="0" w:color="auto"/>
              <w:left w:val="single" w:sz="4" w:space="0" w:color="auto"/>
              <w:bottom w:val="single" w:sz="4" w:space="0" w:color="auto"/>
            </w:tcBorders>
            <w:shd w:val="clear" w:color="auto" w:fill="E5EAEF"/>
            <w:vAlign w:val="center"/>
          </w:tcPr>
          <w:p w14:paraId="5CCEBD27" w14:textId="77777777" w:rsidR="008464A0" w:rsidRPr="00CB0166" w:rsidRDefault="008464A0" w:rsidP="008464A0">
            <w:pPr>
              <w:pStyle w:val="aff"/>
              <w:rPr>
                <w:rFonts w:asciiTheme="majorHAnsi" w:hAnsiTheme="majorHAnsi" w:cstheme="majorHAnsi"/>
              </w:rPr>
            </w:pPr>
            <w:r w:rsidRPr="00CB0166">
              <w:rPr>
                <w:rFonts w:asciiTheme="majorHAnsi" w:hAnsiTheme="majorHAnsi" w:cstheme="majorHAnsi"/>
              </w:rPr>
              <w:t>14</w:t>
            </w:r>
          </w:p>
        </w:tc>
        <w:tc>
          <w:tcPr>
            <w:tcW w:w="1588" w:type="dxa"/>
            <w:vMerge/>
            <w:tcBorders>
              <w:bottom w:val="single" w:sz="4" w:space="0" w:color="auto"/>
            </w:tcBorders>
            <w:vAlign w:val="center"/>
          </w:tcPr>
          <w:p w14:paraId="023B63A1" w14:textId="77777777" w:rsidR="008464A0" w:rsidRPr="00CB0166" w:rsidRDefault="008464A0" w:rsidP="008464A0">
            <w:pPr>
              <w:pStyle w:val="aff"/>
              <w:rPr>
                <w:rFonts w:asciiTheme="majorHAnsi" w:hAnsiTheme="majorHAnsi" w:cstheme="majorHAnsi"/>
              </w:rPr>
            </w:pPr>
          </w:p>
        </w:tc>
        <w:tc>
          <w:tcPr>
            <w:tcW w:w="2014" w:type="dxa"/>
            <w:tcBorders>
              <w:top w:val="dotted" w:sz="4" w:space="0" w:color="auto"/>
              <w:bottom w:val="single" w:sz="4" w:space="0" w:color="auto"/>
              <w:right w:val="single" w:sz="4" w:space="0" w:color="auto"/>
            </w:tcBorders>
          </w:tcPr>
          <w:p w14:paraId="3B69BE87" w14:textId="0845C12C" w:rsidR="008464A0" w:rsidRPr="00A52BA2" w:rsidRDefault="008464A0" w:rsidP="00A52BA2">
            <w:pPr>
              <w:jc w:val="left"/>
            </w:pPr>
            <w:r w:rsidRPr="00A52BA2">
              <w:t>Movement</w:t>
            </w:r>
            <w:r w:rsidR="00A52BA2" w:rsidRPr="00A52BA2">
              <w:t xml:space="preserve"> variable link list</w:t>
            </w:r>
          </w:p>
        </w:tc>
        <w:tc>
          <w:tcPr>
            <w:tcW w:w="1134" w:type="dxa"/>
            <w:tcBorders>
              <w:top w:val="dotted" w:sz="4" w:space="0" w:color="auto"/>
              <w:bottom w:val="single" w:sz="4" w:space="0" w:color="auto"/>
              <w:right w:val="single" w:sz="4" w:space="0" w:color="auto"/>
            </w:tcBorders>
          </w:tcPr>
          <w:p w14:paraId="62BF0CDF" w14:textId="77777777" w:rsidR="008464A0" w:rsidRPr="00A52BA2" w:rsidRDefault="008464A0" w:rsidP="00A52BA2">
            <w:pPr>
              <w:jc w:val="left"/>
            </w:pPr>
            <w:r w:rsidRPr="00A52BA2">
              <w:t>〇</w:t>
            </w:r>
          </w:p>
        </w:tc>
        <w:tc>
          <w:tcPr>
            <w:tcW w:w="4252" w:type="dxa"/>
            <w:tcBorders>
              <w:top w:val="dotted" w:sz="4" w:space="0" w:color="auto"/>
              <w:left w:val="single" w:sz="4" w:space="0" w:color="auto"/>
              <w:bottom w:val="single" w:sz="4" w:space="0" w:color="auto"/>
              <w:right w:val="single" w:sz="4" w:space="0" w:color="auto"/>
            </w:tcBorders>
          </w:tcPr>
          <w:p w14:paraId="565DB0F6" w14:textId="4AD9CBE8" w:rsidR="008464A0" w:rsidRPr="00A52BA2" w:rsidRDefault="00A52BA2" w:rsidP="00A52BA2">
            <w:pPr>
              <w:jc w:val="left"/>
            </w:pPr>
            <w:r w:rsidRPr="00A52BA2">
              <w:t xml:space="preserve">Manages links between Movements and Variable names. </w:t>
            </w:r>
          </w:p>
        </w:tc>
      </w:tr>
    </w:tbl>
    <w:p w14:paraId="36CB4527" w14:textId="77777777" w:rsidR="00CB0166" w:rsidRPr="00CB0166" w:rsidRDefault="00CB0166" w:rsidP="006D4848">
      <w:pPr>
        <w:ind w:leftChars="135" w:left="283"/>
        <w:jc w:val="left"/>
        <w:rPr>
          <w:rFonts w:asciiTheme="majorHAnsi" w:hAnsiTheme="majorHAnsi" w:cstheme="majorHAnsi"/>
        </w:rPr>
      </w:pPr>
    </w:p>
    <w:p w14:paraId="673762B0" w14:textId="657957CF" w:rsidR="00A54F66" w:rsidRPr="00CB0166" w:rsidRDefault="00A54F66" w:rsidP="00A54F66">
      <w:pPr>
        <w:ind w:leftChars="135" w:left="283"/>
        <w:jc w:val="left"/>
        <w:rPr>
          <w:ins w:id="677" w:author="作成者"/>
          <w:rFonts w:asciiTheme="majorHAnsi" w:hAnsiTheme="majorHAnsi" w:cstheme="majorHAnsi"/>
        </w:rPr>
      </w:pPr>
      <w:bookmarkStart w:id="678" w:name="_Toc491356627"/>
      <w:bookmarkStart w:id="679" w:name="_Toc491357388"/>
      <w:bookmarkStart w:id="680" w:name="_Toc491938689"/>
      <w:bookmarkStart w:id="681" w:name="_Toc491951538"/>
      <w:bookmarkStart w:id="682" w:name="_Toc491951541"/>
      <w:bookmarkEnd w:id="678"/>
      <w:bookmarkEnd w:id="679"/>
      <w:bookmarkEnd w:id="680"/>
      <w:bookmarkEnd w:id="681"/>
      <w:ins w:id="683" w:author="作成者">
        <w:r w:rsidRPr="00CB0166">
          <w:rPr>
            <w:rFonts w:ascii="ＭＳ ゴシック" w:eastAsia="ＭＳ ゴシック" w:hAnsi="ＭＳ ゴシック" w:cs="ＭＳ ゴシック" w:hint="eastAsia"/>
          </w:rPr>
          <w:t>※</w:t>
        </w:r>
        <w:r w:rsidRPr="00CB0166">
          <w:rPr>
            <w:rFonts w:asciiTheme="majorHAnsi" w:hAnsiTheme="majorHAnsi" w:cstheme="majorHAnsi"/>
          </w:rPr>
          <w:t>1</w:t>
        </w:r>
      </w:ins>
      <w:r w:rsidR="0039025A" w:rsidRPr="00CB0166">
        <w:rPr>
          <w:rFonts w:asciiTheme="majorHAnsi" w:hAnsiTheme="majorHAnsi" w:cstheme="majorHAnsi"/>
        </w:rPr>
        <w:t xml:space="preserve"> </w:t>
      </w:r>
      <w:r w:rsidR="00CB0166" w:rsidRPr="00CB0166">
        <w:rPr>
          <w:rFonts w:asciiTheme="majorHAnsi" w:hAnsiTheme="majorHAnsi" w:cstheme="majorHAnsi"/>
        </w:rPr>
        <w:t>H</w:t>
      </w:r>
      <w:r w:rsidR="0039025A" w:rsidRPr="00CB0166">
        <w:rPr>
          <w:rFonts w:asciiTheme="majorHAnsi" w:hAnsiTheme="majorHAnsi" w:cstheme="majorHAnsi"/>
        </w:rPr>
        <w:t xml:space="preserve">idden menus are used to register and update data using the backyard function. </w:t>
      </w:r>
    </w:p>
    <w:p w14:paraId="52D1D8B9" w14:textId="39ECE99A" w:rsidR="00A54F66" w:rsidRPr="00CB0166" w:rsidRDefault="0039025A" w:rsidP="00A54F66">
      <w:pPr>
        <w:ind w:leftChars="135" w:left="283"/>
        <w:jc w:val="left"/>
        <w:rPr>
          <w:ins w:id="684" w:author="作成者"/>
          <w:rFonts w:asciiTheme="majorHAnsi" w:hAnsiTheme="majorHAnsi" w:cstheme="majorHAnsi"/>
        </w:rPr>
      </w:pPr>
      <w:r w:rsidRPr="00CB0166">
        <w:rPr>
          <w:rFonts w:asciiTheme="majorHAnsi" w:hAnsiTheme="majorHAnsi" w:cstheme="majorHAnsi"/>
        </w:rPr>
        <w:t xml:space="preserve">They are set </w:t>
      </w:r>
      <w:r w:rsidR="00A52BA2">
        <w:rPr>
          <w:rFonts w:asciiTheme="majorHAnsi" w:hAnsiTheme="majorHAnsi" w:cstheme="majorHAnsi"/>
        </w:rPr>
        <w:t>to be hidden when the Terraform-CLI-</w:t>
      </w:r>
      <w:r w:rsidRPr="00CB0166">
        <w:rPr>
          <w:rFonts w:asciiTheme="majorHAnsi" w:hAnsiTheme="majorHAnsi" w:cstheme="majorHAnsi"/>
        </w:rPr>
        <w:t>driver is installed.</w:t>
      </w:r>
    </w:p>
    <w:p w14:paraId="188E0BE8" w14:textId="1E8EE1B3" w:rsidR="00A54F66" w:rsidRPr="00CB0166" w:rsidRDefault="0039025A" w:rsidP="00A54F66">
      <w:pPr>
        <w:ind w:leftChars="135" w:left="283"/>
        <w:jc w:val="left"/>
        <w:rPr>
          <w:ins w:id="685" w:author="作成者"/>
          <w:rFonts w:asciiTheme="majorHAnsi" w:hAnsiTheme="majorHAnsi" w:cstheme="majorHAnsi"/>
        </w:rPr>
      </w:pPr>
      <w:r w:rsidRPr="00CB0166">
        <w:rPr>
          <w:rFonts w:asciiTheme="majorHAnsi" w:hAnsiTheme="majorHAnsi" w:cstheme="majorHAnsi"/>
        </w:rPr>
        <w:t>If you want to display the hidden menus, you can do so from the “Management console &gt; Role/Menu link list” menu. For more information, please see the Management console user manual.</w:t>
      </w:r>
    </w:p>
    <w:p w14:paraId="63AECB84" w14:textId="44C5AE45" w:rsidR="00BB2736" w:rsidRDefault="0039025A" w:rsidP="00A54F66">
      <w:pPr>
        <w:ind w:leftChars="135" w:left="283"/>
        <w:jc w:val="left"/>
        <w:rPr>
          <w:rFonts w:asciiTheme="majorHAnsi" w:hAnsiTheme="majorHAnsi" w:cstheme="majorHAnsi"/>
        </w:rPr>
      </w:pPr>
      <w:r w:rsidRPr="00CB0166">
        <w:rPr>
          <w:rFonts w:asciiTheme="majorHAnsi" w:hAnsiTheme="majorHAnsi" w:cstheme="majorHAnsi"/>
        </w:rPr>
        <w:br/>
        <w:t xml:space="preserve">Note that the backyard function might not function normally if the data in the hidden menus </w:t>
      </w:r>
      <w:r w:rsidR="00CB0166" w:rsidRPr="00CB0166">
        <w:rPr>
          <w:rFonts w:asciiTheme="majorHAnsi" w:hAnsiTheme="majorHAnsi" w:cstheme="majorHAnsi"/>
        </w:rPr>
        <w:t>have been changed</w:t>
      </w:r>
      <w:r w:rsidRPr="00CB0166">
        <w:rPr>
          <w:rFonts w:asciiTheme="majorHAnsi" w:hAnsiTheme="majorHAnsi" w:cstheme="majorHAnsi"/>
        </w:rPr>
        <w:t>. We recommend not changing any of the data.</w:t>
      </w:r>
      <w:r w:rsidR="00BB2736">
        <w:rPr>
          <w:rFonts w:asciiTheme="majorHAnsi" w:hAnsiTheme="majorHAnsi" w:cstheme="majorHAnsi"/>
        </w:rPr>
        <w:br w:type="page"/>
      </w:r>
    </w:p>
    <w:bookmarkEnd w:id="682"/>
    <w:p w14:paraId="728A5B66" w14:textId="5D063936" w:rsidR="008228C6" w:rsidRPr="00CB0166" w:rsidRDefault="008228C6">
      <w:pPr>
        <w:widowControl/>
        <w:jc w:val="left"/>
        <w:rPr>
          <w:rFonts w:asciiTheme="majorHAnsi" w:hAnsiTheme="majorHAnsi" w:cstheme="majorHAnsi"/>
        </w:rPr>
      </w:pPr>
    </w:p>
    <w:p w14:paraId="1E883ECC" w14:textId="29BC8F31" w:rsidR="00161ACC" w:rsidRPr="00CB0166" w:rsidRDefault="00435A94" w:rsidP="009C16EB">
      <w:pPr>
        <w:pStyle w:val="1"/>
        <w:rPr>
          <w:rFonts w:asciiTheme="majorHAnsi" w:hAnsiTheme="majorHAnsi" w:cstheme="majorHAnsi"/>
        </w:rPr>
      </w:pPr>
      <w:bookmarkStart w:id="686" w:name="_Toc105604719"/>
      <w:bookmarkStart w:id="687" w:name="_Toc126763567"/>
      <w:bookmarkEnd w:id="19"/>
      <w:r>
        <w:rPr>
          <w:rFonts w:asciiTheme="majorHAnsi" w:hAnsiTheme="majorHAnsi" w:cstheme="majorHAnsi"/>
        </w:rPr>
        <w:t xml:space="preserve">Terraform-CLI-driver </w:t>
      </w:r>
      <w:bookmarkEnd w:id="686"/>
      <w:r>
        <w:rPr>
          <w:rFonts w:asciiTheme="majorHAnsi" w:hAnsiTheme="majorHAnsi" w:cstheme="majorHAnsi"/>
        </w:rPr>
        <w:t>workflow</w:t>
      </w:r>
      <w:bookmarkEnd w:id="687"/>
    </w:p>
    <w:p w14:paraId="6BDDD8FF" w14:textId="525D214A" w:rsidR="00E84364" w:rsidRPr="00CB0166" w:rsidRDefault="00435A94" w:rsidP="00E84364">
      <w:pPr>
        <w:rPr>
          <w:rFonts w:asciiTheme="majorHAnsi" w:hAnsiTheme="majorHAnsi" w:cstheme="majorHAnsi"/>
        </w:rPr>
      </w:pPr>
      <w:bookmarkStart w:id="688" w:name="_Toc473210573"/>
      <w:bookmarkStart w:id="689" w:name="_Toc435436143"/>
      <w:bookmarkStart w:id="690" w:name="_Ref450556745"/>
      <w:bookmarkStart w:id="691" w:name="_Ref450556804"/>
      <w:bookmarkStart w:id="692" w:name="_Ref450566079"/>
      <w:r>
        <w:rPr>
          <w:rFonts w:asciiTheme="majorHAnsi" w:hAnsiTheme="majorHAnsi" w:cstheme="majorHAnsi"/>
        </w:rPr>
        <w:t>This section explains the workflow for each of the Terraform consoles.</w:t>
      </w:r>
    </w:p>
    <w:p w14:paraId="38DA9404" w14:textId="77777777" w:rsidR="003D76E0" w:rsidRPr="00CB0166" w:rsidRDefault="003D76E0" w:rsidP="00E84364">
      <w:pPr>
        <w:rPr>
          <w:rFonts w:asciiTheme="majorHAnsi" w:hAnsiTheme="majorHAnsi" w:cstheme="majorHAnsi"/>
        </w:rPr>
      </w:pPr>
    </w:p>
    <w:p w14:paraId="346D2E27" w14:textId="13844B97" w:rsidR="002D068D" w:rsidRPr="00CB0166" w:rsidRDefault="00CB3911" w:rsidP="00892F43">
      <w:pPr>
        <w:pStyle w:val="20"/>
      </w:pPr>
      <w:bookmarkStart w:id="693" w:name="_Toc105604720"/>
      <w:bookmarkStart w:id="694" w:name="_Toc126763568"/>
      <w:r w:rsidRPr="00CB0166">
        <w:t>Terraform</w:t>
      </w:r>
      <w:r w:rsidR="009C16EB" w:rsidRPr="00CB0166">
        <w:t xml:space="preserve"> workflow</w:t>
      </w:r>
      <w:bookmarkEnd w:id="693"/>
      <w:bookmarkEnd w:id="694"/>
    </w:p>
    <w:p w14:paraId="5B9059B2" w14:textId="530B7FF5" w:rsidR="002D068D" w:rsidRPr="00CB0166" w:rsidRDefault="00ED5BAA" w:rsidP="00306AC8">
      <w:pPr>
        <w:ind w:leftChars="135" w:left="283"/>
        <w:jc w:val="left"/>
        <w:rPr>
          <w:rFonts w:asciiTheme="majorHAnsi" w:hAnsiTheme="majorHAnsi" w:cstheme="majorHAnsi"/>
        </w:rPr>
      </w:pPr>
      <w:r w:rsidRPr="00CB0166">
        <w:rPr>
          <w:rFonts w:asciiTheme="majorHAnsi" w:hAnsiTheme="majorHAnsi" w:cstheme="majorHAnsi"/>
        </w:rPr>
        <w:t>The standard work flow for each Terraform console is as follows</w:t>
      </w:r>
      <w:r w:rsidR="00D81194" w:rsidRPr="00CB0166">
        <w:rPr>
          <w:rFonts w:asciiTheme="majorHAnsi" w:hAnsiTheme="majorHAnsi" w:cstheme="majorHAnsi"/>
        </w:rPr>
        <w:t>.</w:t>
      </w:r>
    </w:p>
    <w:p w14:paraId="1C8B141B" w14:textId="77777777" w:rsidR="00ED5BAA" w:rsidRPr="00CB0166" w:rsidRDefault="00ED5BAA" w:rsidP="00306AC8">
      <w:pPr>
        <w:ind w:leftChars="135" w:left="283"/>
        <w:jc w:val="left"/>
        <w:rPr>
          <w:rFonts w:asciiTheme="majorHAnsi" w:hAnsiTheme="majorHAnsi" w:cstheme="majorHAnsi"/>
        </w:rPr>
      </w:pPr>
      <w:r w:rsidRPr="00CB0166">
        <w:rPr>
          <w:rFonts w:asciiTheme="majorHAnsi" w:hAnsiTheme="majorHAnsi" w:cstheme="majorHAnsi"/>
        </w:rPr>
        <w:t>Details of each operations are described in the next section.</w:t>
      </w:r>
    </w:p>
    <w:p w14:paraId="3A5156DA" w14:textId="326FAA0A" w:rsidR="00845D77" w:rsidRPr="00CB0166" w:rsidRDefault="00ED5BAA" w:rsidP="00ED5BAA">
      <w:pPr>
        <w:ind w:leftChars="135" w:left="283"/>
        <w:jc w:val="left"/>
        <w:rPr>
          <w:rFonts w:asciiTheme="majorHAnsi" w:hAnsiTheme="majorHAnsi" w:cstheme="majorHAnsi"/>
        </w:rPr>
      </w:pPr>
      <w:r w:rsidRPr="00CB0166">
        <w:rPr>
          <w:rFonts w:asciiTheme="majorHAnsi" w:hAnsiTheme="majorHAnsi" w:cstheme="majorHAnsi"/>
        </w:rPr>
        <w:t>For information on how to use the ITA Basic Console, please refer to "</w:t>
      </w:r>
      <w:r w:rsidR="00834D96" w:rsidRPr="00CB0166">
        <w:rPr>
          <w:rFonts w:asciiTheme="majorHAnsi" w:hAnsiTheme="majorHAnsi" w:cstheme="majorHAnsi"/>
        </w:rPr>
        <w:t xml:space="preserve">User </w:t>
      </w:r>
      <w:r w:rsidRPr="00CB0166">
        <w:rPr>
          <w:rFonts w:asciiTheme="majorHAnsi" w:hAnsiTheme="majorHAnsi" w:cstheme="majorHAnsi"/>
        </w:rPr>
        <w:t xml:space="preserve">Instruction </w:t>
      </w:r>
      <w:r w:rsidR="00FA568B" w:rsidRPr="00CB0166">
        <w:rPr>
          <w:rFonts w:asciiTheme="majorHAnsi" w:hAnsiTheme="majorHAnsi" w:cstheme="majorHAnsi"/>
        </w:rPr>
        <w:t>Manual</w:t>
      </w:r>
      <w:r w:rsidRPr="00CB0166">
        <w:rPr>
          <w:rFonts w:asciiTheme="majorHAnsi" w:hAnsiTheme="majorHAnsi" w:cstheme="majorHAnsi"/>
        </w:rPr>
        <w:t>_Basic Console"</w:t>
      </w:r>
      <w:r w:rsidR="00D81194" w:rsidRPr="00CB0166">
        <w:rPr>
          <w:rFonts w:asciiTheme="majorHAnsi" w:hAnsiTheme="majorHAnsi" w:cstheme="majorHAnsi"/>
        </w:rPr>
        <w:t>.</w:t>
      </w:r>
    </w:p>
    <w:p w14:paraId="5D7DCBB9" w14:textId="1FEB217B" w:rsidR="00845D77" w:rsidRPr="00CB0166" w:rsidRDefault="00845D77" w:rsidP="005D3787">
      <w:pPr>
        <w:rPr>
          <w:rFonts w:asciiTheme="majorHAnsi" w:hAnsiTheme="majorHAnsi" w:cstheme="majorHAnsi"/>
        </w:rPr>
      </w:pPr>
    </w:p>
    <w:p w14:paraId="268262EB" w14:textId="314118DA" w:rsidR="000D7C76" w:rsidRDefault="00EA526B" w:rsidP="00075D42">
      <w:pPr>
        <w:rPr>
          <w:rFonts w:asciiTheme="majorHAnsi" w:hAnsiTheme="majorHAnsi" w:cstheme="majorHAnsi"/>
        </w:rPr>
      </w:pPr>
      <w:r w:rsidRPr="00CB0166">
        <w:rPr>
          <w:rFonts w:asciiTheme="majorHAnsi" w:hAnsiTheme="majorHAnsi" w:cstheme="majorHAnsi"/>
        </w:rPr>
        <w:t>The flow to operation in Terraform are as follows</w:t>
      </w:r>
      <w:r w:rsidR="00D81194" w:rsidRPr="00CB0166">
        <w:rPr>
          <w:rFonts w:asciiTheme="majorHAnsi" w:hAnsiTheme="majorHAnsi" w:cstheme="majorHAnsi"/>
        </w:rPr>
        <w:t>.</w:t>
      </w:r>
    </w:p>
    <w:p w14:paraId="296341FB" w14:textId="1E1662E3" w:rsidR="00435A94" w:rsidRPr="00CB0166" w:rsidRDefault="00435A94" w:rsidP="00075D42">
      <w:pPr>
        <w:rPr>
          <w:rFonts w:asciiTheme="majorHAnsi" w:hAnsiTheme="majorHAnsi" w:cstheme="majorHAnsi"/>
        </w:rPr>
      </w:pPr>
      <w:r w:rsidRPr="00CE0420">
        <w:rPr>
          <w:rFonts w:cstheme="minorHAnsi"/>
          <w:noProof/>
        </w:rPr>
        <mc:AlternateContent>
          <mc:Choice Requires="wpc">
            <w:drawing>
              <wp:inline distT="0" distB="0" distL="0" distR="0" wp14:anchorId="5BDC504A" wp14:editId="2BFA18CD">
                <wp:extent cx="5953125" cy="6011186"/>
                <wp:effectExtent l="0" t="0" r="28575" b="27940"/>
                <wp:docPr id="70" name="キャンバス 7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41" name="下矢印 41"/>
                        <wps:cNvSpPr/>
                        <wps:spPr>
                          <a:xfrm>
                            <a:off x="266048" y="476925"/>
                            <a:ext cx="353683" cy="4591431"/>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角丸四角形 42"/>
                        <wps:cNvSpPr/>
                        <wps:spPr>
                          <a:xfrm>
                            <a:off x="102324" y="22501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CE381D6" w14:textId="100A4820" w:rsidR="00CC00D9" w:rsidRPr="00275323" w:rsidRDefault="00CC00D9" w:rsidP="00D361BF">
                              <w:pPr>
                                <w:pStyle w:val="a9"/>
                                <w:numPr>
                                  <w:ilvl w:val="0"/>
                                  <w:numId w:val="40"/>
                                </w:numPr>
                                <w:ind w:leftChars="0"/>
                                <w:jc w:val="left"/>
                                <w:rPr>
                                  <w:rFonts w:asciiTheme="minorEastAsia" w:hAnsiTheme="minorEastAsia"/>
                                  <w:b/>
                                  <w:color w:val="003C8A" w:themeColor="accent6" w:themeTint="E6"/>
                                  <w:sz w:val="20"/>
                                  <w:szCs w:val="20"/>
                                </w:rPr>
                              </w:pPr>
                              <w:r>
                                <w:rPr>
                                  <w:rFonts w:hint="eastAsia"/>
                                  <w:b/>
                                  <w:color w:val="003C8A" w:themeColor="accent6" w:themeTint="E6"/>
                                  <w:sz w:val="20"/>
                                  <w:szCs w:val="20"/>
                                </w:rPr>
                                <w:t>R</w:t>
                              </w:r>
                              <w:r>
                                <w:rPr>
                                  <w:b/>
                                  <w:color w:val="003C8A" w:themeColor="accent6" w:themeTint="E6"/>
                                  <w:sz w:val="20"/>
                                  <w:szCs w:val="20"/>
                                </w:rPr>
                                <w:t>egister Input operation name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3" name="角丸四角形 43"/>
                        <wps:cNvSpPr/>
                        <wps:spPr>
                          <a:xfrm>
                            <a:off x="102146" y="1637653"/>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4EDD34" w14:textId="0AB880DB" w:rsidR="00CC00D9" w:rsidRPr="00982EAC" w:rsidRDefault="00CC00D9" w:rsidP="00435A94">
                              <w:pPr>
                                <w:jc w:val="left"/>
                                <w:rPr>
                                  <w:b/>
                                  <w:color w:val="003C8A" w:themeColor="accent6" w:themeTint="E6"/>
                                  <w:sz w:val="20"/>
                                  <w:szCs w:val="20"/>
                                </w:rPr>
                              </w:pPr>
                              <w:r>
                                <w:rPr>
                                  <w:rFonts w:hint="eastAsia"/>
                                  <w:b/>
                                  <w:color w:val="003C8A" w:themeColor="accent6" w:themeTint="E6"/>
                                  <w:sz w:val="20"/>
                                  <w:szCs w:val="20"/>
                                </w:rPr>
                                <w:t>④</w:t>
                              </w:r>
                              <w:r w:rsidRPr="00982EAC">
                                <w:rPr>
                                  <w:rFonts w:hint="eastAsia"/>
                                  <w:b/>
                                  <w:color w:val="003C8A" w:themeColor="accent6" w:themeTint="E6"/>
                                  <w:sz w:val="20"/>
                                  <w:szCs w:val="20"/>
                                </w:rPr>
                                <w:t xml:space="preserve"> </w:t>
                              </w:r>
                              <w:r>
                                <w:rPr>
                                  <w:b/>
                                  <w:color w:val="003C8A" w:themeColor="accent6" w:themeTint="E6"/>
                                  <w:sz w:val="20"/>
                                  <w:szCs w:val="20"/>
                                </w:rPr>
                                <w:t>Register Operation pattern (Movement)</w:t>
                              </w:r>
                              <w:r w:rsidRPr="00982EAC">
                                <w:rPr>
                                  <w:rFonts w:hint="eastAsia"/>
                                  <w:b/>
                                  <w:color w:val="003C8A" w:themeColor="accent6" w:themeTint="E6"/>
                                  <w:sz w:val="20"/>
                                  <w:szCs w:val="20"/>
                                </w:rPr>
                                <w:t>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4" name="角丸四角形 44"/>
                        <wps:cNvSpPr/>
                        <wps:spPr>
                          <a:xfrm>
                            <a:off x="102146" y="2124684"/>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3843216" w14:textId="36057491" w:rsidR="00CC00D9" w:rsidRPr="00982EAC" w:rsidRDefault="00CC00D9" w:rsidP="00435A94">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Pr>
                                  <w:b/>
                                  <w:color w:val="003C8A" w:themeColor="accent6" w:themeTint="E6"/>
                                  <w:sz w:val="20"/>
                                  <w:szCs w:val="20"/>
                                </w:rPr>
                                <w:t>Register Module file(s)</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5" name="角丸四角形 45"/>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0430448" w14:textId="4323FF3D" w:rsidR="00CC00D9" w:rsidRPr="00811557" w:rsidRDefault="00CC00D9" w:rsidP="00435A94">
                              <w:pPr>
                                <w:jc w:val="center"/>
                                <w:rPr>
                                  <w:rFonts w:asciiTheme="minorEastAsia" w:hAnsiTheme="minorEastAsia"/>
                                  <w:b/>
                                  <w:color w:val="002B62" w:themeColor="accent6"/>
                                  <w:sz w:val="18"/>
                                  <w:szCs w:val="21"/>
                                </w:rPr>
                              </w:pPr>
                              <w:r>
                                <w:rPr>
                                  <w:rFonts w:hint="eastAsia"/>
                                  <w:b/>
                                  <w:color w:val="002B62" w:themeColor="accent6"/>
                                  <w:sz w:val="18"/>
                                  <w:szCs w:val="21"/>
                                </w:rPr>
                                <w:t>R</w:t>
                              </w:r>
                              <w:r>
                                <w:rPr>
                                  <w:b/>
                                  <w:color w:val="002B62" w:themeColor="accent6"/>
                                  <w:sz w:val="18"/>
                                  <w:szCs w:val="21"/>
                                </w:rPr>
                                <w:t>equired</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 name="角丸四角形 46"/>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0C6B537" w14:textId="738DE506" w:rsidR="00CC00D9" w:rsidRPr="00E84364" w:rsidRDefault="00CC00D9" w:rsidP="00435A94">
                              <w:pPr>
                                <w:jc w:val="center"/>
                                <w:rPr>
                                  <w:b/>
                                  <w:sz w:val="18"/>
                                  <w:szCs w:val="21"/>
                                </w:rPr>
                              </w:pPr>
                              <w:r>
                                <w:rPr>
                                  <w:rFonts w:hint="eastAsia"/>
                                  <w:b/>
                                  <w:sz w:val="18"/>
                                  <w:szCs w:val="21"/>
                                </w:rPr>
                                <w:t>Op</w:t>
                              </w:r>
                              <w:r>
                                <w:rPr>
                                  <w:b/>
                                  <w:sz w:val="18"/>
                                  <w:szCs w:val="21"/>
                                </w:rPr>
                                <w:t>tional</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7" name="テキスト ボックス 47"/>
                        <wps:cNvSpPr txBox="1"/>
                        <wps:spPr>
                          <a:xfrm>
                            <a:off x="3497686" y="45666"/>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9C011AE" w14:textId="4667533A" w:rsidR="00CC00D9" w:rsidRPr="00811557" w:rsidRDefault="00CC00D9" w:rsidP="00435A94">
                              <w:pPr>
                                <w:jc w:val="left"/>
                                <w:rPr>
                                  <w:b/>
                                  <w:color w:val="404040" w:themeColor="text1" w:themeTint="BF"/>
                                  <w:sz w:val="28"/>
                                </w:rPr>
                              </w:pPr>
                              <w:r>
                                <w:rPr>
                                  <w:rFonts w:ascii="ＭＳ Ｐゴシック" w:eastAsia="ＭＳ Ｐゴシック" w:hAnsi="ＭＳ Ｐゴシック" w:hint="eastAsia"/>
                                  <w:b/>
                                  <w:color w:val="404040" w:themeColor="text1" w:themeTint="BF"/>
                                  <w:szCs w:val="16"/>
                                </w:rPr>
                                <w:t>【Legend</w:t>
                              </w:r>
                              <w:r w:rsidRPr="00811557">
                                <w:rPr>
                                  <w:rFonts w:ascii="ＭＳ Ｐゴシック" w:eastAsia="ＭＳ Ｐゴシック" w:hAnsi="ＭＳ Ｐゴシック" w:hint="eastAsia"/>
                                  <w:b/>
                                  <w:color w:val="404040" w:themeColor="text1" w:themeTint="BF"/>
                                  <w:szCs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 name="角丸四角形 48"/>
                        <wps:cNvSpPr/>
                        <wps:spPr>
                          <a:xfrm>
                            <a:off x="102146" y="2608125"/>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80DB918" w14:textId="3452E698" w:rsidR="00CC00D9" w:rsidRPr="00982EAC" w:rsidRDefault="00CC00D9" w:rsidP="00435A94">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Specify Module file</w:t>
                              </w:r>
                              <w:r>
                                <w:rPr>
                                  <w:b/>
                                  <w:color w:val="003C8A" w:themeColor="accent6" w:themeTint="E6"/>
                                  <w:sz w:val="20"/>
                                  <w:szCs w:val="20"/>
                                </w:rPr>
                                <w:t>(</w:t>
                              </w:r>
                              <w:r>
                                <w:rPr>
                                  <w:rFonts w:hint="eastAsia"/>
                                  <w:b/>
                                  <w:color w:val="003C8A" w:themeColor="accent6" w:themeTint="E6"/>
                                  <w:sz w:val="20"/>
                                  <w:szCs w:val="20"/>
                                </w:rPr>
                                <w:t>s</w:t>
                              </w:r>
                              <w:r>
                                <w:rPr>
                                  <w:b/>
                                  <w:color w:val="003C8A" w:themeColor="accent6" w:themeTint="E6"/>
                                  <w:sz w:val="20"/>
                                  <w:szCs w:val="20"/>
                                </w:rPr>
                                <w:t>)</w:t>
                              </w:r>
                              <w:r>
                                <w:rPr>
                                  <w:rFonts w:hint="eastAsia"/>
                                  <w:b/>
                                  <w:color w:val="003C8A" w:themeColor="accent6" w:themeTint="E6"/>
                                  <w:sz w:val="20"/>
                                  <w:szCs w:val="20"/>
                                </w:rPr>
                                <w:t xml:space="preserve"> to Movement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9" name="角丸四角形 49"/>
                        <wps:cNvSpPr/>
                        <wps:spPr>
                          <a:xfrm>
                            <a:off x="102378" y="1158647"/>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CCA65F8" w14:textId="4A673728" w:rsidR="00CC00D9" w:rsidRPr="00D6614D" w:rsidRDefault="00CC00D9" w:rsidP="00435A94">
                              <w:pPr>
                                <w:pStyle w:val="Web"/>
                                <w:spacing w:before="0" w:beforeAutospacing="0" w:after="0" w:afterAutospacing="0"/>
                                <w:rPr>
                                  <w:rFonts w:asciiTheme="majorHAnsi" w:hAnsiTheme="majorHAnsi" w:cstheme="majorHAnsi"/>
                                </w:rPr>
                              </w:pPr>
                              <w:r w:rsidRPr="00D6614D">
                                <w:rPr>
                                  <w:rFonts w:ascii="ＭＳ ゴシック" w:eastAsia="ＭＳ ゴシック" w:hAnsi="ＭＳ ゴシック" w:cs="ＭＳ ゴシック" w:hint="eastAsia"/>
                                  <w:b/>
                                  <w:bCs/>
                                  <w:color w:val="003C8A"/>
                                  <w:kern w:val="2"/>
                                  <w:sz w:val="20"/>
                                  <w:szCs w:val="20"/>
                                </w:rPr>
                                <w:t>③</w:t>
                              </w:r>
                              <w:r w:rsidRPr="00D6614D">
                                <w:rPr>
                                  <w:rFonts w:asciiTheme="majorHAnsi" w:hAnsiTheme="majorHAnsi" w:cstheme="majorHAnsi"/>
                                  <w:b/>
                                  <w:bCs/>
                                  <w:color w:val="003C8A"/>
                                  <w:kern w:val="2"/>
                                  <w:sz w:val="20"/>
                                  <w:szCs w:val="20"/>
                                </w:rPr>
                                <w:t xml:space="preserve"> Register and link Workspace</w:t>
                              </w:r>
                            </w:p>
                          </w:txbxContent>
                        </wps:txbx>
                        <wps:bodyPr rot="0" spcFirstLastPara="0" vert="horz" wrap="square" lIns="36000" tIns="0" rIns="0" bIns="0" numCol="1" spcCol="0" rtlCol="0" fromWordArt="0" anchor="ctr" anchorCtr="0" forceAA="0" compatLnSpc="1">
                          <a:prstTxWarp prst="textNoShape">
                            <a:avLst/>
                          </a:prstTxWarp>
                          <a:noAutofit/>
                        </wps:bodyPr>
                      </wps:wsp>
                      <wpg:wgp>
                        <wpg:cNvPr id="50" name="グループ化 50"/>
                        <wpg:cNvGrpSpPr/>
                        <wpg:grpSpPr>
                          <a:xfrm>
                            <a:off x="619731" y="3104991"/>
                            <a:ext cx="3502689" cy="285751"/>
                            <a:chOff x="0" y="0"/>
                            <a:chExt cx="2816108" cy="286040"/>
                          </a:xfrm>
                        </wpg:grpSpPr>
                        <wps:wsp>
                          <wps:cNvPr id="51" name="角丸四角形 458"/>
                          <wps:cNvSpPr/>
                          <wps:spPr>
                            <a:xfrm>
                              <a:off x="720593" y="24303"/>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63A80B1" w14:textId="2F288902" w:rsidR="00CC00D9" w:rsidRDefault="00CC00D9" w:rsidP="00435A94">
                                <w:pPr>
                                  <w:jc w:val="left"/>
                                  <w:rPr>
                                    <w:rFonts w:cs="Times New Roman"/>
                                    <w:b/>
                                    <w:bCs/>
                                    <w:color w:val="325121"/>
                                    <w:sz w:val="20"/>
                                    <w:szCs w:val="20"/>
                                  </w:rPr>
                                </w:pPr>
                                <w:r>
                                  <w:rPr>
                                    <w:rFonts w:cs="Times New Roman" w:hint="eastAsia"/>
                                    <w:b/>
                                    <w:bCs/>
                                    <w:color w:val="325121"/>
                                    <w:sz w:val="20"/>
                                    <w:szCs w:val="20"/>
                                  </w:rPr>
                                  <w:t>⑦</w:t>
                                </w:r>
                                <w:r>
                                  <w:rPr>
                                    <w:rFonts w:cs="Times New Roman" w:hint="eastAsia"/>
                                    <w:b/>
                                    <w:bCs/>
                                    <w:color w:val="325121"/>
                                    <w:sz w:val="20"/>
                                    <w:szCs w:val="20"/>
                                  </w:rPr>
                                  <w:t xml:space="preserve"> </w:t>
                                </w:r>
                                <w:r>
                                  <w:rPr>
                                    <w:rFonts w:cs="Times New Roman"/>
                                    <w:b/>
                                    <w:bCs/>
                                    <w:color w:val="325121"/>
                                    <w:sz w:val="20"/>
                                    <w:szCs w:val="20"/>
                                  </w:rPr>
                                  <w:t>Set Maximum number of repetitions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52" name="下矢印 472"/>
                          <wps:cNvSpPr/>
                          <wps:spPr>
                            <a:xfrm rot="5400000">
                              <a:off x="190377" y="-190377"/>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53" name="グループ化 53"/>
                        <wpg:cNvGrpSpPr/>
                        <wpg:grpSpPr>
                          <a:xfrm>
                            <a:off x="649127" y="3531504"/>
                            <a:ext cx="2815591" cy="285751"/>
                            <a:chOff x="0" y="441325"/>
                            <a:chExt cx="2816108" cy="286040"/>
                          </a:xfrm>
                        </wpg:grpSpPr>
                        <wps:wsp>
                          <wps:cNvPr id="54" name="角丸四角形 110"/>
                          <wps:cNvSpPr/>
                          <wps:spPr>
                            <a:xfrm>
                              <a:off x="720593" y="465628"/>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6F18106" w14:textId="0B90C587" w:rsidR="00CC00D9" w:rsidRDefault="00CC00D9" w:rsidP="00435A94">
                                <w:pPr>
                                  <w:rPr>
                                    <w:rFonts w:cs="Times New Roman"/>
                                    <w:b/>
                                    <w:bCs/>
                                    <w:color w:val="325121"/>
                                    <w:kern w:val="0"/>
                                    <w:sz w:val="20"/>
                                    <w:szCs w:val="20"/>
                                  </w:rPr>
                                </w:pPr>
                                <w:r>
                                  <w:rPr>
                                    <w:rFonts w:cs="Times New Roman" w:hint="eastAsia"/>
                                    <w:b/>
                                    <w:bCs/>
                                    <w:color w:val="325121"/>
                                    <w:sz w:val="20"/>
                                    <w:szCs w:val="20"/>
                                  </w:rPr>
                                  <w:t>⑧</w:t>
                                </w:r>
                                <w:r>
                                  <w:rPr>
                                    <w:rFonts w:cs="Times New Roman" w:hint="eastAsia"/>
                                    <w:b/>
                                    <w:bCs/>
                                    <w:color w:val="325121"/>
                                    <w:sz w:val="20"/>
                                    <w:szCs w:val="20"/>
                                  </w:rPr>
                                  <w:t xml:space="preserve"> </w:t>
                                </w:r>
                                <w:r>
                                  <w:rPr>
                                    <w:rFonts w:cs="Times New Roman"/>
                                    <w:b/>
                                    <w:bCs/>
                                    <w:color w:val="325121"/>
                                    <w:sz w:val="20"/>
                                    <w:szCs w:val="20"/>
                                  </w:rPr>
                                  <w:t>Set Variable value</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55" name="下矢印 111"/>
                          <wps:cNvSpPr/>
                          <wps:spPr>
                            <a:xfrm rot="5400000">
                              <a:off x="190377" y="250948"/>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56" name="グループ化 56"/>
                        <wpg:cNvGrpSpPr/>
                        <wpg:grpSpPr>
                          <a:xfrm>
                            <a:off x="649127" y="688884"/>
                            <a:ext cx="2897399" cy="285115"/>
                            <a:chOff x="0" y="0"/>
                            <a:chExt cx="2897931" cy="286040"/>
                          </a:xfrm>
                        </wpg:grpSpPr>
                        <wps:wsp>
                          <wps:cNvPr id="62" name="角丸四角形 458"/>
                          <wps:cNvSpPr/>
                          <wps:spPr>
                            <a:xfrm>
                              <a:off x="720593" y="24269"/>
                              <a:ext cx="2177338"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8115E5F" w14:textId="24711025" w:rsidR="00CC00D9" w:rsidRDefault="00CC00D9" w:rsidP="00435A94">
                                <w:pPr>
                                  <w:jc w:val="left"/>
                                  <w:rPr>
                                    <w:rFonts w:cs="Times New Roman"/>
                                    <w:b/>
                                    <w:bCs/>
                                    <w:color w:val="325121"/>
                                    <w:sz w:val="20"/>
                                    <w:szCs w:val="20"/>
                                  </w:rPr>
                                </w:pPr>
                                <w:r>
                                  <w:rPr>
                                    <w:rFonts w:cs="Times New Roman" w:hint="eastAsia"/>
                                    <w:b/>
                                    <w:bCs/>
                                    <w:color w:val="325121"/>
                                    <w:sz w:val="20"/>
                                    <w:szCs w:val="20"/>
                                  </w:rPr>
                                  <w:t>②</w:t>
                                </w:r>
                                <w:r>
                                  <w:rPr>
                                    <w:rFonts w:cs="Times New Roman" w:hint="eastAsia"/>
                                    <w:b/>
                                    <w:bCs/>
                                    <w:color w:val="325121"/>
                                    <w:sz w:val="20"/>
                                    <w:szCs w:val="20"/>
                                  </w:rPr>
                                  <w:t xml:space="preserve"> </w:t>
                                </w:r>
                                <w:r>
                                  <w:rPr>
                                    <w:rFonts w:cs="Times New Roman"/>
                                    <w:b/>
                                    <w:bCs/>
                                    <w:color w:val="325121"/>
                                    <w:sz w:val="20"/>
                                    <w:szCs w:val="20"/>
                                  </w:rPr>
                                  <w:t>Configure Interface information information</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64" name="下矢印 472"/>
                          <wps:cNvSpPr/>
                          <wps:spPr>
                            <a:xfrm rot="5400000">
                              <a:off x="190377" y="-190377"/>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65" name="角丸四角形 460"/>
                        <wps:cNvSpPr/>
                        <wps:spPr>
                          <a:xfrm>
                            <a:off x="102502" y="4044334"/>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EB4CE9D" w14:textId="2C4B33DF" w:rsidR="00CC00D9" w:rsidRDefault="00CC00D9" w:rsidP="00435A94">
                              <w:pPr>
                                <w:rPr>
                                  <w:rFonts w:cs="Times New Roman"/>
                                  <w:b/>
                                  <w:bCs/>
                                  <w:color w:val="003C8A"/>
                                  <w:sz w:val="20"/>
                                  <w:szCs w:val="20"/>
                                </w:rPr>
                              </w:pPr>
                              <w:r>
                                <w:rPr>
                                  <w:rFonts w:cs="Times New Roman" w:hint="eastAsia"/>
                                  <w:b/>
                                  <w:bCs/>
                                  <w:color w:val="003C8A"/>
                                  <w:sz w:val="20"/>
                                  <w:szCs w:val="20"/>
                                </w:rPr>
                                <w:t>⑨</w:t>
                              </w:r>
                              <w:r>
                                <w:rPr>
                                  <w:rFonts w:cs="Times New Roman" w:hint="eastAsia"/>
                                  <w:b/>
                                  <w:bCs/>
                                  <w:color w:val="003C8A"/>
                                  <w:sz w:val="20"/>
                                  <w:szCs w:val="20"/>
                                </w:rPr>
                                <w:t xml:space="preserve"> </w:t>
                              </w:r>
                              <w:r>
                                <w:rPr>
                                  <w:rFonts w:cs="Times New Roman"/>
                                  <w:b/>
                                  <w:bCs/>
                                  <w:color w:val="003C8A"/>
                                  <w:sz w:val="20"/>
                                  <w:szCs w:val="20"/>
                                </w:rPr>
                                <w:t>Execute operation</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67" name="角丸四角形 461"/>
                        <wps:cNvSpPr/>
                        <wps:spPr>
                          <a:xfrm>
                            <a:off x="102502" y="4508519"/>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9EFE72E" w14:textId="71D72BCB" w:rsidR="00CC00D9" w:rsidRDefault="00CC00D9" w:rsidP="00435A94">
                              <w:pPr>
                                <w:rPr>
                                  <w:rFonts w:cs="Times New Roman"/>
                                  <w:b/>
                                  <w:bCs/>
                                  <w:color w:val="003C8A"/>
                                  <w:sz w:val="20"/>
                                  <w:szCs w:val="20"/>
                                </w:rPr>
                              </w:pPr>
                              <w:r>
                                <w:rPr>
                                  <w:rFonts w:cs="Times New Roman" w:hint="eastAsia"/>
                                  <w:b/>
                                  <w:bCs/>
                                  <w:color w:val="003C8A"/>
                                  <w:sz w:val="20"/>
                                  <w:szCs w:val="20"/>
                                </w:rPr>
                                <w:t>⑩</w:t>
                              </w:r>
                              <w:r>
                                <w:rPr>
                                  <w:rFonts w:cs="Times New Roman" w:hint="eastAsia"/>
                                  <w:b/>
                                  <w:bCs/>
                                  <w:color w:val="003C8A"/>
                                  <w:sz w:val="20"/>
                                  <w:szCs w:val="20"/>
                                </w:rPr>
                                <w:t xml:space="preserve"> </w:t>
                              </w:r>
                              <w:r>
                                <w:rPr>
                                  <w:rFonts w:cs="Times New Roman"/>
                                  <w:b/>
                                  <w:bCs/>
                                  <w:color w:val="003C8A"/>
                                  <w:sz w:val="20"/>
                                  <w:szCs w:val="20"/>
                                </w:rPr>
                                <w:t>Check Operation status</w:t>
                              </w:r>
                            </w:p>
                            <w:p w14:paraId="6384BCE1" w14:textId="77777777" w:rsidR="00CC00D9" w:rsidRDefault="00CC00D9" w:rsidP="00435A94">
                              <w:pPr>
                                <w:rPr>
                                  <w:rFonts w:cs="Times New Roman"/>
                                  <w:b/>
                                  <w:bCs/>
                                  <w:color w:val="003C8A"/>
                                  <w:sz w:val="20"/>
                                  <w:szCs w:val="20"/>
                                </w:rPr>
                              </w:pPr>
                              <w:r>
                                <w:rPr>
                                  <w:rFonts w:cs="Times New Roman"/>
                                  <w:b/>
                                  <w:bCs/>
                                  <w:color w:val="003C8A"/>
                                  <w:sz w:val="20"/>
                                  <w:szCs w:val="20"/>
                                </w:rPr>
                                <w:t> </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69" name="角丸四角形 464"/>
                        <wps:cNvSpPr/>
                        <wps:spPr>
                          <a:xfrm>
                            <a:off x="102502" y="5068589"/>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E547D5F" w14:textId="2AB86052" w:rsidR="00CC00D9" w:rsidRDefault="00CC00D9" w:rsidP="00435A94">
                              <w:pPr>
                                <w:rPr>
                                  <w:rFonts w:cs="Times New Roman"/>
                                  <w:b/>
                                  <w:bCs/>
                                  <w:color w:val="003C8A"/>
                                  <w:sz w:val="20"/>
                                  <w:szCs w:val="20"/>
                                </w:rPr>
                              </w:pPr>
                              <w:r>
                                <w:rPr>
                                  <w:rFonts w:cs="Times New Roman" w:hint="eastAsia"/>
                                  <w:b/>
                                  <w:bCs/>
                                  <w:color w:val="003C8A"/>
                                  <w:sz w:val="20"/>
                                  <w:szCs w:val="20"/>
                                </w:rPr>
                                <w:t>⑪</w:t>
                              </w:r>
                              <w:r>
                                <w:rPr>
                                  <w:rFonts w:cs="Times New Roman" w:hint="eastAsia"/>
                                  <w:b/>
                                  <w:bCs/>
                                  <w:color w:val="003C8A"/>
                                  <w:sz w:val="20"/>
                                  <w:szCs w:val="20"/>
                                </w:rPr>
                                <w:t xml:space="preserve"> </w:t>
                              </w:r>
                              <w:r>
                                <w:rPr>
                                  <w:rFonts w:cs="Times New Roman"/>
                                  <w:b/>
                                  <w:bCs/>
                                  <w:color w:val="003C8A"/>
                                  <w:sz w:val="20"/>
                                  <w:szCs w:val="20"/>
                                </w:rPr>
                                <w:t>Check Operation history</w:t>
                              </w:r>
                            </w:p>
                          </w:txbxContent>
                        </wps:txbx>
                        <wps:bodyPr rot="0" spcFirstLastPara="0" vert="horz" wrap="square" lIns="36000" tIns="0" rIns="0" bIns="0" numCol="1" spcCol="0" rtlCol="0" fromWordArt="0" anchor="ctr" anchorCtr="0" forceAA="0" compatLnSpc="1">
                          <a:prstTxWarp prst="textNoShape">
                            <a:avLst/>
                          </a:prstTxWarp>
                          <a:noAutofit/>
                        </wps:bodyPr>
                      </wps:wsp>
                    </wpc:wpc>
                  </a:graphicData>
                </a:graphic>
              </wp:inline>
            </w:drawing>
          </mc:Choice>
          <mc:Fallback>
            <w:pict>
              <v:group w14:anchorId="5BDC504A" id="キャンバス 70" o:spid="_x0000_s1031" editas="canvas" style="width:468.75pt;height:473.3pt;mso-position-horizontal-relative:char;mso-position-vertical-relative:line" coordsize="59531,6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9531;height:60109;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41" o:spid="_x0000_s1033" type="#_x0000_t67" style="position:absolute;left:2660;top:4769;width:3537;height:45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" adj="21011" fillcolor="#003d8b" strokecolor="#003c8c [2905]" strokeweight="2pt">
                  <v:fill opacity="52428f"/>
                </v:shape>
                <v:roundrect id="角丸四角形 42" o:spid="_x0000_s1034" style="position:absolute;left:1023;top:2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" fillcolor="white [3201]" strokecolor="#003c8c [2905]" strokeweight="2pt">
                  <v:shadow on="t" color="black" opacity="26214f" origin="-.5,-.5" offset=".74836mm,.74836mm"/>
                  <v:textbox inset="1mm,0,0,0">
                    <w:txbxContent>
                      <w:p w14:paraId="0CE381D6" w14:textId="100A4820" w:rsidR="00CC00D9" w:rsidRPr="00275323" w:rsidRDefault="00CC00D9" w:rsidP="00D361BF">
                        <w:pPr>
                          <w:pStyle w:val="a9"/>
                          <w:numPr>
                            <w:ilvl w:val="0"/>
                            <w:numId w:val="40"/>
                          </w:numPr>
                          <w:ind w:leftChars="0"/>
                          <w:jc w:val="left"/>
                          <w:rPr>
                            <w:rFonts w:asciiTheme="minorEastAsia" w:hAnsiTheme="minorEastAsia"/>
                            <w:b/>
                            <w:color w:val="003C8A" w:themeColor="accent6" w:themeTint="E6"/>
                            <w:sz w:val="20"/>
                            <w:szCs w:val="20"/>
                          </w:rPr>
                        </w:pPr>
                        <w:r>
                          <w:rPr>
                            <w:rFonts w:hint="eastAsia"/>
                            <w:b/>
                            <w:color w:val="003C8A" w:themeColor="accent6" w:themeTint="E6"/>
                            <w:sz w:val="20"/>
                            <w:szCs w:val="20"/>
                          </w:rPr>
                          <w:t>R</w:t>
                        </w:r>
                        <w:r>
                          <w:rPr>
                            <w:b/>
                            <w:color w:val="003C8A" w:themeColor="accent6" w:themeTint="E6"/>
                            <w:sz w:val="20"/>
                            <w:szCs w:val="20"/>
                          </w:rPr>
                          <w:t>egister Input operation name</w:t>
                        </w:r>
                      </w:p>
                    </w:txbxContent>
                  </v:textbox>
                </v:roundrect>
                <v:roundrect id="角丸四角形 43" o:spid="_x0000_s1035" style="position:absolute;left:1021;top:1637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" fillcolor="white [3201]" strokecolor="#003c8c [2905]" strokeweight="2pt">
                  <v:shadow on="t" color="black" opacity="26214f" origin="-.5,-.5" offset=".74836mm,.74836mm"/>
                  <v:textbox inset="1mm,0,0,0">
                    <w:txbxContent>
                      <w:p w14:paraId="724EDD34" w14:textId="0AB880DB" w:rsidR="00CC00D9" w:rsidRPr="00982EAC" w:rsidRDefault="00CC00D9" w:rsidP="00435A94">
                        <w:pPr>
                          <w:jc w:val="left"/>
                          <w:rPr>
                            <w:b/>
                            <w:color w:val="003C8A" w:themeColor="accent6" w:themeTint="E6"/>
                            <w:sz w:val="20"/>
                            <w:szCs w:val="20"/>
                          </w:rPr>
                        </w:pPr>
                        <w:r>
                          <w:rPr>
                            <w:rFonts w:hint="eastAsia"/>
                            <w:b/>
                            <w:color w:val="003C8A" w:themeColor="accent6" w:themeTint="E6"/>
                            <w:sz w:val="20"/>
                            <w:szCs w:val="20"/>
                          </w:rPr>
                          <w:t>④</w:t>
                        </w:r>
                        <w:r w:rsidRPr="00982EAC">
                          <w:rPr>
                            <w:rFonts w:hint="eastAsia"/>
                            <w:b/>
                            <w:color w:val="003C8A" w:themeColor="accent6" w:themeTint="E6"/>
                            <w:sz w:val="20"/>
                            <w:szCs w:val="20"/>
                          </w:rPr>
                          <w:t xml:space="preserve"> </w:t>
                        </w:r>
                        <w:r>
                          <w:rPr>
                            <w:b/>
                            <w:color w:val="003C8A" w:themeColor="accent6" w:themeTint="E6"/>
                            <w:sz w:val="20"/>
                            <w:szCs w:val="20"/>
                          </w:rPr>
                          <w:t>Register Operation pattern (Movement)</w:t>
                        </w:r>
                        <w:r w:rsidRPr="00982EAC">
                          <w:rPr>
                            <w:rFonts w:hint="eastAsia"/>
                            <w:b/>
                            <w:color w:val="003C8A" w:themeColor="accent6" w:themeTint="E6"/>
                            <w:sz w:val="20"/>
                            <w:szCs w:val="20"/>
                          </w:rPr>
                          <w:t>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v:textbox>
                </v:roundrect>
                <v:roundrect id="角丸四角形 44" o:spid="_x0000_s1036" style="position:absolute;left:1021;top:2124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" fillcolor="white [3201]" strokecolor="#003c8c [2905]" strokeweight="2pt">
                  <v:shadow on="t" color="black" opacity="26214f" origin="-.5,-.5" offset=".74836mm,.74836mm"/>
                  <v:textbox inset="1mm,0,0,0">
                    <w:txbxContent>
                      <w:p w14:paraId="63843216" w14:textId="36057491" w:rsidR="00CC00D9" w:rsidRPr="00982EAC" w:rsidRDefault="00CC00D9" w:rsidP="00435A94">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Pr>
                            <w:b/>
                            <w:color w:val="003C8A" w:themeColor="accent6" w:themeTint="E6"/>
                            <w:sz w:val="20"/>
                            <w:szCs w:val="20"/>
                          </w:rPr>
                          <w:t>Register Module file(s)</w:t>
                        </w:r>
                      </w:p>
                    </w:txbxContent>
                  </v:textbox>
                </v:roundrect>
                <v:roundrect id="角丸四角形 45" o:spid="_x0000_s1037"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" fillcolor="white [3201]" strokecolor="#003c8c [2905]" strokeweight="2pt">
                  <v:shadow on="t" color="black" opacity="26214f" origin="-.5,-.5" offset=".74836mm,.74836mm"/>
                  <v:textbox inset="1mm,0,0,0">
                    <w:txbxContent>
                      <w:p w14:paraId="60430448" w14:textId="4323FF3D" w:rsidR="00CC00D9" w:rsidRPr="00811557" w:rsidRDefault="00CC00D9" w:rsidP="00435A94">
                        <w:pPr>
                          <w:jc w:val="center"/>
                          <w:rPr>
                            <w:rFonts w:asciiTheme="minorEastAsia" w:hAnsiTheme="minorEastAsia"/>
                            <w:b/>
                            <w:color w:val="002B62" w:themeColor="accent6"/>
                            <w:sz w:val="18"/>
                            <w:szCs w:val="21"/>
                          </w:rPr>
                        </w:pPr>
                        <w:r>
                          <w:rPr>
                            <w:rFonts w:hint="eastAsia"/>
                            <w:b/>
                            <w:color w:val="002B62" w:themeColor="accent6"/>
                            <w:sz w:val="18"/>
                            <w:szCs w:val="21"/>
                          </w:rPr>
                          <w:t>R</w:t>
                        </w:r>
                        <w:r>
                          <w:rPr>
                            <w:b/>
                            <w:color w:val="002B62" w:themeColor="accent6"/>
                            <w:sz w:val="18"/>
                            <w:szCs w:val="21"/>
                          </w:rPr>
                          <w:t>equired</w:t>
                        </w:r>
                      </w:p>
                    </w:txbxContent>
                  </v:textbox>
                </v:roundrect>
                <v:roundrect id="角丸四角形 46" o:spid="_x0000_s1038"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" fillcolor="white [3201]" strokecolor="#508035 [2422]" strokeweight="2pt">
                  <v:shadow on="t" color="black" opacity="26214f" origin="-.5,-.5" offset=".74836mm,.74836mm"/>
                  <v:textbox inset="1mm,0,0,0">
                    <w:txbxContent>
                      <w:p w14:paraId="00C6B537" w14:textId="738DE506" w:rsidR="00CC00D9" w:rsidRPr="00E84364" w:rsidRDefault="00CC00D9" w:rsidP="00435A94">
                        <w:pPr>
                          <w:jc w:val="center"/>
                          <w:rPr>
                            <w:b/>
                            <w:sz w:val="18"/>
                            <w:szCs w:val="21"/>
                          </w:rPr>
                        </w:pPr>
                        <w:r>
                          <w:rPr>
                            <w:rFonts w:hint="eastAsia"/>
                            <w:b/>
                            <w:sz w:val="18"/>
                            <w:szCs w:val="21"/>
                          </w:rPr>
                          <w:t>Op</w:t>
                        </w:r>
                        <w:r>
                          <w:rPr>
                            <w:b/>
                            <w:sz w:val="18"/>
                            <w:szCs w:val="21"/>
                          </w:rPr>
                          <w:t>tional</w:t>
                        </w:r>
                      </w:p>
                    </w:txbxContent>
                  </v:textbox>
                </v:roundrect>
                <v:shapetype id="_x0000_t202" coordsize="21600,21600" o:spt="202" path="m,l,21600r21600,l21600,xe">
                  <v:stroke joinstyle="miter"/>
                  <v:path gradientshapeok="t" o:connecttype="rect"/>
                </v:shapetype>
                <v:shape id="テキスト ボックス 47" o:spid="_x0000_s1039" type="#_x0000_t202" style="position:absolute;left:34976;top:456;width:21146;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" filled="f" strokecolor="#7f7f7f [1612]" strokeweight=".5pt">
                  <v:textbox inset="0,0,0,0">
                    <w:txbxContent>
                      <w:p w14:paraId="69C011AE" w14:textId="4667533A" w:rsidR="00CC00D9" w:rsidRPr="00811557" w:rsidRDefault="00CC00D9" w:rsidP="00435A94">
                        <w:pPr>
                          <w:jc w:val="left"/>
                          <w:rPr>
                            <w:b/>
                            <w:color w:val="404040" w:themeColor="text1" w:themeTint="BF"/>
                            <w:sz w:val="28"/>
                          </w:rPr>
                        </w:pPr>
                        <w:r>
                          <w:rPr>
                            <w:rFonts w:ascii="ＭＳ Ｐゴシック" w:eastAsia="ＭＳ Ｐゴシック" w:hAnsi="ＭＳ Ｐゴシック" w:hint="eastAsia"/>
                            <w:b/>
                            <w:color w:val="404040" w:themeColor="text1" w:themeTint="BF"/>
                            <w:szCs w:val="16"/>
                          </w:rPr>
                          <w:t>【Legend</w:t>
                        </w:r>
                        <w:r w:rsidRPr="00811557">
                          <w:rPr>
                            <w:rFonts w:ascii="ＭＳ Ｐゴシック" w:eastAsia="ＭＳ Ｐゴシック" w:hAnsi="ＭＳ Ｐゴシック" w:hint="eastAsia"/>
                            <w:b/>
                            <w:color w:val="404040" w:themeColor="text1" w:themeTint="BF"/>
                            <w:szCs w:val="16"/>
                          </w:rPr>
                          <w:t>】</w:t>
                        </w:r>
                      </w:p>
                    </w:txbxContent>
                  </v:textbox>
                </v:shape>
                <v:roundrect id="角丸四角形 48" o:spid="_x0000_s1040" style="position:absolute;left:1021;top:26081;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" fillcolor="white [3201]" strokecolor="#003c8c [2905]" strokeweight="2pt">
                  <v:shadow on="t" color="black" opacity="26214f" origin="-.5,-.5" offset=".74836mm,.74836mm"/>
                  <v:textbox inset="1mm,0,0,0">
                    <w:txbxContent>
                      <w:p w14:paraId="480DB918" w14:textId="3452E698" w:rsidR="00CC00D9" w:rsidRPr="00982EAC" w:rsidRDefault="00CC00D9" w:rsidP="00435A94">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Specify Module file</w:t>
                        </w:r>
                        <w:r>
                          <w:rPr>
                            <w:b/>
                            <w:color w:val="003C8A" w:themeColor="accent6" w:themeTint="E6"/>
                            <w:sz w:val="20"/>
                            <w:szCs w:val="20"/>
                          </w:rPr>
                          <w:t>(</w:t>
                        </w:r>
                        <w:r>
                          <w:rPr>
                            <w:rFonts w:hint="eastAsia"/>
                            <w:b/>
                            <w:color w:val="003C8A" w:themeColor="accent6" w:themeTint="E6"/>
                            <w:sz w:val="20"/>
                            <w:szCs w:val="20"/>
                          </w:rPr>
                          <w:t>s</w:t>
                        </w:r>
                        <w:r>
                          <w:rPr>
                            <w:b/>
                            <w:color w:val="003C8A" w:themeColor="accent6" w:themeTint="E6"/>
                            <w:sz w:val="20"/>
                            <w:szCs w:val="20"/>
                          </w:rPr>
                          <w:t>)</w:t>
                        </w:r>
                        <w:r>
                          <w:rPr>
                            <w:rFonts w:hint="eastAsia"/>
                            <w:b/>
                            <w:color w:val="003C8A" w:themeColor="accent6" w:themeTint="E6"/>
                            <w:sz w:val="20"/>
                            <w:szCs w:val="20"/>
                          </w:rPr>
                          <w:t xml:space="preserve"> to Movement</w:t>
                        </w:r>
                      </w:p>
                    </w:txbxContent>
                  </v:textbox>
                </v:roundrect>
                <v:roundrect id="角丸四角形 49" o:spid="_x0000_s1041" style="position:absolute;left:1023;top:11586;width:26353;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" fillcolor="white [3201]" strokecolor="#003c8c [2905]" strokeweight="2pt">
                  <v:shadow on="t" color="black" opacity="26214f" origin="-.5,-.5" offset=".74836mm,.74836mm"/>
                  <v:textbox inset="1mm,0,0,0">
                    <w:txbxContent>
                      <w:p w14:paraId="1CCA65F8" w14:textId="4A673728" w:rsidR="00CC00D9" w:rsidRPr="00D6614D" w:rsidRDefault="00CC00D9" w:rsidP="00435A94">
                        <w:pPr>
                          <w:pStyle w:val="Web"/>
                          <w:spacing w:before="0" w:beforeAutospacing="0" w:after="0" w:afterAutospacing="0"/>
                          <w:rPr>
                            <w:rFonts w:asciiTheme="majorHAnsi" w:hAnsiTheme="majorHAnsi" w:cstheme="majorHAnsi"/>
                          </w:rPr>
                        </w:pPr>
                        <w:r w:rsidRPr="00D6614D">
                          <w:rPr>
                            <w:rFonts w:ascii="ＭＳ ゴシック" w:eastAsia="ＭＳ ゴシック" w:hAnsi="ＭＳ ゴシック" w:cs="ＭＳ ゴシック" w:hint="eastAsia"/>
                            <w:b/>
                            <w:bCs/>
                            <w:color w:val="003C8A"/>
                            <w:kern w:val="2"/>
                            <w:sz w:val="20"/>
                            <w:szCs w:val="20"/>
                          </w:rPr>
                          <w:t>③</w:t>
                        </w:r>
                        <w:r w:rsidRPr="00D6614D">
                          <w:rPr>
                            <w:rFonts w:asciiTheme="majorHAnsi" w:hAnsiTheme="majorHAnsi" w:cstheme="majorHAnsi"/>
                            <w:b/>
                            <w:bCs/>
                            <w:color w:val="003C8A"/>
                            <w:kern w:val="2"/>
                            <w:sz w:val="20"/>
                            <w:szCs w:val="20"/>
                          </w:rPr>
                          <w:t xml:space="preserve"> Register and link Workspace</w:t>
                        </w:r>
                      </w:p>
                    </w:txbxContent>
                  </v:textbox>
                </v:roundrect>
                <v:group id="グループ化 50" o:spid="_x0000_s1042" style="position:absolute;left:6197;top:31049;width:35027;height:2858"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oundrect id="角丸四角形 458" o:spid="_x0000_s1043" style="position:absolute;left:7205;top:243;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" fillcolor="white [3212]" strokecolor="#508035 [2422]" strokeweight="2pt">
                    <v:shadow on="t" color="black" opacity="26214f" origin="-.5,-.5" offset=".74836mm,.74836mm"/>
                    <v:textbox inset="1mm,0,0,0">
                      <w:txbxContent>
                        <w:p w14:paraId="463A80B1" w14:textId="2F288902" w:rsidR="00CC00D9" w:rsidRDefault="00CC00D9" w:rsidP="00435A94">
                          <w:pPr>
                            <w:jc w:val="left"/>
                            <w:rPr>
                              <w:rFonts w:cs="Times New Roman"/>
                              <w:b/>
                              <w:bCs/>
                              <w:color w:val="325121"/>
                              <w:sz w:val="20"/>
                              <w:szCs w:val="20"/>
                            </w:rPr>
                          </w:pPr>
                          <w:r>
                            <w:rPr>
                              <w:rFonts w:cs="Times New Roman" w:hint="eastAsia"/>
                              <w:b/>
                              <w:bCs/>
                              <w:color w:val="325121"/>
                              <w:sz w:val="20"/>
                              <w:szCs w:val="20"/>
                            </w:rPr>
                            <w:t>⑦</w:t>
                          </w:r>
                          <w:r>
                            <w:rPr>
                              <w:rFonts w:cs="Times New Roman" w:hint="eastAsia"/>
                              <w:b/>
                              <w:bCs/>
                              <w:color w:val="325121"/>
                              <w:sz w:val="20"/>
                              <w:szCs w:val="20"/>
                            </w:rPr>
                            <w:t xml:space="preserve"> </w:t>
                          </w:r>
                          <w:r>
                            <w:rPr>
                              <w:rFonts w:cs="Times New Roman"/>
                              <w:b/>
                              <w:bCs/>
                              <w:color w:val="325121"/>
                              <w:sz w:val="20"/>
                              <w:szCs w:val="20"/>
                            </w:rPr>
                            <w:t>Set Maximum number of repetitions</w:t>
                          </w:r>
                        </w:p>
                      </w:txbxContent>
                    </v:textbox>
                  </v:roundrect>
                  <v:shape id="下矢印 472" o:spid="_x0000_s1044" type="#_x0000_t67" style="position:absolute;left:1904;top:-1904;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" adj="18321" fillcolor="#518135" strokecolor="#508035 [2422]" strokeweight="2pt">
                    <v:fill opacity="52428f"/>
                  </v:shape>
                </v:group>
                <v:group id="グループ化 53" o:spid="_x0000_s1045" style="position:absolute;left:6491;top:35315;width:28156;height:2857" coordorigin=",4413"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oundrect id="角丸四角形 110" o:spid="_x0000_s1046" style="position:absolute;left:7205;top:4656;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" fillcolor="white [3212]" strokecolor="#508035 [2422]" strokeweight="2pt">
                    <v:shadow on="t" color="black" opacity="26214f" origin="-.5,-.5" offset=".74836mm,.74836mm"/>
                    <v:textbox inset="1mm,0,0,0">
                      <w:txbxContent>
                        <w:p w14:paraId="26F18106" w14:textId="0B90C587" w:rsidR="00CC00D9" w:rsidRDefault="00CC00D9" w:rsidP="00435A94">
                          <w:pPr>
                            <w:rPr>
                              <w:rFonts w:cs="Times New Roman"/>
                              <w:b/>
                              <w:bCs/>
                              <w:color w:val="325121"/>
                              <w:kern w:val="0"/>
                              <w:sz w:val="20"/>
                              <w:szCs w:val="20"/>
                            </w:rPr>
                          </w:pPr>
                          <w:r>
                            <w:rPr>
                              <w:rFonts w:cs="Times New Roman" w:hint="eastAsia"/>
                              <w:b/>
                              <w:bCs/>
                              <w:color w:val="325121"/>
                              <w:sz w:val="20"/>
                              <w:szCs w:val="20"/>
                            </w:rPr>
                            <w:t>⑧</w:t>
                          </w:r>
                          <w:r>
                            <w:rPr>
                              <w:rFonts w:cs="Times New Roman" w:hint="eastAsia"/>
                              <w:b/>
                              <w:bCs/>
                              <w:color w:val="325121"/>
                              <w:sz w:val="20"/>
                              <w:szCs w:val="20"/>
                            </w:rPr>
                            <w:t xml:space="preserve"> </w:t>
                          </w:r>
                          <w:r>
                            <w:rPr>
                              <w:rFonts w:cs="Times New Roman"/>
                              <w:b/>
                              <w:bCs/>
                              <w:color w:val="325121"/>
                              <w:sz w:val="20"/>
                              <w:szCs w:val="20"/>
                            </w:rPr>
                            <w:t>Set Variable value</w:t>
                          </w:r>
                        </w:p>
                      </w:txbxContent>
                    </v:textbox>
                  </v:roundrect>
                  <v:shape id="下矢印 111" o:spid="_x0000_s1047" type="#_x0000_t67" style="position:absolute;left:1904;top:2509;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" adj="18321" fillcolor="#518135" strokecolor="#508035 [2422]" strokeweight="2pt">
                    <v:fill opacity="52428f"/>
                  </v:shape>
                </v:group>
                <v:group id="グループ化 56" o:spid="_x0000_s1048" style="position:absolute;left:6491;top:6888;width:28974;height:2851" coordsize="28979,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oundrect id="角丸四角形 458" o:spid="_x0000_s1049" style="position:absolute;left:7205;top:242;width:2177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" fillcolor="white [3212]" strokecolor="#508035 [2422]" strokeweight="2pt">
                    <v:shadow on="t" color="black" opacity="26214f" origin="-.5,-.5" offset=".74836mm,.74836mm"/>
                    <v:textbox inset="1mm,0,0,0">
                      <w:txbxContent>
                        <w:p w14:paraId="18115E5F" w14:textId="24711025" w:rsidR="00CC00D9" w:rsidRDefault="00CC00D9" w:rsidP="00435A94">
                          <w:pPr>
                            <w:jc w:val="left"/>
                            <w:rPr>
                              <w:rFonts w:cs="Times New Roman"/>
                              <w:b/>
                              <w:bCs/>
                              <w:color w:val="325121"/>
                              <w:sz w:val="20"/>
                              <w:szCs w:val="20"/>
                            </w:rPr>
                          </w:pPr>
                          <w:r>
                            <w:rPr>
                              <w:rFonts w:cs="Times New Roman" w:hint="eastAsia"/>
                              <w:b/>
                              <w:bCs/>
                              <w:color w:val="325121"/>
                              <w:sz w:val="20"/>
                              <w:szCs w:val="20"/>
                            </w:rPr>
                            <w:t>②</w:t>
                          </w:r>
                          <w:r>
                            <w:rPr>
                              <w:rFonts w:cs="Times New Roman" w:hint="eastAsia"/>
                              <w:b/>
                              <w:bCs/>
                              <w:color w:val="325121"/>
                              <w:sz w:val="20"/>
                              <w:szCs w:val="20"/>
                            </w:rPr>
                            <w:t xml:space="preserve"> </w:t>
                          </w:r>
                          <w:r>
                            <w:rPr>
                              <w:rFonts w:cs="Times New Roman"/>
                              <w:b/>
                              <w:bCs/>
                              <w:color w:val="325121"/>
                              <w:sz w:val="20"/>
                              <w:szCs w:val="20"/>
                            </w:rPr>
                            <w:t>Configure Interface information information</w:t>
                          </w:r>
                        </w:p>
                      </w:txbxContent>
                    </v:textbox>
                  </v:roundrect>
                  <v:shape id="下矢印 472" o:spid="_x0000_s1050" type="#_x0000_t67" style="position:absolute;left:1904;top:-1904;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" adj="18321" fillcolor="#518135" strokecolor="#508035 [2422]" strokeweight="2pt">
                    <v:fill opacity="52428f"/>
                  </v:shape>
                </v:group>
                <v:roundrect id="角丸四角形 460" o:spid="_x0000_s1051" style="position:absolute;left:1025;top:40443;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" fillcolor="white [3201]" strokecolor="#003c8c [2905]" strokeweight="2pt">
                  <v:shadow on="t" color="black" opacity="26214f" origin="-.5,-.5" offset=".74836mm,.74836mm"/>
                  <v:textbox inset="1mm,0,0,0">
                    <w:txbxContent>
                      <w:p w14:paraId="4EB4CE9D" w14:textId="2C4B33DF" w:rsidR="00CC00D9" w:rsidRDefault="00CC00D9" w:rsidP="00435A94">
                        <w:pPr>
                          <w:rPr>
                            <w:rFonts w:cs="Times New Roman"/>
                            <w:b/>
                            <w:bCs/>
                            <w:color w:val="003C8A"/>
                            <w:sz w:val="20"/>
                            <w:szCs w:val="20"/>
                          </w:rPr>
                        </w:pPr>
                        <w:r>
                          <w:rPr>
                            <w:rFonts w:cs="Times New Roman" w:hint="eastAsia"/>
                            <w:b/>
                            <w:bCs/>
                            <w:color w:val="003C8A"/>
                            <w:sz w:val="20"/>
                            <w:szCs w:val="20"/>
                          </w:rPr>
                          <w:t>⑨</w:t>
                        </w:r>
                        <w:r>
                          <w:rPr>
                            <w:rFonts w:cs="Times New Roman" w:hint="eastAsia"/>
                            <w:b/>
                            <w:bCs/>
                            <w:color w:val="003C8A"/>
                            <w:sz w:val="20"/>
                            <w:szCs w:val="20"/>
                          </w:rPr>
                          <w:t xml:space="preserve"> </w:t>
                        </w:r>
                        <w:r>
                          <w:rPr>
                            <w:rFonts w:cs="Times New Roman"/>
                            <w:b/>
                            <w:bCs/>
                            <w:color w:val="003C8A"/>
                            <w:sz w:val="20"/>
                            <w:szCs w:val="20"/>
                          </w:rPr>
                          <w:t>Execute operation</w:t>
                        </w:r>
                      </w:p>
                    </w:txbxContent>
                  </v:textbox>
                </v:roundrect>
                <v:roundrect id="角丸四角形 461" o:spid="_x0000_s1052" style="position:absolute;left:1025;top:45085;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" fillcolor="white [3201]" strokecolor="#003c8c [2905]" strokeweight="2pt">
                  <v:shadow on="t" color="black" opacity="26214f" origin="-.5,-.5" offset=".74836mm,.74836mm"/>
                  <v:textbox inset="1mm,0,0,0">
                    <w:txbxContent>
                      <w:p w14:paraId="59EFE72E" w14:textId="71D72BCB" w:rsidR="00CC00D9" w:rsidRDefault="00CC00D9" w:rsidP="00435A94">
                        <w:pPr>
                          <w:rPr>
                            <w:rFonts w:cs="Times New Roman"/>
                            <w:b/>
                            <w:bCs/>
                            <w:color w:val="003C8A"/>
                            <w:sz w:val="20"/>
                            <w:szCs w:val="20"/>
                          </w:rPr>
                        </w:pPr>
                        <w:r>
                          <w:rPr>
                            <w:rFonts w:cs="Times New Roman" w:hint="eastAsia"/>
                            <w:b/>
                            <w:bCs/>
                            <w:color w:val="003C8A"/>
                            <w:sz w:val="20"/>
                            <w:szCs w:val="20"/>
                          </w:rPr>
                          <w:t>⑩</w:t>
                        </w:r>
                        <w:r>
                          <w:rPr>
                            <w:rFonts w:cs="Times New Roman" w:hint="eastAsia"/>
                            <w:b/>
                            <w:bCs/>
                            <w:color w:val="003C8A"/>
                            <w:sz w:val="20"/>
                            <w:szCs w:val="20"/>
                          </w:rPr>
                          <w:t xml:space="preserve"> </w:t>
                        </w:r>
                        <w:r>
                          <w:rPr>
                            <w:rFonts w:cs="Times New Roman"/>
                            <w:b/>
                            <w:bCs/>
                            <w:color w:val="003C8A"/>
                            <w:sz w:val="20"/>
                            <w:szCs w:val="20"/>
                          </w:rPr>
                          <w:t>Check Operation status</w:t>
                        </w:r>
                      </w:p>
                      <w:p w14:paraId="6384BCE1" w14:textId="77777777" w:rsidR="00CC00D9" w:rsidRDefault="00CC00D9" w:rsidP="00435A94">
                        <w:pPr>
                          <w:rPr>
                            <w:rFonts w:cs="Times New Roman"/>
                            <w:b/>
                            <w:bCs/>
                            <w:color w:val="003C8A"/>
                            <w:sz w:val="20"/>
                            <w:szCs w:val="20"/>
                          </w:rPr>
                        </w:pPr>
                        <w:r>
                          <w:rPr>
                            <w:rFonts w:cs="Times New Roman"/>
                            <w:b/>
                            <w:bCs/>
                            <w:color w:val="003C8A"/>
                            <w:sz w:val="20"/>
                            <w:szCs w:val="20"/>
                          </w:rPr>
                          <w:t> </w:t>
                        </w:r>
                      </w:p>
                    </w:txbxContent>
                  </v:textbox>
                </v:roundrect>
                <v:roundrect id="角丸四角形 464" o:spid="_x0000_s1053" style="position:absolute;left:1025;top:50685;width:26352;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" fillcolor="white [3201]" strokecolor="#003c8c [2905]" strokeweight="2pt">
                  <v:shadow on="t" color="black" opacity="26214f" origin="-.5,-.5" offset=".74836mm,.74836mm"/>
                  <v:textbox inset="1mm,0,0,0">
                    <w:txbxContent>
                      <w:p w14:paraId="4E547D5F" w14:textId="2AB86052" w:rsidR="00CC00D9" w:rsidRDefault="00CC00D9" w:rsidP="00435A94">
                        <w:pPr>
                          <w:rPr>
                            <w:rFonts w:cs="Times New Roman"/>
                            <w:b/>
                            <w:bCs/>
                            <w:color w:val="003C8A"/>
                            <w:sz w:val="20"/>
                            <w:szCs w:val="20"/>
                          </w:rPr>
                        </w:pPr>
                        <w:r>
                          <w:rPr>
                            <w:rFonts w:cs="Times New Roman" w:hint="eastAsia"/>
                            <w:b/>
                            <w:bCs/>
                            <w:color w:val="003C8A"/>
                            <w:sz w:val="20"/>
                            <w:szCs w:val="20"/>
                          </w:rPr>
                          <w:t>⑪</w:t>
                        </w:r>
                        <w:r>
                          <w:rPr>
                            <w:rFonts w:cs="Times New Roman" w:hint="eastAsia"/>
                            <w:b/>
                            <w:bCs/>
                            <w:color w:val="003C8A"/>
                            <w:sz w:val="20"/>
                            <w:szCs w:val="20"/>
                          </w:rPr>
                          <w:t xml:space="preserve"> </w:t>
                        </w:r>
                        <w:r>
                          <w:rPr>
                            <w:rFonts w:cs="Times New Roman"/>
                            <w:b/>
                            <w:bCs/>
                            <w:color w:val="003C8A"/>
                            <w:sz w:val="20"/>
                            <w:szCs w:val="20"/>
                          </w:rPr>
                          <w:t>Check Operation history</w:t>
                        </w:r>
                      </w:p>
                    </w:txbxContent>
                  </v:textbox>
                </v:roundrect>
                <w10:anchorlock/>
              </v:group>
            </w:pict>
          </mc:Fallback>
        </mc:AlternateContent>
      </w:r>
    </w:p>
    <w:p w14:paraId="487C8B1F" w14:textId="4073663D" w:rsidR="006B33C9" w:rsidRPr="00CB0166" w:rsidRDefault="006B33C9" w:rsidP="006B33C9">
      <w:pPr>
        <w:widowControl/>
        <w:jc w:val="left"/>
        <w:rPr>
          <w:rFonts w:asciiTheme="majorHAnsi" w:hAnsiTheme="majorHAnsi" w:cstheme="majorHAnsi"/>
          <w:b/>
          <w:color w:val="003C8A" w:themeColor="accent6" w:themeTint="E6"/>
          <w:sz w:val="22"/>
        </w:rPr>
      </w:pPr>
    </w:p>
    <w:p w14:paraId="0088EF02" w14:textId="6AA9F4A9" w:rsidR="00B01C30" w:rsidRPr="00CB0166" w:rsidRDefault="00965836" w:rsidP="00B46FB2">
      <w:pPr>
        <w:pStyle w:val="a9"/>
        <w:widowControl/>
        <w:numPr>
          <w:ilvl w:val="0"/>
          <w:numId w:val="13"/>
        </w:numPr>
        <w:ind w:leftChars="0"/>
        <w:jc w:val="left"/>
        <w:rPr>
          <w:rFonts w:asciiTheme="majorHAnsi" w:hAnsiTheme="majorHAnsi" w:cstheme="majorHAnsi"/>
          <w:b/>
          <w:color w:val="003C8A" w:themeColor="accent6" w:themeTint="E6"/>
          <w:sz w:val="22"/>
        </w:rPr>
      </w:pPr>
      <w:r w:rsidRPr="00CB0166">
        <w:rPr>
          <w:rFonts w:asciiTheme="majorHAnsi" w:hAnsiTheme="majorHAnsi" w:cstheme="majorHAnsi"/>
          <w:b/>
          <w:color w:val="003C8A" w:themeColor="accent6" w:themeTint="E6"/>
          <w:sz w:val="22"/>
        </w:rPr>
        <w:t>Work flow details and reference</w:t>
      </w:r>
      <w:r w:rsidR="0056468A" w:rsidRPr="00CB0166">
        <w:rPr>
          <w:rFonts w:asciiTheme="majorHAnsi" w:hAnsiTheme="majorHAnsi" w:cstheme="majorHAnsi"/>
          <w:b/>
          <w:color w:val="003C8A" w:themeColor="accent6" w:themeTint="E6"/>
          <w:sz w:val="22"/>
        </w:rPr>
        <w:t>s</w:t>
      </w:r>
    </w:p>
    <w:p w14:paraId="40A6760B" w14:textId="2C5EB6F9" w:rsidR="00AC63CB" w:rsidRPr="00CB0166" w:rsidRDefault="001B0484" w:rsidP="00B46FB2">
      <w:pPr>
        <w:pStyle w:val="a9"/>
        <w:widowControl/>
        <w:numPr>
          <w:ilvl w:val="0"/>
          <w:numId w:val="14"/>
        </w:numPr>
        <w:ind w:leftChars="0"/>
        <w:jc w:val="left"/>
        <w:rPr>
          <w:rFonts w:asciiTheme="majorHAnsi" w:hAnsiTheme="majorHAnsi" w:cstheme="majorHAnsi"/>
          <w:b/>
        </w:rPr>
      </w:pPr>
      <w:r w:rsidRPr="00CB0166">
        <w:rPr>
          <w:rFonts w:asciiTheme="majorHAnsi" w:hAnsiTheme="majorHAnsi" w:cstheme="majorHAnsi"/>
          <w:b/>
        </w:rPr>
        <w:t xml:space="preserve">Register </w:t>
      </w:r>
      <w:r w:rsidR="00EF62D7">
        <w:rPr>
          <w:rFonts w:asciiTheme="majorHAnsi" w:hAnsiTheme="majorHAnsi" w:cstheme="majorHAnsi"/>
          <w:b/>
        </w:rPr>
        <w:t xml:space="preserve">Input </w:t>
      </w:r>
      <w:r w:rsidR="003C684B" w:rsidRPr="00CB0166">
        <w:rPr>
          <w:rFonts w:asciiTheme="majorHAnsi" w:hAnsiTheme="majorHAnsi" w:cstheme="majorHAnsi"/>
          <w:b/>
        </w:rPr>
        <w:t>Operation</w:t>
      </w:r>
      <w:r w:rsidRPr="00CB0166">
        <w:rPr>
          <w:rFonts w:asciiTheme="majorHAnsi" w:hAnsiTheme="majorHAnsi" w:cstheme="majorHAnsi"/>
          <w:b/>
        </w:rPr>
        <w:t xml:space="preserve"> name</w:t>
      </w:r>
    </w:p>
    <w:p w14:paraId="16ED41C3" w14:textId="77777777" w:rsidR="00655BCD" w:rsidRPr="00655BCD" w:rsidRDefault="00655BCD" w:rsidP="00655BCD">
      <w:pPr>
        <w:ind w:firstLine="567"/>
      </w:pPr>
      <w:r w:rsidRPr="00655BCD">
        <w:t>Register an input operation name from the ITA Console's Operation list screen.</w:t>
      </w:r>
    </w:p>
    <w:p w14:paraId="2B1C4A32" w14:textId="5793DFFC" w:rsidR="001D148C" w:rsidRPr="00CB0166" w:rsidRDefault="00965836" w:rsidP="00965836">
      <w:pPr>
        <w:pStyle w:val="a9"/>
        <w:widowControl/>
        <w:ind w:leftChars="0" w:left="567"/>
        <w:jc w:val="left"/>
        <w:rPr>
          <w:rFonts w:asciiTheme="majorHAnsi" w:hAnsiTheme="majorHAnsi" w:cstheme="majorHAnsi"/>
        </w:rPr>
      </w:pPr>
      <w:r w:rsidRPr="00CB0166">
        <w:rPr>
          <w:rFonts w:asciiTheme="majorHAnsi" w:hAnsiTheme="majorHAnsi" w:cstheme="majorHAnsi"/>
        </w:rPr>
        <w:t>For de</w:t>
      </w:r>
      <w:r w:rsidR="00020E27" w:rsidRPr="00CB0166">
        <w:rPr>
          <w:rFonts w:asciiTheme="majorHAnsi" w:hAnsiTheme="majorHAnsi" w:cstheme="majorHAnsi"/>
        </w:rPr>
        <w:t>tails, refer to</w:t>
      </w:r>
      <w:r w:rsidR="00020E27" w:rsidRPr="000D036A">
        <w:rPr>
          <w:rFonts w:asciiTheme="majorHAnsi" w:hAnsiTheme="majorHAnsi" w:cstheme="majorHAnsi"/>
          <w:u w:val="single"/>
        </w:rPr>
        <w:t xml:space="preserve"> </w:t>
      </w:r>
      <w:r w:rsidR="000D036A" w:rsidRPr="000D036A">
        <w:rPr>
          <w:rFonts w:asciiTheme="majorHAnsi" w:hAnsiTheme="majorHAnsi" w:cstheme="majorHAnsi"/>
          <w:u w:val="single"/>
        </w:rPr>
        <w:t>“</w:t>
      </w:r>
      <w:r w:rsidR="000D036A" w:rsidRPr="000D036A">
        <w:rPr>
          <w:rFonts w:asciiTheme="majorHAnsi" w:hAnsiTheme="majorHAnsi" w:cstheme="majorHAnsi"/>
          <w:u w:val="single"/>
        </w:rPr>
        <w:fldChar w:fldCharType="begin"/>
      </w:r>
      <w:r w:rsidR="000D036A" w:rsidRPr="000D036A">
        <w:rPr>
          <w:rFonts w:asciiTheme="majorHAnsi" w:hAnsiTheme="majorHAnsi" w:cstheme="majorHAnsi"/>
          <w:u w:val="single"/>
        </w:rPr>
        <w:instrText xml:space="preserve"> REF _Ref126570348 \r \h </w:instrText>
      </w:r>
      <w:r w:rsidR="000D036A" w:rsidRPr="000D036A">
        <w:rPr>
          <w:rFonts w:asciiTheme="majorHAnsi" w:hAnsiTheme="majorHAnsi" w:cstheme="majorHAnsi"/>
          <w:u w:val="single"/>
        </w:rPr>
      </w:r>
      <w:r w:rsidR="000D036A">
        <w:rPr>
          <w:rFonts w:asciiTheme="majorHAnsi" w:hAnsiTheme="majorHAnsi" w:cstheme="majorHAnsi"/>
          <w:u w:val="single"/>
        </w:rPr>
        <w:instrText xml:space="preserve"> \* MERGEFORMAT </w:instrText>
      </w:r>
      <w:r w:rsidR="000D036A" w:rsidRPr="000D036A">
        <w:rPr>
          <w:rFonts w:asciiTheme="majorHAnsi" w:hAnsiTheme="majorHAnsi" w:cstheme="majorHAnsi"/>
          <w:u w:val="single"/>
        </w:rPr>
        <w:fldChar w:fldCharType="separate"/>
      </w:r>
      <w:r w:rsidR="00D751A3">
        <w:rPr>
          <w:rFonts w:asciiTheme="majorHAnsi" w:hAnsiTheme="majorHAnsi" w:cstheme="majorHAnsi"/>
          <w:u w:val="single"/>
        </w:rPr>
        <w:t>5.1.1</w:t>
      </w:r>
      <w:r w:rsidR="000D036A" w:rsidRPr="000D036A">
        <w:rPr>
          <w:rFonts w:asciiTheme="majorHAnsi" w:hAnsiTheme="majorHAnsi" w:cstheme="majorHAnsi"/>
          <w:u w:val="single"/>
        </w:rPr>
        <w:fldChar w:fldCharType="end"/>
      </w:r>
      <w:r w:rsidR="000D036A" w:rsidRPr="000D036A">
        <w:rPr>
          <w:rFonts w:asciiTheme="majorHAnsi" w:hAnsiTheme="majorHAnsi" w:cstheme="majorHAnsi"/>
          <w:u w:val="single"/>
        </w:rPr>
        <w:t xml:space="preserve"> </w:t>
      </w:r>
      <w:r w:rsidR="000D036A" w:rsidRPr="000D036A">
        <w:rPr>
          <w:rFonts w:asciiTheme="majorHAnsi" w:hAnsiTheme="majorHAnsi" w:cstheme="majorHAnsi"/>
          <w:u w:val="single"/>
        </w:rPr>
        <w:fldChar w:fldCharType="begin"/>
      </w:r>
      <w:r w:rsidR="000D036A" w:rsidRPr="000D036A">
        <w:rPr>
          <w:rFonts w:asciiTheme="majorHAnsi" w:hAnsiTheme="majorHAnsi" w:cstheme="majorHAnsi"/>
          <w:u w:val="single"/>
        </w:rPr>
        <w:instrText xml:space="preserve"> REF _Ref126570338 \h </w:instrText>
      </w:r>
      <w:r w:rsidR="000D036A" w:rsidRPr="000D036A">
        <w:rPr>
          <w:rFonts w:asciiTheme="majorHAnsi" w:hAnsiTheme="majorHAnsi" w:cstheme="majorHAnsi"/>
          <w:u w:val="single"/>
        </w:rPr>
      </w:r>
      <w:r w:rsidR="000D036A">
        <w:rPr>
          <w:rFonts w:asciiTheme="majorHAnsi" w:hAnsiTheme="majorHAnsi" w:cstheme="majorHAnsi"/>
          <w:u w:val="single"/>
        </w:rPr>
        <w:instrText xml:space="preserve"> \* MERGEFORMAT </w:instrText>
      </w:r>
      <w:r w:rsidR="000D036A" w:rsidRPr="000D036A">
        <w:rPr>
          <w:rFonts w:asciiTheme="majorHAnsi" w:hAnsiTheme="majorHAnsi" w:cstheme="majorHAnsi"/>
          <w:u w:val="single"/>
        </w:rPr>
        <w:fldChar w:fldCharType="separate"/>
      </w:r>
      <w:r w:rsidR="00D751A3" w:rsidRPr="00D751A3">
        <w:rPr>
          <w:rFonts w:cstheme="majorHAnsi"/>
          <w:u w:val="single"/>
        </w:rPr>
        <w:t>Operation list</w:t>
      </w:r>
      <w:r w:rsidR="000D036A" w:rsidRPr="000D036A">
        <w:rPr>
          <w:rFonts w:asciiTheme="majorHAnsi" w:hAnsiTheme="majorHAnsi" w:cstheme="majorHAnsi"/>
          <w:u w:val="single"/>
        </w:rPr>
        <w:fldChar w:fldCharType="end"/>
      </w:r>
      <w:r w:rsidR="000D036A" w:rsidRPr="000D036A">
        <w:rPr>
          <w:rFonts w:asciiTheme="majorHAnsi" w:hAnsiTheme="majorHAnsi" w:cstheme="majorHAnsi"/>
          <w:u w:val="single"/>
        </w:rPr>
        <w:t>”</w:t>
      </w:r>
      <w:r w:rsidR="000D036A">
        <w:rPr>
          <w:rFonts w:asciiTheme="majorHAnsi" w:hAnsiTheme="majorHAnsi" w:cstheme="majorHAnsi"/>
          <w:u w:val="single"/>
        </w:rPr>
        <w:t>.</w:t>
      </w:r>
    </w:p>
    <w:p w14:paraId="23B7A7F6" w14:textId="4EB36820" w:rsidR="001D148C" w:rsidRPr="00CB0166" w:rsidRDefault="001D148C" w:rsidP="00E22A79">
      <w:pPr>
        <w:widowControl/>
        <w:jc w:val="left"/>
        <w:rPr>
          <w:rFonts w:asciiTheme="majorHAnsi" w:hAnsiTheme="majorHAnsi" w:cstheme="majorHAnsi"/>
        </w:rPr>
      </w:pPr>
    </w:p>
    <w:p w14:paraId="6C775081" w14:textId="63C6E4B0" w:rsidR="001D148C" w:rsidRPr="00CB0166" w:rsidRDefault="00847F4A" w:rsidP="00B46FB2">
      <w:pPr>
        <w:pStyle w:val="a9"/>
        <w:widowControl/>
        <w:numPr>
          <w:ilvl w:val="0"/>
          <w:numId w:val="14"/>
        </w:numPr>
        <w:ind w:leftChars="0"/>
        <w:jc w:val="left"/>
        <w:rPr>
          <w:rFonts w:asciiTheme="majorHAnsi" w:hAnsiTheme="majorHAnsi" w:cstheme="majorHAnsi"/>
          <w:b/>
        </w:rPr>
      </w:pPr>
      <w:r w:rsidRPr="00CB0166">
        <w:rPr>
          <w:rFonts w:asciiTheme="majorHAnsi" w:hAnsiTheme="majorHAnsi" w:cstheme="majorHAnsi"/>
          <w:b/>
        </w:rPr>
        <w:t xml:space="preserve">Register </w:t>
      </w:r>
      <w:r w:rsidR="002C77FA" w:rsidRPr="00CB0166">
        <w:rPr>
          <w:rFonts w:asciiTheme="majorHAnsi" w:hAnsiTheme="majorHAnsi" w:cstheme="majorHAnsi"/>
          <w:b/>
        </w:rPr>
        <w:t>interface information</w:t>
      </w:r>
    </w:p>
    <w:p w14:paraId="7E6FFA19" w14:textId="0900B6AB" w:rsidR="00B01C30" w:rsidRPr="00CB0166" w:rsidRDefault="00655BCD" w:rsidP="002C77FA">
      <w:pPr>
        <w:pStyle w:val="a9"/>
        <w:widowControl/>
        <w:ind w:leftChars="0" w:left="567"/>
        <w:jc w:val="left"/>
        <w:rPr>
          <w:rFonts w:asciiTheme="majorHAnsi" w:hAnsiTheme="majorHAnsi" w:cstheme="majorHAnsi"/>
        </w:rPr>
      </w:pPr>
      <w:r>
        <w:rPr>
          <w:rFonts w:asciiTheme="majorHAnsi" w:hAnsiTheme="majorHAnsi" w:cstheme="majorHAnsi"/>
        </w:rPr>
        <w:t>Register the interface information for the Terraform that links with ITA.</w:t>
      </w:r>
    </w:p>
    <w:p w14:paraId="3F821CC5" w14:textId="38648DD1" w:rsidR="00F20FF1" w:rsidRPr="00CB0166" w:rsidRDefault="002C77FA" w:rsidP="00F20FF1">
      <w:pPr>
        <w:pStyle w:val="a9"/>
        <w:widowControl/>
        <w:ind w:leftChars="0" w:left="567"/>
        <w:jc w:val="left"/>
        <w:rPr>
          <w:rFonts w:asciiTheme="majorHAnsi" w:hAnsiTheme="majorHAnsi" w:cstheme="majorHAnsi"/>
        </w:rPr>
      </w:pPr>
      <w:r w:rsidRPr="00CB0166">
        <w:rPr>
          <w:rFonts w:asciiTheme="majorHAnsi" w:hAnsiTheme="majorHAnsi" w:cstheme="majorHAnsi"/>
        </w:rPr>
        <w:t>For details, refer to</w:t>
      </w:r>
      <w:r w:rsidR="000D036A">
        <w:rPr>
          <w:rFonts w:asciiTheme="majorHAnsi" w:hAnsiTheme="majorHAnsi" w:cstheme="majorHAnsi"/>
        </w:rPr>
        <w:t xml:space="preserve"> </w:t>
      </w:r>
      <w:r w:rsidR="000D036A" w:rsidRPr="000D036A">
        <w:rPr>
          <w:rFonts w:asciiTheme="majorHAnsi" w:hAnsiTheme="majorHAnsi" w:cstheme="majorHAnsi"/>
          <w:u w:val="single"/>
        </w:rPr>
        <w:t>“</w:t>
      </w:r>
      <w:r w:rsidR="000D036A" w:rsidRPr="000D036A">
        <w:rPr>
          <w:rFonts w:asciiTheme="majorHAnsi" w:hAnsiTheme="majorHAnsi" w:cstheme="majorHAnsi"/>
          <w:u w:val="single"/>
        </w:rPr>
        <w:fldChar w:fldCharType="begin"/>
      </w:r>
      <w:r w:rsidR="000D036A" w:rsidRPr="000D036A">
        <w:rPr>
          <w:rFonts w:asciiTheme="majorHAnsi" w:hAnsiTheme="majorHAnsi" w:cstheme="majorHAnsi"/>
          <w:u w:val="single"/>
        </w:rPr>
        <w:instrText xml:space="preserve"> REF _Ref126570363 \r \h </w:instrText>
      </w:r>
      <w:r w:rsidR="000D036A" w:rsidRPr="000D036A">
        <w:rPr>
          <w:rFonts w:asciiTheme="majorHAnsi" w:hAnsiTheme="majorHAnsi" w:cstheme="majorHAnsi"/>
          <w:u w:val="single"/>
        </w:rPr>
      </w:r>
      <w:r w:rsidR="000D036A">
        <w:rPr>
          <w:rFonts w:asciiTheme="majorHAnsi" w:hAnsiTheme="majorHAnsi" w:cstheme="majorHAnsi"/>
          <w:u w:val="single"/>
        </w:rPr>
        <w:instrText xml:space="preserve"> \* MERGEFORMAT </w:instrText>
      </w:r>
      <w:r w:rsidR="000D036A" w:rsidRPr="000D036A">
        <w:rPr>
          <w:rFonts w:asciiTheme="majorHAnsi" w:hAnsiTheme="majorHAnsi" w:cstheme="majorHAnsi"/>
          <w:u w:val="single"/>
        </w:rPr>
        <w:fldChar w:fldCharType="separate"/>
      </w:r>
      <w:r w:rsidR="00D751A3">
        <w:rPr>
          <w:rFonts w:asciiTheme="majorHAnsi" w:hAnsiTheme="majorHAnsi" w:cstheme="majorHAnsi"/>
          <w:u w:val="single"/>
        </w:rPr>
        <w:t>5.2.1</w:t>
      </w:r>
      <w:r w:rsidR="000D036A" w:rsidRPr="000D036A">
        <w:rPr>
          <w:rFonts w:asciiTheme="majorHAnsi" w:hAnsiTheme="majorHAnsi" w:cstheme="majorHAnsi"/>
          <w:u w:val="single"/>
        </w:rPr>
        <w:fldChar w:fldCharType="end"/>
      </w:r>
      <w:r w:rsidR="000D036A" w:rsidRPr="000D036A">
        <w:rPr>
          <w:rFonts w:asciiTheme="majorHAnsi" w:hAnsiTheme="majorHAnsi" w:cstheme="majorHAnsi"/>
          <w:u w:val="single"/>
        </w:rPr>
        <w:t xml:space="preserve"> </w:t>
      </w:r>
      <w:r w:rsidR="000D036A" w:rsidRPr="000D036A">
        <w:rPr>
          <w:rFonts w:asciiTheme="majorHAnsi" w:hAnsiTheme="majorHAnsi" w:cstheme="majorHAnsi"/>
          <w:u w:val="single"/>
        </w:rPr>
        <w:fldChar w:fldCharType="begin"/>
      </w:r>
      <w:r w:rsidR="000D036A" w:rsidRPr="000D036A">
        <w:rPr>
          <w:rFonts w:asciiTheme="majorHAnsi" w:hAnsiTheme="majorHAnsi" w:cstheme="majorHAnsi"/>
          <w:u w:val="single"/>
        </w:rPr>
        <w:instrText xml:space="preserve"> REF _Ref126570368 \h </w:instrText>
      </w:r>
      <w:r w:rsidR="000D036A" w:rsidRPr="000D036A">
        <w:rPr>
          <w:rFonts w:asciiTheme="majorHAnsi" w:hAnsiTheme="majorHAnsi" w:cstheme="majorHAnsi"/>
          <w:u w:val="single"/>
        </w:rPr>
      </w:r>
      <w:r w:rsidR="000D036A">
        <w:rPr>
          <w:rFonts w:asciiTheme="majorHAnsi" w:hAnsiTheme="majorHAnsi" w:cstheme="majorHAnsi"/>
          <w:u w:val="single"/>
        </w:rPr>
        <w:instrText xml:space="preserve"> \* MERGEFORMAT </w:instrText>
      </w:r>
      <w:r w:rsidR="000D036A" w:rsidRPr="000D036A">
        <w:rPr>
          <w:rFonts w:asciiTheme="majorHAnsi" w:hAnsiTheme="majorHAnsi" w:cstheme="majorHAnsi"/>
          <w:u w:val="single"/>
        </w:rPr>
        <w:fldChar w:fldCharType="separate"/>
      </w:r>
      <w:r w:rsidR="00D751A3" w:rsidRPr="00D751A3">
        <w:rPr>
          <w:rFonts w:cstheme="majorHAnsi"/>
          <w:u w:val="single"/>
        </w:rPr>
        <w:t>Interface information</w:t>
      </w:r>
      <w:r w:rsidR="000D036A" w:rsidRPr="000D036A">
        <w:rPr>
          <w:rFonts w:asciiTheme="majorHAnsi" w:hAnsiTheme="majorHAnsi" w:cstheme="majorHAnsi"/>
          <w:u w:val="single"/>
        </w:rPr>
        <w:fldChar w:fldCharType="end"/>
      </w:r>
      <w:r w:rsidR="000D036A" w:rsidRPr="000D036A">
        <w:rPr>
          <w:rFonts w:asciiTheme="majorHAnsi" w:hAnsiTheme="majorHAnsi" w:cstheme="majorHAnsi"/>
          <w:u w:val="single"/>
        </w:rPr>
        <w:t>”</w:t>
      </w:r>
      <w:r w:rsidRPr="000D036A">
        <w:rPr>
          <w:rFonts w:asciiTheme="majorHAnsi" w:hAnsiTheme="majorHAnsi" w:cstheme="majorHAnsi"/>
          <w:u w:val="single"/>
        </w:rPr>
        <w:t>.</w:t>
      </w:r>
      <w:r w:rsidRPr="00CB0166">
        <w:rPr>
          <w:rFonts w:asciiTheme="majorHAnsi" w:hAnsiTheme="majorHAnsi" w:cstheme="majorHAnsi"/>
        </w:rPr>
        <w:t xml:space="preserve"> </w:t>
      </w:r>
    </w:p>
    <w:p w14:paraId="6557F5DD" w14:textId="495DE3C0" w:rsidR="00B01C30" w:rsidRPr="00CB0166" w:rsidRDefault="00B01C30" w:rsidP="00E22A79">
      <w:pPr>
        <w:widowControl/>
        <w:jc w:val="left"/>
        <w:rPr>
          <w:rFonts w:asciiTheme="majorHAnsi" w:hAnsiTheme="majorHAnsi" w:cstheme="majorHAnsi"/>
          <w:b/>
        </w:rPr>
      </w:pPr>
    </w:p>
    <w:p w14:paraId="75EEE1A7" w14:textId="0F705AB5" w:rsidR="00E22A79" w:rsidRPr="00CB0166" w:rsidRDefault="00EE65FB" w:rsidP="00B46FB2">
      <w:pPr>
        <w:pStyle w:val="a9"/>
        <w:widowControl/>
        <w:numPr>
          <w:ilvl w:val="0"/>
          <w:numId w:val="14"/>
        </w:numPr>
        <w:ind w:leftChars="0"/>
        <w:jc w:val="left"/>
        <w:rPr>
          <w:rFonts w:asciiTheme="majorHAnsi" w:hAnsiTheme="majorHAnsi" w:cstheme="majorHAnsi"/>
          <w:b/>
        </w:rPr>
      </w:pPr>
      <w:r>
        <w:rPr>
          <w:rFonts w:asciiTheme="majorHAnsi" w:hAnsiTheme="majorHAnsi" w:cstheme="majorHAnsi"/>
          <w:b/>
        </w:rPr>
        <w:t xml:space="preserve">Register and link </w:t>
      </w:r>
      <w:r w:rsidR="00140164" w:rsidRPr="00CB0166">
        <w:rPr>
          <w:rFonts w:asciiTheme="majorHAnsi" w:hAnsiTheme="majorHAnsi" w:cstheme="majorHAnsi"/>
          <w:b/>
        </w:rPr>
        <w:t>Workspace</w:t>
      </w:r>
      <w:r w:rsidR="00D6614D">
        <w:rPr>
          <w:rFonts w:asciiTheme="majorHAnsi" w:hAnsiTheme="majorHAnsi" w:cstheme="majorHAnsi"/>
          <w:b/>
        </w:rPr>
        <w:t>.</w:t>
      </w:r>
    </w:p>
    <w:p w14:paraId="6C0E2B31" w14:textId="7E980806" w:rsidR="00E22A79" w:rsidRPr="00CB0166" w:rsidRDefault="007538D8" w:rsidP="00E22A79">
      <w:pPr>
        <w:pStyle w:val="a9"/>
        <w:widowControl/>
        <w:ind w:leftChars="0" w:left="567"/>
        <w:jc w:val="left"/>
        <w:rPr>
          <w:rFonts w:asciiTheme="majorHAnsi" w:hAnsiTheme="majorHAnsi" w:cstheme="majorHAnsi"/>
        </w:rPr>
      </w:pPr>
      <w:r w:rsidRPr="00CB0166">
        <w:rPr>
          <w:rFonts w:asciiTheme="majorHAnsi" w:hAnsiTheme="majorHAnsi" w:cstheme="majorHAnsi"/>
        </w:rPr>
        <w:t xml:space="preserve">Register Workspace information and link with </w:t>
      </w:r>
      <w:r w:rsidR="003C684B" w:rsidRPr="00CB0166">
        <w:rPr>
          <w:rFonts w:asciiTheme="majorHAnsi" w:hAnsiTheme="majorHAnsi" w:cstheme="majorHAnsi"/>
        </w:rPr>
        <w:t>Terraform</w:t>
      </w:r>
      <w:r w:rsidRPr="00CB0166">
        <w:rPr>
          <w:rFonts w:asciiTheme="majorHAnsi" w:hAnsiTheme="majorHAnsi" w:cstheme="majorHAnsi"/>
        </w:rPr>
        <w:t>.</w:t>
      </w:r>
    </w:p>
    <w:p w14:paraId="322F5C81" w14:textId="1CD6974D" w:rsidR="00B01C30" w:rsidRPr="00CB0166" w:rsidRDefault="007538D8" w:rsidP="00B01C30">
      <w:pPr>
        <w:pStyle w:val="a9"/>
        <w:widowControl/>
        <w:ind w:leftChars="0" w:left="567"/>
        <w:jc w:val="left"/>
        <w:rPr>
          <w:rFonts w:asciiTheme="majorHAnsi" w:hAnsiTheme="majorHAnsi" w:cstheme="majorHAnsi"/>
        </w:rPr>
      </w:pPr>
      <w:r w:rsidRPr="00CB0166">
        <w:rPr>
          <w:rFonts w:asciiTheme="majorHAnsi" w:hAnsiTheme="majorHAnsi" w:cstheme="majorHAnsi"/>
        </w:rPr>
        <w:t xml:space="preserve">For details, refer to </w:t>
      </w:r>
      <w:r w:rsidR="000D036A" w:rsidRPr="000D036A">
        <w:rPr>
          <w:rFonts w:asciiTheme="majorHAnsi" w:hAnsiTheme="majorHAnsi" w:cstheme="majorHAnsi"/>
          <w:u w:val="single"/>
        </w:rPr>
        <w:t>“</w:t>
      </w:r>
      <w:r w:rsidR="000D036A" w:rsidRPr="000D036A">
        <w:rPr>
          <w:rFonts w:asciiTheme="majorHAnsi" w:hAnsiTheme="majorHAnsi" w:cstheme="majorHAnsi"/>
          <w:u w:val="single"/>
        </w:rPr>
        <w:fldChar w:fldCharType="begin"/>
      </w:r>
      <w:r w:rsidR="000D036A" w:rsidRPr="000D036A">
        <w:rPr>
          <w:rFonts w:asciiTheme="majorHAnsi" w:hAnsiTheme="majorHAnsi" w:cstheme="majorHAnsi"/>
          <w:u w:val="single"/>
        </w:rPr>
        <w:instrText xml:space="preserve"> REF _Ref126570420 \r \h </w:instrText>
      </w:r>
      <w:r w:rsidR="000D036A" w:rsidRPr="000D036A">
        <w:rPr>
          <w:rFonts w:asciiTheme="majorHAnsi" w:hAnsiTheme="majorHAnsi" w:cstheme="majorHAnsi"/>
          <w:u w:val="single"/>
        </w:rPr>
      </w:r>
      <w:r w:rsidR="000D036A">
        <w:rPr>
          <w:rFonts w:asciiTheme="majorHAnsi" w:hAnsiTheme="majorHAnsi" w:cstheme="majorHAnsi"/>
          <w:u w:val="single"/>
        </w:rPr>
        <w:instrText xml:space="preserve"> \* MERGEFORMAT </w:instrText>
      </w:r>
      <w:r w:rsidR="000D036A" w:rsidRPr="000D036A">
        <w:rPr>
          <w:rFonts w:asciiTheme="majorHAnsi" w:hAnsiTheme="majorHAnsi" w:cstheme="majorHAnsi"/>
          <w:u w:val="single"/>
        </w:rPr>
        <w:fldChar w:fldCharType="separate"/>
      </w:r>
      <w:r w:rsidR="00D751A3">
        <w:rPr>
          <w:rFonts w:asciiTheme="majorHAnsi" w:hAnsiTheme="majorHAnsi" w:cstheme="majorHAnsi"/>
          <w:u w:val="single"/>
        </w:rPr>
        <w:t>5.2.2</w:t>
      </w:r>
      <w:r w:rsidR="000D036A" w:rsidRPr="000D036A">
        <w:rPr>
          <w:rFonts w:asciiTheme="majorHAnsi" w:hAnsiTheme="majorHAnsi" w:cstheme="majorHAnsi"/>
          <w:u w:val="single"/>
        </w:rPr>
        <w:fldChar w:fldCharType="end"/>
      </w:r>
      <w:r w:rsidR="000D036A" w:rsidRPr="000D036A">
        <w:rPr>
          <w:rFonts w:asciiTheme="majorHAnsi" w:hAnsiTheme="majorHAnsi" w:cstheme="majorHAnsi"/>
          <w:u w:val="single"/>
        </w:rPr>
        <w:t xml:space="preserve"> </w:t>
      </w:r>
      <w:r w:rsidR="000D036A" w:rsidRPr="000D036A">
        <w:rPr>
          <w:rFonts w:asciiTheme="majorHAnsi" w:hAnsiTheme="majorHAnsi" w:cstheme="majorHAnsi"/>
          <w:u w:val="single"/>
        </w:rPr>
        <w:fldChar w:fldCharType="begin"/>
      </w:r>
      <w:r w:rsidR="000D036A" w:rsidRPr="000D036A">
        <w:rPr>
          <w:rFonts w:asciiTheme="majorHAnsi" w:hAnsiTheme="majorHAnsi" w:cstheme="majorHAnsi"/>
          <w:u w:val="single"/>
        </w:rPr>
        <w:instrText xml:space="preserve"> REF _Ref126570413 \h </w:instrText>
      </w:r>
      <w:r w:rsidR="000D036A" w:rsidRPr="000D036A">
        <w:rPr>
          <w:rFonts w:asciiTheme="majorHAnsi" w:hAnsiTheme="majorHAnsi" w:cstheme="majorHAnsi"/>
          <w:u w:val="single"/>
        </w:rPr>
      </w:r>
      <w:r w:rsidR="000D036A">
        <w:rPr>
          <w:rFonts w:asciiTheme="majorHAnsi" w:hAnsiTheme="majorHAnsi" w:cstheme="majorHAnsi"/>
          <w:u w:val="single"/>
        </w:rPr>
        <w:instrText xml:space="preserve"> \* MERGEFORMAT </w:instrText>
      </w:r>
      <w:r w:rsidR="000D036A" w:rsidRPr="000D036A">
        <w:rPr>
          <w:rFonts w:asciiTheme="majorHAnsi" w:hAnsiTheme="majorHAnsi" w:cstheme="majorHAnsi"/>
          <w:u w:val="single"/>
        </w:rPr>
        <w:fldChar w:fldCharType="separate"/>
      </w:r>
      <w:r w:rsidR="00D751A3" w:rsidRPr="00D751A3">
        <w:rPr>
          <w:rFonts w:cstheme="majorHAnsi"/>
          <w:u w:val="single"/>
        </w:rPr>
        <w:t>Workspaces list</w:t>
      </w:r>
      <w:r w:rsidR="000D036A" w:rsidRPr="000D036A">
        <w:rPr>
          <w:rFonts w:asciiTheme="majorHAnsi" w:hAnsiTheme="majorHAnsi" w:cstheme="majorHAnsi"/>
          <w:u w:val="single"/>
        </w:rPr>
        <w:fldChar w:fldCharType="end"/>
      </w:r>
      <w:r w:rsidR="000D036A" w:rsidRPr="000D036A">
        <w:rPr>
          <w:rFonts w:asciiTheme="majorHAnsi" w:hAnsiTheme="majorHAnsi" w:cstheme="majorHAnsi"/>
          <w:u w:val="single"/>
        </w:rPr>
        <w:t>”</w:t>
      </w:r>
      <w:r w:rsidR="000D036A">
        <w:rPr>
          <w:rFonts w:asciiTheme="majorHAnsi" w:hAnsiTheme="majorHAnsi" w:cstheme="majorHAnsi"/>
          <w:u w:val="single"/>
        </w:rPr>
        <w:t>.</w:t>
      </w:r>
    </w:p>
    <w:p w14:paraId="4939CED3" w14:textId="4CD4B6C6" w:rsidR="00923380" w:rsidRPr="00CB0166" w:rsidRDefault="00923380" w:rsidP="00E22A79">
      <w:pPr>
        <w:widowControl/>
        <w:jc w:val="left"/>
        <w:rPr>
          <w:rFonts w:asciiTheme="majorHAnsi" w:hAnsiTheme="majorHAnsi" w:cstheme="majorHAnsi"/>
          <w:b/>
        </w:rPr>
      </w:pPr>
    </w:p>
    <w:p w14:paraId="49C04846" w14:textId="262EA9F9" w:rsidR="00923380" w:rsidRPr="00CB0166" w:rsidRDefault="00F2703D" w:rsidP="00B46FB2">
      <w:pPr>
        <w:pStyle w:val="a9"/>
        <w:widowControl/>
        <w:numPr>
          <w:ilvl w:val="0"/>
          <w:numId w:val="14"/>
        </w:numPr>
        <w:ind w:leftChars="0"/>
        <w:jc w:val="left"/>
        <w:rPr>
          <w:rFonts w:asciiTheme="majorHAnsi" w:hAnsiTheme="majorHAnsi" w:cstheme="majorHAnsi"/>
          <w:b/>
        </w:rPr>
      </w:pPr>
      <w:r w:rsidRPr="00CB0166">
        <w:rPr>
          <w:rFonts w:asciiTheme="majorHAnsi" w:hAnsiTheme="majorHAnsi" w:cstheme="majorHAnsi"/>
          <w:b/>
        </w:rPr>
        <w:t xml:space="preserve">Register </w:t>
      </w:r>
      <w:r w:rsidR="00EE65FB">
        <w:rPr>
          <w:rFonts w:asciiTheme="majorHAnsi" w:hAnsiTheme="majorHAnsi" w:cstheme="majorHAnsi"/>
          <w:b/>
        </w:rPr>
        <w:t>operation</w:t>
      </w:r>
      <w:r w:rsidR="00E63233" w:rsidRPr="00CB0166">
        <w:rPr>
          <w:rFonts w:asciiTheme="majorHAnsi" w:hAnsiTheme="majorHAnsi" w:cstheme="majorHAnsi"/>
          <w:b/>
        </w:rPr>
        <w:t xml:space="preserve"> pattern (Movement)</w:t>
      </w:r>
      <w:r w:rsidR="00923380" w:rsidRPr="00CB0166">
        <w:rPr>
          <w:rFonts w:asciiTheme="majorHAnsi" w:hAnsiTheme="majorHAnsi" w:cstheme="majorHAnsi"/>
          <w:b/>
        </w:rPr>
        <w:br/>
      </w:r>
      <w:r w:rsidR="00EE65FB">
        <w:rPr>
          <w:rFonts w:asciiTheme="majorHAnsi" w:hAnsiTheme="majorHAnsi" w:cstheme="majorHAnsi"/>
        </w:rPr>
        <w:t>Register a movement</w:t>
      </w:r>
      <w:r w:rsidR="00E63233" w:rsidRPr="00CB0166">
        <w:rPr>
          <w:rFonts w:asciiTheme="majorHAnsi" w:hAnsiTheme="majorHAnsi" w:cstheme="majorHAnsi"/>
        </w:rPr>
        <w:t>.</w:t>
      </w:r>
      <w:r w:rsidR="00E63233" w:rsidRPr="00CB0166">
        <w:rPr>
          <w:rFonts w:asciiTheme="majorHAnsi" w:hAnsiTheme="majorHAnsi" w:cstheme="majorHAnsi"/>
        </w:rPr>
        <w:br/>
        <w:t>For details, refer to</w:t>
      </w:r>
      <w:r w:rsidR="000D036A">
        <w:rPr>
          <w:rFonts w:asciiTheme="majorHAnsi" w:hAnsiTheme="majorHAnsi" w:cstheme="majorHAnsi"/>
        </w:rPr>
        <w:t xml:space="preserve"> </w:t>
      </w:r>
      <w:r w:rsidR="000D036A" w:rsidRPr="000D036A">
        <w:rPr>
          <w:rFonts w:asciiTheme="majorHAnsi" w:hAnsiTheme="majorHAnsi" w:cstheme="majorHAnsi"/>
          <w:u w:val="single"/>
        </w:rPr>
        <w:t>“</w:t>
      </w:r>
      <w:r w:rsidR="000D036A" w:rsidRPr="000D036A">
        <w:rPr>
          <w:rFonts w:asciiTheme="majorHAnsi" w:hAnsiTheme="majorHAnsi" w:cstheme="majorHAnsi"/>
          <w:u w:val="single"/>
        </w:rPr>
        <w:fldChar w:fldCharType="begin"/>
      </w:r>
      <w:r w:rsidR="000D036A" w:rsidRPr="000D036A">
        <w:rPr>
          <w:rFonts w:asciiTheme="majorHAnsi" w:hAnsiTheme="majorHAnsi" w:cstheme="majorHAnsi"/>
          <w:u w:val="single"/>
        </w:rPr>
        <w:instrText xml:space="preserve"> REF _Ref126571231 \r \h </w:instrText>
      </w:r>
      <w:r w:rsidR="000D036A" w:rsidRPr="000D036A">
        <w:rPr>
          <w:rFonts w:asciiTheme="majorHAnsi" w:hAnsiTheme="majorHAnsi" w:cstheme="majorHAnsi"/>
          <w:u w:val="single"/>
        </w:rPr>
      </w:r>
      <w:r w:rsidR="000D036A">
        <w:rPr>
          <w:rFonts w:asciiTheme="majorHAnsi" w:hAnsiTheme="majorHAnsi" w:cstheme="majorHAnsi"/>
          <w:u w:val="single"/>
        </w:rPr>
        <w:instrText xml:space="preserve"> \* MERGEFORMAT </w:instrText>
      </w:r>
      <w:r w:rsidR="000D036A" w:rsidRPr="000D036A">
        <w:rPr>
          <w:rFonts w:asciiTheme="majorHAnsi" w:hAnsiTheme="majorHAnsi" w:cstheme="majorHAnsi"/>
          <w:u w:val="single"/>
        </w:rPr>
        <w:fldChar w:fldCharType="separate"/>
      </w:r>
      <w:r w:rsidR="00D751A3">
        <w:rPr>
          <w:rFonts w:asciiTheme="majorHAnsi" w:hAnsiTheme="majorHAnsi" w:cstheme="majorHAnsi"/>
          <w:u w:val="single"/>
        </w:rPr>
        <w:t>5.2.3</w:t>
      </w:r>
      <w:r w:rsidR="000D036A" w:rsidRPr="000D036A">
        <w:rPr>
          <w:rFonts w:asciiTheme="majorHAnsi" w:hAnsiTheme="majorHAnsi" w:cstheme="majorHAnsi"/>
          <w:u w:val="single"/>
        </w:rPr>
        <w:fldChar w:fldCharType="end"/>
      </w:r>
      <w:r w:rsidR="000D036A" w:rsidRPr="000D036A">
        <w:rPr>
          <w:rFonts w:asciiTheme="majorHAnsi" w:hAnsiTheme="majorHAnsi" w:cstheme="majorHAnsi"/>
          <w:u w:val="single"/>
        </w:rPr>
        <w:t xml:space="preserve"> </w:t>
      </w:r>
      <w:r w:rsidR="000D036A" w:rsidRPr="000D036A">
        <w:rPr>
          <w:rFonts w:asciiTheme="majorHAnsi" w:hAnsiTheme="majorHAnsi" w:cstheme="majorHAnsi"/>
          <w:u w:val="single"/>
        </w:rPr>
        <w:fldChar w:fldCharType="begin"/>
      </w:r>
      <w:r w:rsidR="000D036A" w:rsidRPr="000D036A">
        <w:rPr>
          <w:rFonts w:asciiTheme="majorHAnsi" w:hAnsiTheme="majorHAnsi" w:cstheme="majorHAnsi"/>
          <w:u w:val="single"/>
        </w:rPr>
        <w:instrText xml:space="preserve"> REF _Ref126571238 \h </w:instrText>
      </w:r>
      <w:r w:rsidR="000D036A" w:rsidRPr="000D036A">
        <w:rPr>
          <w:rFonts w:asciiTheme="majorHAnsi" w:hAnsiTheme="majorHAnsi" w:cstheme="majorHAnsi"/>
          <w:u w:val="single"/>
        </w:rPr>
      </w:r>
      <w:r w:rsidR="000D036A">
        <w:rPr>
          <w:rFonts w:asciiTheme="majorHAnsi" w:hAnsiTheme="majorHAnsi" w:cstheme="majorHAnsi"/>
          <w:u w:val="single"/>
        </w:rPr>
        <w:instrText xml:space="preserve"> \* MERGEFORMAT </w:instrText>
      </w:r>
      <w:r w:rsidR="000D036A" w:rsidRPr="000D036A">
        <w:rPr>
          <w:rFonts w:asciiTheme="majorHAnsi" w:hAnsiTheme="majorHAnsi" w:cstheme="majorHAnsi"/>
          <w:u w:val="single"/>
        </w:rPr>
        <w:fldChar w:fldCharType="separate"/>
      </w:r>
      <w:r w:rsidR="00D751A3" w:rsidRPr="00D751A3">
        <w:rPr>
          <w:rFonts w:cstheme="majorHAnsi"/>
          <w:szCs w:val="21"/>
          <w:u w:val="single"/>
        </w:rPr>
        <w:t>Movement list</w:t>
      </w:r>
      <w:r w:rsidR="000D036A" w:rsidRPr="000D036A">
        <w:rPr>
          <w:rFonts w:asciiTheme="majorHAnsi" w:hAnsiTheme="majorHAnsi" w:cstheme="majorHAnsi"/>
          <w:u w:val="single"/>
        </w:rPr>
        <w:fldChar w:fldCharType="end"/>
      </w:r>
      <w:r w:rsidR="000D036A" w:rsidRPr="000D036A">
        <w:rPr>
          <w:rFonts w:asciiTheme="majorHAnsi" w:hAnsiTheme="majorHAnsi" w:cstheme="majorHAnsi"/>
          <w:u w:val="single"/>
        </w:rPr>
        <w:t>”</w:t>
      </w:r>
      <w:r w:rsidR="0038085F" w:rsidRPr="000D036A">
        <w:rPr>
          <w:rFonts w:asciiTheme="majorHAnsi" w:hAnsiTheme="majorHAnsi" w:cstheme="majorHAnsi"/>
          <w:u w:val="single"/>
        </w:rPr>
        <w:t>.</w:t>
      </w:r>
    </w:p>
    <w:p w14:paraId="6A20EF0B" w14:textId="2E802594" w:rsidR="00E22A79" w:rsidRPr="00CB0166" w:rsidRDefault="00E22A79" w:rsidP="00E22A79">
      <w:pPr>
        <w:widowControl/>
        <w:jc w:val="left"/>
        <w:rPr>
          <w:rFonts w:asciiTheme="majorHAnsi" w:hAnsiTheme="majorHAnsi" w:cstheme="majorHAnsi"/>
          <w:b/>
        </w:rPr>
      </w:pPr>
    </w:p>
    <w:p w14:paraId="7CF2DEE0" w14:textId="0B2285EC" w:rsidR="00923380" w:rsidRPr="00CB0166" w:rsidRDefault="00E63233" w:rsidP="00B46FB2">
      <w:pPr>
        <w:pStyle w:val="a9"/>
        <w:widowControl/>
        <w:numPr>
          <w:ilvl w:val="0"/>
          <w:numId w:val="14"/>
        </w:numPr>
        <w:ind w:leftChars="0"/>
        <w:jc w:val="left"/>
        <w:rPr>
          <w:rFonts w:asciiTheme="majorHAnsi" w:hAnsiTheme="majorHAnsi" w:cstheme="majorHAnsi"/>
          <w:b/>
        </w:rPr>
      </w:pPr>
      <w:r w:rsidRPr="00CB0166">
        <w:rPr>
          <w:rFonts w:asciiTheme="majorHAnsi" w:hAnsiTheme="majorHAnsi" w:cstheme="majorHAnsi"/>
          <w:b/>
        </w:rPr>
        <w:t>Regi</w:t>
      </w:r>
      <w:r w:rsidR="000836F4" w:rsidRPr="00CB0166">
        <w:rPr>
          <w:rFonts w:asciiTheme="majorHAnsi" w:hAnsiTheme="majorHAnsi" w:cstheme="majorHAnsi"/>
          <w:b/>
        </w:rPr>
        <w:t>st</w:t>
      </w:r>
      <w:r w:rsidR="00F2703D" w:rsidRPr="00CB0166">
        <w:rPr>
          <w:rFonts w:asciiTheme="majorHAnsi" w:hAnsiTheme="majorHAnsi" w:cstheme="majorHAnsi"/>
          <w:b/>
        </w:rPr>
        <w:t xml:space="preserve">er </w:t>
      </w:r>
      <w:r w:rsidRPr="00CB0166">
        <w:rPr>
          <w:rFonts w:asciiTheme="majorHAnsi" w:hAnsiTheme="majorHAnsi" w:cstheme="majorHAnsi"/>
          <w:b/>
        </w:rPr>
        <w:t xml:space="preserve">module </w:t>
      </w:r>
      <w:r w:rsidR="00131E7D" w:rsidRPr="00CB0166">
        <w:rPr>
          <w:rFonts w:asciiTheme="majorHAnsi" w:hAnsiTheme="majorHAnsi" w:cstheme="majorHAnsi"/>
          <w:b/>
        </w:rPr>
        <w:t>files</w:t>
      </w:r>
    </w:p>
    <w:p w14:paraId="0C5D3363" w14:textId="45E8958D" w:rsidR="008D4D1B" w:rsidRPr="00EE65FB" w:rsidRDefault="00EE65FB" w:rsidP="00EE65FB">
      <w:pPr>
        <w:widowControl/>
        <w:ind w:firstLine="567"/>
        <w:jc w:val="left"/>
        <w:rPr>
          <w:rFonts w:asciiTheme="majorHAnsi" w:hAnsiTheme="majorHAnsi" w:cstheme="majorHAnsi"/>
        </w:rPr>
      </w:pPr>
      <w:r>
        <w:rPr>
          <w:rFonts w:asciiTheme="majorHAnsi" w:hAnsiTheme="majorHAnsi" w:cstheme="majorHAnsi"/>
        </w:rPr>
        <w:t>Register a</w:t>
      </w:r>
      <w:r w:rsidR="00E17B6C" w:rsidRPr="00EE65FB">
        <w:rPr>
          <w:rFonts w:asciiTheme="majorHAnsi" w:hAnsiTheme="majorHAnsi" w:cstheme="majorHAnsi"/>
        </w:rPr>
        <w:t xml:space="preserve"> Module file to be executed in the operation</w:t>
      </w:r>
      <w:r w:rsidR="0038085F" w:rsidRPr="00EE65FB">
        <w:rPr>
          <w:rFonts w:asciiTheme="majorHAnsi" w:hAnsiTheme="majorHAnsi" w:cstheme="majorHAnsi"/>
        </w:rPr>
        <w:t>.</w:t>
      </w:r>
    </w:p>
    <w:p w14:paraId="6E8901C1" w14:textId="2190B5D9" w:rsidR="00923380" w:rsidRPr="00CB0166" w:rsidRDefault="00E63233" w:rsidP="00923380">
      <w:pPr>
        <w:pStyle w:val="a9"/>
        <w:widowControl/>
        <w:ind w:leftChars="0" w:left="567"/>
        <w:jc w:val="left"/>
        <w:rPr>
          <w:rFonts w:asciiTheme="majorHAnsi" w:hAnsiTheme="majorHAnsi" w:cstheme="majorHAnsi"/>
        </w:rPr>
      </w:pPr>
      <w:r w:rsidRPr="00CB0166">
        <w:rPr>
          <w:rFonts w:asciiTheme="majorHAnsi" w:hAnsiTheme="majorHAnsi" w:cstheme="majorHAnsi"/>
        </w:rPr>
        <w:t>For details, refer to</w:t>
      </w:r>
      <w:r w:rsidRPr="000D036A">
        <w:rPr>
          <w:rFonts w:asciiTheme="majorHAnsi" w:hAnsiTheme="majorHAnsi" w:cstheme="majorHAnsi"/>
          <w:u w:val="single"/>
        </w:rPr>
        <w:t xml:space="preserve"> </w:t>
      </w:r>
      <w:r w:rsidR="000D036A" w:rsidRPr="000D036A">
        <w:rPr>
          <w:rFonts w:asciiTheme="majorHAnsi" w:hAnsiTheme="majorHAnsi" w:cstheme="majorHAnsi"/>
          <w:u w:val="single"/>
        </w:rPr>
        <w:t>“</w:t>
      </w:r>
      <w:r w:rsidR="000D036A" w:rsidRPr="000D036A">
        <w:rPr>
          <w:rFonts w:asciiTheme="majorHAnsi" w:hAnsiTheme="majorHAnsi" w:cstheme="majorHAnsi"/>
          <w:u w:val="single"/>
        </w:rPr>
        <w:fldChar w:fldCharType="begin"/>
      </w:r>
      <w:r w:rsidR="000D036A" w:rsidRPr="000D036A">
        <w:rPr>
          <w:rFonts w:asciiTheme="majorHAnsi" w:hAnsiTheme="majorHAnsi" w:cstheme="majorHAnsi"/>
          <w:u w:val="single"/>
        </w:rPr>
        <w:instrText xml:space="preserve"> REF _Ref126571250 \r \h </w:instrText>
      </w:r>
      <w:r w:rsidR="000D036A" w:rsidRPr="000D036A">
        <w:rPr>
          <w:rFonts w:asciiTheme="majorHAnsi" w:hAnsiTheme="majorHAnsi" w:cstheme="majorHAnsi"/>
          <w:u w:val="single"/>
        </w:rPr>
      </w:r>
      <w:r w:rsidR="000D036A">
        <w:rPr>
          <w:rFonts w:asciiTheme="majorHAnsi" w:hAnsiTheme="majorHAnsi" w:cstheme="majorHAnsi"/>
          <w:u w:val="single"/>
        </w:rPr>
        <w:instrText xml:space="preserve"> \* MERGEFORMAT </w:instrText>
      </w:r>
      <w:r w:rsidR="000D036A" w:rsidRPr="000D036A">
        <w:rPr>
          <w:rFonts w:asciiTheme="majorHAnsi" w:hAnsiTheme="majorHAnsi" w:cstheme="majorHAnsi"/>
          <w:u w:val="single"/>
        </w:rPr>
        <w:fldChar w:fldCharType="separate"/>
      </w:r>
      <w:r w:rsidR="00D751A3">
        <w:rPr>
          <w:rFonts w:asciiTheme="majorHAnsi" w:hAnsiTheme="majorHAnsi" w:cstheme="majorHAnsi"/>
          <w:u w:val="single"/>
        </w:rPr>
        <w:t>5.2.4</w:t>
      </w:r>
      <w:r w:rsidR="000D036A" w:rsidRPr="000D036A">
        <w:rPr>
          <w:rFonts w:asciiTheme="majorHAnsi" w:hAnsiTheme="majorHAnsi" w:cstheme="majorHAnsi"/>
          <w:u w:val="single"/>
        </w:rPr>
        <w:fldChar w:fldCharType="end"/>
      </w:r>
      <w:r w:rsidR="000D036A" w:rsidRPr="000D036A">
        <w:rPr>
          <w:rFonts w:asciiTheme="majorHAnsi" w:hAnsiTheme="majorHAnsi" w:cstheme="majorHAnsi"/>
          <w:u w:val="single"/>
        </w:rPr>
        <w:t xml:space="preserve"> </w:t>
      </w:r>
      <w:r w:rsidR="000D036A" w:rsidRPr="000D036A">
        <w:rPr>
          <w:rFonts w:asciiTheme="majorHAnsi" w:hAnsiTheme="majorHAnsi" w:cstheme="majorHAnsi"/>
          <w:u w:val="single"/>
        </w:rPr>
        <w:fldChar w:fldCharType="begin"/>
      </w:r>
      <w:r w:rsidR="000D036A" w:rsidRPr="000D036A">
        <w:rPr>
          <w:rFonts w:asciiTheme="majorHAnsi" w:hAnsiTheme="majorHAnsi" w:cstheme="majorHAnsi"/>
          <w:u w:val="single"/>
        </w:rPr>
        <w:instrText xml:space="preserve"> REF _Ref126571264 \h </w:instrText>
      </w:r>
      <w:r w:rsidR="000D036A" w:rsidRPr="000D036A">
        <w:rPr>
          <w:rFonts w:asciiTheme="majorHAnsi" w:hAnsiTheme="majorHAnsi" w:cstheme="majorHAnsi"/>
          <w:u w:val="single"/>
        </w:rPr>
      </w:r>
      <w:r w:rsidR="000D036A">
        <w:rPr>
          <w:rFonts w:asciiTheme="majorHAnsi" w:hAnsiTheme="majorHAnsi" w:cstheme="majorHAnsi"/>
          <w:u w:val="single"/>
        </w:rPr>
        <w:instrText xml:space="preserve"> \* MERGEFORMAT </w:instrText>
      </w:r>
      <w:r w:rsidR="000D036A" w:rsidRPr="000D036A">
        <w:rPr>
          <w:rFonts w:asciiTheme="majorHAnsi" w:hAnsiTheme="majorHAnsi" w:cstheme="majorHAnsi"/>
          <w:u w:val="single"/>
        </w:rPr>
        <w:fldChar w:fldCharType="separate"/>
      </w:r>
      <w:r w:rsidR="00D751A3" w:rsidRPr="00D751A3">
        <w:rPr>
          <w:rFonts w:cstheme="majorHAnsi"/>
          <w:u w:val="single"/>
        </w:rPr>
        <w:t>Module files</w:t>
      </w:r>
      <w:r w:rsidR="000D036A" w:rsidRPr="000D036A">
        <w:rPr>
          <w:rFonts w:asciiTheme="majorHAnsi" w:hAnsiTheme="majorHAnsi" w:cstheme="majorHAnsi"/>
          <w:u w:val="single"/>
        </w:rPr>
        <w:fldChar w:fldCharType="end"/>
      </w:r>
      <w:r w:rsidR="000D036A" w:rsidRPr="000D036A">
        <w:rPr>
          <w:rFonts w:asciiTheme="majorHAnsi" w:hAnsiTheme="majorHAnsi" w:cstheme="majorHAnsi"/>
          <w:u w:val="single"/>
        </w:rPr>
        <w:t>”</w:t>
      </w:r>
      <w:r w:rsidR="0038085F" w:rsidRPr="000D036A">
        <w:rPr>
          <w:rFonts w:asciiTheme="majorHAnsi" w:hAnsiTheme="majorHAnsi" w:cstheme="majorHAnsi"/>
          <w:u w:val="single"/>
        </w:rPr>
        <w:t>.</w:t>
      </w:r>
    </w:p>
    <w:p w14:paraId="1CA465E3" w14:textId="486EF317" w:rsidR="00034815" w:rsidRPr="00CB0166" w:rsidRDefault="00034815" w:rsidP="00034815">
      <w:pPr>
        <w:rPr>
          <w:rFonts w:asciiTheme="majorHAnsi" w:hAnsiTheme="majorHAnsi" w:cstheme="majorHAnsi"/>
          <w:b/>
        </w:rPr>
      </w:pPr>
    </w:p>
    <w:p w14:paraId="668CE022" w14:textId="69A52D34" w:rsidR="00DC0973" w:rsidRPr="00CB0166" w:rsidRDefault="00D33DB4" w:rsidP="00B46FB2">
      <w:pPr>
        <w:pStyle w:val="a9"/>
        <w:numPr>
          <w:ilvl w:val="0"/>
          <w:numId w:val="14"/>
        </w:numPr>
        <w:ind w:leftChars="0"/>
        <w:rPr>
          <w:rFonts w:asciiTheme="majorHAnsi" w:hAnsiTheme="majorHAnsi" w:cstheme="majorHAnsi"/>
          <w:b/>
        </w:rPr>
      </w:pPr>
      <w:r w:rsidRPr="00CB0166">
        <w:rPr>
          <w:rFonts w:asciiTheme="majorHAnsi" w:hAnsiTheme="majorHAnsi" w:cstheme="majorHAnsi"/>
          <w:b/>
        </w:rPr>
        <w:t>Set m</w:t>
      </w:r>
      <w:r w:rsidR="00DC0973" w:rsidRPr="00CB0166">
        <w:rPr>
          <w:rFonts w:asciiTheme="majorHAnsi" w:hAnsiTheme="majorHAnsi" w:cstheme="majorHAnsi"/>
          <w:b/>
        </w:rPr>
        <w:t xml:space="preserve">odule </w:t>
      </w:r>
      <w:r w:rsidR="00131E7D" w:rsidRPr="00CB0166">
        <w:rPr>
          <w:rFonts w:asciiTheme="majorHAnsi" w:hAnsiTheme="majorHAnsi" w:cstheme="majorHAnsi"/>
          <w:b/>
        </w:rPr>
        <w:t>files</w:t>
      </w:r>
      <w:r w:rsidRPr="00CB0166">
        <w:rPr>
          <w:rFonts w:asciiTheme="majorHAnsi" w:hAnsiTheme="majorHAnsi" w:cstheme="majorHAnsi"/>
          <w:b/>
        </w:rPr>
        <w:t xml:space="preserve"> in</w:t>
      </w:r>
      <w:r w:rsidR="00DC0973" w:rsidRPr="00CB0166">
        <w:rPr>
          <w:rFonts w:asciiTheme="majorHAnsi" w:hAnsiTheme="majorHAnsi" w:cstheme="majorHAnsi"/>
          <w:b/>
        </w:rPr>
        <w:t xml:space="preserve"> Movement</w:t>
      </w:r>
    </w:p>
    <w:p w14:paraId="4536D1C0" w14:textId="0BE40491" w:rsidR="00DC0973" w:rsidRPr="00CB0166" w:rsidRDefault="00DC0973" w:rsidP="00DC0973">
      <w:pPr>
        <w:pStyle w:val="a9"/>
        <w:ind w:leftChars="0" w:left="644"/>
        <w:rPr>
          <w:rFonts w:asciiTheme="majorHAnsi" w:hAnsiTheme="majorHAnsi" w:cstheme="majorHAnsi"/>
        </w:rPr>
      </w:pPr>
      <w:r w:rsidRPr="00CB0166">
        <w:rPr>
          <w:rFonts w:asciiTheme="majorHAnsi" w:hAnsiTheme="majorHAnsi" w:cstheme="majorHAnsi"/>
        </w:rPr>
        <w:t xml:space="preserve">Specify the Module </w:t>
      </w:r>
      <w:r w:rsidR="00131E7D" w:rsidRPr="00CB0166">
        <w:rPr>
          <w:rFonts w:asciiTheme="majorHAnsi" w:hAnsiTheme="majorHAnsi" w:cstheme="majorHAnsi"/>
        </w:rPr>
        <w:t>files</w:t>
      </w:r>
      <w:r w:rsidR="0052485A" w:rsidRPr="00CB0166">
        <w:rPr>
          <w:rFonts w:asciiTheme="majorHAnsi" w:hAnsiTheme="majorHAnsi" w:cstheme="majorHAnsi"/>
        </w:rPr>
        <w:t xml:space="preserve"> in the </w:t>
      </w:r>
      <w:r w:rsidRPr="00CB0166">
        <w:rPr>
          <w:rFonts w:asciiTheme="majorHAnsi" w:hAnsiTheme="majorHAnsi" w:cstheme="majorHAnsi"/>
        </w:rPr>
        <w:t>registered Movement.</w:t>
      </w:r>
    </w:p>
    <w:p w14:paraId="4C6ABD86" w14:textId="6E429B7C" w:rsidR="00DC0973" w:rsidRDefault="00DC0973" w:rsidP="00DC0973">
      <w:pPr>
        <w:pStyle w:val="a9"/>
        <w:ind w:leftChars="0" w:left="644"/>
        <w:rPr>
          <w:rFonts w:asciiTheme="majorHAnsi" w:hAnsiTheme="majorHAnsi" w:cstheme="majorHAnsi"/>
        </w:rPr>
      </w:pPr>
      <w:r w:rsidRPr="00CB0166">
        <w:rPr>
          <w:rFonts w:asciiTheme="majorHAnsi" w:hAnsiTheme="majorHAnsi" w:cstheme="majorHAnsi"/>
        </w:rPr>
        <w:t>For deta</w:t>
      </w:r>
      <w:r w:rsidR="00223379" w:rsidRPr="00CB0166">
        <w:rPr>
          <w:rFonts w:asciiTheme="majorHAnsi" w:hAnsiTheme="majorHAnsi" w:cstheme="majorHAnsi"/>
        </w:rPr>
        <w:t xml:space="preserve">ils, refer to </w:t>
      </w:r>
      <w:r w:rsidR="00223379" w:rsidRPr="000D036A">
        <w:rPr>
          <w:rFonts w:asciiTheme="majorHAnsi" w:hAnsiTheme="majorHAnsi" w:cstheme="majorHAnsi"/>
          <w:u w:val="single"/>
        </w:rPr>
        <w:t>"</w:t>
      </w:r>
      <w:r w:rsidR="000D036A" w:rsidRPr="000D036A">
        <w:rPr>
          <w:rFonts w:asciiTheme="majorHAnsi" w:hAnsiTheme="majorHAnsi" w:cstheme="majorHAnsi"/>
          <w:u w:val="single"/>
        </w:rPr>
        <w:fldChar w:fldCharType="begin"/>
      </w:r>
      <w:r w:rsidR="000D036A" w:rsidRPr="000D036A">
        <w:rPr>
          <w:rFonts w:asciiTheme="majorHAnsi" w:hAnsiTheme="majorHAnsi" w:cstheme="majorHAnsi"/>
          <w:u w:val="single"/>
        </w:rPr>
        <w:instrText xml:space="preserve"> REF _Ref126571288 \r \h </w:instrText>
      </w:r>
      <w:r w:rsidR="000D036A" w:rsidRPr="000D036A">
        <w:rPr>
          <w:rFonts w:asciiTheme="majorHAnsi" w:hAnsiTheme="majorHAnsi" w:cstheme="majorHAnsi"/>
          <w:u w:val="single"/>
        </w:rPr>
      </w:r>
      <w:r w:rsidR="000D036A">
        <w:rPr>
          <w:rFonts w:asciiTheme="majorHAnsi" w:hAnsiTheme="majorHAnsi" w:cstheme="majorHAnsi"/>
          <w:u w:val="single"/>
        </w:rPr>
        <w:instrText xml:space="preserve"> \* MERGEFORMAT </w:instrText>
      </w:r>
      <w:r w:rsidR="000D036A" w:rsidRPr="000D036A">
        <w:rPr>
          <w:rFonts w:asciiTheme="majorHAnsi" w:hAnsiTheme="majorHAnsi" w:cstheme="majorHAnsi"/>
          <w:u w:val="single"/>
        </w:rPr>
        <w:fldChar w:fldCharType="separate"/>
      </w:r>
      <w:r w:rsidR="00D751A3">
        <w:rPr>
          <w:rFonts w:asciiTheme="majorHAnsi" w:hAnsiTheme="majorHAnsi" w:cstheme="majorHAnsi"/>
          <w:u w:val="single"/>
        </w:rPr>
        <w:t>5.2.5</w:t>
      </w:r>
      <w:r w:rsidR="000D036A" w:rsidRPr="000D036A">
        <w:rPr>
          <w:rFonts w:asciiTheme="majorHAnsi" w:hAnsiTheme="majorHAnsi" w:cstheme="majorHAnsi"/>
          <w:u w:val="single"/>
        </w:rPr>
        <w:fldChar w:fldCharType="end"/>
      </w:r>
      <w:r w:rsidR="000D036A" w:rsidRPr="000D036A">
        <w:rPr>
          <w:rFonts w:asciiTheme="majorHAnsi" w:hAnsiTheme="majorHAnsi" w:cstheme="majorHAnsi"/>
          <w:u w:val="single"/>
        </w:rPr>
        <w:t xml:space="preserve"> </w:t>
      </w:r>
      <w:r w:rsidR="000D036A" w:rsidRPr="000D036A">
        <w:rPr>
          <w:rFonts w:asciiTheme="majorHAnsi" w:hAnsiTheme="majorHAnsi" w:cstheme="majorHAnsi"/>
          <w:u w:val="single"/>
        </w:rPr>
        <w:fldChar w:fldCharType="begin"/>
      </w:r>
      <w:r w:rsidR="000D036A" w:rsidRPr="000D036A">
        <w:rPr>
          <w:rFonts w:asciiTheme="majorHAnsi" w:hAnsiTheme="majorHAnsi" w:cstheme="majorHAnsi"/>
          <w:u w:val="single"/>
        </w:rPr>
        <w:instrText xml:space="preserve"> REF _Ref126571281 \h </w:instrText>
      </w:r>
      <w:r w:rsidR="000D036A" w:rsidRPr="000D036A">
        <w:rPr>
          <w:rFonts w:asciiTheme="majorHAnsi" w:hAnsiTheme="majorHAnsi" w:cstheme="majorHAnsi"/>
          <w:u w:val="single"/>
        </w:rPr>
      </w:r>
      <w:r w:rsidR="000D036A">
        <w:rPr>
          <w:rFonts w:asciiTheme="majorHAnsi" w:hAnsiTheme="majorHAnsi" w:cstheme="majorHAnsi"/>
          <w:u w:val="single"/>
        </w:rPr>
        <w:instrText xml:space="preserve"> \* MERGEFORMAT </w:instrText>
      </w:r>
      <w:r w:rsidR="000D036A" w:rsidRPr="000D036A">
        <w:rPr>
          <w:rFonts w:asciiTheme="majorHAnsi" w:hAnsiTheme="majorHAnsi" w:cstheme="majorHAnsi"/>
          <w:u w:val="single"/>
        </w:rPr>
        <w:fldChar w:fldCharType="separate"/>
      </w:r>
      <w:r w:rsidR="00D751A3" w:rsidRPr="00D751A3">
        <w:rPr>
          <w:rFonts w:cstheme="majorHAnsi"/>
          <w:u w:val="single"/>
        </w:rPr>
        <w:t>Movement module link</w:t>
      </w:r>
      <w:r w:rsidR="000D036A" w:rsidRPr="000D036A">
        <w:rPr>
          <w:rFonts w:asciiTheme="majorHAnsi" w:hAnsiTheme="majorHAnsi" w:cstheme="majorHAnsi"/>
          <w:u w:val="single"/>
        </w:rPr>
        <w:fldChar w:fldCharType="end"/>
      </w:r>
      <w:r w:rsidRPr="000D036A">
        <w:rPr>
          <w:rFonts w:asciiTheme="majorHAnsi" w:hAnsiTheme="majorHAnsi" w:cstheme="majorHAnsi"/>
          <w:u w:val="single"/>
        </w:rPr>
        <w:t>".</w:t>
      </w:r>
    </w:p>
    <w:p w14:paraId="257946D5" w14:textId="1A113319" w:rsidR="00D6614D" w:rsidRDefault="00D6614D" w:rsidP="00DC0973">
      <w:pPr>
        <w:pStyle w:val="a9"/>
        <w:ind w:leftChars="0" w:left="644"/>
        <w:rPr>
          <w:rFonts w:asciiTheme="majorHAnsi" w:hAnsiTheme="majorHAnsi" w:cstheme="majorHAnsi"/>
        </w:rPr>
      </w:pPr>
    </w:p>
    <w:p w14:paraId="20E1F49D" w14:textId="0D13C1FE" w:rsidR="00D6614D" w:rsidRPr="00D6614D" w:rsidRDefault="00D6614D" w:rsidP="00D6614D">
      <w:pPr>
        <w:pStyle w:val="a9"/>
        <w:numPr>
          <w:ilvl w:val="0"/>
          <w:numId w:val="14"/>
        </w:numPr>
        <w:ind w:leftChars="0"/>
        <w:jc w:val="left"/>
        <w:rPr>
          <w:rFonts w:cs="Times New Roman"/>
          <w:b/>
          <w:bCs/>
          <w:color w:val="325121"/>
          <w:sz w:val="20"/>
          <w:szCs w:val="20"/>
        </w:rPr>
      </w:pPr>
      <w:r w:rsidRPr="00D6614D">
        <w:rPr>
          <w:b/>
        </w:rPr>
        <w:t>Set Maximum number of repetitions</w:t>
      </w:r>
      <w:r w:rsidRPr="00D6614D">
        <w:rPr>
          <w:rFonts w:asciiTheme="majorHAnsi" w:hAnsiTheme="majorHAnsi" w:cstheme="majorHAnsi"/>
          <w:b/>
        </w:rPr>
        <w:br/>
      </w:r>
      <w:r w:rsidR="008D45CC">
        <w:rPr>
          <w:rFonts w:asciiTheme="majorHAnsi" w:hAnsiTheme="majorHAnsi" w:cstheme="majorHAnsi"/>
        </w:rPr>
        <w:t>Set the maximum number of repetitions for the member variables.</w:t>
      </w:r>
      <w:r w:rsidRPr="00D6614D">
        <w:rPr>
          <w:rFonts w:asciiTheme="majorHAnsi" w:hAnsiTheme="majorHAnsi" w:cstheme="majorHAnsi"/>
        </w:rPr>
        <w:br/>
        <w:t xml:space="preserve">For details, refer to </w:t>
      </w:r>
      <w:r w:rsidRPr="000D036A">
        <w:rPr>
          <w:rFonts w:asciiTheme="majorHAnsi" w:hAnsiTheme="majorHAnsi" w:cstheme="majorHAnsi"/>
          <w:u w:val="single"/>
        </w:rPr>
        <w:t>"</w:t>
      </w:r>
      <w:r w:rsidR="00647256" w:rsidRPr="00647256">
        <w:rPr>
          <w:rFonts w:asciiTheme="majorHAnsi" w:hAnsiTheme="majorHAnsi" w:cstheme="majorHAnsi"/>
          <w:u w:val="single"/>
        </w:rPr>
        <w:fldChar w:fldCharType="begin"/>
      </w:r>
      <w:r w:rsidR="00647256" w:rsidRPr="00647256">
        <w:rPr>
          <w:rFonts w:asciiTheme="majorHAnsi" w:hAnsiTheme="majorHAnsi" w:cstheme="majorHAnsi"/>
          <w:u w:val="single"/>
        </w:rPr>
        <w:instrText xml:space="preserve"> REF _Ref126763629 \r \h </w:instrText>
      </w:r>
      <w:r w:rsidR="00647256" w:rsidRPr="00647256">
        <w:rPr>
          <w:rFonts w:asciiTheme="majorHAnsi" w:hAnsiTheme="majorHAnsi" w:cstheme="majorHAnsi"/>
          <w:u w:val="single"/>
        </w:rPr>
      </w:r>
      <w:r w:rsidR="00647256">
        <w:rPr>
          <w:rFonts w:asciiTheme="majorHAnsi" w:hAnsiTheme="majorHAnsi" w:cstheme="majorHAnsi"/>
          <w:u w:val="single"/>
        </w:rPr>
        <w:instrText xml:space="preserve"> \* MERGEFORMAT </w:instrText>
      </w:r>
      <w:r w:rsidR="00647256" w:rsidRPr="00647256">
        <w:rPr>
          <w:rFonts w:asciiTheme="majorHAnsi" w:hAnsiTheme="majorHAnsi" w:cstheme="majorHAnsi"/>
          <w:u w:val="single"/>
        </w:rPr>
        <w:fldChar w:fldCharType="separate"/>
      </w:r>
      <w:r w:rsidR="00D751A3">
        <w:rPr>
          <w:rFonts w:asciiTheme="majorHAnsi" w:hAnsiTheme="majorHAnsi" w:cstheme="majorHAnsi"/>
          <w:u w:val="single"/>
        </w:rPr>
        <w:t>5.2.6</w:t>
      </w:r>
      <w:r w:rsidR="00647256" w:rsidRPr="00647256">
        <w:rPr>
          <w:rFonts w:asciiTheme="majorHAnsi" w:hAnsiTheme="majorHAnsi" w:cstheme="majorHAnsi"/>
          <w:u w:val="single"/>
        </w:rPr>
        <w:fldChar w:fldCharType="end"/>
      </w:r>
      <w:r w:rsidR="00647256" w:rsidRPr="00647256">
        <w:rPr>
          <w:rFonts w:asciiTheme="majorHAnsi" w:hAnsiTheme="majorHAnsi" w:cstheme="majorHAnsi" w:hint="eastAsia"/>
          <w:u w:val="single"/>
        </w:rPr>
        <w:t xml:space="preserve">　</w:t>
      </w:r>
      <w:r w:rsidR="00647256" w:rsidRPr="00647256">
        <w:rPr>
          <w:rFonts w:asciiTheme="majorHAnsi" w:hAnsiTheme="majorHAnsi" w:cstheme="majorHAnsi"/>
          <w:u w:val="single"/>
        </w:rPr>
        <w:fldChar w:fldCharType="begin"/>
      </w:r>
      <w:r w:rsidR="00647256" w:rsidRPr="00647256">
        <w:rPr>
          <w:rFonts w:asciiTheme="majorHAnsi" w:hAnsiTheme="majorHAnsi" w:cstheme="majorHAnsi"/>
          <w:u w:val="single"/>
        </w:rPr>
        <w:instrText xml:space="preserve"> REF _Ref126763633 \h </w:instrText>
      </w:r>
      <w:r w:rsidR="00647256" w:rsidRPr="00647256">
        <w:rPr>
          <w:rFonts w:asciiTheme="majorHAnsi" w:hAnsiTheme="majorHAnsi" w:cstheme="majorHAnsi"/>
          <w:u w:val="single"/>
        </w:rPr>
      </w:r>
      <w:r w:rsidR="00647256">
        <w:rPr>
          <w:rFonts w:asciiTheme="majorHAnsi" w:hAnsiTheme="majorHAnsi" w:cstheme="majorHAnsi"/>
          <w:u w:val="single"/>
        </w:rPr>
        <w:instrText xml:space="preserve"> \* MERGEFORMAT </w:instrText>
      </w:r>
      <w:r w:rsidR="00647256" w:rsidRPr="00647256">
        <w:rPr>
          <w:rFonts w:asciiTheme="majorHAnsi" w:hAnsiTheme="majorHAnsi" w:cstheme="majorHAnsi"/>
          <w:u w:val="single"/>
        </w:rPr>
        <w:fldChar w:fldCharType="separate"/>
      </w:r>
      <w:r w:rsidR="00D751A3" w:rsidRPr="00D751A3">
        <w:rPr>
          <w:rFonts w:cstheme="majorHAnsi"/>
          <w:u w:val="single"/>
        </w:rPr>
        <w:t>Nested variable list</w:t>
      </w:r>
      <w:r w:rsidR="00647256" w:rsidRPr="00647256">
        <w:rPr>
          <w:rFonts w:asciiTheme="majorHAnsi" w:hAnsiTheme="majorHAnsi" w:cstheme="majorHAnsi"/>
          <w:u w:val="single"/>
        </w:rPr>
        <w:fldChar w:fldCharType="end"/>
      </w:r>
      <w:r w:rsidRPr="000D036A">
        <w:rPr>
          <w:rFonts w:asciiTheme="majorHAnsi" w:hAnsiTheme="majorHAnsi" w:cstheme="majorHAnsi"/>
          <w:u w:val="single"/>
        </w:rPr>
        <w:t>".</w:t>
      </w:r>
    </w:p>
    <w:p w14:paraId="79A6466B" w14:textId="3614C4E6" w:rsidR="00A54F66" w:rsidRPr="00EF62D7" w:rsidRDefault="00A54F66" w:rsidP="00EF62D7">
      <w:pPr>
        <w:jc w:val="left"/>
        <w:rPr>
          <w:rFonts w:asciiTheme="majorHAnsi" w:hAnsiTheme="majorHAnsi" w:cstheme="majorHAnsi"/>
          <w:b/>
        </w:rPr>
      </w:pPr>
    </w:p>
    <w:p w14:paraId="04F7F294" w14:textId="51798060" w:rsidR="00923380" w:rsidRPr="00CB0166" w:rsidRDefault="000632C4" w:rsidP="00066C86">
      <w:pPr>
        <w:pStyle w:val="a9"/>
        <w:numPr>
          <w:ilvl w:val="0"/>
          <w:numId w:val="14"/>
        </w:numPr>
        <w:ind w:leftChars="0"/>
        <w:jc w:val="left"/>
        <w:rPr>
          <w:rFonts w:asciiTheme="majorHAnsi" w:hAnsiTheme="majorHAnsi" w:cstheme="majorHAnsi"/>
          <w:b/>
        </w:rPr>
      </w:pPr>
      <w:r w:rsidRPr="00CB0166">
        <w:rPr>
          <w:rFonts w:asciiTheme="majorHAnsi" w:hAnsiTheme="majorHAnsi" w:cstheme="majorHAnsi"/>
          <w:b/>
        </w:rPr>
        <w:t>Set v</w:t>
      </w:r>
      <w:r w:rsidR="00DC0973" w:rsidRPr="00CB0166">
        <w:rPr>
          <w:rFonts w:asciiTheme="majorHAnsi" w:hAnsiTheme="majorHAnsi" w:cstheme="majorHAnsi"/>
          <w:b/>
        </w:rPr>
        <w:t>ariable value (</w:t>
      </w:r>
      <w:r w:rsidR="001D7195" w:rsidRPr="00CB0166">
        <w:rPr>
          <w:rFonts w:asciiTheme="majorHAnsi" w:hAnsiTheme="majorHAnsi" w:cstheme="majorHAnsi"/>
          <w:b/>
        </w:rPr>
        <w:t>E</w:t>
      </w:r>
      <w:r w:rsidR="001025C6" w:rsidRPr="00CB0166">
        <w:rPr>
          <w:rFonts w:asciiTheme="majorHAnsi" w:hAnsiTheme="majorHAnsi" w:cstheme="majorHAnsi"/>
          <w:b/>
        </w:rPr>
        <w:t>xecute if needed</w:t>
      </w:r>
      <w:r w:rsidR="00DC0973" w:rsidRPr="00CB0166">
        <w:rPr>
          <w:rFonts w:asciiTheme="majorHAnsi" w:hAnsiTheme="majorHAnsi" w:cstheme="majorHAnsi"/>
          <w:b/>
        </w:rPr>
        <w:t>)</w:t>
      </w:r>
      <w:r w:rsidR="00923380" w:rsidRPr="00CB0166">
        <w:rPr>
          <w:rFonts w:asciiTheme="majorHAnsi" w:hAnsiTheme="majorHAnsi" w:cstheme="majorHAnsi"/>
          <w:b/>
        </w:rPr>
        <w:br/>
      </w:r>
      <w:r w:rsidR="0000663F" w:rsidRPr="00CB0166">
        <w:rPr>
          <w:rFonts w:asciiTheme="majorHAnsi" w:hAnsiTheme="majorHAnsi" w:cstheme="majorHAnsi"/>
        </w:rPr>
        <w:t>Set the value of the variable</w:t>
      </w:r>
      <w:r w:rsidR="008D45CC">
        <w:rPr>
          <w:rFonts w:asciiTheme="majorHAnsi" w:hAnsiTheme="majorHAnsi" w:cstheme="majorHAnsi"/>
        </w:rPr>
        <w:t>(s)</w:t>
      </w:r>
      <w:r w:rsidR="0000663F" w:rsidRPr="00CB0166">
        <w:rPr>
          <w:rFonts w:asciiTheme="majorHAnsi" w:hAnsiTheme="majorHAnsi" w:cstheme="majorHAnsi"/>
        </w:rPr>
        <w:t xml:space="preserve"> defined in the Module files registered in </w:t>
      </w:r>
      <w:r w:rsidR="008D45CC">
        <w:rPr>
          <w:rFonts w:asciiTheme="majorHAnsi" w:hAnsiTheme="majorHAnsi" w:cstheme="majorHAnsi"/>
        </w:rPr>
        <w:t xml:space="preserve">the corresponding </w:t>
      </w:r>
      <w:r w:rsidR="0000663F" w:rsidRPr="00CB0166">
        <w:rPr>
          <w:rFonts w:asciiTheme="majorHAnsi" w:hAnsiTheme="majorHAnsi" w:cstheme="majorHAnsi"/>
        </w:rPr>
        <w:t>Movement</w:t>
      </w:r>
      <w:r w:rsidR="008D45CC">
        <w:rPr>
          <w:rFonts w:asciiTheme="majorHAnsi" w:hAnsiTheme="majorHAnsi" w:cstheme="majorHAnsi"/>
        </w:rPr>
        <w:t>s</w:t>
      </w:r>
      <w:r w:rsidR="0000663F" w:rsidRPr="00CB0166">
        <w:rPr>
          <w:rFonts w:asciiTheme="majorHAnsi" w:hAnsiTheme="majorHAnsi" w:cstheme="majorHAnsi"/>
        </w:rPr>
        <w:t>.</w:t>
      </w:r>
      <w:r w:rsidR="00DC0973" w:rsidRPr="00CB0166">
        <w:rPr>
          <w:rFonts w:asciiTheme="majorHAnsi" w:hAnsiTheme="majorHAnsi" w:cstheme="majorHAnsi"/>
        </w:rPr>
        <w:t xml:space="preserve"> </w:t>
      </w:r>
      <w:r w:rsidR="008D45CC">
        <w:rPr>
          <w:rFonts w:asciiTheme="majorHAnsi" w:hAnsiTheme="majorHAnsi" w:cstheme="majorHAnsi"/>
        </w:rPr>
        <w:t>The variable values does not need to be registered if variables are not being used.</w:t>
      </w:r>
      <w:r w:rsidR="00923380" w:rsidRPr="00CB0166">
        <w:rPr>
          <w:rFonts w:asciiTheme="majorHAnsi" w:hAnsiTheme="majorHAnsi" w:cstheme="majorHAnsi"/>
        </w:rPr>
        <w:br/>
      </w:r>
      <w:r w:rsidR="00DC0973" w:rsidRPr="00CB0166">
        <w:rPr>
          <w:rFonts w:asciiTheme="majorHAnsi" w:hAnsiTheme="majorHAnsi" w:cstheme="majorHAnsi"/>
        </w:rPr>
        <w:t xml:space="preserve">For details, refer to </w:t>
      </w:r>
      <w:r w:rsidR="00DC0973" w:rsidRPr="000D036A">
        <w:rPr>
          <w:rFonts w:asciiTheme="majorHAnsi" w:hAnsiTheme="majorHAnsi" w:cstheme="majorHAnsi"/>
          <w:u w:val="single"/>
        </w:rPr>
        <w:t>"</w:t>
      </w:r>
      <w:r w:rsidR="000D036A" w:rsidRPr="000D036A">
        <w:rPr>
          <w:rFonts w:asciiTheme="majorHAnsi" w:hAnsiTheme="majorHAnsi" w:cstheme="majorHAnsi"/>
          <w:u w:val="single"/>
        </w:rPr>
        <w:fldChar w:fldCharType="begin"/>
      </w:r>
      <w:r w:rsidR="000D036A" w:rsidRPr="000D036A">
        <w:rPr>
          <w:rFonts w:asciiTheme="majorHAnsi" w:hAnsiTheme="majorHAnsi" w:cstheme="majorHAnsi"/>
          <w:u w:val="single"/>
        </w:rPr>
        <w:instrText xml:space="preserve"> REF _Ref56088131 \r \h </w:instrText>
      </w:r>
      <w:r w:rsidR="000D036A" w:rsidRPr="000D036A">
        <w:rPr>
          <w:rFonts w:asciiTheme="majorHAnsi" w:hAnsiTheme="majorHAnsi" w:cstheme="majorHAnsi"/>
          <w:u w:val="single"/>
        </w:rPr>
      </w:r>
      <w:r w:rsidR="000D036A">
        <w:rPr>
          <w:rFonts w:asciiTheme="majorHAnsi" w:hAnsiTheme="majorHAnsi" w:cstheme="majorHAnsi"/>
          <w:u w:val="single"/>
        </w:rPr>
        <w:instrText xml:space="preserve"> \* MERGEFORMAT </w:instrText>
      </w:r>
      <w:r w:rsidR="000D036A" w:rsidRPr="000D036A">
        <w:rPr>
          <w:rFonts w:asciiTheme="majorHAnsi" w:hAnsiTheme="majorHAnsi" w:cstheme="majorHAnsi"/>
          <w:u w:val="single"/>
        </w:rPr>
        <w:fldChar w:fldCharType="separate"/>
      </w:r>
      <w:r w:rsidR="00D751A3">
        <w:rPr>
          <w:rFonts w:asciiTheme="majorHAnsi" w:hAnsiTheme="majorHAnsi" w:cstheme="majorHAnsi"/>
          <w:u w:val="single"/>
        </w:rPr>
        <w:t>5.2.7</w:t>
      </w:r>
      <w:r w:rsidR="000D036A" w:rsidRPr="000D036A">
        <w:rPr>
          <w:rFonts w:asciiTheme="majorHAnsi" w:hAnsiTheme="majorHAnsi" w:cstheme="majorHAnsi"/>
          <w:u w:val="single"/>
        </w:rPr>
        <w:fldChar w:fldCharType="end"/>
      </w:r>
      <w:r w:rsidR="000D036A" w:rsidRPr="000D036A">
        <w:rPr>
          <w:rFonts w:asciiTheme="majorHAnsi" w:hAnsiTheme="majorHAnsi" w:cstheme="majorHAnsi"/>
          <w:u w:val="single"/>
        </w:rPr>
        <w:t xml:space="preserve"> </w:t>
      </w:r>
      <w:r w:rsidR="000D036A" w:rsidRPr="000D036A">
        <w:rPr>
          <w:rFonts w:asciiTheme="majorHAnsi" w:hAnsiTheme="majorHAnsi" w:cstheme="majorHAnsi"/>
          <w:u w:val="single"/>
        </w:rPr>
        <w:fldChar w:fldCharType="begin"/>
      </w:r>
      <w:r w:rsidR="000D036A" w:rsidRPr="000D036A">
        <w:rPr>
          <w:rFonts w:asciiTheme="majorHAnsi" w:hAnsiTheme="majorHAnsi" w:cstheme="majorHAnsi"/>
          <w:u w:val="single"/>
        </w:rPr>
        <w:instrText xml:space="preserve"> REF _Ref56088131 \h </w:instrText>
      </w:r>
      <w:r w:rsidR="000D036A" w:rsidRPr="000D036A">
        <w:rPr>
          <w:rFonts w:asciiTheme="majorHAnsi" w:hAnsiTheme="majorHAnsi" w:cstheme="majorHAnsi"/>
          <w:u w:val="single"/>
        </w:rPr>
      </w:r>
      <w:r w:rsidR="000D036A">
        <w:rPr>
          <w:rFonts w:asciiTheme="majorHAnsi" w:hAnsiTheme="majorHAnsi" w:cstheme="majorHAnsi"/>
          <w:u w:val="single"/>
        </w:rPr>
        <w:instrText xml:space="preserve"> \* MERGEFORMAT </w:instrText>
      </w:r>
      <w:r w:rsidR="000D036A" w:rsidRPr="000D036A">
        <w:rPr>
          <w:rFonts w:asciiTheme="majorHAnsi" w:hAnsiTheme="majorHAnsi" w:cstheme="majorHAnsi"/>
          <w:u w:val="single"/>
        </w:rPr>
        <w:fldChar w:fldCharType="separate"/>
      </w:r>
      <w:r w:rsidR="00D751A3" w:rsidRPr="00D751A3">
        <w:rPr>
          <w:rFonts w:cstheme="majorHAnsi"/>
          <w:u w:val="single"/>
        </w:rPr>
        <w:t>Substitution value automatic registration</w:t>
      </w:r>
      <w:r w:rsidR="000D036A" w:rsidRPr="000D036A">
        <w:rPr>
          <w:rFonts w:asciiTheme="majorHAnsi" w:hAnsiTheme="majorHAnsi" w:cstheme="majorHAnsi"/>
          <w:u w:val="single"/>
        </w:rPr>
        <w:fldChar w:fldCharType="end"/>
      </w:r>
      <w:r w:rsidR="00DC0973" w:rsidRPr="000D036A">
        <w:rPr>
          <w:rFonts w:asciiTheme="majorHAnsi" w:hAnsiTheme="majorHAnsi" w:cstheme="majorHAnsi"/>
          <w:u w:val="single"/>
        </w:rPr>
        <w:t>".</w:t>
      </w:r>
    </w:p>
    <w:p w14:paraId="3721DD73" w14:textId="77777777" w:rsidR="00923380" w:rsidRPr="00CB0166" w:rsidRDefault="00923380" w:rsidP="00923380">
      <w:pPr>
        <w:pStyle w:val="a9"/>
        <w:widowControl/>
        <w:ind w:leftChars="0" w:left="567"/>
        <w:jc w:val="left"/>
        <w:rPr>
          <w:rFonts w:asciiTheme="majorHAnsi" w:hAnsiTheme="majorHAnsi" w:cstheme="majorHAnsi"/>
          <w:b/>
        </w:rPr>
      </w:pPr>
    </w:p>
    <w:p w14:paraId="29395BC5" w14:textId="7E2B5A7C" w:rsidR="008D4D1B" w:rsidRPr="00CB0166" w:rsidRDefault="00BF641F" w:rsidP="00553B08">
      <w:pPr>
        <w:pStyle w:val="a9"/>
        <w:widowControl/>
        <w:numPr>
          <w:ilvl w:val="0"/>
          <w:numId w:val="14"/>
        </w:numPr>
        <w:ind w:leftChars="0"/>
        <w:jc w:val="left"/>
        <w:rPr>
          <w:rFonts w:asciiTheme="majorHAnsi" w:hAnsiTheme="majorHAnsi" w:cstheme="majorHAnsi"/>
          <w:b/>
        </w:rPr>
      </w:pPr>
      <w:r w:rsidRPr="00CB0166">
        <w:rPr>
          <w:rFonts w:asciiTheme="majorHAnsi" w:hAnsiTheme="majorHAnsi" w:cstheme="majorHAnsi"/>
          <w:b/>
        </w:rPr>
        <w:t>E</w:t>
      </w:r>
      <w:r w:rsidR="00D60EAA" w:rsidRPr="00CB0166">
        <w:rPr>
          <w:rFonts w:asciiTheme="majorHAnsi" w:hAnsiTheme="majorHAnsi" w:cstheme="majorHAnsi"/>
          <w:b/>
        </w:rPr>
        <w:t>xecution</w:t>
      </w:r>
      <w:r w:rsidR="00923380" w:rsidRPr="00CB0166">
        <w:rPr>
          <w:rFonts w:asciiTheme="majorHAnsi" w:hAnsiTheme="majorHAnsi" w:cstheme="majorHAnsi"/>
          <w:b/>
        </w:rPr>
        <w:br/>
      </w:r>
      <w:r w:rsidR="00553B08" w:rsidRPr="00CB0166">
        <w:rPr>
          <w:rFonts w:asciiTheme="majorHAnsi" w:hAnsiTheme="majorHAnsi" w:cstheme="majorHAnsi"/>
        </w:rPr>
        <w:t xml:space="preserve">Select and set the execution date and time, and the </w:t>
      </w:r>
      <w:r w:rsidR="003C684B" w:rsidRPr="00CB0166">
        <w:rPr>
          <w:rFonts w:asciiTheme="majorHAnsi" w:hAnsiTheme="majorHAnsi" w:cstheme="majorHAnsi"/>
        </w:rPr>
        <w:t>Operation</w:t>
      </w:r>
      <w:r w:rsidR="00553B08" w:rsidRPr="00CB0166">
        <w:rPr>
          <w:rFonts w:asciiTheme="majorHAnsi" w:hAnsiTheme="majorHAnsi" w:cstheme="majorHAnsi"/>
        </w:rPr>
        <w:t xml:space="preserve"> to indicate the execution of the operation</w:t>
      </w:r>
      <w:r w:rsidR="00DC0973" w:rsidRPr="00CB0166">
        <w:rPr>
          <w:rFonts w:asciiTheme="majorHAnsi" w:hAnsiTheme="majorHAnsi" w:cstheme="majorHAnsi"/>
        </w:rPr>
        <w:t>.</w:t>
      </w:r>
    </w:p>
    <w:p w14:paraId="188269FD" w14:textId="7599C2BC" w:rsidR="00845D77" w:rsidRPr="00CB0166" w:rsidRDefault="00DC0973" w:rsidP="008D4D1B">
      <w:pPr>
        <w:pStyle w:val="a9"/>
        <w:widowControl/>
        <w:ind w:leftChars="0" w:left="567"/>
        <w:jc w:val="left"/>
        <w:rPr>
          <w:rFonts w:asciiTheme="majorHAnsi" w:hAnsiTheme="majorHAnsi" w:cstheme="majorHAnsi"/>
          <w:b/>
        </w:rPr>
      </w:pPr>
      <w:r w:rsidRPr="00CB0166">
        <w:rPr>
          <w:rFonts w:asciiTheme="majorHAnsi" w:hAnsiTheme="majorHAnsi" w:cstheme="majorHAnsi"/>
        </w:rPr>
        <w:t xml:space="preserve"> For details, refer to </w:t>
      </w:r>
      <w:r w:rsidRPr="000D036A">
        <w:rPr>
          <w:rFonts w:asciiTheme="majorHAnsi" w:hAnsiTheme="majorHAnsi" w:cstheme="majorHAnsi"/>
          <w:u w:val="single"/>
        </w:rPr>
        <w:t>"</w:t>
      </w:r>
      <w:r w:rsidR="000D036A" w:rsidRPr="000D036A">
        <w:rPr>
          <w:rFonts w:asciiTheme="majorHAnsi" w:hAnsiTheme="majorHAnsi" w:cstheme="majorHAnsi"/>
          <w:u w:val="single"/>
        </w:rPr>
        <w:fldChar w:fldCharType="begin"/>
      </w:r>
      <w:r w:rsidR="000D036A" w:rsidRPr="000D036A">
        <w:rPr>
          <w:rFonts w:asciiTheme="majorHAnsi" w:hAnsiTheme="majorHAnsi" w:cstheme="majorHAnsi"/>
          <w:u w:val="single"/>
        </w:rPr>
        <w:instrText xml:space="preserve"> REF _Ref126571539 \r \h </w:instrText>
      </w:r>
      <w:r w:rsidR="000D036A" w:rsidRPr="000D036A">
        <w:rPr>
          <w:rFonts w:asciiTheme="majorHAnsi" w:hAnsiTheme="majorHAnsi" w:cstheme="majorHAnsi"/>
          <w:u w:val="single"/>
        </w:rPr>
      </w:r>
      <w:r w:rsidR="000D036A">
        <w:rPr>
          <w:rFonts w:asciiTheme="majorHAnsi" w:hAnsiTheme="majorHAnsi" w:cstheme="majorHAnsi"/>
          <w:u w:val="single"/>
        </w:rPr>
        <w:instrText xml:space="preserve"> \* MERGEFORMAT </w:instrText>
      </w:r>
      <w:r w:rsidR="000D036A" w:rsidRPr="000D036A">
        <w:rPr>
          <w:rFonts w:asciiTheme="majorHAnsi" w:hAnsiTheme="majorHAnsi" w:cstheme="majorHAnsi"/>
          <w:u w:val="single"/>
        </w:rPr>
        <w:fldChar w:fldCharType="separate"/>
      </w:r>
      <w:r w:rsidR="00D751A3">
        <w:rPr>
          <w:rFonts w:asciiTheme="majorHAnsi" w:hAnsiTheme="majorHAnsi" w:cstheme="majorHAnsi"/>
          <w:u w:val="single"/>
        </w:rPr>
        <w:t>5.2.8</w:t>
      </w:r>
      <w:r w:rsidR="000D036A" w:rsidRPr="000D036A">
        <w:rPr>
          <w:rFonts w:asciiTheme="majorHAnsi" w:hAnsiTheme="majorHAnsi" w:cstheme="majorHAnsi"/>
          <w:u w:val="single"/>
        </w:rPr>
        <w:fldChar w:fldCharType="end"/>
      </w:r>
      <w:r w:rsidR="000D036A" w:rsidRPr="000D036A">
        <w:rPr>
          <w:rFonts w:asciiTheme="majorHAnsi" w:hAnsiTheme="majorHAnsi" w:cstheme="majorHAnsi"/>
          <w:u w:val="single"/>
        </w:rPr>
        <w:t xml:space="preserve"> </w:t>
      </w:r>
      <w:r w:rsidR="000D036A" w:rsidRPr="000D036A">
        <w:rPr>
          <w:rFonts w:asciiTheme="majorHAnsi" w:hAnsiTheme="majorHAnsi" w:cstheme="majorHAnsi"/>
          <w:u w:val="single"/>
        </w:rPr>
        <w:fldChar w:fldCharType="begin"/>
      </w:r>
      <w:r w:rsidR="000D036A" w:rsidRPr="000D036A">
        <w:rPr>
          <w:rFonts w:asciiTheme="majorHAnsi" w:hAnsiTheme="majorHAnsi" w:cstheme="majorHAnsi"/>
          <w:u w:val="single"/>
        </w:rPr>
        <w:instrText xml:space="preserve"> REF _Ref126571543 \h </w:instrText>
      </w:r>
      <w:r w:rsidR="000D036A" w:rsidRPr="000D036A">
        <w:rPr>
          <w:rFonts w:asciiTheme="majorHAnsi" w:hAnsiTheme="majorHAnsi" w:cstheme="majorHAnsi"/>
          <w:u w:val="single"/>
        </w:rPr>
      </w:r>
      <w:r w:rsidR="000D036A">
        <w:rPr>
          <w:rFonts w:asciiTheme="majorHAnsi" w:hAnsiTheme="majorHAnsi" w:cstheme="majorHAnsi"/>
          <w:u w:val="single"/>
        </w:rPr>
        <w:instrText xml:space="preserve"> \* MERGEFORMAT </w:instrText>
      </w:r>
      <w:r w:rsidR="000D036A" w:rsidRPr="000D036A">
        <w:rPr>
          <w:rFonts w:asciiTheme="majorHAnsi" w:hAnsiTheme="majorHAnsi" w:cstheme="majorHAnsi"/>
          <w:u w:val="single"/>
        </w:rPr>
        <w:fldChar w:fldCharType="separate"/>
      </w:r>
      <w:r w:rsidR="00D751A3" w:rsidRPr="00D751A3">
        <w:rPr>
          <w:rFonts w:cstheme="majorHAnsi"/>
          <w:u w:val="single"/>
        </w:rPr>
        <w:t>Substitution value list</w:t>
      </w:r>
      <w:r w:rsidR="000D036A" w:rsidRPr="000D036A">
        <w:rPr>
          <w:rFonts w:asciiTheme="majorHAnsi" w:hAnsiTheme="majorHAnsi" w:cstheme="majorHAnsi"/>
          <w:u w:val="single"/>
        </w:rPr>
        <w:fldChar w:fldCharType="end"/>
      </w:r>
      <w:r w:rsidRPr="000D036A">
        <w:rPr>
          <w:rFonts w:asciiTheme="majorHAnsi" w:hAnsiTheme="majorHAnsi" w:cstheme="majorHAnsi"/>
          <w:u w:val="single"/>
        </w:rPr>
        <w:t>".</w:t>
      </w:r>
    </w:p>
    <w:p w14:paraId="5E28C515" w14:textId="77777777" w:rsidR="00845D77" w:rsidRPr="00CB0166" w:rsidRDefault="00845D77" w:rsidP="00845D77">
      <w:pPr>
        <w:pStyle w:val="a9"/>
        <w:widowControl/>
        <w:ind w:leftChars="0" w:left="567"/>
        <w:jc w:val="left"/>
        <w:rPr>
          <w:rFonts w:asciiTheme="majorHAnsi" w:hAnsiTheme="majorHAnsi" w:cstheme="majorHAnsi"/>
          <w:b/>
        </w:rPr>
      </w:pPr>
    </w:p>
    <w:p w14:paraId="65A8868D" w14:textId="35558AAB" w:rsidR="00996F57" w:rsidRPr="00CB0166" w:rsidRDefault="00996F57" w:rsidP="00B46FB2">
      <w:pPr>
        <w:pStyle w:val="a9"/>
        <w:widowControl/>
        <w:numPr>
          <w:ilvl w:val="0"/>
          <w:numId w:val="14"/>
        </w:numPr>
        <w:ind w:leftChars="0"/>
        <w:jc w:val="left"/>
        <w:rPr>
          <w:rFonts w:asciiTheme="majorHAnsi" w:hAnsiTheme="majorHAnsi" w:cstheme="majorHAnsi"/>
          <w:b/>
        </w:rPr>
      </w:pPr>
      <w:r w:rsidRPr="00CB0166">
        <w:rPr>
          <w:rFonts w:asciiTheme="majorHAnsi" w:hAnsiTheme="majorHAnsi" w:cstheme="majorHAnsi"/>
          <w:b/>
        </w:rPr>
        <w:t>Check</w:t>
      </w:r>
      <w:r w:rsidR="007733E4" w:rsidRPr="00CB0166">
        <w:rPr>
          <w:rFonts w:asciiTheme="majorHAnsi" w:hAnsiTheme="majorHAnsi" w:cstheme="majorHAnsi"/>
          <w:b/>
        </w:rPr>
        <w:t xml:space="preserve"> operation</w:t>
      </w:r>
      <w:r w:rsidR="00C828C0" w:rsidRPr="00CB0166">
        <w:rPr>
          <w:rFonts w:asciiTheme="majorHAnsi" w:hAnsiTheme="majorHAnsi" w:cstheme="majorHAnsi"/>
          <w:b/>
        </w:rPr>
        <w:t xml:space="preserve"> </w:t>
      </w:r>
      <w:r w:rsidR="00DC0973" w:rsidRPr="00CB0166">
        <w:rPr>
          <w:rFonts w:asciiTheme="majorHAnsi" w:hAnsiTheme="majorHAnsi" w:cstheme="majorHAnsi"/>
          <w:b/>
        </w:rPr>
        <w:t>status</w:t>
      </w:r>
    </w:p>
    <w:p w14:paraId="6B6251DC" w14:textId="14E0A7A3" w:rsidR="00034815" w:rsidRPr="00CB0166" w:rsidRDefault="006C260F" w:rsidP="00996F57">
      <w:pPr>
        <w:pStyle w:val="a9"/>
        <w:widowControl/>
        <w:ind w:leftChars="0" w:left="644"/>
        <w:jc w:val="left"/>
        <w:rPr>
          <w:rFonts w:asciiTheme="majorHAnsi" w:hAnsiTheme="majorHAnsi" w:cstheme="majorHAnsi"/>
          <w:b/>
        </w:rPr>
      </w:pPr>
      <w:r w:rsidRPr="00CB0166">
        <w:rPr>
          <w:rFonts w:asciiTheme="majorHAnsi" w:hAnsiTheme="majorHAnsi" w:cstheme="majorHAnsi"/>
        </w:rPr>
        <w:t>The status of the work executed is displayed in real time.</w:t>
      </w:r>
    </w:p>
    <w:p w14:paraId="5D1D9CFB" w14:textId="45354DE1" w:rsidR="00923380" w:rsidRPr="00CB0166" w:rsidRDefault="006C260F" w:rsidP="00DE237B">
      <w:pPr>
        <w:pStyle w:val="a9"/>
        <w:widowControl/>
        <w:ind w:leftChars="300" w:left="630"/>
        <w:jc w:val="left"/>
        <w:rPr>
          <w:rFonts w:asciiTheme="majorHAnsi" w:hAnsiTheme="majorHAnsi" w:cstheme="majorHAnsi"/>
          <w:b/>
        </w:rPr>
      </w:pPr>
      <w:r w:rsidRPr="00CB0166">
        <w:rPr>
          <w:rFonts w:asciiTheme="majorHAnsi" w:hAnsiTheme="majorHAnsi" w:cstheme="majorHAnsi"/>
        </w:rPr>
        <w:t>User can also monitor work emergency stops, execution logs and error logs.</w:t>
      </w:r>
      <w:r w:rsidR="00923380" w:rsidRPr="00CB0166">
        <w:rPr>
          <w:rFonts w:asciiTheme="majorHAnsi" w:hAnsiTheme="majorHAnsi" w:cstheme="majorHAnsi"/>
        </w:rPr>
        <w:br/>
      </w:r>
      <w:r w:rsidR="00081A5E" w:rsidRPr="00CB0166">
        <w:rPr>
          <w:rFonts w:asciiTheme="majorHAnsi" w:hAnsiTheme="majorHAnsi" w:cstheme="majorHAnsi"/>
        </w:rPr>
        <w:t>For details, refer to</w:t>
      </w:r>
      <w:r w:rsidR="00081A5E" w:rsidRPr="000D036A">
        <w:rPr>
          <w:rFonts w:asciiTheme="majorHAnsi" w:hAnsiTheme="majorHAnsi" w:cstheme="majorHAnsi"/>
          <w:u w:val="single"/>
        </w:rPr>
        <w:t xml:space="preserve"> "</w:t>
      </w:r>
      <w:r w:rsidR="000D036A" w:rsidRPr="000D036A">
        <w:rPr>
          <w:rFonts w:asciiTheme="majorHAnsi" w:hAnsiTheme="majorHAnsi" w:cstheme="majorHAnsi"/>
          <w:u w:val="single"/>
        </w:rPr>
        <w:fldChar w:fldCharType="begin"/>
      </w:r>
      <w:r w:rsidR="000D036A" w:rsidRPr="000D036A">
        <w:rPr>
          <w:rFonts w:asciiTheme="majorHAnsi" w:hAnsiTheme="majorHAnsi" w:cstheme="majorHAnsi"/>
          <w:u w:val="single"/>
        </w:rPr>
        <w:instrText xml:space="preserve"> REF _Ref126571554 \r \h </w:instrText>
      </w:r>
      <w:r w:rsidR="000D036A" w:rsidRPr="000D036A">
        <w:rPr>
          <w:rFonts w:asciiTheme="majorHAnsi" w:hAnsiTheme="majorHAnsi" w:cstheme="majorHAnsi"/>
          <w:u w:val="single"/>
        </w:rPr>
      </w:r>
      <w:r w:rsidR="000D036A">
        <w:rPr>
          <w:rFonts w:asciiTheme="majorHAnsi" w:hAnsiTheme="majorHAnsi" w:cstheme="majorHAnsi"/>
          <w:u w:val="single"/>
        </w:rPr>
        <w:instrText xml:space="preserve"> \* MERGEFORMAT </w:instrText>
      </w:r>
      <w:r w:rsidR="000D036A" w:rsidRPr="000D036A">
        <w:rPr>
          <w:rFonts w:asciiTheme="majorHAnsi" w:hAnsiTheme="majorHAnsi" w:cstheme="majorHAnsi"/>
          <w:u w:val="single"/>
        </w:rPr>
        <w:fldChar w:fldCharType="separate"/>
      </w:r>
      <w:r w:rsidR="00D751A3">
        <w:rPr>
          <w:rFonts w:asciiTheme="majorHAnsi" w:hAnsiTheme="majorHAnsi" w:cstheme="majorHAnsi"/>
          <w:u w:val="single"/>
        </w:rPr>
        <w:t>5.2.9</w:t>
      </w:r>
      <w:r w:rsidR="000D036A" w:rsidRPr="000D036A">
        <w:rPr>
          <w:rFonts w:asciiTheme="majorHAnsi" w:hAnsiTheme="majorHAnsi" w:cstheme="majorHAnsi"/>
          <w:u w:val="single"/>
        </w:rPr>
        <w:fldChar w:fldCharType="end"/>
      </w:r>
      <w:r w:rsidR="000D036A" w:rsidRPr="000D036A">
        <w:rPr>
          <w:rFonts w:asciiTheme="majorHAnsi" w:hAnsiTheme="majorHAnsi" w:cstheme="majorHAnsi"/>
          <w:u w:val="single"/>
        </w:rPr>
        <w:t xml:space="preserve"> </w:t>
      </w:r>
      <w:r w:rsidR="000D036A" w:rsidRPr="000D036A">
        <w:rPr>
          <w:rFonts w:asciiTheme="majorHAnsi" w:hAnsiTheme="majorHAnsi" w:cstheme="majorHAnsi"/>
          <w:u w:val="single"/>
        </w:rPr>
        <w:fldChar w:fldCharType="begin"/>
      </w:r>
      <w:r w:rsidR="000D036A" w:rsidRPr="000D036A">
        <w:rPr>
          <w:rFonts w:asciiTheme="majorHAnsi" w:hAnsiTheme="majorHAnsi" w:cstheme="majorHAnsi"/>
          <w:u w:val="single"/>
        </w:rPr>
        <w:instrText xml:space="preserve"> REF _Ref126571556 \h </w:instrText>
      </w:r>
      <w:r w:rsidR="000D036A" w:rsidRPr="000D036A">
        <w:rPr>
          <w:rFonts w:asciiTheme="majorHAnsi" w:hAnsiTheme="majorHAnsi" w:cstheme="majorHAnsi"/>
          <w:u w:val="single"/>
        </w:rPr>
      </w:r>
      <w:r w:rsidR="000D036A">
        <w:rPr>
          <w:rFonts w:asciiTheme="majorHAnsi" w:hAnsiTheme="majorHAnsi" w:cstheme="majorHAnsi"/>
          <w:u w:val="single"/>
        </w:rPr>
        <w:instrText xml:space="preserve"> \* MERGEFORMAT </w:instrText>
      </w:r>
      <w:r w:rsidR="000D036A" w:rsidRPr="000D036A">
        <w:rPr>
          <w:rFonts w:asciiTheme="majorHAnsi" w:hAnsiTheme="majorHAnsi" w:cstheme="majorHAnsi"/>
          <w:u w:val="single"/>
        </w:rPr>
        <w:fldChar w:fldCharType="separate"/>
      </w:r>
      <w:r w:rsidR="00D751A3" w:rsidRPr="00D751A3">
        <w:rPr>
          <w:rFonts w:cstheme="majorHAnsi"/>
          <w:u w:val="single"/>
        </w:rPr>
        <w:t>Execution</w:t>
      </w:r>
      <w:r w:rsidR="000D036A" w:rsidRPr="000D036A">
        <w:rPr>
          <w:rFonts w:asciiTheme="majorHAnsi" w:hAnsiTheme="majorHAnsi" w:cstheme="majorHAnsi"/>
          <w:u w:val="single"/>
        </w:rPr>
        <w:fldChar w:fldCharType="end"/>
      </w:r>
      <w:r w:rsidR="00996F57" w:rsidRPr="000D036A">
        <w:rPr>
          <w:rFonts w:asciiTheme="majorHAnsi" w:hAnsiTheme="majorHAnsi" w:cstheme="majorHAnsi"/>
          <w:u w:val="single"/>
        </w:rPr>
        <w:t>".</w:t>
      </w:r>
    </w:p>
    <w:p w14:paraId="541C27AB" w14:textId="77777777" w:rsidR="00E84364" w:rsidRPr="00CB0166" w:rsidRDefault="00E84364">
      <w:pPr>
        <w:widowControl/>
        <w:jc w:val="left"/>
        <w:rPr>
          <w:rFonts w:asciiTheme="majorHAnsi" w:hAnsiTheme="majorHAnsi" w:cstheme="majorHAnsi"/>
        </w:rPr>
      </w:pPr>
    </w:p>
    <w:p w14:paraId="52B597FC" w14:textId="77777777" w:rsidR="00640A68" w:rsidRPr="00CB0166" w:rsidRDefault="00996F57" w:rsidP="00B46FB2">
      <w:pPr>
        <w:pStyle w:val="a9"/>
        <w:widowControl/>
        <w:numPr>
          <w:ilvl w:val="0"/>
          <w:numId w:val="14"/>
        </w:numPr>
        <w:ind w:leftChars="0"/>
        <w:jc w:val="left"/>
        <w:rPr>
          <w:rFonts w:asciiTheme="majorHAnsi" w:hAnsiTheme="majorHAnsi" w:cstheme="majorHAnsi"/>
          <w:b/>
        </w:rPr>
      </w:pPr>
      <w:r w:rsidRPr="00CB0166">
        <w:rPr>
          <w:rFonts w:asciiTheme="majorHAnsi" w:hAnsiTheme="majorHAnsi" w:cstheme="majorHAnsi"/>
          <w:b/>
        </w:rPr>
        <w:t>Check operation history</w:t>
      </w:r>
    </w:p>
    <w:p w14:paraId="572AA6D5" w14:textId="083EED0C" w:rsidR="008D4D1B" w:rsidRPr="00CB0166" w:rsidRDefault="000D1FE3" w:rsidP="00640A68">
      <w:pPr>
        <w:pStyle w:val="a9"/>
        <w:widowControl/>
        <w:ind w:leftChars="0" w:left="644"/>
        <w:jc w:val="left"/>
        <w:rPr>
          <w:rFonts w:asciiTheme="majorHAnsi" w:hAnsiTheme="majorHAnsi" w:cstheme="majorHAnsi"/>
          <w:b/>
        </w:rPr>
      </w:pPr>
      <w:r w:rsidRPr="00CB0166">
        <w:rPr>
          <w:rFonts w:asciiTheme="majorHAnsi" w:hAnsiTheme="majorHAnsi" w:cstheme="majorHAnsi"/>
        </w:rPr>
        <w:t>A list of the work executed is displayed and the history can be checked</w:t>
      </w:r>
      <w:r w:rsidR="00640A68" w:rsidRPr="00CB0166">
        <w:rPr>
          <w:rFonts w:asciiTheme="majorHAnsi" w:hAnsiTheme="majorHAnsi" w:cstheme="majorHAnsi"/>
        </w:rPr>
        <w:t>.</w:t>
      </w:r>
    </w:p>
    <w:p w14:paraId="65E7593C" w14:textId="157BE703" w:rsidR="003C17BD" w:rsidRPr="00CB0166" w:rsidRDefault="00640A68" w:rsidP="008D45CC">
      <w:pPr>
        <w:pStyle w:val="a9"/>
        <w:widowControl/>
        <w:ind w:leftChars="0" w:left="567" w:firstLineChars="50" w:firstLine="105"/>
        <w:jc w:val="left"/>
        <w:rPr>
          <w:rFonts w:asciiTheme="majorHAnsi" w:hAnsiTheme="majorHAnsi" w:cstheme="majorHAnsi"/>
        </w:rPr>
      </w:pPr>
      <w:r w:rsidRPr="00CB0166">
        <w:rPr>
          <w:rFonts w:asciiTheme="majorHAnsi" w:hAnsiTheme="majorHAnsi" w:cstheme="majorHAnsi"/>
        </w:rPr>
        <w:t xml:space="preserve">For details, </w:t>
      </w:r>
      <w:r w:rsidR="007A334C" w:rsidRPr="00CB0166">
        <w:rPr>
          <w:rFonts w:asciiTheme="majorHAnsi" w:hAnsiTheme="majorHAnsi" w:cstheme="majorHAnsi"/>
        </w:rPr>
        <w:t xml:space="preserve">refer to </w:t>
      </w:r>
      <w:r w:rsidR="007A334C" w:rsidRPr="000D036A">
        <w:rPr>
          <w:rFonts w:asciiTheme="majorHAnsi" w:hAnsiTheme="majorHAnsi" w:cstheme="majorHAnsi"/>
          <w:u w:val="single"/>
        </w:rPr>
        <w:t>"</w:t>
      </w:r>
      <w:r w:rsidR="000D036A" w:rsidRPr="000D036A">
        <w:rPr>
          <w:rFonts w:asciiTheme="majorHAnsi" w:hAnsiTheme="majorHAnsi" w:cstheme="majorHAnsi"/>
          <w:u w:val="single"/>
        </w:rPr>
        <w:fldChar w:fldCharType="begin"/>
      </w:r>
      <w:r w:rsidR="000D036A" w:rsidRPr="000D036A">
        <w:rPr>
          <w:rFonts w:asciiTheme="majorHAnsi" w:hAnsiTheme="majorHAnsi" w:cstheme="majorHAnsi"/>
          <w:u w:val="single"/>
        </w:rPr>
        <w:instrText xml:space="preserve"> REF _Ref126571571 \r \h </w:instrText>
      </w:r>
      <w:r w:rsidR="000D036A" w:rsidRPr="000D036A">
        <w:rPr>
          <w:rFonts w:asciiTheme="majorHAnsi" w:hAnsiTheme="majorHAnsi" w:cstheme="majorHAnsi"/>
          <w:u w:val="single"/>
        </w:rPr>
      </w:r>
      <w:r w:rsidR="000D036A">
        <w:rPr>
          <w:rFonts w:asciiTheme="majorHAnsi" w:hAnsiTheme="majorHAnsi" w:cstheme="majorHAnsi"/>
          <w:u w:val="single"/>
        </w:rPr>
        <w:instrText xml:space="preserve"> \* MERGEFORMAT </w:instrText>
      </w:r>
      <w:r w:rsidR="000D036A" w:rsidRPr="000D036A">
        <w:rPr>
          <w:rFonts w:asciiTheme="majorHAnsi" w:hAnsiTheme="majorHAnsi" w:cstheme="majorHAnsi"/>
          <w:u w:val="single"/>
        </w:rPr>
        <w:fldChar w:fldCharType="separate"/>
      </w:r>
      <w:r w:rsidR="00D751A3">
        <w:rPr>
          <w:rFonts w:asciiTheme="majorHAnsi" w:hAnsiTheme="majorHAnsi" w:cstheme="majorHAnsi"/>
          <w:u w:val="single"/>
        </w:rPr>
        <w:t>5.2.10</w:t>
      </w:r>
      <w:r w:rsidR="000D036A" w:rsidRPr="000D036A">
        <w:rPr>
          <w:rFonts w:asciiTheme="majorHAnsi" w:hAnsiTheme="majorHAnsi" w:cstheme="majorHAnsi"/>
          <w:u w:val="single"/>
        </w:rPr>
        <w:fldChar w:fldCharType="end"/>
      </w:r>
      <w:r w:rsidR="000D036A" w:rsidRPr="000D036A">
        <w:rPr>
          <w:rFonts w:asciiTheme="majorHAnsi" w:hAnsiTheme="majorHAnsi" w:cstheme="majorHAnsi"/>
          <w:u w:val="single"/>
        </w:rPr>
        <w:t xml:space="preserve"> </w:t>
      </w:r>
      <w:r w:rsidR="000D036A" w:rsidRPr="000D036A">
        <w:rPr>
          <w:rFonts w:asciiTheme="majorHAnsi" w:hAnsiTheme="majorHAnsi" w:cstheme="majorHAnsi"/>
          <w:u w:val="single"/>
        </w:rPr>
        <w:fldChar w:fldCharType="begin"/>
      </w:r>
      <w:r w:rsidR="000D036A" w:rsidRPr="000D036A">
        <w:rPr>
          <w:rFonts w:asciiTheme="majorHAnsi" w:hAnsiTheme="majorHAnsi" w:cstheme="majorHAnsi"/>
          <w:u w:val="single"/>
        </w:rPr>
        <w:instrText xml:space="preserve"> REF _Ref126571563 \h </w:instrText>
      </w:r>
      <w:r w:rsidR="000D036A" w:rsidRPr="000D036A">
        <w:rPr>
          <w:rFonts w:asciiTheme="majorHAnsi" w:hAnsiTheme="majorHAnsi" w:cstheme="majorHAnsi"/>
          <w:u w:val="single"/>
        </w:rPr>
      </w:r>
      <w:r w:rsidR="000D036A">
        <w:rPr>
          <w:rFonts w:asciiTheme="majorHAnsi" w:hAnsiTheme="majorHAnsi" w:cstheme="majorHAnsi"/>
          <w:u w:val="single"/>
        </w:rPr>
        <w:instrText xml:space="preserve"> \* MERGEFORMAT </w:instrText>
      </w:r>
      <w:r w:rsidR="000D036A" w:rsidRPr="000D036A">
        <w:rPr>
          <w:rFonts w:asciiTheme="majorHAnsi" w:hAnsiTheme="majorHAnsi" w:cstheme="majorHAnsi"/>
          <w:u w:val="single"/>
        </w:rPr>
        <w:fldChar w:fldCharType="separate"/>
      </w:r>
      <w:r w:rsidR="00D751A3" w:rsidRPr="00D751A3">
        <w:rPr>
          <w:rFonts w:cstheme="majorHAnsi"/>
          <w:u w:val="single"/>
        </w:rPr>
        <w:t>Check operation status</w:t>
      </w:r>
      <w:r w:rsidR="000D036A" w:rsidRPr="000D036A">
        <w:rPr>
          <w:rFonts w:asciiTheme="majorHAnsi" w:hAnsiTheme="majorHAnsi" w:cstheme="majorHAnsi"/>
          <w:u w:val="single"/>
        </w:rPr>
        <w:fldChar w:fldCharType="end"/>
      </w:r>
      <w:r w:rsidRPr="000D036A">
        <w:rPr>
          <w:rFonts w:asciiTheme="majorHAnsi" w:hAnsiTheme="majorHAnsi" w:cstheme="majorHAnsi"/>
          <w:u w:val="single"/>
        </w:rPr>
        <w:t xml:space="preserve">". </w:t>
      </w:r>
    </w:p>
    <w:p w14:paraId="5495AEF4" w14:textId="74C7A6B7" w:rsidR="0051031D" w:rsidRPr="00CB0166" w:rsidRDefault="000A0FB1" w:rsidP="000A0FB1">
      <w:pPr>
        <w:pStyle w:val="1"/>
        <w:rPr>
          <w:rFonts w:asciiTheme="majorHAnsi" w:hAnsiTheme="majorHAnsi" w:cstheme="majorHAnsi"/>
        </w:rPr>
      </w:pPr>
      <w:bookmarkStart w:id="695" w:name="_Toc105604723"/>
      <w:bookmarkStart w:id="696" w:name="_Toc126763569"/>
      <w:r w:rsidRPr="00CB0166">
        <w:rPr>
          <w:rFonts w:asciiTheme="majorHAnsi" w:hAnsiTheme="majorHAnsi" w:cstheme="majorHAnsi"/>
        </w:rPr>
        <w:lastRenderedPageBreak/>
        <w:t>Terraform driver function</w:t>
      </w:r>
      <w:r w:rsidR="00F9206B" w:rsidRPr="00CB0166">
        <w:rPr>
          <w:rFonts w:asciiTheme="majorHAnsi" w:hAnsiTheme="majorHAnsi" w:cstheme="majorHAnsi"/>
        </w:rPr>
        <w:t xml:space="preserve"> and </w:t>
      </w:r>
      <w:r w:rsidRPr="00CB0166">
        <w:rPr>
          <w:rFonts w:asciiTheme="majorHAnsi" w:hAnsiTheme="majorHAnsi" w:cstheme="majorHAnsi"/>
        </w:rPr>
        <w:t>operation method explanation</w:t>
      </w:r>
      <w:bookmarkEnd w:id="695"/>
      <w:bookmarkEnd w:id="696"/>
    </w:p>
    <w:p w14:paraId="11B89E9B" w14:textId="6842CCE5" w:rsidR="0051031D" w:rsidRPr="00CB0166" w:rsidRDefault="008C5968" w:rsidP="00C360FA">
      <w:pPr>
        <w:rPr>
          <w:rFonts w:asciiTheme="majorHAnsi" w:hAnsiTheme="majorHAnsi" w:cstheme="majorHAnsi"/>
        </w:rPr>
      </w:pPr>
      <w:r w:rsidRPr="00CB0166">
        <w:rPr>
          <w:rFonts w:asciiTheme="majorHAnsi" w:hAnsiTheme="majorHAnsi" w:cstheme="majorHAnsi"/>
        </w:rPr>
        <w:t>This document</w:t>
      </w:r>
      <w:r w:rsidR="000A0FB1" w:rsidRPr="00CB0166">
        <w:rPr>
          <w:rFonts w:asciiTheme="majorHAnsi" w:hAnsiTheme="majorHAnsi" w:cstheme="majorHAnsi"/>
        </w:rPr>
        <w:t xml:space="preserve"> explains each console function used in Terraform driver.</w:t>
      </w:r>
    </w:p>
    <w:p w14:paraId="6A9709F5" w14:textId="5DCFAF07" w:rsidR="0037369B" w:rsidRPr="00CB0166" w:rsidRDefault="0037369B" w:rsidP="00C360FA">
      <w:pPr>
        <w:rPr>
          <w:rFonts w:asciiTheme="majorHAnsi" w:hAnsiTheme="majorHAnsi" w:cstheme="majorHAnsi"/>
        </w:rPr>
      </w:pPr>
    </w:p>
    <w:p w14:paraId="72A951E9" w14:textId="00B461E7" w:rsidR="0051031D" w:rsidRPr="00CB0166" w:rsidRDefault="00B62735" w:rsidP="00892F43">
      <w:pPr>
        <w:pStyle w:val="20"/>
      </w:pPr>
      <w:bookmarkStart w:id="697" w:name="_Toc105604724"/>
      <w:bookmarkStart w:id="698" w:name="_Toc126763570"/>
      <w:r w:rsidRPr="00CB0166">
        <w:t>Basic c</w:t>
      </w:r>
      <w:r w:rsidR="000A0FB1" w:rsidRPr="00CB0166">
        <w:t>onsole</w:t>
      </w:r>
      <w:bookmarkEnd w:id="697"/>
      <w:bookmarkEnd w:id="698"/>
    </w:p>
    <w:p w14:paraId="5F07145C" w14:textId="2DCD94C7" w:rsidR="001A1062" w:rsidRPr="00CB0166" w:rsidRDefault="001A1062" w:rsidP="00C360FA">
      <w:pPr>
        <w:rPr>
          <w:rFonts w:asciiTheme="majorHAnsi" w:hAnsiTheme="majorHAnsi" w:cstheme="majorHAnsi"/>
        </w:rPr>
      </w:pPr>
      <w:r w:rsidRPr="00CB0166">
        <w:rPr>
          <w:rFonts w:asciiTheme="majorHAnsi" w:hAnsiTheme="majorHAnsi" w:cstheme="majorHAnsi"/>
        </w:rPr>
        <w:t xml:space="preserve">This section </w:t>
      </w:r>
      <w:r w:rsidR="00D867AD">
        <w:rPr>
          <w:rFonts w:asciiTheme="majorHAnsi" w:hAnsiTheme="majorHAnsi" w:cstheme="majorHAnsi"/>
        </w:rPr>
        <w:t xml:space="preserve">explains </w:t>
      </w:r>
      <w:r w:rsidR="00065410">
        <w:rPr>
          <w:rFonts w:asciiTheme="majorHAnsi" w:hAnsiTheme="majorHAnsi" w:cstheme="majorHAnsi"/>
        </w:rPr>
        <w:t>a part of the</w:t>
      </w:r>
      <w:r w:rsidR="00D867AD">
        <w:rPr>
          <w:rFonts w:asciiTheme="majorHAnsi" w:hAnsiTheme="majorHAnsi" w:cstheme="majorHAnsi"/>
        </w:rPr>
        <w:t xml:space="preserve"> </w:t>
      </w:r>
      <w:r w:rsidR="00CA7840" w:rsidRPr="00CB0166">
        <w:rPr>
          <w:rFonts w:asciiTheme="majorHAnsi" w:hAnsiTheme="majorHAnsi" w:cstheme="majorHAnsi"/>
        </w:rPr>
        <w:t>ITA Basic C</w:t>
      </w:r>
      <w:r w:rsidRPr="00CB0166">
        <w:rPr>
          <w:rFonts w:asciiTheme="majorHAnsi" w:hAnsiTheme="majorHAnsi" w:cstheme="majorHAnsi"/>
        </w:rPr>
        <w:t xml:space="preserve">onsole. </w:t>
      </w:r>
    </w:p>
    <w:p w14:paraId="1D1ADB8F" w14:textId="246594D7" w:rsidR="003D2F11" w:rsidRPr="00CB0166" w:rsidRDefault="001A1062" w:rsidP="00C360FA">
      <w:pPr>
        <w:rPr>
          <w:rFonts w:asciiTheme="majorHAnsi" w:hAnsiTheme="majorHAnsi" w:cstheme="majorHAnsi"/>
        </w:rPr>
      </w:pPr>
      <w:r w:rsidRPr="00CB0166">
        <w:rPr>
          <w:rFonts w:asciiTheme="majorHAnsi" w:hAnsiTheme="majorHAnsi" w:cstheme="majorHAnsi"/>
        </w:rPr>
        <w:t xml:space="preserve">Please refer to the ITA basic console </w:t>
      </w:r>
      <w:r w:rsidR="00FA568B" w:rsidRPr="00CB0166">
        <w:rPr>
          <w:rFonts w:asciiTheme="majorHAnsi" w:hAnsiTheme="majorHAnsi" w:cstheme="majorHAnsi"/>
        </w:rPr>
        <w:t>Manual</w:t>
      </w:r>
      <w:r w:rsidR="00D867AD">
        <w:rPr>
          <w:rFonts w:asciiTheme="majorHAnsi" w:hAnsiTheme="majorHAnsi" w:cstheme="majorHAnsi"/>
        </w:rPr>
        <w:t xml:space="preserve"> while operating the ITA Basic console.</w:t>
      </w:r>
    </w:p>
    <w:p w14:paraId="1913451A" w14:textId="171058DA" w:rsidR="00AC63CB" w:rsidRPr="00CB0166" w:rsidRDefault="003C684B" w:rsidP="00C360FA">
      <w:pPr>
        <w:pStyle w:val="30"/>
        <w:rPr>
          <w:rFonts w:cstheme="majorHAnsi"/>
        </w:rPr>
      </w:pPr>
      <w:bookmarkStart w:id="699" w:name="_Toc105604725"/>
      <w:bookmarkStart w:id="700" w:name="_Ref126570338"/>
      <w:bookmarkStart w:id="701" w:name="_Ref126570348"/>
      <w:bookmarkStart w:id="702" w:name="_Ref126584932"/>
      <w:bookmarkStart w:id="703" w:name="_Ref126584940"/>
      <w:bookmarkStart w:id="704" w:name="_Toc126763571"/>
      <w:bookmarkEnd w:id="688"/>
      <w:r w:rsidRPr="00CB0166">
        <w:rPr>
          <w:rFonts w:cstheme="majorHAnsi"/>
        </w:rPr>
        <w:t>Operation</w:t>
      </w:r>
      <w:r w:rsidR="00603AB3" w:rsidRPr="00CB0166">
        <w:rPr>
          <w:rFonts w:cstheme="majorHAnsi"/>
        </w:rPr>
        <w:t xml:space="preserve"> list</w:t>
      </w:r>
      <w:bookmarkEnd w:id="699"/>
      <w:bookmarkEnd w:id="700"/>
      <w:bookmarkEnd w:id="701"/>
      <w:bookmarkEnd w:id="702"/>
      <w:bookmarkEnd w:id="703"/>
      <w:bookmarkEnd w:id="704"/>
    </w:p>
    <w:p w14:paraId="4EB6936D" w14:textId="2757C34B" w:rsidR="00AC63CB" w:rsidRPr="00CB0166" w:rsidRDefault="0018158B" w:rsidP="00D361BF">
      <w:pPr>
        <w:pStyle w:val="aff0"/>
        <w:numPr>
          <w:ilvl w:val="0"/>
          <w:numId w:val="21"/>
        </w:numPr>
        <w:jc w:val="left"/>
        <w:rPr>
          <w:rFonts w:asciiTheme="majorHAnsi" w:hAnsiTheme="majorHAnsi" w:cstheme="majorHAnsi"/>
        </w:rPr>
      </w:pPr>
      <w:r w:rsidRPr="00CB0166">
        <w:rPr>
          <w:rFonts w:asciiTheme="majorHAnsi" w:hAnsiTheme="majorHAnsi" w:cstheme="majorHAnsi"/>
          <w:noProof/>
        </w:rPr>
        <mc:AlternateContent>
          <mc:Choice Requires="wps">
            <w:drawing>
              <wp:anchor distT="0" distB="0" distL="114300" distR="114300" simplePos="0" relativeHeight="251709440" behindDoc="0" locked="0" layoutInCell="1" allowOverlap="1" wp14:anchorId="39EB0D0D" wp14:editId="206AA2C5">
                <wp:simplePos x="0" y="0"/>
                <wp:positionH relativeFrom="margin">
                  <wp:align>left</wp:align>
                </wp:positionH>
                <wp:positionV relativeFrom="paragraph">
                  <wp:posOffset>1157604</wp:posOffset>
                </wp:positionV>
                <wp:extent cx="668866" cy="169333"/>
                <wp:effectExtent l="0" t="0" r="17145" b="21590"/>
                <wp:wrapNone/>
                <wp:docPr id="11" name="正方形/長方形 11"/>
                <wp:cNvGraphicFramePr/>
                <a:graphic xmlns:a="http://schemas.openxmlformats.org/drawingml/2006/main">
                  <a:graphicData uri="http://schemas.microsoft.com/office/word/2010/wordprocessingShape">
                    <wps:wsp>
                      <wps:cNvSpPr/>
                      <wps:spPr>
                        <a:xfrm>
                          <a:off x="0" y="0"/>
                          <a:ext cx="668866" cy="1693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9B08C" id="正方形/長方形 11" o:spid="_x0000_s1026" style="position:absolute;left:0;text-align:left;margin-left:0;margin-top:91.15pt;width:52.65pt;height:13.35pt;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" filled="f" strokecolor="red" strokeweight="2pt">
                <w10:wrap anchorx="margin"/>
              </v:rect>
            </w:pict>
          </mc:Fallback>
        </mc:AlternateContent>
      </w:r>
      <w:r>
        <w:rPr>
          <w:noProof/>
        </w:rPr>
        <w:drawing>
          <wp:anchor distT="0" distB="0" distL="114300" distR="114300" simplePos="0" relativeHeight="251604991" behindDoc="0" locked="0" layoutInCell="1" allowOverlap="1" wp14:anchorId="6D731135" wp14:editId="2A449AF3">
            <wp:simplePos x="0" y="0"/>
            <wp:positionH relativeFrom="margin">
              <wp:align>right</wp:align>
            </wp:positionH>
            <wp:positionV relativeFrom="paragraph">
              <wp:posOffset>386927</wp:posOffset>
            </wp:positionV>
            <wp:extent cx="6119495" cy="3855085"/>
            <wp:effectExtent l="0" t="0" r="0" b="0"/>
            <wp:wrapSquare wrapText="bothSides"/>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19495" cy="3855085"/>
                    </a:xfrm>
                    <a:prstGeom prst="rect">
                      <a:avLst/>
                    </a:prstGeom>
                  </pic:spPr>
                </pic:pic>
              </a:graphicData>
            </a:graphic>
            <wp14:sizeRelH relativeFrom="page">
              <wp14:pctWidth>0</wp14:pctWidth>
            </wp14:sizeRelH>
            <wp14:sizeRelV relativeFrom="page">
              <wp14:pctHeight>0</wp14:pctHeight>
            </wp14:sizeRelV>
          </wp:anchor>
        </w:drawing>
      </w:r>
      <w:r w:rsidR="00573AE3" w:rsidRPr="00CB0166">
        <w:rPr>
          <w:rFonts w:asciiTheme="majorHAnsi" w:hAnsiTheme="majorHAnsi" w:cstheme="majorHAnsi"/>
        </w:rPr>
        <w:t xml:space="preserve">The </w:t>
      </w:r>
      <w:r w:rsidR="00B8198B" w:rsidRPr="00CB0166">
        <w:rPr>
          <w:rFonts w:asciiTheme="majorHAnsi" w:hAnsiTheme="majorHAnsi" w:cstheme="majorHAnsi"/>
        </w:rPr>
        <w:t>"</w:t>
      </w:r>
      <w:r w:rsidR="003C684B" w:rsidRPr="00CB0166">
        <w:rPr>
          <w:rFonts w:asciiTheme="majorHAnsi" w:hAnsiTheme="majorHAnsi" w:cstheme="majorHAnsi"/>
        </w:rPr>
        <w:t>Operation</w:t>
      </w:r>
      <w:r w:rsidR="00573AE3" w:rsidRPr="00CB0166">
        <w:rPr>
          <w:rFonts w:asciiTheme="majorHAnsi" w:hAnsiTheme="majorHAnsi" w:cstheme="majorHAnsi"/>
        </w:rPr>
        <w:t xml:space="preserve"> list</w:t>
      </w:r>
      <w:r w:rsidR="00B8198B" w:rsidRPr="00CB0166">
        <w:rPr>
          <w:rFonts w:asciiTheme="majorHAnsi" w:hAnsiTheme="majorHAnsi" w:cstheme="majorHAnsi"/>
        </w:rPr>
        <w:t xml:space="preserve">" </w:t>
      </w:r>
      <w:r w:rsidR="00573AE3" w:rsidRPr="00CB0166">
        <w:rPr>
          <w:rFonts w:asciiTheme="majorHAnsi" w:hAnsiTheme="majorHAnsi" w:cstheme="majorHAnsi"/>
        </w:rPr>
        <w:t>screen manages the operations on the target host that the Orchestrator executes</w:t>
      </w:r>
      <w:r w:rsidR="00973BBF" w:rsidRPr="00CB0166">
        <w:rPr>
          <w:rFonts w:asciiTheme="majorHAnsi" w:hAnsiTheme="majorHAnsi" w:cstheme="majorHAnsi"/>
        </w:rPr>
        <w:t>. Select the work from the menu in the ITA basic console.</w:t>
      </w:r>
    </w:p>
    <w:p w14:paraId="32EEF955" w14:textId="7CCEDF41" w:rsidR="00A13B7F" w:rsidRPr="00CB0166" w:rsidRDefault="00A13B7F" w:rsidP="0037369B">
      <w:pPr>
        <w:pStyle w:val="aff0"/>
        <w:ind w:left="709" w:firstLine="131"/>
        <w:jc w:val="left"/>
        <w:rPr>
          <w:rFonts w:asciiTheme="majorHAnsi" w:hAnsiTheme="majorHAnsi" w:cstheme="majorHAnsi"/>
        </w:rPr>
      </w:pPr>
    </w:p>
    <w:p w14:paraId="11FED0EB" w14:textId="51EF3D87" w:rsidR="00AC63CB" w:rsidRPr="00CB0166" w:rsidRDefault="00AC63CB" w:rsidP="00A13B7F">
      <w:pPr>
        <w:pStyle w:val="aff0"/>
        <w:jc w:val="center"/>
        <w:rPr>
          <w:rFonts w:asciiTheme="majorHAnsi" w:hAnsiTheme="majorHAnsi" w:cstheme="majorHAnsi"/>
          <w:b/>
        </w:rPr>
      </w:pPr>
      <w:r w:rsidRPr="00CB0166">
        <w:rPr>
          <w:rFonts w:asciiTheme="majorHAnsi" w:hAnsiTheme="majorHAnsi" w:cstheme="majorHAnsi"/>
          <w:noProof/>
        </w:rPr>
        <w:t xml:space="preserve"> </w:t>
      </w:r>
      <w:r w:rsidR="00D867AD">
        <w:rPr>
          <w:rFonts w:asciiTheme="majorHAnsi" w:hAnsiTheme="majorHAnsi" w:cstheme="majorHAnsi"/>
          <w:b/>
          <w:noProof/>
        </w:rPr>
        <w:t>Figure 5</w:t>
      </w:r>
      <w:r w:rsidR="001B5680" w:rsidRPr="00CB0166">
        <w:rPr>
          <w:rFonts w:asciiTheme="majorHAnsi" w:hAnsiTheme="majorHAnsi" w:cstheme="majorHAnsi"/>
          <w:b/>
          <w:noProof/>
        </w:rPr>
        <w:t>.1.1-1 Submenu s</w:t>
      </w:r>
      <w:r w:rsidR="00973BBF" w:rsidRPr="00CB0166">
        <w:rPr>
          <w:rFonts w:asciiTheme="majorHAnsi" w:hAnsiTheme="majorHAnsi" w:cstheme="majorHAnsi"/>
          <w:b/>
          <w:noProof/>
        </w:rPr>
        <w:t>creen (</w:t>
      </w:r>
      <w:r w:rsidR="00D867AD">
        <w:rPr>
          <w:rFonts w:asciiTheme="majorHAnsi" w:hAnsiTheme="majorHAnsi" w:cstheme="majorHAnsi"/>
          <w:b/>
          <w:noProof/>
        </w:rPr>
        <w:t>Operation list</w:t>
      </w:r>
      <w:r w:rsidR="00973BBF" w:rsidRPr="00CB0166">
        <w:rPr>
          <w:rFonts w:asciiTheme="majorHAnsi" w:hAnsiTheme="majorHAnsi" w:cstheme="majorHAnsi"/>
          <w:b/>
          <w:noProof/>
        </w:rPr>
        <w:t>)</w:t>
      </w:r>
    </w:p>
    <w:p w14:paraId="77A18376" w14:textId="77777777" w:rsidR="00AC63CB" w:rsidRPr="00CB0166" w:rsidRDefault="00AC63CB" w:rsidP="00AC63CB">
      <w:pPr>
        <w:jc w:val="center"/>
        <w:rPr>
          <w:rFonts w:asciiTheme="majorHAnsi" w:hAnsiTheme="majorHAnsi" w:cstheme="majorHAnsi"/>
          <w:b/>
        </w:rPr>
      </w:pPr>
    </w:p>
    <w:p w14:paraId="50133F12" w14:textId="77777777" w:rsidR="00640AD9" w:rsidRPr="00CB0166" w:rsidRDefault="00640AD9" w:rsidP="00AC63CB">
      <w:pPr>
        <w:rPr>
          <w:rFonts w:asciiTheme="majorHAnsi" w:hAnsiTheme="majorHAnsi" w:cstheme="majorHAnsi"/>
        </w:rPr>
      </w:pPr>
    </w:p>
    <w:p w14:paraId="0D67803E" w14:textId="2B6D34B5" w:rsidR="00640AD9" w:rsidRPr="00CB0166" w:rsidRDefault="00D867AD" w:rsidP="001E0667">
      <w:pPr>
        <w:jc w:val="left"/>
        <w:rPr>
          <w:rFonts w:asciiTheme="majorHAnsi" w:hAnsiTheme="majorHAnsi" w:cstheme="majorHAnsi"/>
        </w:rPr>
      </w:pPr>
      <w:r>
        <w:rPr>
          <w:rFonts w:asciiTheme="majorHAnsi" w:hAnsiTheme="majorHAnsi" w:cstheme="majorHAnsi"/>
        </w:rPr>
        <w:t xml:space="preserve">For more information on how to register operations, </w:t>
      </w:r>
      <w:r w:rsidR="00E51AAB" w:rsidRPr="00CB0166">
        <w:rPr>
          <w:rFonts w:asciiTheme="majorHAnsi" w:hAnsiTheme="majorHAnsi" w:cstheme="majorHAnsi"/>
        </w:rPr>
        <w:t xml:space="preserve">please </w:t>
      </w:r>
      <w:r w:rsidR="00670530" w:rsidRPr="00CB0166">
        <w:rPr>
          <w:rFonts w:asciiTheme="majorHAnsi" w:hAnsiTheme="majorHAnsi" w:cstheme="majorHAnsi"/>
        </w:rPr>
        <w:t>refer to "</w:t>
      </w:r>
      <w:r w:rsidR="001E0667" w:rsidRPr="00CB0166">
        <w:rPr>
          <w:rFonts w:asciiTheme="majorHAnsi" w:hAnsiTheme="majorHAnsi" w:cstheme="majorHAnsi"/>
        </w:rPr>
        <w:t xml:space="preserve">User Instruction </w:t>
      </w:r>
      <w:r w:rsidR="00FA568B" w:rsidRPr="00CB0166">
        <w:rPr>
          <w:rFonts w:asciiTheme="majorHAnsi" w:hAnsiTheme="majorHAnsi" w:cstheme="majorHAnsi"/>
        </w:rPr>
        <w:t>Manual</w:t>
      </w:r>
      <w:r w:rsidR="001E0667" w:rsidRPr="00CB0166">
        <w:rPr>
          <w:rFonts w:asciiTheme="majorHAnsi" w:hAnsiTheme="majorHAnsi" w:cstheme="majorHAnsi"/>
        </w:rPr>
        <w:t>_Basic Consol</w:t>
      </w:r>
      <w:r>
        <w:rPr>
          <w:rFonts w:asciiTheme="majorHAnsi" w:hAnsiTheme="majorHAnsi" w:cstheme="majorHAnsi"/>
        </w:rPr>
        <w:t>e</w:t>
      </w:r>
      <w:r w:rsidR="00670530" w:rsidRPr="00CB0166">
        <w:rPr>
          <w:rFonts w:asciiTheme="majorHAnsi" w:hAnsiTheme="majorHAnsi" w:cstheme="majorHAnsi"/>
        </w:rPr>
        <w:t>"</w:t>
      </w:r>
    </w:p>
    <w:p w14:paraId="273BAE1E" w14:textId="77777777" w:rsidR="00640AD9" w:rsidRPr="00CB0166" w:rsidRDefault="00640AD9" w:rsidP="00AC63CB">
      <w:pPr>
        <w:rPr>
          <w:rFonts w:asciiTheme="majorHAnsi" w:hAnsiTheme="majorHAnsi" w:cstheme="majorHAnsi"/>
        </w:rPr>
      </w:pPr>
    </w:p>
    <w:p w14:paraId="04E70FDB" w14:textId="56AF70D0" w:rsidR="00640AD9" w:rsidRPr="00CB0166" w:rsidRDefault="00640AD9">
      <w:pPr>
        <w:widowControl/>
        <w:jc w:val="left"/>
        <w:rPr>
          <w:rFonts w:asciiTheme="majorHAnsi" w:eastAsiaTheme="majorEastAsia" w:hAnsiTheme="majorHAnsi" w:cstheme="majorHAnsi"/>
        </w:rPr>
      </w:pPr>
      <w:r w:rsidRPr="00CB0166">
        <w:rPr>
          <w:rFonts w:asciiTheme="majorHAnsi" w:eastAsiaTheme="majorEastAsia" w:hAnsiTheme="majorHAnsi" w:cstheme="majorHAnsi"/>
        </w:rPr>
        <w:br w:type="page"/>
      </w:r>
    </w:p>
    <w:p w14:paraId="2F57E9F3" w14:textId="389D9935" w:rsidR="0051031D" w:rsidRPr="00CB0166" w:rsidRDefault="00210AFA" w:rsidP="00892F43">
      <w:pPr>
        <w:pStyle w:val="20"/>
      </w:pPr>
      <w:bookmarkStart w:id="705" w:name="_Toc105604726"/>
      <w:bookmarkStart w:id="706" w:name="_Toc126763572"/>
      <w:r w:rsidRPr="00CB0166">
        <w:lastRenderedPageBreak/>
        <w:t>Terraform</w:t>
      </w:r>
      <w:r w:rsidR="00065410">
        <w:t>-CLI-</w:t>
      </w:r>
      <w:r w:rsidR="00AF014B" w:rsidRPr="00CB0166">
        <w:t>driver</w:t>
      </w:r>
      <w:r w:rsidR="00670530" w:rsidRPr="00CB0166">
        <w:t xml:space="preserve"> console</w:t>
      </w:r>
      <w:bookmarkEnd w:id="705"/>
      <w:bookmarkEnd w:id="706"/>
    </w:p>
    <w:p w14:paraId="5AB6DB41" w14:textId="0341E327" w:rsidR="0051031D" w:rsidRPr="00CB0166" w:rsidRDefault="00670530" w:rsidP="0051031D">
      <w:pPr>
        <w:ind w:leftChars="135" w:left="283"/>
        <w:rPr>
          <w:rFonts w:asciiTheme="majorHAnsi" w:hAnsiTheme="majorHAnsi" w:cstheme="majorHAnsi"/>
        </w:rPr>
      </w:pPr>
      <w:r w:rsidRPr="00CB0166">
        <w:rPr>
          <w:rFonts w:asciiTheme="majorHAnsi" w:hAnsiTheme="majorHAnsi" w:cstheme="majorHAnsi"/>
        </w:rPr>
        <w:t>This section describes the operation on the Terraform console.</w:t>
      </w:r>
    </w:p>
    <w:p w14:paraId="34062D7F" w14:textId="77777777" w:rsidR="0051031D" w:rsidRPr="00CB0166" w:rsidRDefault="0051031D" w:rsidP="002D068D">
      <w:pPr>
        <w:rPr>
          <w:rFonts w:asciiTheme="majorHAnsi" w:hAnsiTheme="majorHAnsi" w:cstheme="majorHAnsi"/>
        </w:rPr>
      </w:pPr>
    </w:p>
    <w:p w14:paraId="6C0C35A7" w14:textId="75EF1024" w:rsidR="003000E6" w:rsidRPr="00CB0166" w:rsidRDefault="00670530" w:rsidP="00D361BF">
      <w:pPr>
        <w:pStyle w:val="30"/>
        <w:numPr>
          <w:ilvl w:val="2"/>
          <w:numId w:val="25"/>
        </w:numPr>
        <w:rPr>
          <w:rFonts w:cstheme="majorHAnsi"/>
        </w:rPr>
      </w:pPr>
      <w:bookmarkStart w:id="707" w:name="_インタフェース情報"/>
      <w:bookmarkStart w:id="708" w:name="_インターフェース情報"/>
      <w:bookmarkStart w:id="709" w:name="_Toc105604727"/>
      <w:bookmarkStart w:id="710" w:name="_Ref126570363"/>
      <w:bookmarkStart w:id="711" w:name="_Ref126570368"/>
      <w:bookmarkStart w:id="712" w:name="_Ref126585132"/>
      <w:bookmarkStart w:id="713" w:name="_Ref126585143"/>
      <w:bookmarkStart w:id="714" w:name="_Ref126585583"/>
      <w:bookmarkStart w:id="715" w:name="_Ref126585587"/>
      <w:bookmarkStart w:id="716" w:name="_Ref126585609"/>
      <w:bookmarkStart w:id="717" w:name="_Toc126763573"/>
      <w:bookmarkEnd w:id="707"/>
      <w:bookmarkEnd w:id="708"/>
      <w:r w:rsidRPr="00CB0166">
        <w:rPr>
          <w:rFonts w:cstheme="majorHAnsi"/>
        </w:rPr>
        <w:t>Interface information</w:t>
      </w:r>
      <w:bookmarkEnd w:id="709"/>
      <w:bookmarkEnd w:id="710"/>
      <w:bookmarkEnd w:id="711"/>
      <w:bookmarkEnd w:id="712"/>
      <w:bookmarkEnd w:id="713"/>
      <w:bookmarkEnd w:id="714"/>
      <w:bookmarkEnd w:id="715"/>
      <w:bookmarkEnd w:id="716"/>
      <w:bookmarkEnd w:id="717"/>
    </w:p>
    <w:bookmarkEnd w:id="689"/>
    <w:bookmarkEnd w:id="690"/>
    <w:bookmarkEnd w:id="691"/>
    <w:bookmarkEnd w:id="692"/>
    <w:p w14:paraId="45B9D30D" w14:textId="270A4134" w:rsidR="00B01C30" w:rsidRPr="00CB0166" w:rsidRDefault="0018158B" w:rsidP="00996167">
      <w:pPr>
        <w:pStyle w:val="aff0"/>
        <w:numPr>
          <w:ilvl w:val="0"/>
          <w:numId w:val="15"/>
        </w:numPr>
        <w:jc w:val="left"/>
        <w:rPr>
          <w:rFonts w:asciiTheme="majorHAnsi" w:hAnsiTheme="majorHAnsi" w:cstheme="majorHAnsi"/>
          <w:u w:val="single"/>
        </w:rPr>
      </w:pPr>
      <w:r w:rsidRPr="00CB0166">
        <w:rPr>
          <w:rFonts w:asciiTheme="majorHAnsi" w:hAnsiTheme="majorHAnsi" w:cstheme="majorHAnsi"/>
          <w:noProof/>
        </w:rPr>
        <mc:AlternateContent>
          <mc:Choice Requires="wps">
            <w:drawing>
              <wp:anchor distT="0" distB="0" distL="114300" distR="114300" simplePos="0" relativeHeight="251708416" behindDoc="0" locked="0" layoutInCell="1" allowOverlap="1" wp14:anchorId="4E3F5559" wp14:editId="1E609655">
                <wp:simplePos x="0" y="0"/>
                <wp:positionH relativeFrom="margin">
                  <wp:align>left</wp:align>
                </wp:positionH>
                <wp:positionV relativeFrom="paragraph">
                  <wp:posOffset>1127972</wp:posOffset>
                </wp:positionV>
                <wp:extent cx="719666" cy="169333"/>
                <wp:effectExtent l="0" t="0" r="23495" b="21590"/>
                <wp:wrapNone/>
                <wp:docPr id="7" name="正方形/長方形 7"/>
                <wp:cNvGraphicFramePr/>
                <a:graphic xmlns:a="http://schemas.openxmlformats.org/drawingml/2006/main">
                  <a:graphicData uri="http://schemas.microsoft.com/office/word/2010/wordprocessingShape">
                    <wps:wsp>
                      <wps:cNvSpPr/>
                      <wps:spPr>
                        <a:xfrm>
                          <a:off x="0" y="0"/>
                          <a:ext cx="719666" cy="1693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70B0D" id="正方形/長方形 7" o:spid="_x0000_s1026" style="position:absolute;left:0;text-align:left;margin-left:0;margin-top:88.8pt;width:56.65pt;height:13.3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" filled="f" strokecolor="red" strokeweight="2pt">
                <w10:wrap anchorx="margin"/>
              </v:rect>
            </w:pict>
          </mc:Fallback>
        </mc:AlternateContent>
      </w:r>
      <w:r>
        <w:rPr>
          <w:noProof/>
        </w:rPr>
        <w:drawing>
          <wp:anchor distT="0" distB="0" distL="114300" distR="114300" simplePos="0" relativeHeight="251603966" behindDoc="0" locked="0" layoutInCell="1" allowOverlap="1" wp14:anchorId="1AA97A44" wp14:editId="7FA9E422">
            <wp:simplePos x="0" y="0"/>
            <wp:positionH relativeFrom="margin">
              <wp:align>right</wp:align>
            </wp:positionH>
            <wp:positionV relativeFrom="paragraph">
              <wp:posOffset>458682</wp:posOffset>
            </wp:positionV>
            <wp:extent cx="6119495" cy="3860165"/>
            <wp:effectExtent l="0" t="0" r="0" b="6985"/>
            <wp:wrapSquare wrapText="bothSides"/>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19495" cy="3860165"/>
                    </a:xfrm>
                    <a:prstGeom prst="rect">
                      <a:avLst/>
                    </a:prstGeom>
                  </pic:spPr>
                </pic:pic>
              </a:graphicData>
            </a:graphic>
            <wp14:sizeRelH relativeFrom="page">
              <wp14:pctWidth>0</wp14:pctWidth>
            </wp14:sizeRelH>
            <wp14:sizeRelV relativeFrom="page">
              <wp14:pctHeight>0</wp14:pctHeight>
            </wp14:sizeRelV>
          </wp:anchor>
        </w:drawing>
      </w:r>
      <w:r w:rsidR="00A0381E" w:rsidRPr="00CB0166">
        <w:rPr>
          <w:rFonts w:asciiTheme="majorHAnsi" w:hAnsiTheme="majorHAnsi" w:cstheme="majorHAnsi"/>
        </w:rPr>
        <w:t xml:space="preserve">In </w:t>
      </w:r>
      <w:r w:rsidR="00961583">
        <w:rPr>
          <w:rFonts w:asciiTheme="majorHAnsi" w:hAnsiTheme="majorHAnsi" w:cstheme="majorHAnsi"/>
        </w:rPr>
        <w:t>the “Interface Information” menu,</w:t>
      </w:r>
      <w:r w:rsidR="00E23AD4" w:rsidRPr="00CB0166">
        <w:rPr>
          <w:rFonts w:asciiTheme="majorHAnsi" w:hAnsiTheme="majorHAnsi" w:cstheme="majorHAnsi"/>
        </w:rPr>
        <w:t xml:space="preserve"> user</w:t>
      </w:r>
      <w:r w:rsidR="00961583">
        <w:rPr>
          <w:rFonts w:asciiTheme="majorHAnsi" w:hAnsiTheme="majorHAnsi" w:cstheme="majorHAnsi"/>
        </w:rPr>
        <w:t>s</w:t>
      </w:r>
      <w:r w:rsidR="00E23AD4" w:rsidRPr="00CB0166">
        <w:rPr>
          <w:rFonts w:asciiTheme="majorHAnsi" w:hAnsiTheme="majorHAnsi" w:cstheme="majorHAnsi"/>
        </w:rPr>
        <w:t xml:space="preserve"> can maintain (</w:t>
      </w:r>
      <w:r w:rsidR="00961583">
        <w:rPr>
          <w:rFonts w:asciiTheme="majorHAnsi" w:hAnsiTheme="majorHAnsi" w:cstheme="majorHAnsi"/>
        </w:rPr>
        <w:t>view/update)</w:t>
      </w:r>
      <w:r w:rsidR="00E23AD4" w:rsidRPr="00CB0166">
        <w:rPr>
          <w:rFonts w:asciiTheme="majorHAnsi" w:hAnsiTheme="majorHAnsi" w:cstheme="majorHAnsi"/>
        </w:rPr>
        <w:t xml:space="preserve"> information of </w:t>
      </w:r>
      <w:r w:rsidR="00961583">
        <w:rPr>
          <w:rFonts w:asciiTheme="majorHAnsi" w:hAnsiTheme="majorHAnsi" w:cstheme="majorHAnsi"/>
        </w:rPr>
        <w:t xml:space="preserve">the </w:t>
      </w:r>
      <w:r w:rsidR="003C684B" w:rsidRPr="00CB0166">
        <w:rPr>
          <w:rFonts w:asciiTheme="majorHAnsi" w:hAnsiTheme="majorHAnsi" w:cstheme="majorHAnsi"/>
        </w:rPr>
        <w:t>Terraform</w:t>
      </w:r>
      <w:r w:rsidR="00E23AD4" w:rsidRPr="00CB0166">
        <w:rPr>
          <w:rFonts w:asciiTheme="majorHAnsi" w:hAnsiTheme="majorHAnsi" w:cstheme="majorHAnsi"/>
        </w:rPr>
        <w:t xml:space="preserve"> </w:t>
      </w:r>
      <w:r w:rsidR="00961583">
        <w:rPr>
          <w:rFonts w:asciiTheme="majorHAnsi" w:hAnsiTheme="majorHAnsi" w:cstheme="majorHAnsi"/>
        </w:rPr>
        <w:t xml:space="preserve">linked with the </w:t>
      </w:r>
      <w:r w:rsidR="00E23AD4" w:rsidRPr="00CB0166">
        <w:rPr>
          <w:rFonts w:asciiTheme="majorHAnsi" w:hAnsiTheme="majorHAnsi" w:cstheme="majorHAnsi"/>
        </w:rPr>
        <w:t>ITA system.</w:t>
      </w:r>
      <w:r w:rsidR="00996167" w:rsidRPr="00CB0166">
        <w:rPr>
          <w:rFonts w:asciiTheme="majorHAnsi" w:hAnsiTheme="majorHAnsi" w:cstheme="majorHAnsi"/>
        </w:rPr>
        <w:t xml:space="preserve"> </w:t>
      </w:r>
    </w:p>
    <w:p w14:paraId="7FF80EFF" w14:textId="590B7166" w:rsidR="0051031D" w:rsidRPr="00CB0166" w:rsidRDefault="00A44EDB" w:rsidP="00A13B7F">
      <w:pPr>
        <w:pStyle w:val="aff0"/>
        <w:ind w:left="709"/>
        <w:rPr>
          <w:rFonts w:asciiTheme="majorHAnsi" w:hAnsiTheme="majorHAnsi" w:cstheme="majorHAnsi"/>
          <w:u w:val="single"/>
        </w:rPr>
      </w:pPr>
      <w:r w:rsidRPr="00CB0166">
        <w:rPr>
          <w:rFonts w:asciiTheme="majorHAnsi" w:hAnsiTheme="majorHAnsi" w:cstheme="majorHAnsi"/>
          <w:noProof/>
        </w:rPr>
        <w:t xml:space="preserve"> </w:t>
      </w:r>
    </w:p>
    <w:p w14:paraId="5EDFA809" w14:textId="4DB1A74E" w:rsidR="00E84364" w:rsidRPr="00CB0166" w:rsidRDefault="00A0381E" w:rsidP="00401C1E">
      <w:pPr>
        <w:jc w:val="center"/>
        <w:rPr>
          <w:rFonts w:asciiTheme="majorHAnsi" w:hAnsiTheme="majorHAnsi" w:cstheme="majorHAnsi"/>
          <w:b/>
        </w:rPr>
      </w:pPr>
      <w:r w:rsidRPr="00CB0166">
        <w:rPr>
          <w:rFonts w:asciiTheme="majorHAnsi" w:hAnsiTheme="majorHAnsi" w:cstheme="majorHAnsi"/>
          <w:b/>
        </w:rPr>
        <w:t>Figure</w:t>
      </w:r>
      <w:r w:rsidR="00313569">
        <w:rPr>
          <w:rFonts w:asciiTheme="majorHAnsi" w:hAnsiTheme="majorHAnsi" w:cstheme="majorHAnsi"/>
          <w:b/>
        </w:rPr>
        <w:t xml:space="preserve"> </w:t>
      </w:r>
      <w:r w:rsidR="00313569">
        <w:rPr>
          <w:rFonts w:asciiTheme="majorHAnsi" w:hAnsiTheme="majorHAnsi" w:cstheme="majorHAnsi" w:hint="eastAsia"/>
          <w:b/>
        </w:rPr>
        <w:t>5</w:t>
      </w:r>
      <w:r w:rsidRPr="00CB0166">
        <w:rPr>
          <w:rFonts w:asciiTheme="majorHAnsi" w:hAnsiTheme="majorHAnsi" w:cstheme="majorHAnsi"/>
          <w:b/>
        </w:rPr>
        <w:t>.2.1‒1 Submen</w:t>
      </w:r>
      <w:r w:rsidR="001B5680" w:rsidRPr="00CB0166">
        <w:rPr>
          <w:rFonts w:asciiTheme="majorHAnsi" w:hAnsiTheme="majorHAnsi" w:cstheme="majorHAnsi"/>
          <w:b/>
        </w:rPr>
        <w:t>u s</w:t>
      </w:r>
      <w:r w:rsidR="00EE6FE9" w:rsidRPr="00CB0166">
        <w:rPr>
          <w:rFonts w:asciiTheme="majorHAnsi" w:hAnsiTheme="majorHAnsi" w:cstheme="majorHAnsi"/>
          <w:b/>
        </w:rPr>
        <w:t>creen (Interface I</w:t>
      </w:r>
      <w:r w:rsidRPr="00CB0166">
        <w:rPr>
          <w:rFonts w:asciiTheme="majorHAnsi" w:hAnsiTheme="majorHAnsi" w:cstheme="majorHAnsi"/>
          <w:b/>
        </w:rPr>
        <w:t>nformation)</w:t>
      </w:r>
    </w:p>
    <w:p w14:paraId="37857468" w14:textId="77777777" w:rsidR="00401C1E" w:rsidRPr="00CB0166" w:rsidRDefault="00401C1E" w:rsidP="00401C1E">
      <w:pPr>
        <w:rPr>
          <w:rFonts w:asciiTheme="majorHAnsi" w:hAnsiTheme="majorHAnsi" w:cstheme="majorHAnsi"/>
          <w:b/>
        </w:rPr>
      </w:pPr>
    </w:p>
    <w:p w14:paraId="453E4AD8" w14:textId="19EBEBF1" w:rsidR="00E84364" w:rsidRPr="00CB0166" w:rsidRDefault="00961583" w:rsidP="00592BB6">
      <w:pPr>
        <w:pStyle w:val="aff0"/>
        <w:numPr>
          <w:ilvl w:val="0"/>
          <w:numId w:val="15"/>
        </w:numPr>
        <w:jc w:val="left"/>
        <w:rPr>
          <w:rFonts w:asciiTheme="majorHAnsi" w:hAnsiTheme="majorHAnsi" w:cstheme="majorHAnsi"/>
        </w:rPr>
      </w:pPr>
      <w:r>
        <w:rPr>
          <w:rFonts w:asciiTheme="majorHAnsi" w:hAnsiTheme="majorHAnsi" w:cstheme="majorHAnsi"/>
        </w:rPr>
        <w:t>Click</w:t>
      </w:r>
      <w:r w:rsidR="00592BB6" w:rsidRPr="00CB0166">
        <w:rPr>
          <w:rFonts w:asciiTheme="majorHAnsi" w:hAnsiTheme="majorHAnsi" w:cstheme="majorHAnsi"/>
        </w:rPr>
        <w:t xml:space="preserve"> the "List" </w:t>
      </w:r>
      <w:r>
        <w:rPr>
          <w:rFonts w:asciiTheme="majorHAnsi" w:hAnsiTheme="majorHAnsi" w:cstheme="majorHAnsi"/>
        </w:rPr>
        <w:t>button and then "Update" button to register Interface information.</w:t>
      </w:r>
    </w:p>
    <w:p w14:paraId="75A20A47" w14:textId="6DD2A0BA" w:rsidR="00401C1E" w:rsidRPr="00CB0166" w:rsidRDefault="00961583" w:rsidP="00894770">
      <w:pPr>
        <w:pStyle w:val="aff0"/>
        <w:ind w:left="709"/>
        <w:jc w:val="left"/>
        <w:rPr>
          <w:rFonts w:asciiTheme="majorHAnsi" w:hAnsiTheme="majorHAnsi" w:cstheme="majorHAnsi"/>
        </w:rPr>
      </w:pPr>
      <w:r>
        <w:rPr>
          <w:rFonts w:asciiTheme="majorHAnsi" w:hAnsiTheme="majorHAnsi" w:cstheme="majorHAnsi"/>
        </w:rPr>
        <w:t xml:space="preserve">If </w:t>
      </w:r>
      <w:r w:rsidR="005808BB">
        <w:rPr>
          <w:rFonts w:asciiTheme="majorHAnsi" w:hAnsiTheme="majorHAnsi" w:cstheme="majorHAnsi"/>
        </w:rPr>
        <w:t>an operation is executed without registered interface information or with multiple records registered to it</w:t>
      </w:r>
      <w:r w:rsidR="00645D18" w:rsidRPr="00CB0166">
        <w:rPr>
          <w:rFonts w:asciiTheme="majorHAnsi" w:hAnsiTheme="majorHAnsi" w:cstheme="majorHAnsi"/>
        </w:rPr>
        <w:t xml:space="preserve">, the </w:t>
      </w:r>
      <w:r w:rsidR="005808BB" w:rsidRPr="005808BB">
        <w:rPr>
          <w:rFonts w:asciiTheme="majorHAnsi" w:hAnsiTheme="majorHAnsi" w:cstheme="majorHAnsi"/>
          <w:color w:val="FF0000"/>
        </w:rPr>
        <w:t>operation will meet</w:t>
      </w:r>
      <w:r w:rsidR="00645D18" w:rsidRPr="005808BB">
        <w:rPr>
          <w:rFonts w:asciiTheme="majorHAnsi" w:hAnsiTheme="majorHAnsi" w:cstheme="majorHAnsi"/>
          <w:color w:val="FF0000"/>
        </w:rPr>
        <w:t xml:space="preserve"> an unexpected error</w:t>
      </w:r>
      <w:r w:rsidR="005808BB" w:rsidRPr="005808BB">
        <w:rPr>
          <w:rFonts w:asciiTheme="majorHAnsi" w:hAnsiTheme="majorHAnsi" w:cstheme="majorHAnsi"/>
          <w:color w:val="FF0000"/>
        </w:rPr>
        <w:t xml:space="preserve"> when executed</w:t>
      </w:r>
      <w:r w:rsidR="00645D18" w:rsidRPr="005808BB">
        <w:rPr>
          <w:rFonts w:asciiTheme="majorHAnsi" w:hAnsiTheme="majorHAnsi" w:cstheme="majorHAnsi"/>
          <w:color w:val="FF0000"/>
        </w:rPr>
        <w:t>.</w:t>
      </w:r>
    </w:p>
    <w:p w14:paraId="3C350593" w14:textId="6AFAA061" w:rsidR="00FB38A3" w:rsidRPr="00CB0166" w:rsidRDefault="00CD40A9" w:rsidP="00A13B7F">
      <w:pPr>
        <w:pStyle w:val="aff0"/>
        <w:ind w:left="709"/>
        <w:rPr>
          <w:rFonts w:asciiTheme="majorHAnsi" w:hAnsiTheme="majorHAnsi" w:cstheme="majorHAnsi"/>
        </w:rPr>
      </w:pPr>
      <w:r w:rsidRPr="00CB0166">
        <w:rPr>
          <w:rFonts w:asciiTheme="majorHAnsi" w:hAnsiTheme="majorHAnsi" w:cstheme="majorHAnsi"/>
          <w:noProof/>
        </w:rPr>
        <w:drawing>
          <wp:inline distT="0" distB="0" distL="0" distR="0" wp14:anchorId="2BE79463" wp14:editId="6E346A36">
            <wp:extent cx="5124449" cy="1343025"/>
            <wp:effectExtent l="0" t="0" r="635" b="0"/>
            <wp:docPr id="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18"/>
                    <a:stretch>
                      <a:fillRect/>
                    </a:stretch>
                  </pic:blipFill>
                  <pic:spPr>
                    <a:xfrm>
                      <a:off x="0" y="0"/>
                      <a:ext cx="5124449" cy="1343025"/>
                    </a:xfrm>
                    <a:prstGeom prst="rect">
                      <a:avLst/>
                    </a:prstGeom>
                  </pic:spPr>
                </pic:pic>
              </a:graphicData>
            </a:graphic>
          </wp:inline>
        </w:drawing>
      </w:r>
    </w:p>
    <w:p w14:paraId="40FB7EE6" w14:textId="38135F5E" w:rsidR="00E84364" w:rsidRPr="00CB0166" w:rsidRDefault="00A0381E" w:rsidP="00E84364">
      <w:pPr>
        <w:pStyle w:val="af2"/>
        <w:jc w:val="center"/>
        <w:rPr>
          <w:rFonts w:asciiTheme="majorHAnsi" w:hAnsiTheme="majorHAnsi" w:cstheme="majorHAnsi"/>
        </w:rPr>
      </w:pPr>
      <w:r w:rsidRPr="00CB0166">
        <w:rPr>
          <w:rFonts w:asciiTheme="majorHAnsi" w:hAnsiTheme="majorHAnsi" w:cstheme="majorHAnsi"/>
        </w:rPr>
        <w:t>Figur</w:t>
      </w:r>
      <w:r w:rsidR="00313569">
        <w:rPr>
          <w:rFonts w:asciiTheme="majorHAnsi" w:hAnsiTheme="majorHAnsi" w:cstheme="majorHAnsi"/>
        </w:rPr>
        <w:t>e 5</w:t>
      </w:r>
      <w:r w:rsidR="001B5680" w:rsidRPr="00CB0166">
        <w:rPr>
          <w:rFonts w:asciiTheme="majorHAnsi" w:hAnsiTheme="majorHAnsi" w:cstheme="majorHAnsi"/>
        </w:rPr>
        <w:t>.2.1-2 Registration s</w:t>
      </w:r>
      <w:r w:rsidR="00EE6FE9" w:rsidRPr="00CB0166">
        <w:rPr>
          <w:rFonts w:asciiTheme="majorHAnsi" w:hAnsiTheme="majorHAnsi" w:cstheme="majorHAnsi"/>
        </w:rPr>
        <w:t>creen (Interface I</w:t>
      </w:r>
      <w:r w:rsidRPr="00CB0166">
        <w:rPr>
          <w:rFonts w:asciiTheme="majorHAnsi" w:hAnsiTheme="majorHAnsi" w:cstheme="majorHAnsi"/>
        </w:rPr>
        <w:t>nformation)</w:t>
      </w:r>
    </w:p>
    <w:p w14:paraId="335B970D" w14:textId="401E5BDE" w:rsidR="00723E19" w:rsidRPr="00CB0166" w:rsidRDefault="00723E19" w:rsidP="00E84364">
      <w:pPr>
        <w:rPr>
          <w:rFonts w:asciiTheme="majorHAnsi" w:hAnsiTheme="majorHAnsi" w:cstheme="majorHAnsi"/>
        </w:rPr>
      </w:pPr>
    </w:p>
    <w:p w14:paraId="4EB50C6E" w14:textId="77777777" w:rsidR="00D271B0" w:rsidRPr="00CB0166" w:rsidRDefault="00D271B0">
      <w:pPr>
        <w:widowControl/>
        <w:jc w:val="left"/>
        <w:rPr>
          <w:rFonts w:asciiTheme="majorHAnsi" w:hAnsiTheme="majorHAnsi" w:cstheme="majorHAnsi"/>
        </w:rPr>
      </w:pPr>
      <w:r w:rsidRPr="00CB0166">
        <w:rPr>
          <w:rFonts w:asciiTheme="majorHAnsi" w:hAnsiTheme="majorHAnsi" w:cstheme="majorHAnsi"/>
        </w:rPr>
        <w:br w:type="page"/>
      </w:r>
    </w:p>
    <w:p w14:paraId="595BA46D" w14:textId="19362EFB" w:rsidR="00A13B7F" w:rsidRPr="00CB0166" w:rsidRDefault="002C24BF" w:rsidP="00B46FB2">
      <w:pPr>
        <w:pStyle w:val="aff0"/>
        <w:numPr>
          <w:ilvl w:val="0"/>
          <w:numId w:val="15"/>
        </w:numPr>
        <w:rPr>
          <w:rFonts w:asciiTheme="majorHAnsi" w:hAnsiTheme="majorHAnsi" w:cstheme="majorHAnsi"/>
        </w:rPr>
      </w:pPr>
      <w:r w:rsidRPr="00CB0166">
        <w:rPr>
          <w:rFonts w:asciiTheme="majorHAnsi" w:hAnsiTheme="majorHAnsi" w:cstheme="majorHAnsi"/>
        </w:rPr>
        <w:lastRenderedPageBreak/>
        <w:t>The list of items on the interface information screen is as follows.</w:t>
      </w:r>
    </w:p>
    <w:p w14:paraId="4BFD4197" w14:textId="77777777" w:rsidR="00D271B0" w:rsidRPr="00CB0166" w:rsidRDefault="00D271B0" w:rsidP="00D271B0">
      <w:pPr>
        <w:widowControl/>
        <w:jc w:val="left"/>
        <w:rPr>
          <w:rFonts w:asciiTheme="majorHAnsi" w:hAnsiTheme="majorHAnsi" w:cstheme="majorHAnsi"/>
        </w:rPr>
      </w:pPr>
    </w:p>
    <w:p w14:paraId="4DA8B2CE" w14:textId="45AEC2E4" w:rsidR="00E84364" w:rsidRPr="00CB0166" w:rsidRDefault="002C24BF" w:rsidP="00EF3355">
      <w:pPr>
        <w:widowControl/>
        <w:ind w:firstLineChars="1200" w:firstLine="2530"/>
        <w:jc w:val="left"/>
        <w:rPr>
          <w:rFonts w:asciiTheme="majorHAnsi" w:hAnsiTheme="majorHAnsi" w:cstheme="majorHAnsi"/>
        </w:rPr>
      </w:pPr>
      <w:r w:rsidRPr="00CB0166">
        <w:rPr>
          <w:rFonts w:asciiTheme="majorHAnsi" w:hAnsiTheme="majorHAnsi" w:cstheme="majorHAnsi"/>
          <w:b/>
        </w:rPr>
        <w:t>Table</w:t>
      </w:r>
      <w:r w:rsidR="00313569">
        <w:rPr>
          <w:rFonts w:asciiTheme="majorHAnsi" w:hAnsiTheme="majorHAnsi" w:cstheme="majorHAnsi"/>
          <w:b/>
        </w:rPr>
        <w:t xml:space="preserve"> 5</w:t>
      </w:r>
      <w:r w:rsidR="007A6DA2" w:rsidRPr="00CB0166">
        <w:rPr>
          <w:rFonts w:asciiTheme="majorHAnsi" w:hAnsiTheme="majorHAnsi" w:cstheme="majorHAnsi"/>
          <w:b/>
        </w:rPr>
        <w:t>.2.1-1 I</w:t>
      </w:r>
      <w:r w:rsidR="003C684B" w:rsidRPr="00CB0166">
        <w:rPr>
          <w:rFonts w:asciiTheme="majorHAnsi" w:hAnsiTheme="majorHAnsi" w:cstheme="majorHAnsi"/>
          <w:b/>
        </w:rPr>
        <w:t>te</w:t>
      </w:r>
      <w:r w:rsidRPr="00CB0166">
        <w:rPr>
          <w:rFonts w:asciiTheme="majorHAnsi" w:hAnsiTheme="majorHAnsi" w:cstheme="majorHAnsi"/>
          <w:b/>
        </w:rPr>
        <w:t>m list</w:t>
      </w:r>
      <w:r w:rsidR="00E84364" w:rsidRPr="00CB0166">
        <w:rPr>
          <w:rFonts w:asciiTheme="majorHAnsi" w:hAnsiTheme="majorHAnsi" w:cstheme="majorHAnsi"/>
          <w:b/>
        </w:rPr>
        <w:t>（</w:t>
      </w:r>
      <w:r w:rsidRPr="00CB0166">
        <w:rPr>
          <w:rFonts w:asciiTheme="majorHAnsi" w:hAnsiTheme="majorHAnsi" w:cstheme="majorHAnsi"/>
          <w:b/>
        </w:rPr>
        <w:t>interface information</w:t>
      </w:r>
      <w:r w:rsidR="00E84364" w:rsidRPr="00CB0166">
        <w:rPr>
          <w:rFonts w:asciiTheme="majorHAnsi" w:hAnsiTheme="majorHAnsi" w:cstheme="majorHAnsi"/>
          <w:b/>
        </w:rPr>
        <w:t>）</w:t>
      </w:r>
    </w:p>
    <w:tbl>
      <w:tblPr>
        <w:tblStyle w:val="ab"/>
        <w:tblW w:w="9889" w:type="dxa"/>
        <w:tblLayout w:type="fixed"/>
        <w:tblLook w:val="04A0" w:firstRow="1" w:lastRow="0" w:firstColumn="1" w:lastColumn="0" w:noHBand="0" w:noVBand="1"/>
      </w:tblPr>
      <w:tblGrid>
        <w:gridCol w:w="1980"/>
        <w:gridCol w:w="4224"/>
        <w:gridCol w:w="1021"/>
        <w:gridCol w:w="992"/>
        <w:gridCol w:w="1672"/>
      </w:tblGrid>
      <w:tr w:rsidR="00E84364" w:rsidRPr="00CB0166" w14:paraId="192BE6E9" w14:textId="77777777" w:rsidTr="00907C2A">
        <w:trPr>
          <w:tblHeader/>
        </w:trPr>
        <w:tc>
          <w:tcPr>
            <w:tcW w:w="1980" w:type="dxa"/>
            <w:shd w:val="clear" w:color="auto" w:fill="002B62"/>
          </w:tcPr>
          <w:p w14:paraId="5BE058DC" w14:textId="47F76DE2" w:rsidR="00E84364" w:rsidRPr="00CB0166" w:rsidRDefault="00322B93" w:rsidP="005900EF">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Item</w:t>
            </w:r>
          </w:p>
        </w:tc>
        <w:tc>
          <w:tcPr>
            <w:tcW w:w="4224" w:type="dxa"/>
            <w:shd w:val="clear" w:color="auto" w:fill="002B62"/>
          </w:tcPr>
          <w:p w14:paraId="48BDC976" w14:textId="17102CBC" w:rsidR="00E84364" w:rsidRPr="00CB0166" w:rsidRDefault="00322B93" w:rsidP="005900EF">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Description</w:t>
            </w:r>
          </w:p>
        </w:tc>
        <w:tc>
          <w:tcPr>
            <w:tcW w:w="1021" w:type="dxa"/>
            <w:shd w:val="clear" w:color="auto" w:fill="002B62"/>
          </w:tcPr>
          <w:p w14:paraId="33E69008" w14:textId="50470C29" w:rsidR="00E84364" w:rsidRPr="00CB0166" w:rsidRDefault="00322B93" w:rsidP="005900EF">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Input</w:t>
            </w:r>
          </w:p>
          <w:p w14:paraId="2F30466B" w14:textId="1AEA42F1" w:rsidR="00E84364" w:rsidRPr="00CB0166" w:rsidRDefault="00322B93" w:rsidP="005900EF">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required</w:t>
            </w:r>
          </w:p>
        </w:tc>
        <w:tc>
          <w:tcPr>
            <w:tcW w:w="992" w:type="dxa"/>
            <w:shd w:val="clear" w:color="auto" w:fill="002B62"/>
          </w:tcPr>
          <w:p w14:paraId="6A0A4398" w14:textId="16E18477" w:rsidR="00E84364" w:rsidRPr="00CB0166" w:rsidRDefault="00322B93" w:rsidP="005900EF">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Input</w:t>
            </w:r>
            <w:r w:rsidR="00850734" w:rsidRPr="00CB0166">
              <w:rPr>
                <w:rFonts w:asciiTheme="majorHAnsi" w:hAnsiTheme="majorHAnsi" w:cstheme="majorHAnsi"/>
                <w:b/>
                <w:color w:val="FFFFFF" w:themeColor="background1"/>
                <w:sz w:val="18"/>
                <w:szCs w:val="18"/>
              </w:rPr>
              <w:t xml:space="preserve"> </w:t>
            </w:r>
            <w:r w:rsidRPr="00CB0166">
              <w:rPr>
                <w:rFonts w:asciiTheme="majorHAnsi" w:hAnsiTheme="majorHAnsi" w:cstheme="majorHAnsi"/>
                <w:b/>
                <w:color w:val="FFFFFF" w:themeColor="background1"/>
                <w:sz w:val="18"/>
                <w:szCs w:val="18"/>
              </w:rPr>
              <w:t>type</w:t>
            </w:r>
          </w:p>
        </w:tc>
        <w:tc>
          <w:tcPr>
            <w:tcW w:w="1672" w:type="dxa"/>
            <w:shd w:val="clear" w:color="auto" w:fill="002B62"/>
          </w:tcPr>
          <w:p w14:paraId="26D01E6C" w14:textId="6944C66F" w:rsidR="00E84364" w:rsidRPr="00CB0166" w:rsidRDefault="00322B93" w:rsidP="005900EF">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Restriction</w:t>
            </w:r>
          </w:p>
        </w:tc>
      </w:tr>
      <w:tr w:rsidR="005266BF" w:rsidRPr="00CB0166" w14:paraId="2B93B20A" w14:textId="77777777" w:rsidTr="00907C2A">
        <w:tc>
          <w:tcPr>
            <w:tcW w:w="1980" w:type="dxa"/>
          </w:tcPr>
          <w:p w14:paraId="7D6F6771" w14:textId="4B879D36" w:rsidR="005266BF" w:rsidRPr="00CB0166" w:rsidRDefault="00D42D8F" w:rsidP="005266BF">
            <w:pPr>
              <w:pStyle w:val="aff"/>
              <w:rPr>
                <w:rFonts w:asciiTheme="majorHAnsi" w:hAnsiTheme="majorHAnsi" w:cstheme="majorHAnsi"/>
              </w:rPr>
            </w:pPr>
            <w:r>
              <w:t>Number of parallel executions</w:t>
            </w:r>
          </w:p>
        </w:tc>
        <w:tc>
          <w:tcPr>
            <w:tcW w:w="4224" w:type="dxa"/>
          </w:tcPr>
          <w:p w14:paraId="35E05C80" w14:textId="617435AF" w:rsidR="005266BF" w:rsidRPr="00CB0166" w:rsidRDefault="00D42D8F" w:rsidP="00D42D8F">
            <w:pPr>
              <w:pStyle w:val="aff"/>
              <w:jc w:val="left"/>
              <w:rPr>
                <w:rFonts w:asciiTheme="majorHAnsi" w:hAnsiTheme="majorHAnsi" w:cstheme="majorHAnsi"/>
              </w:rPr>
            </w:pPr>
            <w:r>
              <w:rPr>
                <w:rFonts w:hint="eastAsia"/>
              </w:rPr>
              <w:t>I</w:t>
            </w:r>
            <w:r>
              <w:t>nput the maximum amount of how many Movements (Terraform-CLI) that can be executed at the same time.</w:t>
            </w:r>
            <w:r w:rsidRPr="00CB0166">
              <w:rPr>
                <w:rFonts w:asciiTheme="majorHAnsi" w:hAnsiTheme="majorHAnsi" w:cstheme="majorHAnsi"/>
              </w:rPr>
              <w:t xml:space="preserve"> </w:t>
            </w:r>
          </w:p>
        </w:tc>
        <w:tc>
          <w:tcPr>
            <w:tcW w:w="1021" w:type="dxa"/>
          </w:tcPr>
          <w:p w14:paraId="7B497D7A" w14:textId="3F63E640" w:rsidR="005266BF" w:rsidRPr="00CB0166" w:rsidRDefault="005266BF" w:rsidP="005266BF">
            <w:pPr>
              <w:pStyle w:val="aff"/>
              <w:jc w:val="center"/>
              <w:rPr>
                <w:rFonts w:asciiTheme="majorHAnsi" w:hAnsiTheme="majorHAnsi" w:cstheme="majorHAnsi"/>
                <w:color w:val="000000"/>
                <w:szCs w:val="18"/>
                <w:shd w:val="clear" w:color="auto" w:fill="FFFFFF"/>
              </w:rPr>
            </w:pPr>
            <w:r w:rsidRPr="00CE0420">
              <w:rPr>
                <w:rFonts w:hint="eastAsia"/>
              </w:rPr>
              <w:t>○</w:t>
            </w:r>
          </w:p>
        </w:tc>
        <w:tc>
          <w:tcPr>
            <w:tcW w:w="992" w:type="dxa"/>
          </w:tcPr>
          <w:p w14:paraId="4D5FAF80" w14:textId="4ABD0DC4" w:rsidR="005266BF" w:rsidRPr="00CB0166" w:rsidRDefault="004C4A83" w:rsidP="005266BF">
            <w:pPr>
              <w:pStyle w:val="aff"/>
              <w:rPr>
                <w:rFonts w:asciiTheme="majorHAnsi" w:hAnsiTheme="majorHAnsi" w:cstheme="majorHAnsi"/>
              </w:rPr>
            </w:pPr>
            <w:r>
              <w:rPr>
                <w:rFonts w:hint="eastAsia"/>
              </w:rPr>
              <w:t>M</w:t>
            </w:r>
            <w:r>
              <w:t>anual input</w:t>
            </w:r>
          </w:p>
        </w:tc>
        <w:tc>
          <w:tcPr>
            <w:tcW w:w="1672" w:type="dxa"/>
          </w:tcPr>
          <w:p w14:paraId="6ADC96D7" w14:textId="71A887BC" w:rsidR="005266BF" w:rsidRPr="00CB0166" w:rsidRDefault="005266BF" w:rsidP="005266BF">
            <w:pPr>
              <w:pStyle w:val="aff"/>
              <w:jc w:val="left"/>
              <w:rPr>
                <w:rFonts w:asciiTheme="majorHAnsi" w:hAnsiTheme="majorHAnsi" w:cstheme="majorHAnsi"/>
              </w:rPr>
            </w:pPr>
          </w:p>
        </w:tc>
      </w:tr>
      <w:tr w:rsidR="00362E55" w:rsidRPr="00CB0166" w14:paraId="74B01241" w14:textId="77777777" w:rsidTr="00907C2A">
        <w:tc>
          <w:tcPr>
            <w:tcW w:w="1980" w:type="dxa"/>
          </w:tcPr>
          <w:p w14:paraId="4A99DF0C" w14:textId="7F0C1FE1" w:rsidR="00362E55" w:rsidRPr="00CB0166" w:rsidRDefault="000F5854" w:rsidP="00BC7B0F">
            <w:pPr>
              <w:pStyle w:val="aff"/>
              <w:jc w:val="left"/>
              <w:rPr>
                <w:rFonts w:asciiTheme="majorHAnsi" w:hAnsiTheme="majorHAnsi" w:cstheme="majorHAnsi"/>
              </w:rPr>
            </w:pPr>
            <w:r w:rsidRPr="00CB0166">
              <w:rPr>
                <w:rFonts w:asciiTheme="majorHAnsi" w:hAnsiTheme="majorHAnsi" w:cstheme="majorHAnsi"/>
              </w:rPr>
              <w:t>Condition observation period</w:t>
            </w:r>
            <w:r w:rsidR="00A90D01" w:rsidRPr="00CB0166">
              <w:rPr>
                <w:rFonts w:asciiTheme="majorHAnsi" w:hAnsiTheme="majorHAnsi" w:cstheme="majorHAnsi"/>
              </w:rPr>
              <w:t xml:space="preserve"> (Unit milli</w:t>
            </w:r>
            <w:r w:rsidR="00BC7B0F" w:rsidRPr="00CB0166">
              <w:rPr>
                <w:rFonts w:asciiTheme="majorHAnsi" w:hAnsiTheme="majorHAnsi" w:cstheme="majorHAnsi"/>
              </w:rPr>
              <w:t xml:space="preserve"> </w:t>
            </w:r>
            <w:r w:rsidRPr="00CB0166">
              <w:rPr>
                <w:rFonts w:asciiTheme="majorHAnsi" w:hAnsiTheme="majorHAnsi" w:cstheme="majorHAnsi"/>
              </w:rPr>
              <w:t>second</w:t>
            </w:r>
            <w:r w:rsidR="00A90D01" w:rsidRPr="00CB0166">
              <w:rPr>
                <w:rFonts w:asciiTheme="majorHAnsi" w:hAnsiTheme="majorHAnsi" w:cstheme="majorHAnsi"/>
              </w:rPr>
              <w:t>)</w:t>
            </w:r>
          </w:p>
        </w:tc>
        <w:tc>
          <w:tcPr>
            <w:tcW w:w="4224" w:type="dxa"/>
          </w:tcPr>
          <w:p w14:paraId="0C0E9F3D" w14:textId="7A978D79" w:rsidR="00362E55" w:rsidRPr="00CB0166" w:rsidRDefault="005700DD" w:rsidP="001164B7">
            <w:pPr>
              <w:pStyle w:val="aff"/>
              <w:jc w:val="left"/>
              <w:rPr>
                <w:rFonts w:asciiTheme="majorHAnsi" w:hAnsiTheme="majorHAnsi" w:cstheme="majorHAnsi"/>
              </w:rPr>
            </w:pPr>
            <w:r w:rsidRPr="00CB0166">
              <w:rPr>
                <w:rFonts w:asciiTheme="majorHAnsi" w:hAnsiTheme="majorHAnsi" w:cstheme="majorHAnsi"/>
              </w:rPr>
              <w:t>Enter the refresh space for the log displayed in</w:t>
            </w:r>
            <w:r w:rsidR="00E6525D" w:rsidRPr="00CB0166">
              <w:rPr>
                <w:rFonts w:asciiTheme="majorHAnsi" w:hAnsiTheme="majorHAnsi" w:cstheme="majorHAnsi"/>
              </w:rPr>
              <w:t xml:space="preserve"> </w:t>
            </w:r>
            <w:r w:rsidR="00E6525D" w:rsidRPr="001164B7">
              <w:rPr>
                <w:rFonts w:asciiTheme="majorHAnsi" w:hAnsiTheme="majorHAnsi" w:cstheme="majorHAnsi"/>
                <w:u w:val="single"/>
              </w:rPr>
              <w:t>"</w:t>
            </w:r>
            <w:r w:rsidR="001164B7" w:rsidRPr="001164B7">
              <w:rPr>
                <w:rFonts w:asciiTheme="majorHAnsi" w:hAnsiTheme="majorHAnsi" w:cstheme="majorHAnsi"/>
                <w:u w:val="single"/>
              </w:rPr>
              <w:fldChar w:fldCharType="begin"/>
            </w:r>
            <w:r w:rsidR="001164B7" w:rsidRPr="001164B7">
              <w:rPr>
                <w:rFonts w:asciiTheme="majorHAnsi" w:hAnsiTheme="majorHAnsi" w:cstheme="majorHAnsi"/>
                <w:u w:val="single"/>
              </w:rPr>
              <w:instrText xml:space="preserve"> REF _Ref126571723 \r \h </w:instrText>
            </w:r>
            <w:r w:rsidR="001164B7" w:rsidRPr="001164B7">
              <w:rPr>
                <w:rFonts w:asciiTheme="majorHAnsi" w:hAnsiTheme="majorHAnsi" w:cstheme="majorHAnsi"/>
                <w:u w:val="single"/>
              </w:rPr>
            </w:r>
            <w:r w:rsidR="001164B7">
              <w:rPr>
                <w:rFonts w:asciiTheme="majorHAnsi" w:hAnsiTheme="majorHAnsi" w:cstheme="majorHAnsi"/>
                <w:u w:val="single"/>
              </w:rPr>
              <w:instrText xml:space="preserve"> \* MERGEFORMAT </w:instrText>
            </w:r>
            <w:r w:rsidR="001164B7" w:rsidRPr="001164B7">
              <w:rPr>
                <w:rFonts w:asciiTheme="majorHAnsi" w:hAnsiTheme="majorHAnsi" w:cstheme="majorHAnsi"/>
                <w:u w:val="single"/>
              </w:rPr>
              <w:fldChar w:fldCharType="separate"/>
            </w:r>
            <w:r w:rsidR="00D751A3">
              <w:rPr>
                <w:rFonts w:asciiTheme="majorHAnsi" w:hAnsiTheme="majorHAnsi" w:cstheme="majorHAnsi"/>
                <w:u w:val="single"/>
              </w:rPr>
              <w:t>5.2.10</w:t>
            </w:r>
            <w:r w:rsidR="001164B7" w:rsidRPr="001164B7">
              <w:rPr>
                <w:rFonts w:asciiTheme="majorHAnsi" w:hAnsiTheme="majorHAnsi" w:cstheme="majorHAnsi"/>
                <w:u w:val="single"/>
              </w:rPr>
              <w:fldChar w:fldCharType="end"/>
            </w:r>
            <w:r w:rsidR="001164B7" w:rsidRPr="001164B7">
              <w:rPr>
                <w:rFonts w:asciiTheme="majorHAnsi" w:hAnsiTheme="majorHAnsi" w:cstheme="majorHAnsi"/>
                <w:u w:val="single"/>
              </w:rPr>
              <w:t xml:space="preserve"> </w:t>
            </w:r>
            <w:r w:rsidR="001164B7" w:rsidRPr="001164B7">
              <w:rPr>
                <w:rFonts w:asciiTheme="majorHAnsi" w:hAnsiTheme="majorHAnsi" w:cstheme="majorHAnsi"/>
                <w:u w:val="single"/>
              </w:rPr>
              <w:fldChar w:fldCharType="begin"/>
            </w:r>
            <w:r w:rsidR="001164B7" w:rsidRPr="001164B7">
              <w:rPr>
                <w:rFonts w:asciiTheme="majorHAnsi" w:hAnsiTheme="majorHAnsi" w:cstheme="majorHAnsi"/>
                <w:u w:val="single"/>
              </w:rPr>
              <w:instrText xml:space="preserve"> REF _Ref126571728 \h </w:instrText>
            </w:r>
            <w:r w:rsidR="001164B7" w:rsidRPr="001164B7">
              <w:rPr>
                <w:rFonts w:asciiTheme="majorHAnsi" w:hAnsiTheme="majorHAnsi" w:cstheme="majorHAnsi"/>
                <w:u w:val="single"/>
              </w:rPr>
            </w:r>
            <w:r w:rsidR="001164B7">
              <w:rPr>
                <w:rFonts w:asciiTheme="majorHAnsi" w:hAnsiTheme="majorHAnsi" w:cstheme="majorHAnsi"/>
                <w:u w:val="single"/>
              </w:rPr>
              <w:instrText xml:space="preserve"> \* MERGEFORMAT </w:instrText>
            </w:r>
            <w:r w:rsidR="001164B7" w:rsidRPr="001164B7">
              <w:rPr>
                <w:rFonts w:asciiTheme="majorHAnsi" w:hAnsiTheme="majorHAnsi" w:cstheme="majorHAnsi"/>
                <w:u w:val="single"/>
              </w:rPr>
              <w:fldChar w:fldCharType="separate"/>
            </w:r>
            <w:r w:rsidR="00D751A3" w:rsidRPr="00D751A3">
              <w:rPr>
                <w:rFonts w:cstheme="majorHAnsi"/>
                <w:u w:val="single"/>
              </w:rPr>
              <w:t>Check operation status</w:t>
            </w:r>
            <w:r w:rsidR="001164B7" w:rsidRPr="001164B7">
              <w:rPr>
                <w:rFonts w:asciiTheme="majorHAnsi" w:hAnsiTheme="majorHAnsi" w:cstheme="majorHAnsi"/>
                <w:u w:val="single"/>
              </w:rPr>
              <w:fldChar w:fldCharType="end"/>
            </w:r>
            <w:r w:rsidR="00D23E8A" w:rsidRPr="001164B7">
              <w:rPr>
                <w:rFonts w:asciiTheme="majorHAnsi" w:hAnsiTheme="majorHAnsi" w:cstheme="majorHAnsi"/>
                <w:u w:val="single"/>
              </w:rPr>
              <w:t>"</w:t>
            </w:r>
            <w:r w:rsidR="00D23E8A" w:rsidRPr="00CB0166">
              <w:rPr>
                <w:rFonts w:asciiTheme="majorHAnsi" w:hAnsiTheme="majorHAnsi" w:cstheme="majorHAnsi"/>
              </w:rPr>
              <w:t>. Usally</w:t>
            </w:r>
            <w:r w:rsidR="00485689" w:rsidRPr="00CB0166">
              <w:rPr>
                <w:rFonts w:asciiTheme="majorHAnsi" w:hAnsiTheme="majorHAnsi" w:cstheme="majorHAnsi"/>
              </w:rPr>
              <w:t>, about 3000 milliseconds is the recommended value.</w:t>
            </w:r>
          </w:p>
        </w:tc>
        <w:tc>
          <w:tcPr>
            <w:tcW w:w="1021" w:type="dxa"/>
          </w:tcPr>
          <w:p w14:paraId="27FF8C67" w14:textId="77777777" w:rsidR="00362E55" w:rsidRPr="00CB0166" w:rsidRDefault="00362E55" w:rsidP="00362E55">
            <w:pPr>
              <w:pStyle w:val="aff"/>
              <w:jc w:val="center"/>
              <w:rPr>
                <w:rFonts w:asciiTheme="majorHAnsi" w:hAnsiTheme="majorHAnsi" w:cstheme="majorHAnsi"/>
              </w:rPr>
            </w:pPr>
            <w:r w:rsidRPr="00CB0166">
              <w:rPr>
                <w:rFonts w:asciiTheme="majorHAnsi" w:hAnsiTheme="majorHAnsi" w:cstheme="majorHAnsi"/>
              </w:rPr>
              <w:t>○</w:t>
            </w:r>
          </w:p>
        </w:tc>
        <w:tc>
          <w:tcPr>
            <w:tcW w:w="992" w:type="dxa"/>
          </w:tcPr>
          <w:p w14:paraId="11BA0976" w14:textId="64BDFAF2" w:rsidR="00362E55" w:rsidRPr="00CB0166" w:rsidRDefault="00FA568B" w:rsidP="00362E55">
            <w:pPr>
              <w:pStyle w:val="aff"/>
              <w:rPr>
                <w:rFonts w:asciiTheme="majorHAnsi" w:hAnsiTheme="majorHAnsi" w:cstheme="majorHAnsi"/>
              </w:rPr>
            </w:pPr>
            <w:r w:rsidRPr="00CB0166">
              <w:rPr>
                <w:rFonts w:asciiTheme="majorHAnsi" w:hAnsiTheme="majorHAnsi" w:cstheme="majorHAnsi"/>
              </w:rPr>
              <w:t>Manual</w:t>
            </w:r>
            <w:r w:rsidR="00665593" w:rsidRPr="00CB0166">
              <w:rPr>
                <w:rFonts w:asciiTheme="majorHAnsi" w:hAnsiTheme="majorHAnsi" w:cstheme="majorHAnsi"/>
              </w:rPr>
              <w:t xml:space="preserve"> input</w:t>
            </w:r>
          </w:p>
        </w:tc>
        <w:tc>
          <w:tcPr>
            <w:tcW w:w="1672" w:type="dxa"/>
          </w:tcPr>
          <w:p w14:paraId="2909B6A1" w14:textId="25AB9237" w:rsidR="00362E55" w:rsidRPr="00CB0166" w:rsidRDefault="005C7782" w:rsidP="00665593">
            <w:pPr>
              <w:pStyle w:val="aff"/>
              <w:jc w:val="left"/>
              <w:rPr>
                <w:rFonts w:asciiTheme="majorHAnsi" w:hAnsiTheme="majorHAnsi" w:cstheme="majorHAnsi"/>
              </w:rPr>
            </w:pPr>
            <w:r w:rsidRPr="00CB0166">
              <w:rPr>
                <w:rFonts w:asciiTheme="majorHAnsi" w:hAnsiTheme="majorHAnsi" w:cstheme="majorHAnsi"/>
              </w:rPr>
              <w:t>Minimum value 1000 ms</w:t>
            </w:r>
          </w:p>
        </w:tc>
      </w:tr>
      <w:tr w:rsidR="00362E55" w:rsidRPr="00CB0166" w14:paraId="4D7DB34E" w14:textId="77777777" w:rsidTr="00907C2A">
        <w:tc>
          <w:tcPr>
            <w:tcW w:w="1980" w:type="dxa"/>
          </w:tcPr>
          <w:p w14:paraId="21B94AAA" w14:textId="13A6A8EA" w:rsidR="00362E55" w:rsidRPr="00CB0166" w:rsidRDefault="0082290C" w:rsidP="00680F57">
            <w:pPr>
              <w:pStyle w:val="aff"/>
              <w:jc w:val="left"/>
              <w:rPr>
                <w:rFonts w:asciiTheme="majorHAnsi" w:hAnsiTheme="majorHAnsi" w:cstheme="majorHAnsi"/>
              </w:rPr>
            </w:pPr>
            <w:r w:rsidRPr="00CB0166">
              <w:rPr>
                <w:rFonts w:asciiTheme="majorHAnsi" w:hAnsiTheme="majorHAnsi" w:cstheme="majorHAnsi"/>
              </w:rPr>
              <w:t>Number of lines progress status displayed</w:t>
            </w:r>
          </w:p>
        </w:tc>
        <w:tc>
          <w:tcPr>
            <w:tcW w:w="4224" w:type="dxa"/>
          </w:tcPr>
          <w:p w14:paraId="5C7229C2" w14:textId="414B75E8" w:rsidR="00362E55" w:rsidRPr="00CB0166" w:rsidRDefault="003E04F9" w:rsidP="005808BB">
            <w:pPr>
              <w:pStyle w:val="aff"/>
              <w:jc w:val="left"/>
              <w:rPr>
                <w:rFonts w:asciiTheme="majorHAnsi" w:hAnsiTheme="majorHAnsi" w:cstheme="majorHAnsi"/>
              </w:rPr>
            </w:pPr>
            <w:r w:rsidRPr="00CB0166">
              <w:rPr>
                <w:rFonts w:asciiTheme="majorHAnsi" w:hAnsiTheme="majorHAnsi" w:cstheme="majorHAnsi"/>
              </w:rPr>
              <w:t xml:space="preserve">Enter the maximum number </w:t>
            </w:r>
            <w:r w:rsidR="005808BB">
              <w:rPr>
                <w:rFonts w:asciiTheme="majorHAnsi" w:hAnsiTheme="majorHAnsi" w:cstheme="majorHAnsi"/>
              </w:rPr>
              <w:t>of lines</w:t>
            </w:r>
            <w:r w:rsidR="001A3B88" w:rsidRPr="00CB0166">
              <w:rPr>
                <w:rFonts w:asciiTheme="majorHAnsi" w:hAnsiTheme="majorHAnsi" w:cstheme="majorHAnsi"/>
              </w:rPr>
              <w:t xml:space="preserve"> displayed in the </w:t>
            </w:r>
            <w:r w:rsidRPr="00CB0166">
              <w:rPr>
                <w:rFonts w:asciiTheme="majorHAnsi" w:hAnsiTheme="majorHAnsi" w:cstheme="majorHAnsi"/>
              </w:rPr>
              <w:t xml:space="preserve">progress log and error log in </w:t>
            </w:r>
            <w:r w:rsidR="001164B7" w:rsidRPr="001164B7">
              <w:rPr>
                <w:rFonts w:asciiTheme="majorHAnsi" w:hAnsiTheme="majorHAnsi" w:cstheme="majorHAnsi"/>
                <w:u w:val="single"/>
              </w:rPr>
              <w:t>"</w:t>
            </w:r>
            <w:r w:rsidR="001164B7" w:rsidRPr="001164B7">
              <w:rPr>
                <w:rFonts w:asciiTheme="majorHAnsi" w:hAnsiTheme="majorHAnsi" w:cstheme="majorHAnsi"/>
                <w:u w:val="single"/>
              </w:rPr>
              <w:fldChar w:fldCharType="begin"/>
            </w:r>
            <w:r w:rsidR="001164B7" w:rsidRPr="001164B7">
              <w:rPr>
                <w:rFonts w:asciiTheme="majorHAnsi" w:hAnsiTheme="majorHAnsi" w:cstheme="majorHAnsi"/>
                <w:u w:val="single"/>
              </w:rPr>
              <w:instrText xml:space="preserve"> REF _Ref126571723 \r \h </w:instrText>
            </w:r>
            <w:r w:rsidR="001164B7" w:rsidRPr="001164B7">
              <w:rPr>
                <w:rFonts w:asciiTheme="majorHAnsi" w:hAnsiTheme="majorHAnsi" w:cstheme="majorHAnsi"/>
                <w:u w:val="single"/>
              </w:rPr>
            </w:r>
            <w:r w:rsidR="001164B7">
              <w:rPr>
                <w:rFonts w:asciiTheme="majorHAnsi" w:hAnsiTheme="majorHAnsi" w:cstheme="majorHAnsi"/>
                <w:u w:val="single"/>
              </w:rPr>
              <w:instrText xml:space="preserve"> \* MERGEFORMAT </w:instrText>
            </w:r>
            <w:r w:rsidR="001164B7" w:rsidRPr="001164B7">
              <w:rPr>
                <w:rFonts w:asciiTheme="majorHAnsi" w:hAnsiTheme="majorHAnsi" w:cstheme="majorHAnsi"/>
                <w:u w:val="single"/>
              </w:rPr>
              <w:fldChar w:fldCharType="separate"/>
            </w:r>
            <w:r w:rsidR="00D751A3">
              <w:rPr>
                <w:rFonts w:asciiTheme="majorHAnsi" w:hAnsiTheme="majorHAnsi" w:cstheme="majorHAnsi"/>
                <w:u w:val="single"/>
              </w:rPr>
              <w:t>5.2.10</w:t>
            </w:r>
            <w:r w:rsidR="001164B7" w:rsidRPr="001164B7">
              <w:rPr>
                <w:rFonts w:asciiTheme="majorHAnsi" w:hAnsiTheme="majorHAnsi" w:cstheme="majorHAnsi"/>
                <w:u w:val="single"/>
              </w:rPr>
              <w:fldChar w:fldCharType="end"/>
            </w:r>
            <w:r w:rsidR="001164B7" w:rsidRPr="001164B7">
              <w:rPr>
                <w:rFonts w:asciiTheme="majorHAnsi" w:hAnsiTheme="majorHAnsi" w:cstheme="majorHAnsi"/>
                <w:u w:val="single"/>
              </w:rPr>
              <w:t xml:space="preserve"> </w:t>
            </w:r>
            <w:r w:rsidR="001164B7" w:rsidRPr="001164B7">
              <w:rPr>
                <w:rFonts w:asciiTheme="majorHAnsi" w:hAnsiTheme="majorHAnsi" w:cstheme="majorHAnsi"/>
                <w:u w:val="single"/>
              </w:rPr>
              <w:fldChar w:fldCharType="begin"/>
            </w:r>
            <w:r w:rsidR="001164B7" w:rsidRPr="001164B7">
              <w:rPr>
                <w:rFonts w:asciiTheme="majorHAnsi" w:hAnsiTheme="majorHAnsi" w:cstheme="majorHAnsi"/>
                <w:u w:val="single"/>
              </w:rPr>
              <w:instrText xml:space="preserve"> REF _Ref126571728 \h </w:instrText>
            </w:r>
            <w:r w:rsidR="001164B7" w:rsidRPr="001164B7">
              <w:rPr>
                <w:rFonts w:asciiTheme="majorHAnsi" w:hAnsiTheme="majorHAnsi" w:cstheme="majorHAnsi"/>
                <w:u w:val="single"/>
              </w:rPr>
            </w:r>
            <w:r w:rsidR="001164B7">
              <w:rPr>
                <w:rFonts w:asciiTheme="majorHAnsi" w:hAnsiTheme="majorHAnsi" w:cstheme="majorHAnsi"/>
                <w:u w:val="single"/>
              </w:rPr>
              <w:instrText xml:space="preserve"> \* MERGEFORMAT </w:instrText>
            </w:r>
            <w:r w:rsidR="001164B7" w:rsidRPr="001164B7">
              <w:rPr>
                <w:rFonts w:asciiTheme="majorHAnsi" w:hAnsiTheme="majorHAnsi" w:cstheme="majorHAnsi"/>
                <w:u w:val="single"/>
              </w:rPr>
              <w:fldChar w:fldCharType="separate"/>
            </w:r>
            <w:r w:rsidR="00D751A3" w:rsidRPr="00D751A3">
              <w:rPr>
                <w:rFonts w:cstheme="majorHAnsi"/>
                <w:u w:val="single"/>
              </w:rPr>
              <w:t>Check operation status</w:t>
            </w:r>
            <w:r w:rsidR="001164B7" w:rsidRPr="001164B7">
              <w:rPr>
                <w:rFonts w:asciiTheme="majorHAnsi" w:hAnsiTheme="majorHAnsi" w:cstheme="majorHAnsi"/>
                <w:u w:val="single"/>
              </w:rPr>
              <w:fldChar w:fldCharType="end"/>
            </w:r>
            <w:r w:rsidR="001164B7" w:rsidRPr="001164B7">
              <w:rPr>
                <w:rFonts w:asciiTheme="majorHAnsi" w:hAnsiTheme="majorHAnsi" w:cstheme="majorHAnsi"/>
                <w:u w:val="single"/>
              </w:rPr>
              <w:t>"</w:t>
            </w:r>
            <w:r w:rsidRPr="00CB0166">
              <w:rPr>
                <w:rFonts w:asciiTheme="majorHAnsi" w:hAnsiTheme="majorHAnsi" w:cstheme="majorHAnsi"/>
              </w:rPr>
              <w:t>.</w:t>
            </w:r>
            <w:r w:rsidR="005808BB">
              <w:rPr>
                <w:rFonts w:asciiTheme="majorHAnsi" w:hAnsiTheme="majorHAnsi" w:cstheme="majorHAnsi"/>
              </w:rPr>
              <w:t xml:space="preserve">Recommended value is </w:t>
            </w:r>
            <w:r w:rsidRPr="00CB0166">
              <w:rPr>
                <w:rFonts w:asciiTheme="majorHAnsi" w:hAnsiTheme="majorHAnsi" w:cstheme="majorHAnsi"/>
              </w:rPr>
              <w:t>1000 lines</w:t>
            </w:r>
            <w:r w:rsidR="005808BB">
              <w:rPr>
                <w:rFonts w:asciiTheme="majorHAnsi" w:hAnsiTheme="majorHAnsi" w:cstheme="majorHAnsi"/>
              </w:rPr>
              <w:t>.</w:t>
            </w:r>
          </w:p>
        </w:tc>
        <w:tc>
          <w:tcPr>
            <w:tcW w:w="1021" w:type="dxa"/>
          </w:tcPr>
          <w:p w14:paraId="22B8D4B1" w14:textId="77777777" w:rsidR="00362E55" w:rsidRPr="00CB0166" w:rsidRDefault="00362E55" w:rsidP="00362E55">
            <w:pPr>
              <w:pStyle w:val="aff"/>
              <w:jc w:val="center"/>
              <w:rPr>
                <w:rFonts w:asciiTheme="majorHAnsi" w:hAnsiTheme="majorHAnsi" w:cstheme="majorHAnsi"/>
              </w:rPr>
            </w:pPr>
            <w:r w:rsidRPr="00CB0166">
              <w:rPr>
                <w:rFonts w:asciiTheme="majorHAnsi" w:hAnsiTheme="majorHAnsi" w:cstheme="majorHAnsi"/>
              </w:rPr>
              <w:t>○</w:t>
            </w:r>
          </w:p>
        </w:tc>
        <w:tc>
          <w:tcPr>
            <w:tcW w:w="992" w:type="dxa"/>
          </w:tcPr>
          <w:p w14:paraId="27C43C48" w14:textId="2A5D6A82" w:rsidR="00362E55" w:rsidRPr="00CB0166" w:rsidRDefault="00FA568B" w:rsidP="00362E55">
            <w:pPr>
              <w:pStyle w:val="aff"/>
              <w:rPr>
                <w:rFonts w:asciiTheme="majorHAnsi" w:hAnsiTheme="majorHAnsi" w:cstheme="majorHAnsi"/>
              </w:rPr>
            </w:pPr>
            <w:r w:rsidRPr="00CB0166">
              <w:rPr>
                <w:rFonts w:asciiTheme="majorHAnsi" w:hAnsiTheme="majorHAnsi" w:cstheme="majorHAnsi"/>
              </w:rPr>
              <w:t>Manual</w:t>
            </w:r>
            <w:r w:rsidR="00665593" w:rsidRPr="00CB0166">
              <w:rPr>
                <w:rFonts w:asciiTheme="majorHAnsi" w:hAnsiTheme="majorHAnsi" w:cstheme="majorHAnsi"/>
              </w:rPr>
              <w:t xml:space="preserve"> input</w:t>
            </w:r>
          </w:p>
        </w:tc>
        <w:tc>
          <w:tcPr>
            <w:tcW w:w="1672" w:type="dxa"/>
          </w:tcPr>
          <w:p w14:paraId="2E494F8D" w14:textId="77777777" w:rsidR="00362E55" w:rsidRPr="00CB0166" w:rsidRDefault="00362E55" w:rsidP="00362E55">
            <w:pPr>
              <w:pStyle w:val="aff"/>
              <w:rPr>
                <w:rFonts w:asciiTheme="majorHAnsi" w:hAnsiTheme="majorHAnsi" w:cstheme="majorHAnsi"/>
              </w:rPr>
            </w:pPr>
            <w:r w:rsidRPr="00CB0166">
              <w:rPr>
                <w:rFonts w:asciiTheme="majorHAnsi" w:hAnsiTheme="majorHAnsi" w:cstheme="majorHAnsi"/>
              </w:rPr>
              <w:t>-</w:t>
            </w:r>
          </w:p>
        </w:tc>
      </w:tr>
      <w:tr w:rsidR="001D41C8" w:rsidRPr="00CB0166" w14:paraId="4C45F9F0" w14:textId="77777777" w:rsidTr="00907C2A">
        <w:tc>
          <w:tcPr>
            <w:tcW w:w="1980" w:type="dxa"/>
          </w:tcPr>
          <w:p w14:paraId="5EC30959" w14:textId="738026F4" w:rsidR="001D41C8" w:rsidRPr="00CB0166" w:rsidRDefault="001D41C8" w:rsidP="00362E55">
            <w:pPr>
              <w:pStyle w:val="aff"/>
              <w:rPr>
                <w:rFonts w:asciiTheme="majorHAnsi" w:hAnsiTheme="majorHAnsi" w:cstheme="majorHAnsi"/>
              </w:rPr>
            </w:pPr>
            <w:r w:rsidRPr="00CB0166">
              <w:rPr>
                <w:rFonts w:asciiTheme="majorHAnsi" w:hAnsiTheme="majorHAnsi" w:cstheme="majorHAnsi"/>
              </w:rPr>
              <w:t>NULL link</w:t>
            </w:r>
          </w:p>
        </w:tc>
        <w:tc>
          <w:tcPr>
            <w:tcW w:w="4224" w:type="dxa"/>
          </w:tcPr>
          <w:p w14:paraId="6B017FF7" w14:textId="437CB251" w:rsidR="00FC4D13" w:rsidRPr="00CB0166" w:rsidRDefault="00FC4D13" w:rsidP="002E5281">
            <w:pPr>
              <w:pStyle w:val="aff"/>
              <w:jc w:val="left"/>
              <w:rPr>
                <w:rFonts w:asciiTheme="majorHAnsi" w:hAnsiTheme="majorHAnsi" w:cstheme="majorHAnsi"/>
              </w:rPr>
            </w:pPr>
            <w:r w:rsidRPr="00CB0166">
              <w:rPr>
                <w:rFonts w:asciiTheme="majorHAnsi" w:hAnsiTheme="majorHAnsi" w:cstheme="majorHAnsi"/>
              </w:rPr>
              <w:t>If the specific value of the parameter sheet in t</w:t>
            </w:r>
            <w:r w:rsidR="00656C4E" w:rsidRPr="00CB0166">
              <w:rPr>
                <w:rFonts w:asciiTheme="majorHAnsi" w:hAnsiTheme="majorHAnsi" w:cstheme="majorHAnsi"/>
              </w:rPr>
              <w:t>he "</w:t>
            </w:r>
            <w:r w:rsidR="00BD0DC3" w:rsidRPr="00CB0166">
              <w:rPr>
                <w:rFonts w:asciiTheme="majorHAnsi" w:hAnsiTheme="majorHAnsi" w:cstheme="majorHAnsi"/>
              </w:rPr>
              <w:t xml:space="preserve"> Substitution value auto-registration setting</w:t>
            </w:r>
            <w:r w:rsidR="005808BB">
              <w:rPr>
                <w:rFonts w:asciiTheme="majorHAnsi" w:hAnsiTheme="majorHAnsi" w:cstheme="majorHAnsi"/>
              </w:rPr>
              <w:t>s</w:t>
            </w:r>
            <w:r w:rsidRPr="00CB0166">
              <w:rPr>
                <w:rFonts w:asciiTheme="majorHAnsi" w:hAnsiTheme="majorHAnsi" w:cstheme="majorHAnsi"/>
              </w:rPr>
              <w:t>"</w:t>
            </w:r>
            <w:r w:rsidR="005808BB">
              <w:rPr>
                <w:rFonts w:asciiTheme="majorHAnsi" w:hAnsiTheme="majorHAnsi" w:cstheme="majorHAnsi"/>
              </w:rPr>
              <w:t xml:space="preserve"> menu </w:t>
            </w:r>
            <w:r w:rsidRPr="00CB0166">
              <w:rPr>
                <w:rFonts w:asciiTheme="majorHAnsi" w:hAnsiTheme="majorHAnsi" w:cstheme="majorHAnsi"/>
              </w:rPr>
              <w:t xml:space="preserve"> is NULL(blank), users can set registrations to the list to have the value NULL(blank) or not.</w:t>
            </w:r>
          </w:p>
          <w:p w14:paraId="6BC022AB" w14:textId="70A5C32F" w:rsidR="00583041" w:rsidRPr="00CB0166" w:rsidRDefault="00583041" w:rsidP="002E5281">
            <w:pPr>
              <w:pStyle w:val="aff"/>
              <w:jc w:val="left"/>
              <w:rPr>
                <w:rFonts w:asciiTheme="majorHAnsi" w:hAnsiTheme="majorHAnsi" w:cstheme="majorHAnsi"/>
              </w:rPr>
            </w:pPr>
            <w:r w:rsidRPr="00CB0166">
              <w:rPr>
                <w:rFonts w:asciiTheme="majorHAnsi" w:hAnsiTheme="majorHAnsi" w:cstheme="majorHAnsi"/>
              </w:rPr>
              <w:t>This value is applied when "NULL Link"</w:t>
            </w:r>
            <w:r w:rsidR="00BD0DC3" w:rsidRPr="00CB0166">
              <w:rPr>
                <w:rFonts w:asciiTheme="majorHAnsi" w:hAnsiTheme="majorHAnsi" w:cstheme="majorHAnsi"/>
              </w:rPr>
              <w:t xml:space="preserve"> </w:t>
            </w:r>
            <w:r w:rsidRPr="00CB0166">
              <w:rPr>
                <w:rFonts w:asciiTheme="majorHAnsi" w:hAnsiTheme="majorHAnsi" w:cstheme="majorHAnsi"/>
              </w:rPr>
              <w:t>(In th</w:t>
            </w:r>
            <w:r w:rsidR="002E5281" w:rsidRPr="00CB0166">
              <w:rPr>
                <w:rFonts w:asciiTheme="majorHAnsi" w:hAnsiTheme="majorHAnsi" w:cstheme="majorHAnsi"/>
              </w:rPr>
              <w:t xml:space="preserve">e </w:t>
            </w:r>
            <w:r w:rsidR="00BD0DC3" w:rsidRPr="00CB0166">
              <w:rPr>
                <w:rFonts w:asciiTheme="majorHAnsi" w:hAnsiTheme="majorHAnsi" w:cstheme="majorHAnsi"/>
              </w:rPr>
              <w:t xml:space="preserve">   Substitution value auto-registration setting</w:t>
            </w:r>
            <w:r w:rsidRPr="00CB0166">
              <w:rPr>
                <w:rFonts w:asciiTheme="majorHAnsi" w:hAnsiTheme="majorHAnsi" w:cstheme="majorHAnsi"/>
              </w:rPr>
              <w:t xml:space="preserve"> menu) is blank.</w:t>
            </w:r>
          </w:p>
          <w:p w14:paraId="09054890" w14:textId="57301C72" w:rsidR="001D41C8" w:rsidRPr="00CB0166" w:rsidRDefault="001D41C8" w:rsidP="001D41C8">
            <w:pPr>
              <w:pStyle w:val="aff"/>
              <w:rPr>
                <w:rFonts w:asciiTheme="majorHAnsi" w:hAnsiTheme="majorHAnsi" w:cstheme="majorHAnsi"/>
              </w:rPr>
            </w:pPr>
            <w:r w:rsidRPr="00CB0166">
              <w:rPr>
                <w:rFonts w:asciiTheme="majorHAnsi" w:hAnsiTheme="majorHAnsi" w:cstheme="majorHAnsi"/>
              </w:rPr>
              <w:t xml:space="preserve">・　</w:t>
            </w:r>
            <w:r w:rsidRPr="00CB0166">
              <w:rPr>
                <w:rFonts w:asciiTheme="majorHAnsi" w:hAnsiTheme="majorHAnsi" w:cstheme="majorHAnsi"/>
              </w:rPr>
              <w:t>If "Enable", any value in the parameter sheet is registered in the substitution value list.</w:t>
            </w:r>
          </w:p>
          <w:p w14:paraId="7B4A7D2F" w14:textId="49EF2ACA" w:rsidR="001D41C8" w:rsidRPr="00CB0166" w:rsidRDefault="001D41C8" w:rsidP="001D41C8">
            <w:pPr>
              <w:pStyle w:val="aff"/>
              <w:rPr>
                <w:rFonts w:asciiTheme="majorHAnsi" w:hAnsiTheme="majorHAnsi" w:cstheme="majorHAnsi"/>
              </w:rPr>
            </w:pPr>
            <w:r w:rsidRPr="00CB0166">
              <w:rPr>
                <w:rFonts w:asciiTheme="majorHAnsi" w:hAnsiTheme="majorHAnsi" w:cstheme="majorHAnsi"/>
              </w:rPr>
              <w:t xml:space="preserve">・　</w:t>
            </w:r>
            <w:r w:rsidRPr="00CB0166">
              <w:rPr>
                <w:rFonts w:asciiTheme="majorHAnsi" w:hAnsiTheme="majorHAnsi" w:cstheme="majorHAnsi"/>
              </w:rPr>
              <w:t>If "Disable", the value is registered in the value list only if the parameter sheet contains a value.</w:t>
            </w:r>
          </w:p>
        </w:tc>
        <w:tc>
          <w:tcPr>
            <w:tcW w:w="1021" w:type="dxa"/>
          </w:tcPr>
          <w:p w14:paraId="73B17CD1" w14:textId="1C85C2E4" w:rsidR="001D41C8" w:rsidRPr="00CB0166" w:rsidRDefault="000A24C3" w:rsidP="00362E55">
            <w:pPr>
              <w:pStyle w:val="aff"/>
              <w:jc w:val="center"/>
              <w:rPr>
                <w:rFonts w:asciiTheme="majorHAnsi" w:hAnsiTheme="majorHAnsi" w:cstheme="majorHAnsi"/>
              </w:rPr>
            </w:pPr>
            <w:r w:rsidRPr="00CB0166">
              <w:rPr>
                <w:rFonts w:asciiTheme="majorHAnsi" w:hAnsiTheme="majorHAnsi" w:cstheme="majorHAnsi"/>
              </w:rPr>
              <w:t>○</w:t>
            </w:r>
          </w:p>
        </w:tc>
        <w:tc>
          <w:tcPr>
            <w:tcW w:w="992" w:type="dxa"/>
          </w:tcPr>
          <w:p w14:paraId="7B0E4ACB" w14:textId="68725B5E" w:rsidR="001D41C8" w:rsidRPr="00CB0166" w:rsidRDefault="000A24C3" w:rsidP="00362E55">
            <w:pPr>
              <w:pStyle w:val="aff"/>
              <w:rPr>
                <w:rFonts w:asciiTheme="majorHAnsi" w:hAnsiTheme="majorHAnsi" w:cstheme="majorHAnsi"/>
              </w:rPr>
            </w:pPr>
            <w:r w:rsidRPr="00CB0166">
              <w:rPr>
                <w:rFonts w:asciiTheme="majorHAnsi" w:hAnsiTheme="majorHAnsi" w:cstheme="majorHAnsi"/>
              </w:rPr>
              <w:t>List selection</w:t>
            </w:r>
          </w:p>
        </w:tc>
        <w:tc>
          <w:tcPr>
            <w:tcW w:w="1672" w:type="dxa"/>
          </w:tcPr>
          <w:p w14:paraId="6E584B19" w14:textId="77777777" w:rsidR="001D41C8" w:rsidRPr="00CB0166" w:rsidRDefault="001D41C8" w:rsidP="00362E55">
            <w:pPr>
              <w:pStyle w:val="aff"/>
              <w:rPr>
                <w:rFonts w:asciiTheme="majorHAnsi" w:hAnsiTheme="majorHAnsi" w:cstheme="majorHAnsi"/>
              </w:rPr>
            </w:pPr>
          </w:p>
        </w:tc>
      </w:tr>
      <w:tr w:rsidR="00362E55" w:rsidRPr="00CB0166" w14:paraId="3082929F" w14:textId="77777777" w:rsidTr="00907C2A">
        <w:tc>
          <w:tcPr>
            <w:tcW w:w="1980" w:type="dxa"/>
          </w:tcPr>
          <w:p w14:paraId="6A54A46E" w14:textId="2914B90B" w:rsidR="00362E55" w:rsidRPr="00CB0166" w:rsidRDefault="003E04F9" w:rsidP="00362E55">
            <w:pPr>
              <w:pStyle w:val="aff"/>
              <w:rPr>
                <w:rFonts w:asciiTheme="majorHAnsi" w:hAnsiTheme="majorHAnsi" w:cstheme="majorHAnsi"/>
              </w:rPr>
            </w:pPr>
            <w:r w:rsidRPr="00CB0166">
              <w:rPr>
                <w:rFonts w:asciiTheme="majorHAnsi" w:hAnsiTheme="majorHAnsi" w:cstheme="majorHAnsi"/>
                <w:color w:val="000000"/>
                <w:szCs w:val="18"/>
                <w:shd w:val="clear" w:color="auto" w:fill="FFFFFF"/>
              </w:rPr>
              <w:t>Remarks</w:t>
            </w:r>
          </w:p>
        </w:tc>
        <w:tc>
          <w:tcPr>
            <w:tcW w:w="4224" w:type="dxa"/>
          </w:tcPr>
          <w:p w14:paraId="4C34FBC8" w14:textId="19C64B8E" w:rsidR="00362E55" w:rsidRPr="00CB0166" w:rsidRDefault="003E04F9" w:rsidP="00362E55">
            <w:pPr>
              <w:pStyle w:val="aff"/>
              <w:rPr>
                <w:rFonts w:asciiTheme="majorHAnsi" w:hAnsiTheme="majorHAnsi" w:cstheme="majorHAnsi"/>
              </w:rPr>
            </w:pPr>
            <w:r w:rsidRPr="00CB0166">
              <w:rPr>
                <w:rFonts w:asciiTheme="majorHAnsi" w:hAnsiTheme="majorHAnsi" w:cstheme="majorHAnsi"/>
              </w:rPr>
              <w:t>Free description field.</w:t>
            </w:r>
          </w:p>
        </w:tc>
        <w:tc>
          <w:tcPr>
            <w:tcW w:w="1021" w:type="dxa"/>
          </w:tcPr>
          <w:p w14:paraId="27AC101C" w14:textId="77777777" w:rsidR="00362E55" w:rsidRPr="00CB0166" w:rsidRDefault="00362E55" w:rsidP="00362E55">
            <w:pPr>
              <w:pStyle w:val="aff"/>
              <w:jc w:val="center"/>
              <w:rPr>
                <w:rFonts w:asciiTheme="majorHAnsi" w:hAnsiTheme="majorHAnsi" w:cstheme="majorHAnsi"/>
              </w:rPr>
            </w:pPr>
            <w:r w:rsidRPr="00CB0166">
              <w:rPr>
                <w:rFonts w:asciiTheme="majorHAnsi" w:hAnsiTheme="majorHAnsi" w:cstheme="majorHAnsi"/>
                <w:color w:val="000000"/>
                <w:szCs w:val="18"/>
                <w:shd w:val="clear" w:color="auto" w:fill="FFFFFF"/>
              </w:rPr>
              <w:t>-</w:t>
            </w:r>
          </w:p>
        </w:tc>
        <w:tc>
          <w:tcPr>
            <w:tcW w:w="992" w:type="dxa"/>
          </w:tcPr>
          <w:p w14:paraId="0EF2BD98" w14:textId="0E606E64" w:rsidR="00362E55" w:rsidRPr="00CB0166" w:rsidRDefault="00FA568B" w:rsidP="00362E55">
            <w:pPr>
              <w:pStyle w:val="aff"/>
              <w:rPr>
                <w:rFonts w:asciiTheme="majorHAnsi" w:hAnsiTheme="majorHAnsi" w:cstheme="majorHAnsi"/>
              </w:rPr>
            </w:pPr>
            <w:r w:rsidRPr="00CB0166">
              <w:rPr>
                <w:rFonts w:asciiTheme="majorHAnsi" w:hAnsiTheme="majorHAnsi" w:cstheme="majorHAnsi"/>
              </w:rPr>
              <w:t>Manual</w:t>
            </w:r>
            <w:r w:rsidR="00D06383" w:rsidRPr="00CB0166">
              <w:rPr>
                <w:rFonts w:asciiTheme="majorHAnsi" w:hAnsiTheme="majorHAnsi" w:cstheme="majorHAnsi"/>
              </w:rPr>
              <w:t xml:space="preserve"> input</w:t>
            </w:r>
          </w:p>
        </w:tc>
        <w:tc>
          <w:tcPr>
            <w:tcW w:w="1672" w:type="dxa"/>
          </w:tcPr>
          <w:p w14:paraId="11602545" w14:textId="416B04B2" w:rsidR="00362E55" w:rsidRPr="00CB0166" w:rsidRDefault="005C7782" w:rsidP="0036046E">
            <w:pPr>
              <w:pStyle w:val="aff"/>
              <w:jc w:val="left"/>
              <w:rPr>
                <w:rFonts w:asciiTheme="majorHAnsi" w:hAnsiTheme="majorHAnsi" w:cstheme="majorHAnsi"/>
              </w:rPr>
            </w:pPr>
            <w:r w:rsidRPr="00CB0166">
              <w:rPr>
                <w:rFonts w:asciiTheme="majorHAnsi" w:hAnsiTheme="majorHAnsi" w:cstheme="majorHAnsi"/>
              </w:rPr>
              <w:t>Maximum length 4000 bytes</w:t>
            </w:r>
          </w:p>
        </w:tc>
      </w:tr>
    </w:tbl>
    <w:p w14:paraId="5172F902" w14:textId="77777777" w:rsidR="00CD5178" w:rsidRPr="00CB0166" w:rsidRDefault="00CD5178">
      <w:pPr>
        <w:widowControl/>
        <w:jc w:val="left"/>
        <w:rPr>
          <w:rFonts w:asciiTheme="majorHAnsi" w:hAnsiTheme="majorHAnsi" w:cstheme="majorHAnsi"/>
          <w:sz w:val="18"/>
        </w:rPr>
      </w:pPr>
    </w:p>
    <w:p w14:paraId="51E99256" w14:textId="4F10C56E" w:rsidR="008228C6" w:rsidRPr="00CB0166" w:rsidRDefault="008228C6">
      <w:pPr>
        <w:widowControl/>
        <w:jc w:val="left"/>
        <w:rPr>
          <w:rFonts w:asciiTheme="majorHAnsi" w:hAnsiTheme="majorHAnsi" w:cstheme="majorHAnsi"/>
          <w:sz w:val="18"/>
        </w:rPr>
      </w:pPr>
      <w:r w:rsidRPr="00CB0166">
        <w:rPr>
          <w:rFonts w:asciiTheme="majorHAnsi" w:hAnsiTheme="majorHAnsi" w:cstheme="majorHAnsi"/>
          <w:sz w:val="18"/>
        </w:rPr>
        <w:br w:type="page"/>
      </w:r>
    </w:p>
    <w:p w14:paraId="6CAA061A" w14:textId="0530F4FA" w:rsidR="00CD2545" w:rsidRPr="00CB0166" w:rsidRDefault="00210AFA" w:rsidP="00CD2545">
      <w:pPr>
        <w:pStyle w:val="30"/>
        <w:rPr>
          <w:rFonts w:cstheme="majorHAnsi"/>
        </w:rPr>
      </w:pPr>
      <w:bookmarkStart w:id="718" w:name="_テンプレート管理"/>
      <w:bookmarkStart w:id="719" w:name="Workspaces管理"/>
      <w:bookmarkStart w:id="720" w:name="_Toc105604729"/>
      <w:bookmarkStart w:id="721" w:name="_Ref126570413"/>
      <w:bookmarkStart w:id="722" w:name="_Ref126570420"/>
      <w:bookmarkStart w:id="723" w:name="_Ref126571910"/>
      <w:bookmarkStart w:id="724" w:name="_Ref126571914"/>
      <w:bookmarkStart w:id="725" w:name="_Ref126572813"/>
      <w:bookmarkStart w:id="726" w:name="_Ref126572816"/>
      <w:bookmarkStart w:id="727" w:name="_Toc126763574"/>
      <w:bookmarkEnd w:id="718"/>
      <w:r w:rsidRPr="00CB0166">
        <w:rPr>
          <w:rFonts w:cstheme="majorHAnsi"/>
        </w:rPr>
        <w:lastRenderedPageBreak/>
        <w:t>Workspaces</w:t>
      </w:r>
      <w:bookmarkEnd w:id="719"/>
      <w:r w:rsidR="00965BEC" w:rsidRPr="00CB0166">
        <w:rPr>
          <w:rFonts w:cstheme="majorHAnsi"/>
        </w:rPr>
        <w:t xml:space="preserve"> list</w:t>
      </w:r>
      <w:bookmarkEnd w:id="720"/>
      <w:bookmarkEnd w:id="721"/>
      <w:bookmarkEnd w:id="722"/>
      <w:bookmarkEnd w:id="723"/>
      <w:bookmarkEnd w:id="724"/>
      <w:bookmarkEnd w:id="725"/>
      <w:bookmarkEnd w:id="726"/>
      <w:bookmarkEnd w:id="727"/>
    </w:p>
    <w:p w14:paraId="0888EDE6" w14:textId="6FA6A35F" w:rsidR="00393AAF" w:rsidRDefault="008B65F4" w:rsidP="00D361BF">
      <w:pPr>
        <w:pStyle w:val="aff0"/>
        <w:numPr>
          <w:ilvl w:val="0"/>
          <w:numId w:val="26"/>
        </w:numPr>
        <w:jc w:val="left"/>
        <w:rPr>
          <w:rFonts w:asciiTheme="majorHAnsi" w:hAnsiTheme="majorHAnsi" w:cstheme="majorHAnsi"/>
        </w:rPr>
      </w:pPr>
      <w:r w:rsidRPr="00CB0166">
        <w:rPr>
          <w:rFonts w:asciiTheme="majorHAnsi" w:hAnsiTheme="majorHAnsi" w:cstheme="majorHAnsi"/>
        </w:rPr>
        <w:t>In</w:t>
      </w:r>
      <w:r w:rsidR="00D42D8F">
        <w:rPr>
          <w:rFonts w:asciiTheme="majorHAnsi" w:hAnsiTheme="majorHAnsi" w:cstheme="majorHAnsi"/>
        </w:rPr>
        <w:t xml:space="preserve"> the</w:t>
      </w:r>
      <w:r w:rsidRPr="00CB0166">
        <w:rPr>
          <w:rFonts w:asciiTheme="majorHAnsi" w:hAnsiTheme="majorHAnsi" w:cstheme="majorHAnsi"/>
        </w:rPr>
        <w:t xml:space="preserve"> </w:t>
      </w:r>
      <w:r w:rsidR="007B2FE2" w:rsidRPr="00CB0166">
        <w:rPr>
          <w:rFonts w:asciiTheme="majorHAnsi" w:hAnsiTheme="majorHAnsi" w:cstheme="majorHAnsi"/>
        </w:rPr>
        <w:t>“</w:t>
      </w:r>
      <w:r w:rsidR="00425081" w:rsidRPr="00CB0166">
        <w:rPr>
          <w:rFonts w:asciiTheme="majorHAnsi" w:hAnsiTheme="majorHAnsi" w:cstheme="majorHAnsi"/>
        </w:rPr>
        <w:t xml:space="preserve">Workspaces </w:t>
      </w:r>
      <w:r w:rsidR="007A1772" w:rsidRPr="00CB0166">
        <w:rPr>
          <w:rFonts w:asciiTheme="majorHAnsi" w:hAnsiTheme="majorHAnsi" w:cstheme="majorHAnsi"/>
        </w:rPr>
        <w:t>list</w:t>
      </w:r>
      <w:r w:rsidR="007B2FE2" w:rsidRPr="00CB0166">
        <w:rPr>
          <w:rFonts w:asciiTheme="majorHAnsi" w:hAnsiTheme="majorHAnsi" w:cstheme="majorHAnsi"/>
        </w:rPr>
        <w:t>”</w:t>
      </w:r>
      <w:r w:rsidRPr="00CB0166">
        <w:rPr>
          <w:rFonts w:asciiTheme="majorHAnsi" w:hAnsiTheme="majorHAnsi" w:cstheme="majorHAnsi"/>
        </w:rPr>
        <w:t>,</w:t>
      </w:r>
      <w:r w:rsidR="00D42D8F">
        <w:rPr>
          <w:rFonts w:asciiTheme="majorHAnsi" w:hAnsiTheme="majorHAnsi" w:cstheme="majorHAnsi"/>
        </w:rPr>
        <w:t xml:space="preserve"> users can maintain</w:t>
      </w:r>
      <w:r w:rsidR="00B032BE" w:rsidRPr="00CB0166">
        <w:rPr>
          <w:rFonts w:asciiTheme="majorHAnsi" w:hAnsiTheme="majorHAnsi" w:cstheme="majorHAnsi"/>
        </w:rPr>
        <w:t xml:space="preserve"> (</w:t>
      </w:r>
      <w:r w:rsidR="00D42D8F">
        <w:rPr>
          <w:rFonts w:asciiTheme="majorHAnsi" w:hAnsiTheme="majorHAnsi" w:cstheme="majorHAnsi"/>
        </w:rPr>
        <w:t>view/register</w:t>
      </w:r>
      <w:r w:rsidR="006E3A14" w:rsidRPr="00CB0166">
        <w:rPr>
          <w:rFonts w:asciiTheme="majorHAnsi" w:hAnsiTheme="majorHAnsi" w:cstheme="majorHAnsi"/>
        </w:rPr>
        <w:t>/update</w:t>
      </w:r>
      <w:r w:rsidR="00425081" w:rsidRPr="00CB0166">
        <w:rPr>
          <w:rFonts w:asciiTheme="majorHAnsi" w:hAnsiTheme="majorHAnsi" w:cstheme="majorHAnsi"/>
        </w:rPr>
        <w:t>/</w:t>
      </w:r>
      <w:r w:rsidR="00D42D8F">
        <w:rPr>
          <w:rFonts w:asciiTheme="majorHAnsi" w:hAnsiTheme="majorHAnsi" w:cstheme="majorHAnsi"/>
        </w:rPr>
        <w:t>abolish</w:t>
      </w:r>
      <w:r w:rsidR="00131403">
        <w:rPr>
          <w:rFonts w:asciiTheme="majorHAnsi" w:hAnsiTheme="majorHAnsi" w:cstheme="majorHAnsi"/>
        </w:rPr>
        <w:t>/delete resources</w:t>
      </w:r>
      <w:r w:rsidR="00D42D8F">
        <w:rPr>
          <w:rFonts w:asciiTheme="majorHAnsi" w:hAnsiTheme="majorHAnsi" w:cstheme="majorHAnsi"/>
        </w:rPr>
        <w:t>)</w:t>
      </w:r>
      <w:r w:rsidR="00425081" w:rsidRPr="00CB0166">
        <w:rPr>
          <w:rFonts w:asciiTheme="majorHAnsi" w:hAnsiTheme="majorHAnsi" w:cstheme="majorHAnsi"/>
        </w:rPr>
        <w:t xml:space="preserve"> Workspace</w:t>
      </w:r>
      <w:r w:rsidR="00D42D8F">
        <w:rPr>
          <w:rFonts w:asciiTheme="majorHAnsi" w:hAnsiTheme="majorHAnsi" w:cstheme="majorHAnsi"/>
        </w:rPr>
        <w:t>s used by</w:t>
      </w:r>
      <w:r w:rsidR="00425081" w:rsidRPr="00CB0166">
        <w:rPr>
          <w:rFonts w:asciiTheme="majorHAnsi" w:hAnsiTheme="majorHAnsi" w:cstheme="majorHAnsi"/>
        </w:rPr>
        <w:t xml:space="preserve"> </w:t>
      </w:r>
      <w:r w:rsidR="003C684B" w:rsidRPr="00CB0166">
        <w:rPr>
          <w:rFonts w:asciiTheme="majorHAnsi" w:hAnsiTheme="majorHAnsi" w:cstheme="majorHAnsi"/>
        </w:rPr>
        <w:t>Terraform</w:t>
      </w:r>
      <w:r w:rsidR="00425081" w:rsidRPr="00CB0166">
        <w:rPr>
          <w:rFonts w:asciiTheme="majorHAnsi" w:hAnsiTheme="majorHAnsi" w:cstheme="majorHAnsi"/>
        </w:rPr>
        <w:t>.</w:t>
      </w:r>
    </w:p>
    <w:p w14:paraId="4B5DBC3A" w14:textId="77777777" w:rsidR="00C43B03" w:rsidRDefault="00C43B03" w:rsidP="00C43B03">
      <w:pPr>
        <w:pStyle w:val="aff0"/>
        <w:ind w:left="709"/>
        <w:jc w:val="left"/>
        <w:rPr>
          <w:rFonts w:asciiTheme="majorHAnsi" w:hAnsiTheme="majorHAnsi" w:cstheme="majorHAnsi"/>
        </w:rPr>
      </w:pPr>
      <w:r>
        <w:rPr>
          <w:rFonts w:asciiTheme="majorHAnsi" w:hAnsiTheme="majorHAnsi" w:cstheme="majorHAnsi" w:hint="eastAsia"/>
        </w:rPr>
        <w:t>Workspace</w:t>
      </w:r>
      <w:r>
        <w:rPr>
          <w:rFonts w:asciiTheme="majorHAnsi" w:hAnsiTheme="majorHAnsi" w:cstheme="majorHAnsi"/>
        </w:rPr>
        <w:t>s are used as directories for running Terraform commands.</w:t>
      </w:r>
    </w:p>
    <w:p w14:paraId="6FE48EA8" w14:textId="2FA237AC" w:rsidR="00393AAF" w:rsidRPr="00CB0166" w:rsidRDefault="007C342F" w:rsidP="004B520B">
      <w:pPr>
        <w:pStyle w:val="aff0"/>
        <w:ind w:left="709"/>
        <w:jc w:val="left"/>
        <w:rPr>
          <w:rFonts w:asciiTheme="majorHAnsi" w:hAnsiTheme="majorHAnsi" w:cstheme="majorHAnsi" w:hint="eastAsia"/>
        </w:rPr>
      </w:pPr>
      <w:r w:rsidRPr="00CB0166">
        <w:rPr>
          <w:rFonts w:asciiTheme="majorHAnsi" w:hAnsiTheme="majorHAnsi" w:cstheme="majorHAnsi"/>
          <w:noProof/>
        </w:rPr>
        <mc:AlternateContent>
          <mc:Choice Requires="wps">
            <w:drawing>
              <wp:anchor distT="0" distB="0" distL="114300" distR="114300" simplePos="0" relativeHeight="251736064" behindDoc="0" locked="0" layoutInCell="1" allowOverlap="1" wp14:anchorId="35B29CEC" wp14:editId="50F4FB1A">
                <wp:simplePos x="0" y="0"/>
                <wp:positionH relativeFrom="margin">
                  <wp:posOffset>-25189</wp:posOffset>
                </wp:positionH>
                <wp:positionV relativeFrom="paragraph">
                  <wp:posOffset>1281430</wp:posOffset>
                </wp:positionV>
                <wp:extent cx="778933" cy="228177"/>
                <wp:effectExtent l="0" t="0" r="21590" b="19685"/>
                <wp:wrapNone/>
                <wp:docPr id="234" name="正方形/長方形 234"/>
                <wp:cNvGraphicFramePr/>
                <a:graphic xmlns:a="http://schemas.openxmlformats.org/drawingml/2006/main">
                  <a:graphicData uri="http://schemas.microsoft.com/office/word/2010/wordprocessingShape">
                    <wps:wsp>
                      <wps:cNvSpPr/>
                      <wps:spPr>
                        <a:xfrm>
                          <a:off x="0" y="0"/>
                          <a:ext cx="778933" cy="2281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D091D" id="正方形/長方形 234" o:spid="_x0000_s1026" style="position:absolute;left:0;text-align:left;margin-left:-2pt;margin-top:100.9pt;width:61.35pt;height:17.9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" filled="f" strokecolor="red" strokeweight="2pt">
                <w10:wrap anchorx="margin"/>
              </v:rect>
            </w:pict>
          </mc:Fallback>
        </mc:AlternateContent>
      </w:r>
      <w:r w:rsidR="004B520B">
        <w:rPr>
          <w:noProof/>
        </w:rPr>
        <w:drawing>
          <wp:anchor distT="0" distB="0" distL="114300" distR="114300" simplePos="0" relativeHeight="251602941" behindDoc="0" locked="0" layoutInCell="1" allowOverlap="1" wp14:anchorId="7F13DF64" wp14:editId="47FE3EC3">
            <wp:simplePos x="0" y="0"/>
            <wp:positionH relativeFrom="margin">
              <wp:align>right</wp:align>
            </wp:positionH>
            <wp:positionV relativeFrom="paragraph">
              <wp:posOffset>468630</wp:posOffset>
            </wp:positionV>
            <wp:extent cx="6119495" cy="3830320"/>
            <wp:effectExtent l="0" t="0" r="0" b="0"/>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19495" cy="3830320"/>
                    </a:xfrm>
                    <a:prstGeom prst="rect">
                      <a:avLst/>
                    </a:prstGeom>
                  </pic:spPr>
                </pic:pic>
              </a:graphicData>
            </a:graphic>
            <wp14:sizeRelH relativeFrom="page">
              <wp14:pctWidth>0</wp14:pctWidth>
            </wp14:sizeRelH>
            <wp14:sizeRelV relativeFrom="page">
              <wp14:pctHeight>0</wp14:pctHeight>
            </wp14:sizeRelV>
          </wp:anchor>
        </w:drawing>
      </w:r>
      <w:r w:rsidR="00C43B03" w:rsidRPr="00C43B03">
        <w:t>When running operations on the same Workspace, the state files generated by Terraform are managed on a Workspace-by-Workspace</w:t>
      </w:r>
      <w:r w:rsidR="00C43B03">
        <w:t xml:space="preserve"> </w:t>
      </w:r>
      <w:r w:rsidR="00C43B03" w:rsidRPr="00C43B03">
        <w:t>basis to maintain power equality.</w:t>
      </w:r>
    </w:p>
    <w:p w14:paraId="67157044" w14:textId="7D36645B" w:rsidR="00393AAF" w:rsidRDefault="00232DE9" w:rsidP="00003112">
      <w:pPr>
        <w:jc w:val="center"/>
        <w:rPr>
          <w:rFonts w:asciiTheme="majorHAnsi" w:hAnsiTheme="majorHAnsi" w:cstheme="majorHAnsi"/>
          <w:b/>
        </w:rPr>
      </w:pPr>
      <w:r w:rsidRPr="00CB0166">
        <w:rPr>
          <w:rFonts w:asciiTheme="majorHAnsi" w:hAnsiTheme="majorHAnsi" w:cstheme="majorHAnsi"/>
          <w:b/>
        </w:rPr>
        <w:t>Figure</w:t>
      </w:r>
      <w:r w:rsidR="00393AAF" w:rsidRPr="00CB0166">
        <w:rPr>
          <w:rFonts w:asciiTheme="majorHAnsi" w:hAnsiTheme="majorHAnsi" w:cstheme="majorHAnsi"/>
          <w:b/>
        </w:rPr>
        <w:t xml:space="preserve"> </w:t>
      </w:r>
      <w:r w:rsidR="00C43B03">
        <w:rPr>
          <w:rFonts w:asciiTheme="majorHAnsi" w:hAnsiTheme="majorHAnsi" w:cstheme="majorHAnsi"/>
          <w:b/>
        </w:rPr>
        <w:t>5.2.22-1</w:t>
      </w:r>
      <w:r w:rsidR="001B5680" w:rsidRPr="00CB0166">
        <w:rPr>
          <w:rFonts w:asciiTheme="majorHAnsi" w:hAnsiTheme="majorHAnsi" w:cstheme="majorHAnsi"/>
          <w:b/>
        </w:rPr>
        <w:t xml:space="preserve"> Submenu s</w:t>
      </w:r>
      <w:r w:rsidRPr="00CB0166">
        <w:rPr>
          <w:rFonts w:asciiTheme="majorHAnsi" w:hAnsiTheme="majorHAnsi" w:cstheme="majorHAnsi"/>
          <w:b/>
        </w:rPr>
        <w:t>creen</w:t>
      </w:r>
      <w:r w:rsidR="00393AAF" w:rsidRPr="00CB0166">
        <w:rPr>
          <w:rFonts w:asciiTheme="majorHAnsi" w:hAnsiTheme="majorHAnsi" w:cstheme="majorHAnsi"/>
          <w:b/>
        </w:rPr>
        <w:t>（</w:t>
      </w:r>
      <w:r w:rsidR="00393AAF" w:rsidRPr="00CB0166">
        <w:rPr>
          <w:rFonts w:asciiTheme="majorHAnsi" w:hAnsiTheme="majorHAnsi" w:cstheme="majorHAnsi"/>
          <w:b/>
        </w:rPr>
        <w:t>Workspaces</w:t>
      </w:r>
      <w:r w:rsidRPr="00CB0166">
        <w:rPr>
          <w:rFonts w:asciiTheme="majorHAnsi" w:hAnsiTheme="majorHAnsi" w:cstheme="majorHAnsi"/>
          <w:b/>
        </w:rPr>
        <w:t xml:space="preserve"> list</w:t>
      </w:r>
      <w:r w:rsidR="00393AAF" w:rsidRPr="00CB0166">
        <w:rPr>
          <w:rFonts w:asciiTheme="majorHAnsi" w:hAnsiTheme="majorHAnsi" w:cstheme="majorHAnsi"/>
          <w:b/>
        </w:rPr>
        <w:t>）</w:t>
      </w:r>
    </w:p>
    <w:p w14:paraId="2AB4F923" w14:textId="77777777" w:rsidR="004B520B" w:rsidRPr="00CB0166" w:rsidRDefault="004B520B" w:rsidP="00003112">
      <w:pPr>
        <w:jc w:val="center"/>
        <w:rPr>
          <w:rFonts w:asciiTheme="majorHAnsi" w:hAnsiTheme="majorHAnsi" w:cstheme="majorHAnsi" w:hint="eastAsia"/>
          <w:b/>
        </w:rPr>
      </w:pPr>
    </w:p>
    <w:p w14:paraId="646FDEFB" w14:textId="42CF4F84" w:rsidR="00494577" w:rsidRPr="00DE59ED" w:rsidRDefault="00DE59ED" w:rsidP="00DE59ED">
      <w:pPr>
        <w:pStyle w:val="aff0"/>
        <w:numPr>
          <w:ilvl w:val="0"/>
          <w:numId w:val="26"/>
        </w:numPr>
        <w:jc w:val="left"/>
        <w:rPr>
          <w:rFonts w:asciiTheme="majorHAnsi" w:hAnsiTheme="majorHAnsi" w:cstheme="majorHAnsi" w:hint="eastAsia"/>
        </w:rPr>
      </w:pPr>
      <w:r>
        <w:rPr>
          <w:noProof/>
        </w:rPr>
        <w:drawing>
          <wp:anchor distT="0" distB="0" distL="114300" distR="114300" simplePos="0" relativeHeight="251847680" behindDoc="0" locked="0" layoutInCell="1" allowOverlap="1" wp14:anchorId="622C42E7" wp14:editId="3F85729E">
            <wp:simplePos x="0" y="0"/>
            <wp:positionH relativeFrom="margin">
              <wp:align>right</wp:align>
            </wp:positionH>
            <wp:positionV relativeFrom="paragraph">
              <wp:posOffset>243205</wp:posOffset>
            </wp:positionV>
            <wp:extent cx="6119495" cy="1507490"/>
            <wp:effectExtent l="0" t="0" r="0" b="0"/>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19495" cy="1507490"/>
                    </a:xfrm>
                    <a:prstGeom prst="rect">
                      <a:avLst/>
                    </a:prstGeom>
                  </pic:spPr>
                </pic:pic>
              </a:graphicData>
            </a:graphic>
            <wp14:sizeRelH relativeFrom="page">
              <wp14:pctWidth>0</wp14:pctWidth>
            </wp14:sizeRelH>
            <wp14:sizeRelV relativeFrom="page">
              <wp14:pctHeight>0</wp14:pctHeight>
            </wp14:sizeRelV>
          </wp:anchor>
        </w:drawing>
      </w:r>
      <w:r w:rsidR="00C43B03">
        <w:rPr>
          <w:rFonts w:asciiTheme="majorHAnsi" w:hAnsiTheme="majorHAnsi" w:cstheme="majorHAnsi"/>
        </w:rPr>
        <w:t xml:space="preserve">Click </w:t>
      </w:r>
      <w:r w:rsidR="004C409C" w:rsidRPr="00CB0166">
        <w:rPr>
          <w:rFonts w:asciiTheme="majorHAnsi" w:hAnsiTheme="majorHAnsi" w:cstheme="majorHAnsi"/>
        </w:rPr>
        <w:t xml:space="preserve">the "Register" </w:t>
      </w:r>
      <w:r w:rsidR="00C43B03">
        <w:rPr>
          <w:rFonts w:asciiTheme="majorHAnsi" w:hAnsiTheme="majorHAnsi" w:cstheme="majorHAnsi" w:hint="eastAsia"/>
        </w:rPr>
        <w:t>→</w:t>
      </w:r>
      <w:r w:rsidR="00C43B03">
        <w:rPr>
          <w:rFonts w:asciiTheme="majorHAnsi" w:hAnsiTheme="majorHAnsi" w:cstheme="majorHAnsi"/>
        </w:rPr>
        <w:t xml:space="preserve"> </w:t>
      </w:r>
      <w:r w:rsidR="004C409C" w:rsidRPr="00CB0166">
        <w:rPr>
          <w:rFonts w:asciiTheme="majorHAnsi" w:hAnsiTheme="majorHAnsi" w:cstheme="majorHAnsi"/>
        </w:rPr>
        <w:t xml:space="preserve">"Start registration" button </w:t>
      </w:r>
      <w:r w:rsidR="00C43B03">
        <w:rPr>
          <w:rFonts w:asciiTheme="majorHAnsi" w:hAnsiTheme="majorHAnsi" w:cstheme="majorHAnsi"/>
        </w:rPr>
        <w:t>to register Workspace infornation</w:t>
      </w:r>
      <w:r w:rsidR="004C409C" w:rsidRPr="00CB0166">
        <w:rPr>
          <w:rFonts w:asciiTheme="majorHAnsi" w:hAnsiTheme="majorHAnsi" w:cstheme="majorHAnsi"/>
        </w:rPr>
        <w:t>.</w:t>
      </w:r>
    </w:p>
    <w:p w14:paraId="043D15D4" w14:textId="5F36AF97" w:rsidR="00494577" w:rsidRPr="00CB0166" w:rsidRDefault="007035AF" w:rsidP="00494577">
      <w:pPr>
        <w:pStyle w:val="af2"/>
        <w:jc w:val="center"/>
        <w:rPr>
          <w:rFonts w:asciiTheme="majorHAnsi" w:hAnsiTheme="majorHAnsi" w:cstheme="majorHAnsi"/>
        </w:rPr>
      </w:pPr>
      <w:r w:rsidRPr="00CB0166">
        <w:rPr>
          <w:rFonts w:asciiTheme="majorHAnsi" w:hAnsiTheme="majorHAnsi" w:cstheme="majorHAnsi"/>
        </w:rPr>
        <w:t>Figure</w:t>
      </w:r>
      <w:r w:rsidR="00494577" w:rsidRPr="00CB0166">
        <w:rPr>
          <w:rFonts w:asciiTheme="majorHAnsi" w:hAnsiTheme="majorHAnsi" w:cstheme="majorHAnsi"/>
        </w:rPr>
        <w:t xml:space="preserve"> </w:t>
      </w:r>
      <w:r w:rsidR="00C43B03">
        <w:rPr>
          <w:rFonts w:asciiTheme="majorHAnsi" w:hAnsiTheme="majorHAnsi" w:cstheme="majorHAnsi"/>
        </w:rPr>
        <w:t>5.2.22-2</w:t>
      </w:r>
      <w:r w:rsidR="00494577" w:rsidRPr="00CB0166">
        <w:rPr>
          <w:rFonts w:asciiTheme="majorHAnsi" w:hAnsiTheme="majorHAnsi" w:cstheme="majorHAnsi"/>
        </w:rPr>
        <w:t xml:space="preserve"> </w:t>
      </w:r>
      <w:r w:rsidR="001B5680" w:rsidRPr="00CB0166">
        <w:rPr>
          <w:rFonts w:asciiTheme="majorHAnsi" w:hAnsiTheme="majorHAnsi" w:cstheme="majorHAnsi"/>
        </w:rPr>
        <w:t>Registration s</w:t>
      </w:r>
      <w:r w:rsidRPr="00CB0166">
        <w:rPr>
          <w:rFonts w:asciiTheme="majorHAnsi" w:hAnsiTheme="majorHAnsi" w:cstheme="majorHAnsi"/>
        </w:rPr>
        <w:t>creen</w:t>
      </w:r>
      <w:r w:rsidR="00494577" w:rsidRPr="00CB0166">
        <w:rPr>
          <w:rFonts w:asciiTheme="majorHAnsi" w:hAnsiTheme="majorHAnsi" w:cstheme="majorHAnsi"/>
        </w:rPr>
        <w:t>（</w:t>
      </w:r>
      <w:r w:rsidR="00494577" w:rsidRPr="00CB0166">
        <w:rPr>
          <w:rFonts w:asciiTheme="majorHAnsi" w:hAnsiTheme="majorHAnsi" w:cstheme="majorHAnsi"/>
        </w:rPr>
        <w:t>Workspaces</w:t>
      </w:r>
      <w:r w:rsidRPr="00CB0166">
        <w:rPr>
          <w:rFonts w:asciiTheme="majorHAnsi" w:hAnsiTheme="majorHAnsi" w:cstheme="majorHAnsi"/>
        </w:rPr>
        <w:t xml:space="preserve"> list</w:t>
      </w:r>
      <w:r w:rsidR="00494577" w:rsidRPr="00CB0166">
        <w:rPr>
          <w:rFonts w:asciiTheme="majorHAnsi" w:hAnsiTheme="majorHAnsi" w:cstheme="majorHAnsi"/>
        </w:rPr>
        <w:t>）</w:t>
      </w:r>
    </w:p>
    <w:p w14:paraId="390868C0" w14:textId="77777777" w:rsidR="00494577" w:rsidRPr="00CB0166" w:rsidRDefault="00494577" w:rsidP="00893A0C">
      <w:pPr>
        <w:pStyle w:val="aff0"/>
        <w:rPr>
          <w:rFonts w:asciiTheme="majorHAnsi" w:hAnsiTheme="majorHAnsi" w:cstheme="majorHAnsi"/>
        </w:rPr>
      </w:pPr>
    </w:p>
    <w:p w14:paraId="5757109C" w14:textId="4E68C0AF" w:rsidR="00893A0C" w:rsidRPr="004B520B" w:rsidRDefault="005E2BA4" w:rsidP="004B520B">
      <w:pPr>
        <w:pStyle w:val="aff0"/>
        <w:numPr>
          <w:ilvl w:val="0"/>
          <w:numId w:val="26"/>
        </w:numPr>
        <w:jc w:val="left"/>
        <w:rPr>
          <w:rFonts w:asciiTheme="majorHAnsi" w:hAnsiTheme="majorHAnsi" w:cstheme="majorHAnsi"/>
        </w:rPr>
      </w:pPr>
      <w:r>
        <w:rPr>
          <w:rFonts w:asciiTheme="majorHAnsi" w:hAnsiTheme="majorHAnsi" w:cstheme="majorHAnsi"/>
        </w:rPr>
        <w:t>Clicking the “Delete resources” button deletes (Terraform Destroy) the target Workspace’s resources.</w:t>
      </w:r>
      <w:r w:rsidR="004B520B">
        <w:rPr>
          <w:rFonts w:asciiTheme="majorHAnsi" w:hAnsiTheme="majorHAnsi" w:cstheme="majorHAnsi"/>
        </w:rPr>
        <w:br/>
      </w:r>
      <w:r w:rsidRPr="004B520B">
        <w:rPr>
          <w:rFonts w:asciiTheme="majorHAnsi" w:hAnsiTheme="majorHAnsi" w:cstheme="majorHAnsi"/>
        </w:rPr>
        <w:t>Clicking the “Movement list” button moves the user to the target Workspace</w:t>
      </w:r>
      <w:r w:rsidR="00D754A9" w:rsidRPr="004B520B">
        <w:rPr>
          <w:rFonts w:asciiTheme="majorHAnsi" w:hAnsiTheme="majorHAnsi" w:cstheme="majorHAnsi"/>
        </w:rPr>
        <w:t xml:space="preserve">’s </w:t>
      </w:r>
      <w:r w:rsidR="001164B7" w:rsidRPr="004B520B">
        <w:rPr>
          <w:rFonts w:asciiTheme="majorHAnsi" w:hAnsiTheme="majorHAnsi" w:cstheme="majorHAnsi"/>
          <w:u w:val="single"/>
        </w:rPr>
        <w:t>“</w:t>
      </w:r>
      <w:r w:rsidR="001164B7" w:rsidRPr="004B520B">
        <w:rPr>
          <w:rFonts w:asciiTheme="majorHAnsi" w:hAnsiTheme="majorHAnsi" w:cstheme="majorHAnsi"/>
          <w:u w:val="single"/>
        </w:rPr>
        <w:fldChar w:fldCharType="begin"/>
      </w:r>
      <w:r w:rsidR="001164B7" w:rsidRPr="004B520B">
        <w:rPr>
          <w:rFonts w:asciiTheme="majorHAnsi" w:hAnsiTheme="majorHAnsi" w:cstheme="majorHAnsi"/>
          <w:u w:val="single"/>
        </w:rPr>
        <w:instrText xml:space="preserve"> REF _Ref126571811 \r \h </w:instrText>
      </w:r>
      <w:r w:rsidR="001164B7" w:rsidRPr="001164B7">
        <w:rPr>
          <w:rFonts w:asciiTheme="majorHAnsi" w:hAnsiTheme="majorHAnsi" w:cstheme="majorHAnsi"/>
          <w:u w:val="single"/>
        </w:rPr>
      </w:r>
      <w:r w:rsidR="001164B7" w:rsidRPr="004B520B">
        <w:rPr>
          <w:rFonts w:asciiTheme="majorHAnsi" w:hAnsiTheme="majorHAnsi" w:cstheme="majorHAnsi"/>
          <w:u w:val="single"/>
        </w:rPr>
        <w:instrText xml:space="preserve"> \* MERGEFORMAT </w:instrText>
      </w:r>
      <w:r w:rsidR="001164B7" w:rsidRPr="004B520B">
        <w:rPr>
          <w:rFonts w:asciiTheme="majorHAnsi" w:hAnsiTheme="majorHAnsi" w:cstheme="majorHAnsi"/>
          <w:u w:val="single"/>
        </w:rPr>
        <w:fldChar w:fldCharType="separate"/>
      </w:r>
      <w:r w:rsidR="00D751A3">
        <w:rPr>
          <w:rFonts w:asciiTheme="majorHAnsi" w:hAnsiTheme="majorHAnsi" w:cstheme="majorHAnsi"/>
          <w:u w:val="single"/>
        </w:rPr>
        <w:t>5.2.3</w:t>
      </w:r>
      <w:r w:rsidR="001164B7" w:rsidRPr="004B520B">
        <w:rPr>
          <w:rFonts w:asciiTheme="majorHAnsi" w:hAnsiTheme="majorHAnsi" w:cstheme="majorHAnsi"/>
          <w:u w:val="single"/>
        </w:rPr>
        <w:fldChar w:fldCharType="end"/>
      </w:r>
      <w:r w:rsidR="001164B7" w:rsidRPr="004B520B">
        <w:rPr>
          <w:rFonts w:asciiTheme="majorHAnsi" w:hAnsiTheme="majorHAnsi" w:cstheme="majorHAnsi"/>
          <w:u w:val="single"/>
        </w:rPr>
        <w:t xml:space="preserve"> </w:t>
      </w:r>
      <w:r w:rsidR="001164B7" w:rsidRPr="004B520B">
        <w:rPr>
          <w:rFonts w:asciiTheme="majorHAnsi" w:hAnsiTheme="majorHAnsi" w:cstheme="majorHAnsi"/>
          <w:u w:val="single"/>
        </w:rPr>
        <w:fldChar w:fldCharType="begin"/>
      </w:r>
      <w:r w:rsidR="001164B7" w:rsidRPr="004B520B">
        <w:rPr>
          <w:rFonts w:asciiTheme="majorHAnsi" w:hAnsiTheme="majorHAnsi" w:cstheme="majorHAnsi"/>
          <w:u w:val="single"/>
        </w:rPr>
        <w:instrText xml:space="preserve"> REF _Ref126571815 \h </w:instrText>
      </w:r>
      <w:r w:rsidR="001164B7" w:rsidRPr="001164B7">
        <w:rPr>
          <w:rFonts w:asciiTheme="majorHAnsi" w:hAnsiTheme="majorHAnsi" w:cstheme="majorHAnsi"/>
          <w:u w:val="single"/>
        </w:rPr>
      </w:r>
      <w:r w:rsidR="001164B7" w:rsidRPr="004B520B">
        <w:rPr>
          <w:rFonts w:asciiTheme="majorHAnsi" w:hAnsiTheme="majorHAnsi" w:cstheme="majorHAnsi"/>
          <w:u w:val="single"/>
        </w:rPr>
        <w:instrText xml:space="preserve"> \* MERGEFORMAT </w:instrText>
      </w:r>
      <w:r w:rsidR="001164B7" w:rsidRPr="004B520B">
        <w:rPr>
          <w:rFonts w:asciiTheme="majorHAnsi" w:hAnsiTheme="majorHAnsi" w:cstheme="majorHAnsi"/>
          <w:u w:val="single"/>
        </w:rPr>
        <w:fldChar w:fldCharType="separate"/>
      </w:r>
      <w:r w:rsidR="00D751A3" w:rsidRPr="00D751A3">
        <w:rPr>
          <w:rFonts w:cstheme="majorHAnsi"/>
          <w:szCs w:val="21"/>
          <w:u w:val="single"/>
        </w:rPr>
        <w:t xml:space="preserve">Movement </w:t>
      </w:r>
      <w:r w:rsidR="00D751A3" w:rsidRPr="00D751A3">
        <w:rPr>
          <w:noProof/>
        </w:rPr>
        <w:t>list</w:t>
      </w:r>
      <w:r w:rsidR="001164B7" w:rsidRPr="004B520B">
        <w:rPr>
          <w:rFonts w:asciiTheme="majorHAnsi" w:hAnsiTheme="majorHAnsi" w:cstheme="majorHAnsi"/>
          <w:u w:val="single"/>
        </w:rPr>
        <w:fldChar w:fldCharType="end"/>
      </w:r>
      <w:r w:rsidR="001164B7" w:rsidRPr="004B520B">
        <w:rPr>
          <w:rFonts w:asciiTheme="majorHAnsi" w:hAnsiTheme="majorHAnsi" w:cstheme="majorHAnsi"/>
          <w:u w:val="single"/>
        </w:rPr>
        <w:t>”</w:t>
      </w:r>
      <w:r w:rsidR="004B520B" w:rsidRPr="004B520B">
        <w:rPr>
          <w:noProof/>
        </w:rPr>
        <w:t xml:space="preserve"> </w:t>
      </w:r>
    </w:p>
    <w:p w14:paraId="3A46FD81" w14:textId="5B97EA50" w:rsidR="0044734E" w:rsidRPr="00CB0166" w:rsidRDefault="00F24C1E" w:rsidP="00893A0C">
      <w:pPr>
        <w:pStyle w:val="af2"/>
        <w:jc w:val="center"/>
        <w:rPr>
          <w:rFonts w:asciiTheme="majorHAnsi" w:hAnsiTheme="majorHAnsi" w:cstheme="majorHAnsi"/>
        </w:rPr>
      </w:pPr>
      <w:r w:rsidRPr="00CB0166">
        <w:rPr>
          <w:rFonts w:asciiTheme="majorHAnsi" w:hAnsiTheme="majorHAnsi" w:cstheme="majorHAnsi"/>
        </w:rPr>
        <w:t xml:space="preserve">Figure </w:t>
      </w:r>
      <w:r w:rsidR="00D754A9">
        <w:rPr>
          <w:rFonts w:asciiTheme="majorHAnsi" w:hAnsiTheme="majorHAnsi" w:cstheme="majorHAnsi"/>
        </w:rPr>
        <w:t>5.2.22-3</w:t>
      </w:r>
      <w:r w:rsidRPr="00CB0166">
        <w:rPr>
          <w:rFonts w:asciiTheme="majorHAnsi" w:hAnsiTheme="majorHAnsi" w:cstheme="majorHAnsi"/>
        </w:rPr>
        <w:t xml:space="preserve"> </w:t>
      </w:r>
      <w:r w:rsidR="003C684B" w:rsidRPr="00CB0166">
        <w:rPr>
          <w:rFonts w:asciiTheme="majorHAnsi" w:hAnsiTheme="majorHAnsi" w:cstheme="majorHAnsi"/>
        </w:rPr>
        <w:t>Terraform</w:t>
      </w:r>
      <w:r w:rsidRPr="00CB0166">
        <w:rPr>
          <w:rFonts w:asciiTheme="majorHAnsi" w:hAnsiTheme="majorHAnsi" w:cstheme="majorHAnsi"/>
        </w:rPr>
        <w:t xml:space="preserve"> </w:t>
      </w:r>
      <w:r w:rsidR="00E55EF4" w:rsidRPr="00CB0166">
        <w:rPr>
          <w:rFonts w:asciiTheme="majorHAnsi" w:hAnsiTheme="majorHAnsi" w:cstheme="majorHAnsi"/>
        </w:rPr>
        <w:t>link</w:t>
      </w:r>
      <w:r w:rsidR="00EE6FE9" w:rsidRPr="00CB0166">
        <w:rPr>
          <w:rFonts w:asciiTheme="majorHAnsi" w:hAnsiTheme="majorHAnsi" w:cstheme="majorHAnsi"/>
        </w:rPr>
        <w:t xml:space="preserve"> (Workspaces </w:t>
      </w:r>
      <w:r w:rsidR="007A1772" w:rsidRPr="00CB0166">
        <w:rPr>
          <w:rFonts w:asciiTheme="majorHAnsi" w:hAnsiTheme="majorHAnsi" w:cstheme="majorHAnsi"/>
        </w:rPr>
        <w:t>List</w:t>
      </w:r>
      <w:r w:rsidRPr="00CB0166">
        <w:rPr>
          <w:rFonts w:asciiTheme="majorHAnsi" w:hAnsiTheme="majorHAnsi" w:cstheme="majorHAnsi"/>
        </w:rPr>
        <w:t>)</w:t>
      </w:r>
    </w:p>
    <w:p w14:paraId="5EFFBA06" w14:textId="2D1CB008" w:rsidR="001C117F" w:rsidRPr="00CB0166" w:rsidRDefault="001C117F" w:rsidP="00CD2545">
      <w:pPr>
        <w:widowControl/>
        <w:jc w:val="left"/>
        <w:rPr>
          <w:rFonts w:asciiTheme="majorHAnsi" w:hAnsiTheme="majorHAnsi" w:cstheme="majorHAnsi"/>
        </w:rPr>
      </w:pPr>
    </w:p>
    <w:p w14:paraId="11D43C2E" w14:textId="3360E0AD" w:rsidR="001C117F" w:rsidRPr="00CB0166" w:rsidRDefault="00F24C1E" w:rsidP="00D361BF">
      <w:pPr>
        <w:pStyle w:val="aff0"/>
        <w:widowControl/>
        <w:numPr>
          <w:ilvl w:val="0"/>
          <w:numId w:val="26"/>
        </w:numPr>
        <w:jc w:val="left"/>
        <w:rPr>
          <w:rFonts w:asciiTheme="majorHAnsi" w:hAnsiTheme="majorHAnsi" w:cstheme="majorHAnsi"/>
          <w:szCs w:val="21"/>
        </w:rPr>
      </w:pPr>
      <w:r w:rsidRPr="00CB0166">
        <w:rPr>
          <w:rFonts w:asciiTheme="majorHAnsi" w:hAnsiTheme="majorHAnsi" w:cstheme="majorHAnsi"/>
          <w:szCs w:val="21"/>
        </w:rPr>
        <w:lastRenderedPageBreak/>
        <w:t xml:space="preserve">The </w:t>
      </w:r>
      <w:r w:rsidR="00D754A9">
        <w:rPr>
          <w:rFonts w:asciiTheme="majorHAnsi" w:hAnsiTheme="majorHAnsi" w:cstheme="majorHAnsi"/>
          <w:szCs w:val="21"/>
        </w:rPr>
        <w:t>items in</w:t>
      </w:r>
      <w:r w:rsidRPr="00CB0166">
        <w:rPr>
          <w:rFonts w:asciiTheme="majorHAnsi" w:hAnsiTheme="majorHAnsi" w:cstheme="majorHAnsi"/>
          <w:szCs w:val="21"/>
        </w:rPr>
        <w:t xml:space="preserve"> the Workspaces </w:t>
      </w:r>
      <w:r w:rsidR="007A1772" w:rsidRPr="00CB0166">
        <w:rPr>
          <w:rFonts w:asciiTheme="majorHAnsi" w:hAnsiTheme="majorHAnsi" w:cstheme="majorHAnsi"/>
          <w:szCs w:val="21"/>
        </w:rPr>
        <w:t>list</w:t>
      </w:r>
      <w:r w:rsidRPr="00CB0166">
        <w:rPr>
          <w:rFonts w:asciiTheme="majorHAnsi" w:hAnsiTheme="majorHAnsi" w:cstheme="majorHAnsi"/>
          <w:szCs w:val="21"/>
        </w:rPr>
        <w:t xml:space="preserve"> screen is as follows.</w:t>
      </w:r>
    </w:p>
    <w:p w14:paraId="07F16E3B" w14:textId="77777777" w:rsidR="001C117F" w:rsidRPr="00CB0166" w:rsidRDefault="001C117F" w:rsidP="001C117F">
      <w:pPr>
        <w:pStyle w:val="aff0"/>
        <w:widowControl/>
        <w:jc w:val="left"/>
        <w:rPr>
          <w:rFonts w:asciiTheme="majorHAnsi" w:hAnsiTheme="majorHAnsi" w:cstheme="majorHAnsi"/>
          <w:szCs w:val="21"/>
        </w:rPr>
      </w:pPr>
    </w:p>
    <w:p w14:paraId="67FE3A4D" w14:textId="3A99710C" w:rsidR="001C117F" w:rsidRPr="00CB0166" w:rsidRDefault="00F24C1E" w:rsidP="001C117F">
      <w:pPr>
        <w:pStyle w:val="aff0"/>
        <w:widowControl/>
        <w:ind w:left="709"/>
        <w:jc w:val="center"/>
        <w:rPr>
          <w:rFonts w:asciiTheme="majorHAnsi" w:hAnsiTheme="majorHAnsi" w:cstheme="majorHAnsi"/>
          <w:b/>
        </w:rPr>
      </w:pPr>
      <w:r w:rsidRPr="00CB0166">
        <w:rPr>
          <w:rFonts w:asciiTheme="majorHAnsi" w:hAnsiTheme="majorHAnsi" w:cstheme="majorHAnsi"/>
          <w:b/>
        </w:rPr>
        <w:t>Table</w:t>
      </w:r>
      <w:r w:rsidR="00CD2545" w:rsidRPr="00CB0166">
        <w:rPr>
          <w:rFonts w:asciiTheme="majorHAnsi" w:hAnsiTheme="majorHAnsi" w:cstheme="majorHAnsi"/>
          <w:b/>
        </w:rPr>
        <w:t xml:space="preserve"> </w:t>
      </w:r>
      <w:r w:rsidR="00B06312">
        <w:rPr>
          <w:rFonts w:asciiTheme="majorHAnsi" w:hAnsiTheme="majorHAnsi" w:cstheme="majorHAnsi"/>
          <w:b/>
        </w:rPr>
        <w:t>5.2.22</w:t>
      </w:r>
      <w:r w:rsidR="00945680" w:rsidRPr="00CB0166">
        <w:rPr>
          <w:rFonts w:asciiTheme="majorHAnsi" w:hAnsiTheme="majorHAnsi" w:cstheme="majorHAnsi"/>
          <w:b/>
        </w:rPr>
        <w:t>-1</w:t>
      </w:r>
      <w:r w:rsidRPr="00CB0166">
        <w:rPr>
          <w:rFonts w:asciiTheme="majorHAnsi" w:hAnsiTheme="majorHAnsi" w:cstheme="majorHAnsi"/>
          <w:b/>
        </w:rPr>
        <w:t xml:space="preserve"> item list</w:t>
      </w:r>
      <w:r w:rsidR="001C117F" w:rsidRPr="00CB0166">
        <w:rPr>
          <w:rFonts w:asciiTheme="majorHAnsi" w:hAnsiTheme="majorHAnsi" w:cstheme="majorHAnsi"/>
          <w:b/>
        </w:rPr>
        <w:t>（</w:t>
      </w:r>
      <w:r w:rsidR="001C117F" w:rsidRPr="00CB0166">
        <w:rPr>
          <w:rFonts w:asciiTheme="majorHAnsi" w:hAnsiTheme="majorHAnsi" w:cstheme="majorHAnsi"/>
          <w:b/>
        </w:rPr>
        <w:t>Workspaces</w:t>
      </w:r>
      <w:r w:rsidRPr="00CB0166">
        <w:rPr>
          <w:rFonts w:asciiTheme="majorHAnsi" w:hAnsiTheme="majorHAnsi" w:cstheme="majorHAnsi"/>
          <w:b/>
        </w:rPr>
        <w:t xml:space="preserve"> list</w:t>
      </w:r>
      <w:r w:rsidR="00CD2545" w:rsidRPr="00CB0166">
        <w:rPr>
          <w:rFonts w:asciiTheme="majorHAnsi" w:hAnsiTheme="majorHAnsi" w:cstheme="majorHAnsi"/>
          <w:b/>
        </w:rPr>
        <w:t>）</w:t>
      </w:r>
    </w:p>
    <w:tbl>
      <w:tblPr>
        <w:tblStyle w:val="ab"/>
        <w:tblW w:w="9889" w:type="dxa"/>
        <w:tblLayout w:type="fixed"/>
        <w:tblLook w:val="04A0" w:firstRow="1" w:lastRow="0" w:firstColumn="1" w:lastColumn="0" w:noHBand="0" w:noVBand="1"/>
      </w:tblPr>
      <w:tblGrid>
        <w:gridCol w:w="2405"/>
        <w:gridCol w:w="3799"/>
        <w:gridCol w:w="1021"/>
        <w:gridCol w:w="992"/>
        <w:gridCol w:w="1672"/>
      </w:tblGrid>
      <w:tr w:rsidR="001C117F" w:rsidRPr="00CB0166" w14:paraId="3E1669A1" w14:textId="77777777" w:rsidTr="00374E17">
        <w:tc>
          <w:tcPr>
            <w:tcW w:w="2405" w:type="dxa"/>
            <w:shd w:val="clear" w:color="auto" w:fill="002B62"/>
          </w:tcPr>
          <w:p w14:paraId="4ADD89F8" w14:textId="2EA11468" w:rsidR="001C117F" w:rsidRPr="00CB0166" w:rsidRDefault="002521CA" w:rsidP="00B41B15">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Item</w:t>
            </w:r>
          </w:p>
        </w:tc>
        <w:tc>
          <w:tcPr>
            <w:tcW w:w="3799" w:type="dxa"/>
            <w:shd w:val="clear" w:color="auto" w:fill="002B62"/>
          </w:tcPr>
          <w:p w14:paraId="3002D0A7" w14:textId="628E2246" w:rsidR="001C117F" w:rsidRPr="00CB0166" w:rsidRDefault="002521CA" w:rsidP="00B41B15">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Description</w:t>
            </w:r>
          </w:p>
        </w:tc>
        <w:tc>
          <w:tcPr>
            <w:tcW w:w="1021" w:type="dxa"/>
            <w:shd w:val="clear" w:color="auto" w:fill="002B62"/>
          </w:tcPr>
          <w:p w14:paraId="0A025E45" w14:textId="4FEFA0D2" w:rsidR="001C117F" w:rsidRPr="00CB0166" w:rsidRDefault="002521CA" w:rsidP="002521CA">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Input required</w:t>
            </w:r>
          </w:p>
        </w:tc>
        <w:tc>
          <w:tcPr>
            <w:tcW w:w="992" w:type="dxa"/>
            <w:shd w:val="clear" w:color="auto" w:fill="002B62"/>
          </w:tcPr>
          <w:p w14:paraId="17E72528" w14:textId="4E43FD2C" w:rsidR="001C117F" w:rsidRPr="00CB0166" w:rsidRDefault="002521CA" w:rsidP="00B41B15">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Input type</w:t>
            </w:r>
          </w:p>
        </w:tc>
        <w:tc>
          <w:tcPr>
            <w:tcW w:w="1672" w:type="dxa"/>
            <w:shd w:val="clear" w:color="auto" w:fill="002B62"/>
          </w:tcPr>
          <w:p w14:paraId="198929D4" w14:textId="1961D795" w:rsidR="001C117F" w:rsidRPr="00CB0166" w:rsidRDefault="002521CA" w:rsidP="00B41B15">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Restriction</w:t>
            </w:r>
          </w:p>
        </w:tc>
      </w:tr>
      <w:tr w:rsidR="0044734E" w:rsidRPr="00CB0166" w14:paraId="753B455A" w14:textId="77777777" w:rsidTr="00374E17">
        <w:tc>
          <w:tcPr>
            <w:tcW w:w="2405" w:type="dxa"/>
          </w:tcPr>
          <w:p w14:paraId="6FE27510" w14:textId="56C55E6F" w:rsidR="0044734E" w:rsidRPr="00CB0166" w:rsidRDefault="0044734E" w:rsidP="00B41B15">
            <w:pPr>
              <w:pStyle w:val="aff"/>
              <w:rPr>
                <w:rFonts w:asciiTheme="majorHAnsi" w:hAnsiTheme="majorHAnsi" w:cstheme="majorHAnsi"/>
              </w:rPr>
            </w:pPr>
            <w:r w:rsidRPr="00CB0166">
              <w:rPr>
                <w:rFonts w:asciiTheme="majorHAnsi" w:hAnsiTheme="majorHAnsi" w:cstheme="majorHAnsi"/>
              </w:rPr>
              <w:t>Workspace Name</w:t>
            </w:r>
          </w:p>
        </w:tc>
        <w:tc>
          <w:tcPr>
            <w:tcW w:w="3799" w:type="dxa"/>
          </w:tcPr>
          <w:p w14:paraId="5C1A2431" w14:textId="1A415635" w:rsidR="00793694" w:rsidRPr="00CB0166" w:rsidRDefault="00793694" w:rsidP="00793694">
            <w:pPr>
              <w:pStyle w:val="aff"/>
              <w:jc w:val="left"/>
              <w:rPr>
                <w:rFonts w:asciiTheme="majorHAnsi" w:hAnsiTheme="majorHAnsi" w:cstheme="majorHAnsi"/>
              </w:rPr>
            </w:pPr>
            <w:r w:rsidRPr="00CB0166">
              <w:rPr>
                <w:rFonts w:asciiTheme="majorHAnsi" w:hAnsiTheme="majorHAnsi" w:cstheme="majorHAnsi"/>
              </w:rPr>
              <w:t>Enter the name of the Workspace name.</w:t>
            </w:r>
          </w:p>
          <w:p w14:paraId="5DB1C898" w14:textId="71EB59A5" w:rsidR="0044734E" w:rsidRPr="00CB0166" w:rsidRDefault="00793694" w:rsidP="00793694">
            <w:pPr>
              <w:pStyle w:val="aff"/>
              <w:jc w:val="left"/>
              <w:rPr>
                <w:rFonts w:asciiTheme="majorHAnsi" w:hAnsiTheme="majorHAnsi" w:cstheme="majorHAnsi"/>
              </w:rPr>
            </w:pPr>
            <w:r w:rsidRPr="00CB0166">
              <w:rPr>
                <w:rFonts w:asciiTheme="majorHAnsi" w:hAnsiTheme="majorHAnsi" w:cstheme="majorHAnsi"/>
              </w:rPr>
              <w:t>Alphanumeric characters and symbols (_ ,-) only (underbars and hyphens) are available.</w:t>
            </w:r>
          </w:p>
        </w:tc>
        <w:tc>
          <w:tcPr>
            <w:tcW w:w="1021" w:type="dxa"/>
          </w:tcPr>
          <w:p w14:paraId="08694AB6" w14:textId="079EF387" w:rsidR="0044734E" w:rsidRPr="00CB0166" w:rsidRDefault="0044734E" w:rsidP="00B41B15">
            <w:pPr>
              <w:pStyle w:val="aff"/>
              <w:jc w:val="center"/>
              <w:rPr>
                <w:rFonts w:asciiTheme="majorHAnsi" w:hAnsiTheme="majorHAnsi" w:cstheme="majorHAnsi"/>
              </w:rPr>
            </w:pPr>
            <w:r w:rsidRPr="00CB0166">
              <w:rPr>
                <w:rFonts w:asciiTheme="majorHAnsi" w:hAnsiTheme="majorHAnsi" w:cstheme="majorHAnsi"/>
              </w:rPr>
              <w:t>○</w:t>
            </w:r>
          </w:p>
        </w:tc>
        <w:tc>
          <w:tcPr>
            <w:tcW w:w="992" w:type="dxa"/>
          </w:tcPr>
          <w:p w14:paraId="4A63D347" w14:textId="5B5EC328" w:rsidR="0044734E" w:rsidRPr="00CB0166" w:rsidRDefault="00FA568B" w:rsidP="00B41B15">
            <w:pPr>
              <w:pStyle w:val="aff"/>
              <w:rPr>
                <w:rFonts w:asciiTheme="majorHAnsi" w:hAnsiTheme="majorHAnsi" w:cstheme="majorHAnsi"/>
              </w:rPr>
            </w:pPr>
            <w:r w:rsidRPr="00CB0166">
              <w:rPr>
                <w:rFonts w:asciiTheme="majorHAnsi" w:hAnsiTheme="majorHAnsi" w:cstheme="majorHAnsi"/>
              </w:rPr>
              <w:t>Manual</w:t>
            </w:r>
            <w:r w:rsidR="00052A2E" w:rsidRPr="00CB0166">
              <w:rPr>
                <w:rFonts w:asciiTheme="majorHAnsi" w:hAnsiTheme="majorHAnsi" w:cstheme="majorHAnsi"/>
              </w:rPr>
              <w:t xml:space="preserve"> input</w:t>
            </w:r>
          </w:p>
        </w:tc>
        <w:tc>
          <w:tcPr>
            <w:tcW w:w="1672" w:type="dxa"/>
          </w:tcPr>
          <w:p w14:paraId="72AD163E" w14:textId="59B654E0" w:rsidR="0044734E" w:rsidRPr="00CB0166" w:rsidRDefault="000277F5" w:rsidP="00B41B15">
            <w:pPr>
              <w:pStyle w:val="aff"/>
              <w:rPr>
                <w:rFonts w:asciiTheme="majorHAnsi" w:hAnsiTheme="majorHAnsi" w:cstheme="majorHAnsi"/>
              </w:rPr>
            </w:pPr>
            <w:r w:rsidRPr="00CB0166">
              <w:rPr>
                <w:rFonts w:asciiTheme="majorHAnsi" w:hAnsiTheme="majorHAnsi" w:cstheme="majorHAnsi"/>
              </w:rPr>
              <w:t>Maximum length 90 bytes</w:t>
            </w:r>
          </w:p>
        </w:tc>
      </w:tr>
      <w:tr w:rsidR="00B06312" w:rsidRPr="00CB0166" w14:paraId="4975A33A" w14:textId="77777777" w:rsidTr="00374E17">
        <w:tc>
          <w:tcPr>
            <w:tcW w:w="2405" w:type="dxa"/>
          </w:tcPr>
          <w:p w14:paraId="4EFB8ED2" w14:textId="0C776033" w:rsidR="00B06312" w:rsidRPr="00CB0166" w:rsidRDefault="00B06312" w:rsidP="00B06312">
            <w:pPr>
              <w:pStyle w:val="aff"/>
              <w:rPr>
                <w:rFonts w:asciiTheme="majorHAnsi" w:hAnsiTheme="majorHAnsi" w:cstheme="majorHAnsi"/>
              </w:rPr>
            </w:pPr>
            <w:r>
              <w:rPr>
                <w:rFonts w:asciiTheme="majorHAnsi" w:hAnsiTheme="majorHAnsi" w:cstheme="majorHAnsi"/>
              </w:rPr>
              <w:t>Delete Resources</w:t>
            </w:r>
          </w:p>
        </w:tc>
        <w:tc>
          <w:tcPr>
            <w:tcW w:w="3799" w:type="dxa"/>
          </w:tcPr>
          <w:p w14:paraId="23A2F05F" w14:textId="090A0012" w:rsidR="00B06312" w:rsidRPr="00CB0166" w:rsidRDefault="00B06312" w:rsidP="00B06312">
            <w:pPr>
              <w:pStyle w:val="aff"/>
              <w:jc w:val="left"/>
              <w:rPr>
                <w:rFonts w:asciiTheme="majorHAnsi" w:hAnsiTheme="majorHAnsi" w:cstheme="majorHAnsi"/>
              </w:rPr>
            </w:pPr>
            <w:r>
              <w:rPr>
                <w:rFonts w:asciiTheme="majorHAnsi" w:hAnsiTheme="majorHAnsi" w:cstheme="majorHAnsi"/>
              </w:rPr>
              <w:t>This button deletes the target Workspace’s configurated/managed resources.Clicking the button will display a dialog box asking the user to confirm. Pressin</w:t>
            </w:r>
            <w:r w:rsidR="001164B7">
              <w:rPr>
                <w:rFonts w:asciiTheme="majorHAnsi" w:hAnsiTheme="majorHAnsi" w:cstheme="majorHAnsi"/>
              </w:rPr>
              <w:t>g “OK” will move the user to</w:t>
            </w:r>
            <w:r w:rsidR="001164B7" w:rsidRPr="001164B7">
              <w:rPr>
                <w:rFonts w:asciiTheme="majorHAnsi" w:hAnsiTheme="majorHAnsi" w:cstheme="majorHAnsi"/>
                <w:u w:val="single"/>
              </w:rPr>
              <w:t xml:space="preserve"> “</w:t>
            </w:r>
            <w:r w:rsidR="001164B7" w:rsidRPr="001164B7">
              <w:rPr>
                <w:rFonts w:asciiTheme="majorHAnsi" w:hAnsiTheme="majorHAnsi" w:cstheme="majorHAnsi"/>
                <w:u w:val="single"/>
              </w:rPr>
              <w:fldChar w:fldCharType="begin"/>
            </w:r>
            <w:r w:rsidR="001164B7" w:rsidRPr="001164B7">
              <w:rPr>
                <w:rFonts w:asciiTheme="majorHAnsi" w:hAnsiTheme="majorHAnsi" w:cstheme="majorHAnsi"/>
                <w:u w:val="single"/>
              </w:rPr>
              <w:instrText xml:space="preserve"> REF _Ref126571857 \r \h </w:instrText>
            </w:r>
            <w:r w:rsidR="001164B7" w:rsidRPr="001164B7">
              <w:rPr>
                <w:rFonts w:asciiTheme="majorHAnsi" w:hAnsiTheme="majorHAnsi" w:cstheme="majorHAnsi"/>
                <w:u w:val="single"/>
              </w:rPr>
            </w:r>
            <w:r w:rsidR="001164B7">
              <w:rPr>
                <w:rFonts w:asciiTheme="majorHAnsi" w:hAnsiTheme="majorHAnsi" w:cstheme="majorHAnsi"/>
                <w:u w:val="single"/>
              </w:rPr>
              <w:instrText xml:space="preserve"> \* MERGEFORMAT </w:instrText>
            </w:r>
            <w:r w:rsidR="001164B7" w:rsidRPr="001164B7">
              <w:rPr>
                <w:rFonts w:asciiTheme="majorHAnsi" w:hAnsiTheme="majorHAnsi" w:cstheme="majorHAnsi"/>
                <w:u w:val="single"/>
              </w:rPr>
              <w:fldChar w:fldCharType="separate"/>
            </w:r>
            <w:r w:rsidR="00D751A3">
              <w:rPr>
                <w:rFonts w:asciiTheme="majorHAnsi" w:hAnsiTheme="majorHAnsi" w:cstheme="majorHAnsi"/>
                <w:u w:val="single"/>
              </w:rPr>
              <w:t>5.2.10</w:t>
            </w:r>
            <w:r w:rsidR="001164B7" w:rsidRPr="001164B7">
              <w:rPr>
                <w:rFonts w:asciiTheme="majorHAnsi" w:hAnsiTheme="majorHAnsi" w:cstheme="majorHAnsi"/>
                <w:u w:val="single"/>
              </w:rPr>
              <w:fldChar w:fldCharType="end"/>
            </w:r>
            <w:r w:rsidR="001164B7" w:rsidRPr="001164B7">
              <w:rPr>
                <w:rFonts w:asciiTheme="majorHAnsi" w:hAnsiTheme="majorHAnsi" w:cstheme="majorHAnsi"/>
                <w:u w:val="single"/>
              </w:rPr>
              <w:t xml:space="preserve"> </w:t>
            </w:r>
            <w:r w:rsidR="001164B7" w:rsidRPr="001164B7">
              <w:rPr>
                <w:rFonts w:asciiTheme="majorHAnsi" w:hAnsiTheme="majorHAnsi" w:cstheme="majorHAnsi"/>
                <w:u w:val="single"/>
              </w:rPr>
              <w:fldChar w:fldCharType="begin"/>
            </w:r>
            <w:r w:rsidR="001164B7" w:rsidRPr="001164B7">
              <w:rPr>
                <w:rFonts w:asciiTheme="majorHAnsi" w:hAnsiTheme="majorHAnsi" w:cstheme="majorHAnsi"/>
                <w:u w:val="single"/>
              </w:rPr>
              <w:instrText xml:space="preserve"> REF _Ref126571859 \h </w:instrText>
            </w:r>
            <w:r w:rsidR="001164B7" w:rsidRPr="001164B7">
              <w:rPr>
                <w:rFonts w:asciiTheme="majorHAnsi" w:hAnsiTheme="majorHAnsi" w:cstheme="majorHAnsi"/>
                <w:u w:val="single"/>
              </w:rPr>
            </w:r>
            <w:r w:rsidR="001164B7">
              <w:rPr>
                <w:rFonts w:asciiTheme="majorHAnsi" w:hAnsiTheme="majorHAnsi" w:cstheme="majorHAnsi"/>
                <w:u w:val="single"/>
              </w:rPr>
              <w:instrText xml:space="preserve"> \* MERGEFORMAT </w:instrText>
            </w:r>
            <w:r w:rsidR="001164B7" w:rsidRPr="001164B7">
              <w:rPr>
                <w:rFonts w:asciiTheme="majorHAnsi" w:hAnsiTheme="majorHAnsi" w:cstheme="majorHAnsi"/>
                <w:u w:val="single"/>
              </w:rPr>
              <w:fldChar w:fldCharType="separate"/>
            </w:r>
            <w:r w:rsidR="00D751A3" w:rsidRPr="00D751A3">
              <w:rPr>
                <w:rFonts w:cstheme="majorHAnsi"/>
                <w:u w:val="single"/>
              </w:rPr>
              <w:t>Check operation status</w:t>
            </w:r>
            <w:r w:rsidR="001164B7" w:rsidRPr="001164B7">
              <w:rPr>
                <w:rFonts w:asciiTheme="majorHAnsi" w:hAnsiTheme="majorHAnsi" w:cstheme="majorHAnsi"/>
                <w:u w:val="single"/>
              </w:rPr>
              <w:fldChar w:fldCharType="end"/>
            </w:r>
            <w:r w:rsidR="001164B7" w:rsidRPr="001164B7">
              <w:rPr>
                <w:rFonts w:asciiTheme="majorHAnsi" w:hAnsiTheme="majorHAnsi" w:cstheme="majorHAnsi"/>
                <w:u w:val="single"/>
              </w:rPr>
              <w:t>”</w:t>
            </w:r>
            <w:r w:rsidRPr="001164B7">
              <w:rPr>
                <w:rFonts w:asciiTheme="majorHAnsi" w:hAnsiTheme="majorHAnsi" w:cstheme="majorHAnsi"/>
                <w:u w:val="single"/>
              </w:rPr>
              <w:t xml:space="preserve"> </w:t>
            </w:r>
            <w:r>
              <w:rPr>
                <w:rFonts w:asciiTheme="majorHAnsi" w:hAnsiTheme="majorHAnsi" w:cstheme="majorHAnsi"/>
              </w:rPr>
              <w:t>where the Workspace’s configurated/managed resources are deleted.</w:t>
            </w:r>
          </w:p>
        </w:tc>
        <w:tc>
          <w:tcPr>
            <w:tcW w:w="1021" w:type="dxa"/>
          </w:tcPr>
          <w:p w14:paraId="3CEC3D6F" w14:textId="142E9939" w:rsidR="00B06312" w:rsidRPr="00CB0166" w:rsidRDefault="00B06312" w:rsidP="00B06312">
            <w:pPr>
              <w:pStyle w:val="aff"/>
              <w:jc w:val="center"/>
              <w:rPr>
                <w:rFonts w:asciiTheme="majorHAnsi" w:hAnsiTheme="majorHAnsi" w:cstheme="majorHAnsi"/>
              </w:rPr>
            </w:pPr>
            <w:r w:rsidRPr="00245A48">
              <w:rPr>
                <w:rFonts w:asciiTheme="majorHAnsi" w:hAnsiTheme="majorHAnsi" w:cstheme="majorHAnsi"/>
              </w:rPr>
              <w:t>-</w:t>
            </w:r>
          </w:p>
        </w:tc>
        <w:tc>
          <w:tcPr>
            <w:tcW w:w="992" w:type="dxa"/>
          </w:tcPr>
          <w:p w14:paraId="4DFDABC2" w14:textId="7E0F14D0" w:rsidR="00B06312" w:rsidRPr="00CB0166" w:rsidRDefault="00B06312" w:rsidP="00B06312">
            <w:pPr>
              <w:pStyle w:val="aff"/>
              <w:rPr>
                <w:rFonts w:asciiTheme="majorHAnsi" w:hAnsiTheme="majorHAnsi" w:cstheme="majorHAnsi"/>
              </w:rPr>
            </w:pPr>
            <w:r w:rsidRPr="00245A48">
              <w:rPr>
                <w:rFonts w:asciiTheme="majorHAnsi" w:hAnsiTheme="majorHAnsi" w:cstheme="majorHAnsi"/>
              </w:rPr>
              <w:t>-</w:t>
            </w:r>
          </w:p>
        </w:tc>
        <w:tc>
          <w:tcPr>
            <w:tcW w:w="1672" w:type="dxa"/>
          </w:tcPr>
          <w:p w14:paraId="17B3028D" w14:textId="1CEC51F2" w:rsidR="00B06312" w:rsidRPr="00CB0166" w:rsidRDefault="00B06312" w:rsidP="00B06312">
            <w:pPr>
              <w:pStyle w:val="aff"/>
              <w:rPr>
                <w:rFonts w:asciiTheme="majorHAnsi" w:hAnsiTheme="majorHAnsi" w:cstheme="majorHAnsi"/>
              </w:rPr>
            </w:pPr>
          </w:p>
        </w:tc>
      </w:tr>
      <w:tr w:rsidR="00B06312" w:rsidRPr="00CB0166" w14:paraId="24C4FDFA" w14:textId="77777777" w:rsidTr="00374E17">
        <w:tc>
          <w:tcPr>
            <w:tcW w:w="2405" w:type="dxa"/>
          </w:tcPr>
          <w:p w14:paraId="44CC0E93" w14:textId="09E68327" w:rsidR="00B06312" w:rsidRPr="00CB0166" w:rsidRDefault="00B06312" w:rsidP="00B06312">
            <w:pPr>
              <w:pStyle w:val="aff"/>
              <w:rPr>
                <w:rFonts w:asciiTheme="majorHAnsi" w:hAnsiTheme="majorHAnsi" w:cstheme="majorHAnsi"/>
              </w:rPr>
            </w:pPr>
            <w:r w:rsidRPr="00CB0166">
              <w:rPr>
                <w:rFonts w:asciiTheme="majorHAnsi" w:hAnsiTheme="majorHAnsi" w:cstheme="majorHAnsi"/>
              </w:rPr>
              <w:t>Movement list</w:t>
            </w:r>
          </w:p>
        </w:tc>
        <w:tc>
          <w:tcPr>
            <w:tcW w:w="3799" w:type="dxa"/>
          </w:tcPr>
          <w:p w14:paraId="6357F7C4" w14:textId="563F5D64" w:rsidR="00B06312" w:rsidRPr="00CB0166" w:rsidRDefault="00B06312" w:rsidP="00B06312">
            <w:pPr>
              <w:pStyle w:val="aff"/>
              <w:jc w:val="left"/>
              <w:rPr>
                <w:rFonts w:asciiTheme="majorHAnsi" w:hAnsiTheme="majorHAnsi" w:cstheme="majorHAnsi"/>
              </w:rPr>
            </w:pPr>
            <w:r w:rsidRPr="00CB0166">
              <w:rPr>
                <w:rFonts w:asciiTheme="majorHAnsi" w:hAnsiTheme="majorHAnsi" w:cstheme="majorHAnsi"/>
              </w:rPr>
              <w:t>This button moves the user to “6.2.4 Movement list”</w:t>
            </w:r>
          </w:p>
        </w:tc>
        <w:tc>
          <w:tcPr>
            <w:tcW w:w="1021" w:type="dxa"/>
          </w:tcPr>
          <w:p w14:paraId="40C8F64A" w14:textId="5AB8C94A" w:rsidR="00B06312" w:rsidRPr="00CB0166" w:rsidRDefault="00B06312" w:rsidP="00B06312">
            <w:pPr>
              <w:pStyle w:val="aff"/>
              <w:jc w:val="center"/>
              <w:rPr>
                <w:rFonts w:asciiTheme="majorHAnsi" w:hAnsiTheme="majorHAnsi" w:cstheme="majorHAnsi"/>
              </w:rPr>
            </w:pPr>
            <w:r w:rsidRPr="00245A48">
              <w:rPr>
                <w:rFonts w:asciiTheme="majorHAnsi" w:hAnsiTheme="majorHAnsi" w:cstheme="majorHAnsi"/>
              </w:rPr>
              <w:t>-</w:t>
            </w:r>
          </w:p>
        </w:tc>
        <w:tc>
          <w:tcPr>
            <w:tcW w:w="992" w:type="dxa"/>
          </w:tcPr>
          <w:p w14:paraId="789D57C9" w14:textId="239E7636" w:rsidR="00B06312" w:rsidRPr="00CB0166" w:rsidRDefault="00B06312" w:rsidP="00B06312">
            <w:pPr>
              <w:pStyle w:val="aff"/>
              <w:rPr>
                <w:rFonts w:asciiTheme="majorHAnsi" w:hAnsiTheme="majorHAnsi" w:cstheme="majorHAnsi"/>
              </w:rPr>
            </w:pPr>
            <w:r w:rsidRPr="00245A48">
              <w:rPr>
                <w:rFonts w:asciiTheme="majorHAnsi" w:hAnsiTheme="majorHAnsi" w:cstheme="majorHAnsi"/>
              </w:rPr>
              <w:t>-</w:t>
            </w:r>
          </w:p>
        </w:tc>
        <w:tc>
          <w:tcPr>
            <w:tcW w:w="1672" w:type="dxa"/>
          </w:tcPr>
          <w:p w14:paraId="473DB13B" w14:textId="77777777" w:rsidR="00B06312" w:rsidRPr="00CB0166" w:rsidRDefault="00B06312" w:rsidP="00B06312">
            <w:pPr>
              <w:pStyle w:val="aff"/>
              <w:rPr>
                <w:rFonts w:asciiTheme="majorHAnsi" w:hAnsiTheme="majorHAnsi" w:cstheme="majorHAnsi"/>
              </w:rPr>
            </w:pPr>
          </w:p>
        </w:tc>
      </w:tr>
      <w:tr w:rsidR="00F17F3A" w:rsidRPr="00CB0166" w14:paraId="26643B35" w14:textId="77777777" w:rsidTr="00374E17">
        <w:tc>
          <w:tcPr>
            <w:tcW w:w="2405" w:type="dxa"/>
          </w:tcPr>
          <w:p w14:paraId="41468A5C" w14:textId="45F5DB16" w:rsidR="00F17F3A" w:rsidRPr="00CB0166" w:rsidRDefault="00F17F3A" w:rsidP="00F17F3A">
            <w:pPr>
              <w:pStyle w:val="aff"/>
              <w:rPr>
                <w:rFonts w:asciiTheme="majorHAnsi" w:hAnsiTheme="majorHAnsi" w:cstheme="majorHAnsi"/>
              </w:rPr>
            </w:pPr>
            <w:r w:rsidRPr="00CB0166">
              <w:rPr>
                <w:rFonts w:asciiTheme="majorHAnsi" w:hAnsiTheme="majorHAnsi" w:cstheme="majorHAnsi"/>
              </w:rPr>
              <w:t>Remarks</w:t>
            </w:r>
          </w:p>
        </w:tc>
        <w:tc>
          <w:tcPr>
            <w:tcW w:w="3799" w:type="dxa"/>
          </w:tcPr>
          <w:p w14:paraId="4A36C7A9" w14:textId="4E073A86" w:rsidR="00F17F3A" w:rsidRPr="00CB0166" w:rsidRDefault="00F17F3A" w:rsidP="00F17F3A">
            <w:pPr>
              <w:pStyle w:val="aff"/>
              <w:jc w:val="left"/>
              <w:rPr>
                <w:rFonts w:asciiTheme="majorHAnsi" w:hAnsiTheme="majorHAnsi" w:cstheme="majorHAnsi"/>
              </w:rPr>
            </w:pPr>
            <w:r w:rsidRPr="00CB0166">
              <w:rPr>
                <w:rFonts w:asciiTheme="majorHAnsi" w:hAnsiTheme="majorHAnsi" w:cstheme="majorHAnsi"/>
              </w:rPr>
              <w:t>Free description field.</w:t>
            </w:r>
          </w:p>
        </w:tc>
        <w:tc>
          <w:tcPr>
            <w:tcW w:w="1021" w:type="dxa"/>
          </w:tcPr>
          <w:p w14:paraId="329668E0" w14:textId="77777777" w:rsidR="00F17F3A" w:rsidRPr="00CB0166" w:rsidRDefault="00F17F3A" w:rsidP="00F17F3A">
            <w:pPr>
              <w:pStyle w:val="aff"/>
              <w:jc w:val="center"/>
              <w:rPr>
                <w:rFonts w:asciiTheme="majorHAnsi" w:hAnsiTheme="majorHAnsi" w:cstheme="majorHAnsi"/>
              </w:rPr>
            </w:pPr>
            <w:r w:rsidRPr="00CB0166">
              <w:rPr>
                <w:rFonts w:asciiTheme="majorHAnsi" w:hAnsiTheme="majorHAnsi" w:cstheme="majorHAnsi"/>
              </w:rPr>
              <w:t>-</w:t>
            </w:r>
          </w:p>
        </w:tc>
        <w:tc>
          <w:tcPr>
            <w:tcW w:w="992" w:type="dxa"/>
          </w:tcPr>
          <w:p w14:paraId="4F4221FB" w14:textId="25352B14" w:rsidR="00F17F3A" w:rsidRPr="00CB0166" w:rsidRDefault="00FA568B" w:rsidP="00F17F3A">
            <w:pPr>
              <w:pStyle w:val="aff"/>
              <w:rPr>
                <w:rFonts w:asciiTheme="majorHAnsi" w:hAnsiTheme="majorHAnsi" w:cstheme="majorHAnsi"/>
              </w:rPr>
            </w:pPr>
            <w:r w:rsidRPr="00CB0166">
              <w:rPr>
                <w:rFonts w:asciiTheme="majorHAnsi" w:hAnsiTheme="majorHAnsi" w:cstheme="majorHAnsi"/>
              </w:rPr>
              <w:t>Manual</w:t>
            </w:r>
            <w:r w:rsidR="00F17F3A" w:rsidRPr="00CB0166">
              <w:rPr>
                <w:rFonts w:asciiTheme="majorHAnsi" w:hAnsiTheme="majorHAnsi" w:cstheme="majorHAnsi"/>
              </w:rPr>
              <w:t xml:space="preserve"> input</w:t>
            </w:r>
          </w:p>
        </w:tc>
        <w:tc>
          <w:tcPr>
            <w:tcW w:w="1672" w:type="dxa"/>
          </w:tcPr>
          <w:p w14:paraId="371E7466" w14:textId="743E59A7" w:rsidR="00F17F3A" w:rsidRPr="00CB0166" w:rsidRDefault="00F17F3A" w:rsidP="00F17F3A">
            <w:pPr>
              <w:pStyle w:val="aff"/>
              <w:rPr>
                <w:rFonts w:asciiTheme="majorHAnsi" w:hAnsiTheme="majorHAnsi" w:cstheme="majorHAnsi"/>
              </w:rPr>
            </w:pPr>
            <w:r w:rsidRPr="00CB0166">
              <w:rPr>
                <w:rFonts w:asciiTheme="majorHAnsi" w:hAnsiTheme="majorHAnsi" w:cstheme="majorHAnsi"/>
              </w:rPr>
              <w:t>Maximum length 4000 bytes</w:t>
            </w:r>
          </w:p>
        </w:tc>
      </w:tr>
    </w:tbl>
    <w:p w14:paraId="71D832F6" w14:textId="46610BAE" w:rsidR="00CD2545" w:rsidRPr="00CB0166" w:rsidRDefault="00CD2545" w:rsidP="00CD2545">
      <w:pPr>
        <w:widowControl/>
        <w:jc w:val="left"/>
        <w:rPr>
          <w:rFonts w:asciiTheme="majorHAnsi" w:hAnsiTheme="majorHAnsi" w:cstheme="majorHAnsi"/>
          <w:sz w:val="18"/>
          <w:szCs w:val="21"/>
        </w:rPr>
      </w:pPr>
      <w:r w:rsidRPr="00CB0166">
        <w:rPr>
          <w:rFonts w:asciiTheme="majorHAnsi" w:hAnsiTheme="majorHAnsi" w:cstheme="majorHAnsi"/>
          <w:sz w:val="18"/>
          <w:szCs w:val="21"/>
        </w:rPr>
        <w:br w:type="page"/>
      </w:r>
    </w:p>
    <w:p w14:paraId="0E27F5F8" w14:textId="455F5788" w:rsidR="00CD2545" w:rsidRPr="00CB0166" w:rsidRDefault="00210AFA" w:rsidP="00210AFA">
      <w:pPr>
        <w:pStyle w:val="30"/>
        <w:rPr>
          <w:rFonts w:cstheme="majorHAnsi"/>
          <w:szCs w:val="21"/>
        </w:rPr>
      </w:pPr>
      <w:bookmarkStart w:id="728" w:name="_ファイル管理"/>
      <w:bookmarkStart w:id="729" w:name="Movement一覧"/>
      <w:bookmarkStart w:id="730" w:name="_Toc105604730"/>
      <w:bookmarkStart w:id="731" w:name="_Ref126571231"/>
      <w:bookmarkStart w:id="732" w:name="_Ref126571238"/>
      <w:bookmarkStart w:id="733" w:name="_Ref126571811"/>
      <w:bookmarkStart w:id="734" w:name="_Ref126571815"/>
      <w:bookmarkStart w:id="735" w:name="_Ref126574346"/>
      <w:bookmarkStart w:id="736" w:name="_Ref126574352"/>
      <w:bookmarkStart w:id="737" w:name="_Ref126574431"/>
      <w:bookmarkStart w:id="738" w:name="_Ref126574441"/>
      <w:bookmarkStart w:id="739" w:name="_Ref126584893"/>
      <w:bookmarkStart w:id="740" w:name="_Ref126584904"/>
      <w:bookmarkStart w:id="741" w:name="_Ref126584913"/>
      <w:bookmarkStart w:id="742" w:name="_Toc126763575"/>
      <w:bookmarkEnd w:id="728"/>
      <w:r w:rsidRPr="00CB0166">
        <w:rPr>
          <w:rFonts w:cstheme="majorHAnsi"/>
          <w:szCs w:val="21"/>
        </w:rPr>
        <w:lastRenderedPageBreak/>
        <w:t>Movement</w:t>
      </w:r>
      <w:bookmarkEnd w:id="729"/>
      <w:r w:rsidR="00E47212" w:rsidRPr="00CB0166">
        <w:rPr>
          <w:rFonts w:cstheme="majorHAnsi"/>
          <w:szCs w:val="21"/>
        </w:rPr>
        <w:t xml:space="preserve"> list</w:t>
      </w:r>
      <w:bookmarkEnd w:id="730"/>
      <w:bookmarkEnd w:id="731"/>
      <w:bookmarkEnd w:id="732"/>
      <w:bookmarkEnd w:id="733"/>
      <w:bookmarkEnd w:id="734"/>
      <w:bookmarkEnd w:id="735"/>
      <w:bookmarkEnd w:id="736"/>
      <w:bookmarkEnd w:id="737"/>
      <w:bookmarkEnd w:id="738"/>
      <w:bookmarkEnd w:id="739"/>
      <w:bookmarkEnd w:id="740"/>
      <w:bookmarkEnd w:id="741"/>
      <w:bookmarkEnd w:id="742"/>
    </w:p>
    <w:p w14:paraId="1DDF3821" w14:textId="2DA9AE99" w:rsidR="00CD2545" w:rsidRPr="00CB0166" w:rsidRDefault="004926E2" w:rsidP="001164B7">
      <w:pPr>
        <w:pStyle w:val="aff0"/>
        <w:numPr>
          <w:ilvl w:val="0"/>
          <w:numId w:val="44"/>
        </w:numPr>
        <w:jc w:val="left"/>
        <w:rPr>
          <w:rFonts w:asciiTheme="majorHAnsi" w:hAnsiTheme="majorHAnsi" w:cstheme="majorHAnsi"/>
        </w:rPr>
      </w:pPr>
      <w:r w:rsidRPr="00CB0166">
        <w:rPr>
          <w:rFonts w:asciiTheme="majorHAnsi" w:hAnsiTheme="majorHAnsi" w:cstheme="majorHAnsi"/>
        </w:rPr>
        <w:t xml:space="preserve">In </w:t>
      </w:r>
      <w:r w:rsidR="00CB54F5" w:rsidRPr="00CB0166">
        <w:rPr>
          <w:rFonts w:asciiTheme="majorHAnsi" w:hAnsiTheme="majorHAnsi" w:cstheme="majorHAnsi"/>
        </w:rPr>
        <w:t>“Movement list”</w:t>
      </w:r>
      <w:r w:rsidR="00B529D7">
        <w:rPr>
          <w:rFonts w:asciiTheme="majorHAnsi" w:hAnsiTheme="majorHAnsi" w:cstheme="majorHAnsi"/>
        </w:rPr>
        <w:t xml:space="preserve"> users can maintain </w:t>
      </w:r>
      <w:r w:rsidR="00B032BE" w:rsidRPr="00CB0166">
        <w:rPr>
          <w:rFonts w:asciiTheme="majorHAnsi" w:hAnsiTheme="majorHAnsi" w:cstheme="majorHAnsi"/>
        </w:rPr>
        <w:t>(browsing</w:t>
      </w:r>
      <w:r w:rsidR="00E47212" w:rsidRPr="00CB0166">
        <w:rPr>
          <w:rFonts w:asciiTheme="majorHAnsi" w:hAnsiTheme="majorHAnsi" w:cstheme="majorHAnsi"/>
        </w:rPr>
        <w:t>/registr</w:t>
      </w:r>
      <w:r w:rsidR="00B529D7">
        <w:rPr>
          <w:rFonts w:asciiTheme="majorHAnsi" w:hAnsiTheme="majorHAnsi" w:cstheme="majorHAnsi"/>
        </w:rPr>
        <w:t>ation/update/abolition)</w:t>
      </w:r>
      <w:r w:rsidR="00CB54F5" w:rsidRPr="00CB0166">
        <w:rPr>
          <w:rFonts w:asciiTheme="majorHAnsi" w:hAnsiTheme="majorHAnsi" w:cstheme="majorHAnsi"/>
        </w:rPr>
        <w:t xml:space="preserve"> M</w:t>
      </w:r>
      <w:r w:rsidR="00E47212" w:rsidRPr="00CB0166">
        <w:rPr>
          <w:rFonts w:asciiTheme="majorHAnsi" w:hAnsiTheme="majorHAnsi" w:cstheme="majorHAnsi"/>
        </w:rPr>
        <w:t>ovement</w:t>
      </w:r>
      <w:r w:rsidR="00B529D7">
        <w:rPr>
          <w:rFonts w:asciiTheme="majorHAnsi" w:hAnsiTheme="majorHAnsi" w:cstheme="majorHAnsi"/>
        </w:rPr>
        <w:t xml:space="preserve"> names.</w:t>
      </w:r>
    </w:p>
    <w:p w14:paraId="18D9E1CF" w14:textId="7DDC7F69" w:rsidR="00CD2545" w:rsidRPr="00CB0166" w:rsidRDefault="0024335E" w:rsidP="00B25640">
      <w:pPr>
        <w:pStyle w:val="aff0"/>
        <w:ind w:left="709"/>
        <w:jc w:val="left"/>
        <w:rPr>
          <w:rFonts w:asciiTheme="majorHAnsi" w:hAnsiTheme="majorHAnsi" w:cstheme="majorHAnsi"/>
        </w:rPr>
      </w:pPr>
      <w:r w:rsidRPr="00CB0166">
        <w:rPr>
          <w:rFonts w:asciiTheme="majorHAnsi" w:hAnsiTheme="majorHAnsi" w:cstheme="majorHAnsi"/>
          <w:noProof/>
        </w:rPr>
        <mc:AlternateContent>
          <mc:Choice Requires="wps">
            <w:drawing>
              <wp:anchor distT="0" distB="0" distL="114300" distR="114300" simplePos="0" relativeHeight="251738112" behindDoc="0" locked="0" layoutInCell="1" allowOverlap="1" wp14:anchorId="64FD2B1D" wp14:editId="0F1EECFA">
                <wp:simplePos x="0" y="0"/>
                <wp:positionH relativeFrom="margin">
                  <wp:align>left</wp:align>
                </wp:positionH>
                <wp:positionV relativeFrom="paragraph">
                  <wp:posOffset>1319530</wp:posOffset>
                </wp:positionV>
                <wp:extent cx="685800" cy="202777"/>
                <wp:effectExtent l="0" t="0" r="19050" b="26035"/>
                <wp:wrapNone/>
                <wp:docPr id="236" name="正方形/長方形 236"/>
                <wp:cNvGraphicFramePr/>
                <a:graphic xmlns:a="http://schemas.openxmlformats.org/drawingml/2006/main">
                  <a:graphicData uri="http://schemas.microsoft.com/office/word/2010/wordprocessingShape">
                    <wps:wsp>
                      <wps:cNvSpPr/>
                      <wps:spPr>
                        <a:xfrm>
                          <a:off x="0" y="0"/>
                          <a:ext cx="685800" cy="2027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FF706" id="正方形/長方形 236" o:spid="_x0000_s1026" style="position:absolute;left:0;text-align:left;margin-left:0;margin-top:103.9pt;width:54pt;height:15.95pt;z-index:251738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" filled="f" strokecolor="red" strokeweight="2pt">
                <w10:wrap anchorx="margin"/>
              </v:rect>
            </w:pict>
          </mc:Fallback>
        </mc:AlternateContent>
      </w:r>
      <w:r>
        <w:rPr>
          <w:noProof/>
        </w:rPr>
        <w:drawing>
          <wp:anchor distT="0" distB="0" distL="114300" distR="114300" simplePos="0" relativeHeight="251600891" behindDoc="0" locked="0" layoutInCell="1" allowOverlap="1" wp14:anchorId="22BBBAAC" wp14:editId="03E18898">
            <wp:simplePos x="0" y="0"/>
            <wp:positionH relativeFrom="margin">
              <wp:align>right</wp:align>
            </wp:positionH>
            <wp:positionV relativeFrom="paragraph">
              <wp:posOffset>430530</wp:posOffset>
            </wp:positionV>
            <wp:extent cx="6119495" cy="2945765"/>
            <wp:effectExtent l="0" t="0" r="0" b="6985"/>
            <wp:wrapSquare wrapText="bothSides"/>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9495" cy="2945765"/>
                    </a:xfrm>
                    <a:prstGeom prst="rect">
                      <a:avLst/>
                    </a:prstGeom>
                  </pic:spPr>
                </pic:pic>
              </a:graphicData>
            </a:graphic>
            <wp14:sizeRelH relativeFrom="page">
              <wp14:pctWidth>0</wp14:pctWidth>
            </wp14:sizeRelH>
            <wp14:sizeRelV relativeFrom="page">
              <wp14:pctHeight>0</wp14:pctHeight>
            </wp14:sizeRelV>
          </wp:anchor>
        </w:drawing>
      </w:r>
      <w:r w:rsidR="00B529D7">
        <w:rPr>
          <w:rFonts w:asciiTheme="majorHAnsi" w:hAnsiTheme="majorHAnsi" w:cstheme="majorHAnsi"/>
        </w:rPr>
        <w:t>Since Movements needs to be linked to the Workspace as Terraform information, the targe</w:t>
      </w:r>
      <w:r w:rsidR="001164B7">
        <w:rPr>
          <w:rFonts w:asciiTheme="majorHAnsi" w:hAnsiTheme="majorHAnsi" w:cstheme="majorHAnsi"/>
        </w:rPr>
        <w:t>t needs to be registered in “</w:t>
      </w:r>
      <w:r w:rsidR="001164B7" w:rsidRPr="001164B7">
        <w:rPr>
          <w:rFonts w:asciiTheme="majorHAnsi" w:hAnsiTheme="majorHAnsi" w:cstheme="majorHAnsi"/>
          <w:u w:val="single"/>
        </w:rPr>
        <w:fldChar w:fldCharType="begin"/>
      </w:r>
      <w:r w:rsidR="001164B7" w:rsidRPr="001164B7">
        <w:rPr>
          <w:rFonts w:asciiTheme="majorHAnsi" w:hAnsiTheme="majorHAnsi" w:cstheme="majorHAnsi"/>
          <w:u w:val="single"/>
        </w:rPr>
        <w:instrText xml:space="preserve"> REF _Ref126571910 \r \h </w:instrText>
      </w:r>
      <w:r w:rsidR="001164B7" w:rsidRPr="001164B7">
        <w:rPr>
          <w:rFonts w:asciiTheme="majorHAnsi" w:hAnsiTheme="majorHAnsi" w:cstheme="majorHAnsi"/>
          <w:u w:val="single"/>
        </w:rPr>
      </w:r>
      <w:r w:rsidR="001164B7">
        <w:rPr>
          <w:rFonts w:asciiTheme="majorHAnsi" w:hAnsiTheme="majorHAnsi" w:cstheme="majorHAnsi"/>
          <w:u w:val="single"/>
        </w:rPr>
        <w:instrText xml:space="preserve"> \* MERGEFORMAT </w:instrText>
      </w:r>
      <w:r w:rsidR="001164B7" w:rsidRPr="001164B7">
        <w:rPr>
          <w:rFonts w:asciiTheme="majorHAnsi" w:hAnsiTheme="majorHAnsi" w:cstheme="majorHAnsi"/>
          <w:u w:val="single"/>
        </w:rPr>
        <w:fldChar w:fldCharType="separate"/>
      </w:r>
      <w:r w:rsidR="00D751A3">
        <w:rPr>
          <w:rFonts w:asciiTheme="majorHAnsi" w:hAnsiTheme="majorHAnsi" w:cstheme="majorHAnsi"/>
          <w:u w:val="single"/>
        </w:rPr>
        <w:t>5.2.2</w:t>
      </w:r>
      <w:r w:rsidR="001164B7" w:rsidRPr="001164B7">
        <w:rPr>
          <w:rFonts w:asciiTheme="majorHAnsi" w:hAnsiTheme="majorHAnsi" w:cstheme="majorHAnsi"/>
          <w:u w:val="single"/>
        </w:rPr>
        <w:fldChar w:fldCharType="end"/>
      </w:r>
      <w:r w:rsidR="001164B7" w:rsidRPr="001164B7">
        <w:rPr>
          <w:rFonts w:asciiTheme="majorHAnsi" w:hAnsiTheme="majorHAnsi" w:cstheme="majorHAnsi"/>
          <w:u w:val="single"/>
        </w:rPr>
        <w:t xml:space="preserve"> </w:t>
      </w:r>
      <w:r w:rsidR="001164B7" w:rsidRPr="001164B7">
        <w:rPr>
          <w:rFonts w:asciiTheme="majorHAnsi" w:hAnsiTheme="majorHAnsi" w:cstheme="majorHAnsi"/>
          <w:u w:val="single"/>
        </w:rPr>
        <w:fldChar w:fldCharType="begin"/>
      </w:r>
      <w:r w:rsidR="001164B7" w:rsidRPr="001164B7">
        <w:rPr>
          <w:rFonts w:asciiTheme="majorHAnsi" w:hAnsiTheme="majorHAnsi" w:cstheme="majorHAnsi"/>
          <w:u w:val="single"/>
        </w:rPr>
        <w:instrText xml:space="preserve"> REF _Ref126571914 \h </w:instrText>
      </w:r>
      <w:r w:rsidR="001164B7" w:rsidRPr="001164B7">
        <w:rPr>
          <w:rFonts w:asciiTheme="majorHAnsi" w:hAnsiTheme="majorHAnsi" w:cstheme="majorHAnsi"/>
          <w:u w:val="single"/>
        </w:rPr>
      </w:r>
      <w:r w:rsidR="001164B7" w:rsidRPr="001164B7">
        <w:rPr>
          <w:rFonts w:asciiTheme="majorHAnsi" w:hAnsiTheme="majorHAnsi" w:cstheme="majorHAnsi"/>
          <w:u w:val="single"/>
        </w:rPr>
        <w:fldChar w:fldCharType="separate"/>
      </w:r>
      <w:r w:rsidR="00D751A3" w:rsidRPr="00CB0166">
        <w:rPr>
          <w:rFonts w:cstheme="majorHAnsi"/>
        </w:rPr>
        <w:t>Workspaces list</w:t>
      </w:r>
      <w:r w:rsidR="001164B7" w:rsidRPr="001164B7">
        <w:rPr>
          <w:rFonts w:asciiTheme="majorHAnsi" w:hAnsiTheme="majorHAnsi" w:cstheme="majorHAnsi"/>
          <w:u w:val="single"/>
        </w:rPr>
        <w:fldChar w:fldCharType="end"/>
      </w:r>
      <w:r w:rsidR="001164B7">
        <w:rPr>
          <w:rFonts w:asciiTheme="majorHAnsi" w:hAnsiTheme="majorHAnsi" w:cstheme="majorHAnsi"/>
        </w:rPr>
        <w:t>”.</w:t>
      </w:r>
      <w:r w:rsidRPr="0024335E">
        <w:rPr>
          <w:noProof/>
        </w:rPr>
        <w:t xml:space="preserve"> </w:t>
      </w:r>
    </w:p>
    <w:p w14:paraId="79B88063" w14:textId="3E6C84C8" w:rsidR="00CD2545" w:rsidRPr="00CB0166" w:rsidRDefault="00B529D7" w:rsidP="00CD2545">
      <w:pPr>
        <w:jc w:val="center"/>
        <w:rPr>
          <w:rFonts w:asciiTheme="majorHAnsi" w:hAnsiTheme="majorHAnsi" w:cstheme="majorHAnsi"/>
          <w:b/>
        </w:rPr>
      </w:pPr>
      <w:r>
        <w:rPr>
          <w:rFonts w:asciiTheme="majorHAnsi" w:hAnsiTheme="majorHAnsi" w:cstheme="majorHAnsi"/>
          <w:b/>
        </w:rPr>
        <w:t>Figure 5.2.33.1</w:t>
      </w:r>
      <w:r w:rsidR="00181703" w:rsidRPr="00CB0166">
        <w:rPr>
          <w:rFonts w:asciiTheme="majorHAnsi" w:hAnsiTheme="majorHAnsi" w:cstheme="majorHAnsi"/>
          <w:b/>
        </w:rPr>
        <w:t xml:space="preserve"> Submenu s</w:t>
      </w:r>
      <w:r w:rsidR="00E47212" w:rsidRPr="00CB0166">
        <w:rPr>
          <w:rFonts w:asciiTheme="majorHAnsi" w:hAnsiTheme="majorHAnsi" w:cstheme="majorHAnsi"/>
          <w:b/>
        </w:rPr>
        <w:t>creen (Movement list)</w:t>
      </w:r>
    </w:p>
    <w:p w14:paraId="36224D07" w14:textId="2901C698" w:rsidR="00CD2545" w:rsidRPr="00CB0166" w:rsidRDefault="00CD2545" w:rsidP="00CD2545">
      <w:pPr>
        <w:pStyle w:val="34"/>
        <w:ind w:leftChars="0" w:left="0"/>
        <w:rPr>
          <w:rFonts w:asciiTheme="majorHAnsi" w:hAnsiTheme="majorHAnsi" w:cstheme="majorHAnsi"/>
        </w:rPr>
      </w:pPr>
    </w:p>
    <w:p w14:paraId="7A68127D" w14:textId="615A3DCD" w:rsidR="00B529D7" w:rsidRPr="00CB0166" w:rsidRDefault="00B529D7" w:rsidP="001164B7">
      <w:pPr>
        <w:pStyle w:val="aff0"/>
        <w:numPr>
          <w:ilvl w:val="0"/>
          <w:numId w:val="44"/>
        </w:numPr>
        <w:jc w:val="left"/>
        <w:rPr>
          <w:rFonts w:asciiTheme="majorHAnsi" w:hAnsiTheme="majorHAnsi" w:cstheme="majorHAnsi"/>
        </w:rPr>
      </w:pPr>
      <w:r>
        <w:rPr>
          <w:rFonts w:asciiTheme="majorHAnsi" w:hAnsiTheme="majorHAnsi" w:cstheme="majorHAnsi"/>
        </w:rPr>
        <w:t xml:space="preserve">Click </w:t>
      </w:r>
      <w:r w:rsidRPr="00CB0166">
        <w:rPr>
          <w:rFonts w:asciiTheme="majorHAnsi" w:hAnsiTheme="majorHAnsi" w:cstheme="majorHAnsi"/>
        </w:rPr>
        <w:t xml:space="preserve">the "Register" </w:t>
      </w:r>
      <w:r>
        <w:rPr>
          <w:rFonts w:asciiTheme="majorHAnsi" w:hAnsiTheme="majorHAnsi" w:cstheme="majorHAnsi" w:hint="eastAsia"/>
        </w:rPr>
        <w:t>→</w:t>
      </w:r>
      <w:r>
        <w:rPr>
          <w:rFonts w:asciiTheme="majorHAnsi" w:hAnsiTheme="majorHAnsi" w:cstheme="majorHAnsi"/>
        </w:rPr>
        <w:t xml:space="preserve"> </w:t>
      </w:r>
      <w:r w:rsidRPr="00CB0166">
        <w:rPr>
          <w:rFonts w:asciiTheme="majorHAnsi" w:hAnsiTheme="majorHAnsi" w:cstheme="majorHAnsi"/>
        </w:rPr>
        <w:t xml:space="preserve">"Start registration" button </w:t>
      </w:r>
      <w:r>
        <w:rPr>
          <w:rFonts w:asciiTheme="majorHAnsi" w:hAnsiTheme="majorHAnsi" w:cstheme="majorHAnsi"/>
        </w:rPr>
        <w:t>to register Movement infornation</w:t>
      </w:r>
      <w:r w:rsidRPr="00CB0166">
        <w:rPr>
          <w:rFonts w:asciiTheme="majorHAnsi" w:hAnsiTheme="majorHAnsi" w:cstheme="majorHAnsi"/>
        </w:rPr>
        <w:t>.</w:t>
      </w:r>
    </w:p>
    <w:p w14:paraId="43F15CD8" w14:textId="5F1746FE" w:rsidR="00CD2545" w:rsidRPr="00CB0166" w:rsidRDefault="00A57FAB" w:rsidP="005B3FF4">
      <w:pPr>
        <w:pStyle w:val="aff0"/>
        <w:ind w:left="709"/>
        <w:jc w:val="left"/>
        <w:rPr>
          <w:rFonts w:asciiTheme="majorHAnsi" w:hAnsiTheme="majorHAnsi" w:cstheme="majorHAnsi"/>
        </w:rPr>
      </w:pPr>
      <w:r w:rsidRPr="00CB0166">
        <w:rPr>
          <w:rFonts w:asciiTheme="majorHAnsi" w:hAnsiTheme="majorHAnsi" w:cstheme="majorHAnsi"/>
          <w:noProof/>
        </w:rPr>
        <w:drawing>
          <wp:inline distT="0" distB="0" distL="0" distR="0" wp14:anchorId="1B0B65E7" wp14:editId="1F510A6A">
            <wp:extent cx="4791075" cy="1390650"/>
            <wp:effectExtent l="0" t="0" r="9525" b="0"/>
            <wp:docPr id="57"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6"/>
                    <pic:cNvPicPr>
                      <a:picLocks noChangeAspect="1"/>
                    </pic:cNvPicPr>
                  </pic:nvPicPr>
                  <pic:blipFill>
                    <a:blip r:embed="rId22"/>
                    <a:stretch>
                      <a:fillRect/>
                    </a:stretch>
                  </pic:blipFill>
                  <pic:spPr>
                    <a:xfrm>
                      <a:off x="0" y="0"/>
                      <a:ext cx="4791075" cy="1390650"/>
                    </a:xfrm>
                    <a:prstGeom prst="rect">
                      <a:avLst/>
                    </a:prstGeom>
                  </pic:spPr>
                </pic:pic>
              </a:graphicData>
            </a:graphic>
          </wp:inline>
        </w:drawing>
      </w:r>
    </w:p>
    <w:p w14:paraId="1D83B398" w14:textId="2C4FF124" w:rsidR="00CD2545" w:rsidRPr="00CB0166" w:rsidRDefault="00B529D7" w:rsidP="00CD2545">
      <w:pPr>
        <w:pStyle w:val="af2"/>
        <w:jc w:val="center"/>
        <w:rPr>
          <w:rFonts w:asciiTheme="majorHAnsi" w:hAnsiTheme="majorHAnsi" w:cstheme="majorHAnsi"/>
        </w:rPr>
      </w:pPr>
      <w:r>
        <w:rPr>
          <w:rFonts w:asciiTheme="majorHAnsi" w:hAnsiTheme="majorHAnsi" w:cstheme="majorHAnsi"/>
        </w:rPr>
        <w:t>Figure 5</w:t>
      </w:r>
      <w:r w:rsidR="00181703" w:rsidRPr="00CB0166">
        <w:rPr>
          <w:rFonts w:asciiTheme="majorHAnsi" w:hAnsiTheme="majorHAnsi" w:cstheme="majorHAnsi"/>
        </w:rPr>
        <w:t>.</w:t>
      </w:r>
      <w:r>
        <w:rPr>
          <w:rFonts w:asciiTheme="majorHAnsi" w:hAnsiTheme="majorHAnsi" w:cstheme="majorHAnsi"/>
        </w:rPr>
        <w:t>2.33</w:t>
      </w:r>
      <w:r w:rsidR="00181703" w:rsidRPr="00CB0166">
        <w:rPr>
          <w:rFonts w:asciiTheme="majorHAnsi" w:hAnsiTheme="majorHAnsi" w:cstheme="majorHAnsi"/>
        </w:rPr>
        <w:t>-2 Registration s</w:t>
      </w:r>
      <w:r w:rsidR="000951DC" w:rsidRPr="00CB0166">
        <w:rPr>
          <w:rFonts w:asciiTheme="majorHAnsi" w:hAnsiTheme="majorHAnsi" w:cstheme="majorHAnsi"/>
        </w:rPr>
        <w:t>creen (Movement list)</w:t>
      </w:r>
    </w:p>
    <w:p w14:paraId="77EFB10F" w14:textId="77777777" w:rsidR="004425DB" w:rsidRPr="00CB0166" w:rsidRDefault="004425DB" w:rsidP="004425DB">
      <w:pPr>
        <w:rPr>
          <w:rFonts w:asciiTheme="majorHAnsi" w:hAnsiTheme="majorHAnsi" w:cstheme="majorHAnsi"/>
        </w:rPr>
      </w:pPr>
    </w:p>
    <w:p w14:paraId="348C4399" w14:textId="614CDC5C" w:rsidR="00CD2545" w:rsidRPr="00CB0166" w:rsidRDefault="0024335E" w:rsidP="001164B7">
      <w:pPr>
        <w:pStyle w:val="a9"/>
        <w:widowControl/>
        <w:numPr>
          <w:ilvl w:val="0"/>
          <w:numId w:val="44"/>
        </w:numPr>
        <w:ind w:leftChars="0"/>
        <w:jc w:val="left"/>
        <w:rPr>
          <w:rFonts w:asciiTheme="majorHAnsi" w:hAnsiTheme="majorHAnsi" w:cstheme="majorHAnsi"/>
        </w:rPr>
      </w:pPr>
      <w:r>
        <w:rPr>
          <w:noProof/>
        </w:rPr>
        <w:drawing>
          <wp:inline distT="0" distB="0" distL="0" distR="0" wp14:anchorId="262E56BE" wp14:editId="43AAC68E">
            <wp:extent cx="6119495" cy="1252220"/>
            <wp:effectExtent l="0" t="0" r="0" b="508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1252220"/>
                    </a:xfrm>
                    <a:prstGeom prst="rect">
                      <a:avLst/>
                    </a:prstGeom>
                  </pic:spPr>
                </pic:pic>
              </a:graphicData>
            </a:graphic>
          </wp:inline>
        </w:drawing>
      </w:r>
      <w:r w:rsidR="004425DB" w:rsidRPr="00CB0166">
        <w:rPr>
          <w:rFonts w:asciiTheme="majorHAnsi" w:hAnsiTheme="majorHAnsi" w:cstheme="majorHAnsi"/>
        </w:rPr>
        <w:t xml:space="preserve">Clicking the Movement-Module link button will move the user to the target Movement's </w:t>
      </w:r>
      <w:r w:rsidR="001164B7">
        <w:rPr>
          <w:rFonts w:asciiTheme="majorHAnsi" w:hAnsiTheme="majorHAnsi" w:cstheme="majorHAnsi"/>
        </w:rPr>
        <w:t>“</w:t>
      </w:r>
      <w:r w:rsidR="001164B7">
        <w:rPr>
          <w:rFonts w:asciiTheme="majorHAnsi" w:hAnsiTheme="majorHAnsi" w:cstheme="majorHAnsi"/>
        </w:rPr>
        <w:fldChar w:fldCharType="begin"/>
      </w:r>
      <w:r w:rsidR="001164B7">
        <w:rPr>
          <w:rFonts w:asciiTheme="majorHAnsi" w:hAnsiTheme="majorHAnsi" w:cstheme="majorHAnsi"/>
        </w:rPr>
        <w:instrText xml:space="preserve"> REF _Ref126571966 \r \h </w:instrText>
      </w:r>
      <w:r w:rsidR="001164B7">
        <w:rPr>
          <w:rFonts w:asciiTheme="majorHAnsi" w:hAnsiTheme="majorHAnsi" w:cstheme="majorHAnsi"/>
        </w:rPr>
      </w:r>
      <w:r w:rsidR="001164B7">
        <w:rPr>
          <w:rFonts w:asciiTheme="majorHAnsi" w:hAnsiTheme="majorHAnsi" w:cstheme="majorHAnsi"/>
        </w:rPr>
        <w:fldChar w:fldCharType="separate"/>
      </w:r>
      <w:r w:rsidR="00D751A3">
        <w:rPr>
          <w:rFonts w:asciiTheme="majorHAnsi" w:hAnsiTheme="majorHAnsi" w:cstheme="majorHAnsi"/>
        </w:rPr>
        <w:t>5.2.5</w:t>
      </w:r>
      <w:r w:rsidR="001164B7">
        <w:rPr>
          <w:rFonts w:asciiTheme="majorHAnsi" w:hAnsiTheme="majorHAnsi" w:cstheme="majorHAnsi"/>
        </w:rPr>
        <w:fldChar w:fldCharType="end"/>
      </w:r>
      <w:r w:rsidR="001164B7">
        <w:rPr>
          <w:rFonts w:asciiTheme="majorHAnsi" w:hAnsiTheme="majorHAnsi" w:cstheme="majorHAnsi"/>
        </w:rPr>
        <w:fldChar w:fldCharType="begin"/>
      </w:r>
      <w:r w:rsidR="001164B7">
        <w:rPr>
          <w:rFonts w:asciiTheme="majorHAnsi" w:hAnsiTheme="majorHAnsi" w:cstheme="majorHAnsi"/>
        </w:rPr>
        <w:instrText xml:space="preserve"> REF _Ref126571973 \h </w:instrText>
      </w:r>
      <w:r w:rsidR="001164B7">
        <w:rPr>
          <w:rFonts w:asciiTheme="majorHAnsi" w:hAnsiTheme="majorHAnsi" w:cstheme="majorHAnsi"/>
        </w:rPr>
      </w:r>
      <w:r w:rsidR="001164B7">
        <w:rPr>
          <w:rFonts w:asciiTheme="majorHAnsi" w:hAnsiTheme="majorHAnsi" w:cstheme="majorHAnsi"/>
        </w:rPr>
        <w:fldChar w:fldCharType="separate"/>
      </w:r>
      <w:r w:rsidR="00D751A3" w:rsidRPr="00CB0166">
        <w:rPr>
          <w:rFonts w:cstheme="majorHAnsi"/>
        </w:rPr>
        <w:t>Movement module link</w:t>
      </w:r>
      <w:r w:rsidR="001164B7">
        <w:rPr>
          <w:rFonts w:asciiTheme="majorHAnsi" w:hAnsiTheme="majorHAnsi" w:cstheme="majorHAnsi"/>
        </w:rPr>
        <w:fldChar w:fldCharType="end"/>
      </w:r>
      <w:r w:rsidR="001164B7">
        <w:rPr>
          <w:rFonts w:asciiTheme="majorHAnsi" w:hAnsiTheme="majorHAnsi" w:cstheme="majorHAnsi"/>
        </w:rPr>
        <w:t>”</w:t>
      </w:r>
    </w:p>
    <w:p w14:paraId="4735A0AB" w14:textId="34F64D39" w:rsidR="004425DB" w:rsidRPr="00CB0166" w:rsidRDefault="00B529D7" w:rsidP="004425DB">
      <w:pPr>
        <w:pStyle w:val="a9"/>
        <w:widowControl/>
        <w:ind w:leftChars="0" w:left="709"/>
        <w:jc w:val="center"/>
        <w:rPr>
          <w:rFonts w:asciiTheme="majorHAnsi" w:hAnsiTheme="majorHAnsi" w:cstheme="majorHAnsi"/>
          <w:b/>
        </w:rPr>
      </w:pPr>
      <w:r>
        <w:rPr>
          <w:rFonts w:asciiTheme="majorHAnsi" w:hAnsiTheme="majorHAnsi" w:cstheme="majorHAnsi"/>
          <w:b/>
        </w:rPr>
        <w:t>Figure 5.2.33</w:t>
      </w:r>
      <w:r w:rsidR="004425DB" w:rsidRPr="00CB0166">
        <w:rPr>
          <w:rFonts w:asciiTheme="majorHAnsi" w:hAnsiTheme="majorHAnsi" w:cstheme="majorHAnsi"/>
          <w:b/>
        </w:rPr>
        <w:t>-3 Submenu screen (Movement list)</w:t>
      </w:r>
    </w:p>
    <w:p w14:paraId="7DAB26F3" w14:textId="77777777" w:rsidR="00290614" w:rsidRPr="00CB0166" w:rsidRDefault="00290614">
      <w:pPr>
        <w:widowControl/>
        <w:jc w:val="left"/>
        <w:rPr>
          <w:rFonts w:asciiTheme="majorHAnsi" w:hAnsiTheme="majorHAnsi" w:cstheme="majorHAnsi"/>
          <w:b/>
        </w:rPr>
      </w:pPr>
      <w:r w:rsidRPr="00CB0166">
        <w:rPr>
          <w:rFonts w:asciiTheme="majorHAnsi" w:hAnsiTheme="majorHAnsi" w:cstheme="majorHAnsi"/>
          <w:b/>
        </w:rPr>
        <w:br w:type="page"/>
      </w:r>
    </w:p>
    <w:p w14:paraId="040A1283" w14:textId="4197845D" w:rsidR="00CD2545" w:rsidRPr="00CB0166" w:rsidRDefault="000E0E9C" w:rsidP="00CD2545">
      <w:pPr>
        <w:ind w:firstLineChars="50" w:firstLine="105"/>
        <w:rPr>
          <w:rFonts w:asciiTheme="majorHAnsi" w:hAnsiTheme="majorHAnsi" w:cstheme="majorHAnsi"/>
        </w:rPr>
      </w:pPr>
      <w:r w:rsidRPr="00CB0166">
        <w:rPr>
          <w:rFonts w:asciiTheme="majorHAnsi" w:hAnsiTheme="majorHAnsi" w:cstheme="majorHAnsi"/>
          <w:b/>
        </w:rPr>
        <w:lastRenderedPageBreak/>
        <w:t>(4</w:t>
      </w:r>
      <w:r w:rsidR="00CD2545" w:rsidRPr="00CB0166">
        <w:rPr>
          <w:rFonts w:asciiTheme="majorHAnsi" w:hAnsiTheme="majorHAnsi" w:cstheme="majorHAnsi"/>
          <w:b/>
        </w:rPr>
        <w:t>)</w:t>
      </w:r>
      <w:r w:rsidR="00CD2545" w:rsidRPr="00CB0166">
        <w:rPr>
          <w:rFonts w:asciiTheme="majorHAnsi" w:hAnsiTheme="majorHAnsi" w:cstheme="majorHAnsi"/>
        </w:rPr>
        <w:t xml:space="preserve"> </w:t>
      </w:r>
      <w:r w:rsidR="006760BD">
        <w:rPr>
          <w:rFonts w:asciiTheme="majorHAnsi" w:hAnsiTheme="majorHAnsi" w:cstheme="majorHAnsi"/>
        </w:rPr>
        <w:t>The items in</w:t>
      </w:r>
      <w:r w:rsidR="00E40627" w:rsidRPr="00CB0166">
        <w:rPr>
          <w:rFonts w:asciiTheme="majorHAnsi" w:hAnsiTheme="majorHAnsi" w:cstheme="majorHAnsi"/>
        </w:rPr>
        <w:t xml:space="preserve"> the Movement list screen are as follows.</w:t>
      </w:r>
    </w:p>
    <w:p w14:paraId="1174DB79" w14:textId="77777777" w:rsidR="00CD2545" w:rsidRPr="00CB0166" w:rsidRDefault="00CD2545" w:rsidP="00CD2545">
      <w:pPr>
        <w:rPr>
          <w:rFonts w:asciiTheme="majorHAnsi" w:hAnsiTheme="majorHAnsi" w:cstheme="majorHAnsi"/>
        </w:rPr>
      </w:pPr>
    </w:p>
    <w:p w14:paraId="4B14670E" w14:textId="34B435B9" w:rsidR="00CD2545" w:rsidRPr="00CB0166" w:rsidRDefault="00E40627" w:rsidP="00CD2545">
      <w:pPr>
        <w:jc w:val="center"/>
        <w:rPr>
          <w:rFonts w:asciiTheme="majorHAnsi" w:hAnsiTheme="majorHAnsi" w:cstheme="majorHAnsi"/>
          <w:b/>
        </w:rPr>
      </w:pPr>
      <w:r w:rsidRPr="00CB0166">
        <w:rPr>
          <w:rFonts w:asciiTheme="majorHAnsi" w:hAnsiTheme="majorHAnsi" w:cstheme="majorHAnsi"/>
          <w:b/>
        </w:rPr>
        <w:t>Table</w:t>
      </w:r>
      <w:r w:rsidR="00A3147E" w:rsidRPr="00CB0166">
        <w:rPr>
          <w:rFonts w:asciiTheme="majorHAnsi" w:hAnsiTheme="majorHAnsi" w:cstheme="majorHAnsi"/>
          <w:b/>
        </w:rPr>
        <w:t xml:space="preserve"> </w:t>
      </w:r>
      <w:r w:rsidR="00A3147E" w:rsidRPr="00CB0166">
        <w:rPr>
          <w:rFonts w:asciiTheme="majorHAnsi" w:hAnsiTheme="majorHAnsi" w:cstheme="majorHAnsi"/>
          <w:b/>
        </w:rPr>
        <w:fldChar w:fldCharType="begin"/>
      </w:r>
      <w:r w:rsidR="00A3147E" w:rsidRPr="00CB0166">
        <w:rPr>
          <w:rFonts w:asciiTheme="majorHAnsi" w:hAnsiTheme="majorHAnsi" w:cstheme="majorHAnsi"/>
          <w:b/>
        </w:rPr>
        <w:instrText xml:space="preserve"> REF Movement</w:instrText>
      </w:r>
      <w:r w:rsidR="00A3147E" w:rsidRPr="00CB0166">
        <w:rPr>
          <w:rFonts w:asciiTheme="majorHAnsi" w:hAnsiTheme="majorHAnsi" w:cstheme="majorHAnsi"/>
          <w:b/>
        </w:rPr>
        <w:instrText>一覧</w:instrText>
      </w:r>
      <w:r w:rsidR="00A3147E" w:rsidRPr="00CB0166">
        <w:rPr>
          <w:rFonts w:asciiTheme="majorHAnsi" w:hAnsiTheme="majorHAnsi" w:cstheme="majorHAnsi"/>
          <w:b/>
        </w:rPr>
        <w:instrText xml:space="preserve"> \r \h </w:instrText>
      </w:r>
      <w:r w:rsidR="00CB0166">
        <w:rPr>
          <w:rFonts w:asciiTheme="majorHAnsi" w:hAnsiTheme="majorHAnsi" w:cstheme="majorHAnsi"/>
          <w:b/>
        </w:rPr>
        <w:instrText xml:space="preserve"> \* MERGEFORMAT </w:instrText>
      </w:r>
      <w:r w:rsidR="00A3147E" w:rsidRPr="00CB0166">
        <w:rPr>
          <w:rFonts w:asciiTheme="majorHAnsi" w:hAnsiTheme="majorHAnsi" w:cstheme="majorHAnsi"/>
          <w:b/>
        </w:rPr>
      </w:r>
      <w:r w:rsidR="00A3147E" w:rsidRPr="00CB0166">
        <w:rPr>
          <w:rFonts w:asciiTheme="majorHAnsi" w:hAnsiTheme="majorHAnsi" w:cstheme="majorHAnsi"/>
          <w:b/>
        </w:rPr>
        <w:fldChar w:fldCharType="separate"/>
      </w:r>
      <w:r w:rsidR="00D751A3">
        <w:rPr>
          <w:rFonts w:asciiTheme="majorHAnsi" w:hAnsiTheme="majorHAnsi" w:cstheme="majorHAnsi"/>
          <w:b/>
        </w:rPr>
        <w:t>5.2.3</w:t>
      </w:r>
      <w:r w:rsidR="00A3147E" w:rsidRPr="00CB0166">
        <w:rPr>
          <w:rFonts w:asciiTheme="majorHAnsi" w:hAnsiTheme="majorHAnsi" w:cstheme="majorHAnsi"/>
          <w:b/>
        </w:rPr>
        <w:fldChar w:fldCharType="end"/>
      </w:r>
      <w:r w:rsidR="00A3147E" w:rsidRPr="00CB0166">
        <w:rPr>
          <w:rFonts w:asciiTheme="majorHAnsi" w:hAnsiTheme="majorHAnsi" w:cstheme="majorHAnsi"/>
          <w:b/>
        </w:rPr>
        <w:t>-1</w:t>
      </w:r>
      <w:r w:rsidR="00CD2545" w:rsidRPr="00CB0166">
        <w:rPr>
          <w:rFonts w:asciiTheme="majorHAnsi" w:hAnsiTheme="majorHAnsi" w:cstheme="majorHAnsi"/>
          <w:b/>
        </w:rPr>
        <w:t xml:space="preserve"> </w:t>
      </w:r>
      <w:r w:rsidR="00EE6FE9" w:rsidRPr="00CB0166">
        <w:rPr>
          <w:rFonts w:asciiTheme="majorHAnsi" w:hAnsiTheme="majorHAnsi" w:cstheme="majorHAnsi"/>
          <w:b/>
        </w:rPr>
        <w:t>I</w:t>
      </w:r>
      <w:r w:rsidR="00D635D6" w:rsidRPr="00CB0166">
        <w:rPr>
          <w:rFonts w:asciiTheme="majorHAnsi" w:hAnsiTheme="majorHAnsi" w:cstheme="majorHAnsi"/>
          <w:b/>
        </w:rPr>
        <w:t>tem</w:t>
      </w:r>
      <w:r w:rsidRPr="00CB0166">
        <w:rPr>
          <w:rFonts w:asciiTheme="majorHAnsi" w:hAnsiTheme="majorHAnsi" w:cstheme="majorHAnsi"/>
          <w:b/>
        </w:rPr>
        <w:t xml:space="preserve"> list</w:t>
      </w:r>
      <w:r w:rsidR="00CD2545" w:rsidRPr="00CB0166">
        <w:rPr>
          <w:rFonts w:asciiTheme="majorHAnsi" w:hAnsiTheme="majorHAnsi" w:cstheme="majorHAnsi"/>
          <w:b/>
        </w:rPr>
        <w:t>（</w:t>
      </w:r>
      <w:r w:rsidR="002956BD" w:rsidRPr="00CB0166">
        <w:rPr>
          <w:rFonts w:asciiTheme="majorHAnsi" w:hAnsiTheme="majorHAnsi" w:cstheme="majorHAnsi"/>
          <w:b/>
        </w:rPr>
        <w:t>Movement</w:t>
      </w:r>
      <w:r w:rsidRPr="00CB0166">
        <w:rPr>
          <w:rFonts w:asciiTheme="majorHAnsi" w:hAnsiTheme="majorHAnsi" w:cstheme="majorHAnsi"/>
          <w:b/>
        </w:rPr>
        <w:t xml:space="preserve"> list</w:t>
      </w:r>
      <w:r w:rsidR="00CD2545" w:rsidRPr="00CB0166">
        <w:rPr>
          <w:rFonts w:asciiTheme="majorHAnsi" w:hAnsiTheme="majorHAnsi" w:cstheme="majorHAnsi"/>
          <w:b/>
        </w:rPr>
        <w:t>）</w:t>
      </w:r>
    </w:p>
    <w:tbl>
      <w:tblPr>
        <w:tblStyle w:val="ab"/>
        <w:tblpPr w:leftFromText="142" w:rightFromText="142" w:vertAnchor="text" w:tblpXSpec="center" w:tblpY="1"/>
        <w:tblOverlap w:val="never"/>
        <w:tblW w:w="9889" w:type="dxa"/>
        <w:tblLayout w:type="fixed"/>
        <w:tblLook w:val="04A0" w:firstRow="1" w:lastRow="0" w:firstColumn="1" w:lastColumn="0" w:noHBand="0" w:noVBand="1"/>
      </w:tblPr>
      <w:tblGrid>
        <w:gridCol w:w="1129"/>
        <w:gridCol w:w="1134"/>
        <w:gridCol w:w="3941"/>
        <w:gridCol w:w="1021"/>
        <w:gridCol w:w="992"/>
        <w:gridCol w:w="1672"/>
      </w:tblGrid>
      <w:tr w:rsidR="00CD2545" w:rsidRPr="00CB0166" w14:paraId="0F3F4FD3" w14:textId="77777777" w:rsidTr="00A678B7">
        <w:tc>
          <w:tcPr>
            <w:tcW w:w="2263" w:type="dxa"/>
            <w:gridSpan w:val="2"/>
            <w:shd w:val="clear" w:color="auto" w:fill="002B62"/>
          </w:tcPr>
          <w:p w14:paraId="68C26378" w14:textId="0D1EB5D8" w:rsidR="00CD2545" w:rsidRPr="00CB0166" w:rsidRDefault="00E40627" w:rsidP="00963677">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Item</w:t>
            </w:r>
          </w:p>
        </w:tc>
        <w:tc>
          <w:tcPr>
            <w:tcW w:w="3941" w:type="dxa"/>
            <w:shd w:val="clear" w:color="auto" w:fill="002B62"/>
          </w:tcPr>
          <w:p w14:paraId="046ED534" w14:textId="4C8C0D02" w:rsidR="00CD2545" w:rsidRPr="00CB0166" w:rsidRDefault="00E40627" w:rsidP="00963677">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Description</w:t>
            </w:r>
          </w:p>
        </w:tc>
        <w:tc>
          <w:tcPr>
            <w:tcW w:w="1021" w:type="dxa"/>
            <w:shd w:val="clear" w:color="auto" w:fill="002B62"/>
          </w:tcPr>
          <w:p w14:paraId="35C0683C" w14:textId="1B46BD9A" w:rsidR="00CD2545" w:rsidRPr="00CB0166" w:rsidRDefault="00E40627" w:rsidP="00E40627">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Input required</w:t>
            </w:r>
          </w:p>
        </w:tc>
        <w:tc>
          <w:tcPr>
            <w:tcW w:w="992" w:type="dxa"/>
            <w:shd w:val="clear" w:color="auto" w:fill="002B62"/>
          </w:tcPr>
          <w:p w14:paraId="316B997E" w14:textId="4DBE2180" w:rsidR="00CD2545" w:rsidRPr="00CB0166" w:rsidRDefault="00E40627" w:rsidP="00963677">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Input type</w:t>
            </w:r>
          </w:p>
        </w:tc>
        <w:tc>
          <w:tcPr>
            <w:tcW w:w="1672" w:type="dxa"/>
            <w:shd w:val="clear" w:color="auto" w:fill="002B62"/>
          </w:tcPr>
          <w:p w14:paraId="07EC4C7F" w14:textId="5096D207" w:rsidR="00CD2545" w:rsidRPr="00CB0166" w:rsidRDefault="00E40627" w:rsidP="00963677">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Restriction</w:t>
            </w:r>
          </w:p>
        </w:tc>
      </w:tr>
      <w:tr w:rsidR="002B7C98" w:rsidRPr="00CB0166" w14:paraId="078BACCA" w14:textId="77777777" w:rsidTr="00A678B7">
        <w:tc>
          <w:tcPr>
            <w:tcW w:w="2263" w:type="dxa"/>
            <w:gridSpan w:val="2"/>
            <w:shd w:val="clear" w:color="auto" w:fill="E5EAEF"/>
          </w:tcPr>
          <w:p w14:paraId="34C73B84" w14:textId="76AB5A61" w:rsidR="002B7C98" w:rsidRPr="00CB0166" w:rsidRDefault="002B7C98" w:rsidP="002B7C98">
            <w:pPr>
              <w:pStyle w:val="aff"/>
              <w:rPr>
                <w:rFonts w:asciiTheme="majorHAnsi" w:hAnsiTheme="majorHAnsi" w:cstheme="majorHAnsi"/>
              </w:rPr>
            </w:pPr>
            <w:r w:rsidRPr="00CB0166">
              <w:rPr>
                <w:rFonts w:asciiTheme="majorHAnsi" w:hAnsiTheme="majorHAnsi" w:cstheme="majorHAnsi"/>
              </w:rPr>
              <w:t>Movement</w:t>
            </w:r>
            <w:r w:rsidR="00E24700" w:rsidRPr="00CB0166">
              <w:rPr>
                <w:rFonts w:asciiTheme="majorHAnsi" w:hAnsiTheme="majorHAnsi" w:cstheme="majorHAnsi"/>
              </w:rPr>
              <w:t xml:space="preserve"> Name</w:t>
            </w:r>
          </w:p>
        </w:tc>
        <w:tc>
          <w:tcPr>
            <w:tcW w:w="3941" w:type="dxa"/>
          </w:tcPr>
          <w:p w14:paraId="7F822F14" w14:textId="00D290F6" w:rsidR="002B7C98" w:rsidRPr="00CB0166" w:rsidRDefault="00B529D7" w:rsidP="00894770">
            <w:pPr>
              <w:pStyle w:val="aff"/>
              <w:jc w:val="left"/>
              <w:rPr>
                <w:rFonts w:asciiTheme="majorHAnsi" w:hAnsiTheme="majorHAnsi" w:cstheme="majorHAnsi"/>
              </w:rPr>
            </w:pPr>
            <w:r>
              <w:rPr>
                <w:rFonts w:asciiTheme="majorHAnsi" w:hAnsiTheme="majorHAnsi" w:cstheme="majorHAnsi"/>
              </w:rPr>
              <w:t>Enter a</w:t>
            </w:r>
            <w:r w:rsidR="0001308F">
              <w:rPr>
                <w:rFonts w:asciiTheme="majorHAnsi" w:hAnsiTheme="majorHAnsi" w:cstheme="majorHAnsi"/>
              </w:rPr>
              <w:t xml:space="preserve"> name for</w:t>
            </w:r>
            <w:r w:rsidR="00E24700" w:rsidRPr="00CB0166">
              <w:rPr>
                <w:rFonts w:asciiTheme="majorHAnsi" w:hAnsiTheme="majorHAnsi" w:cstheme="majorHAnsi"/>
              </w:rPr>
              <w:t xml:space="preserve"> the Movement.</w:t>
            </w:r>
          </w:p>
        </w:tc>
        <w:tc>
          <w:tcPr>
            <w:tcW w:w="1021" w:type="dxa"/>
          </w:tcPr>
          <w:p w14:paraId="40551684" w14:textId="19D344DD" w:rsidR="002B7C98" w:rsidRPr="00CB0166" w:rsidRDefault="002B7C98" w:rsidP="002B7C98">
            <w:pPr>
              <w:pStyle w:val="aff"/>
              <w:jc w:val="center"/>
              <w:rPr>
                <w:rFonts w:asciiTheme="majorHAnsi" w:hAnsiTheme="majorHAnsi" w:cstheme="majorHAnsi"/>
              </w:rPr>
            </w:pPr>
            <w:r w:rsidRPr="00CB0166">
              <w:rPr>
                <w:rFonts w:asciiTheme="majorHAnsi" w:hAnsiTheme="majorHAnsi" w:cstheme="majorHAnsi"/>
              </w:rPr>
              <w:t>○</w:t>
            </w:r>
          </w:p>
        </w:tc>
        <w:tc>
          <w:tcPr>
            <w:tcW w:w="992" w:type="dxa"/>
          </w:tcPr>
          <w:p w14:paraId="1B4D905C" w14:textId="510314FB" w:rsidR="002B7C98" w:rsidRPr="00CB0166" w:rsidRDefault="00FA568B" w:rsidP="002B7C98">
            <w:pPr>
              <w:pStyle w:val="aff"/>
              <w:rPr>
                <w:rFonts w:asciiTheme="majorHAnsi" w:hAnsiTheme="majorHAnsi" w:cstheme="majorHAnsi"/>
              </w:rPr>
            </w:pPr>
            <w:r w:rsidRPr="00CB0166">
              <w:rPr>
                <w:rFonts w:asciiTheme="majorHAnsi" w:hAnsiTheme="majorHAnsi" w:cstheme="majorHAnsi"/>
              </w:rPr>
              <w:t>Manual</w:t>
            </w:r>
            <w:r w:rsidR="00E40627" w:rsidRPr="00CB0166">
              <w:rPr>
                <w:rFonts w:asciiTheme="majorHAnsi" w:hAnsiTheme="majorHAnsi" w:cstheme="majorHAnsi"/>
              </w:rPr>
              <w:t xml:space="preserve"> </w:t>
            </w:r>
            <w:r w:rsidR="00972BE6" w:rsidRPr="00CB0166">
              <w:rPr>
                <w:rFonts w:asciiTheme="majorHAnsi" w:hAnsiTheme="majorHAnsi" w:cstheme="majorHAnsi"/>
              </w:rPr>
              <w:t>input</w:t>
            </w:r>
          </w:p>
        </w:tc>
        <w:tc>
          <w:tcPr>
            <w:tcW w:w="1672" w:type="dxa"/>
          </w:tcPr>
          <w:p w14:paraId="09A7DB10" w14:textId="06E0D888" w:rsidR="002B7C98" w:rsidRPr="00CB0166" w:rsidRDefault="00E40627" w:rsidP="00C3647B">
            <w:pPr>
              <w:pStyle w:val="aff"/>
              <w:jc w:val="left"/>
              <w:rPr>
                <w:rFonts w:asciiTheme="majorHAnsi" w:hAnsiTheme="majorHAnsi" w:cstheme="majorHAnsi"/>
              </w:rPr>
            </w:pPr>
            <w:r w:rsidRPr="00CB0166">
              <w:rPr>
                <w:rFonts w:asciiTheme="majorHAnsi" w:hAnsiTheme="majorHAnsi" w:cstheme="majorHAnsi"/>
              </w:rPr>
              <w:t>Maximum length 256 bytes</w:t>
            </w:r>
          </w:p>
        </w:tc>
      </w:tr>
      <w:tr w:rsidR="002B7C98" w:rsidRPr="00CB0166" w14:paraId="51C1BE56" w14:textId="77777777" w:rsidTr="00A678B7">
        <w:tc>
          <w:tcPr>
            <w:tcW w:w="2263" w:type="dxa"/>
            <w:gridSpan w:val="2"/>
            <w:shd w:val="clear" w:color="auto" w:fill="E5EAEF"/>
          </w:tcPr>
          <w:p w14:paraId="38924A3E" w14:textId="31835F1E" w:rsidR="002B7C98" w:rsidRPr="00CB0166" w:rsidRDefault="00E24700" w:rsidP="002B7C98">
            <w:pPr>
              <w:pStyle w:val="aff"/>
              <w:rPr>
                <w:rFonts w:asciiTheme="majorHAnsi" w:hAnsiTheme="majorHAnsi" w:cstheme="majorHAnsi"/>
              </w:rPr>
            </w:pPr>
            <w:r w:rsidRPr="00CB0166">
              <w:rPr>
                <w:rFonts w:asciiTheme="majorHAnsi" w:hAnsiTheme="majorHAnsi" w:cstheme="majorHAnsi"/>
              </w:rPr>
              <w:t>Orchestrator</w:t>
            </w:r>
          </w:p>
        </w:tc>
        <w:tc>
          <w:tcPr>
            <w:tcW w:w="3941" w:type="dxa"/>
          </w:tcPr>
          <w:p w14:paraId="5F36F9B3" w14:textId="38AB5941" w:rsidR="002B7C98" w:rsidRPr="00CB0166" w:rsidRDefault="00527864" w:rsidP="00894770">
            <w:pPr>
              <w:pStyle w:val="aff"/>
              <w:jc w:val="left"/>
              <w:rPr>
                <w:rFonts w:asciiTheme="majorHAnsi" w:hAnsiTheme="majorHAnsi" w:cstheme="majorHAnsi"/>
              </w:rPr>
            </w:pPr>
            <w:r w:rsidRPr="00CB0166">
              <w:rPr>
                <w:rFonts w:asciiTheme="majorHAnsi" w:hAnsiTheme="majorHAnsi" w:cstheme="majorHAnsi"/>
              </w:rPr>
              <w:t xml:space="preserve">"Terraform" is </w:t>
            </w:r>
            <w:r w:rsidR="00E24700" w:rsidRPr="00CB0166">
              <w:rPr>
                <w:rFonts w:asciiTheme="majorHAnsi" w:hAnsiTheme="majorHAnsi" w:cstheme="majorHAnsi"/>
              </w:rPr>
              <w:t>automatically entered.</w:t>
            </w:r>
          </w:p>
        </w:tc>
        <w:tc>
          <w:tcPr>
            <w:tcW w:w="1021" w:type="dxa"/>
          </w:tcPr>
          <w:p w14:paraId="5B162550" w14:textId="376465E9" w:rsidR="002B7C98" w:rsidRPr="00CB0166" w:rsidRDefault="002B7C98" w:rsidP="002B7C98">
            <w:pPr>
              <w:pStyle w:val="aff"/>
              <w:jc w:val="center"/>
              <w:rPr>
                <w:rFonts w:asciiTheme="majorHAnsi" w:hAnsiTheme="majorHAnsi" w:cstheme="majorHAnsi"/>
              </w:rPr>
            </w:pPr>
            <w:r w:rsidRPr="00CB0166">
              <w:rPr>
                <w:rFonts w:asciiTheme="majorHAnsi" w:hAnsiTheme="majorHAnsi" w:cstheme="majorHAnsi"/>
              </w:rPr>
              <w:t>-</w:t>
            </w:r>
          </w:p>
        </w:tc>
        <w:tc>
          <w:tcPr>
            <w:tcW w:w="992" w:type="dxa"/>
          </w:tcPr>
          <w:p w14:paraId="7BA24D5E" w14:textId="4EFF88C5" w:rsidR="002B7C98" w:rsidRPr="00CB0166" w:rsidRDefault="00117C5C" w:rsidP="00117C5C">
            <w:pPr>
              <w:pStyle w:val="aff"/>
              <w:jc w:val="center"/>
              <w:rPr>
                <w:rFonts w:asciiTheme="majorHAnsi" w:hAnsiTheme="majorHAnsi" w:cstheme="majorHAnsi"/>
              </w:rPr>
            </w:pPr>
            <w:r w:rsidRPr="00CB0166">
              <w:rPr>
                <w:rFonts w:asciiTheme="majorHAnsi" w:hAnsiTheme="majorHAnsi" w:cstheme="majorHAnsi"/>
              </w:rPr>
              <w:t>-</w:t>
            </w:r>
          </w:p>
        </w:tc>
        <w:tc>
          <w:tcPr>
            <w:tcW w:w="1672" w:type="dxa"/>
          </w:tcPr>
          <w:p w14:paraId="1C7F1127" w14:textId="14FD5E35" w:rsidR="002B7C98" w:rsidRPr="00CB0166" w:rsidRDefault="002B7C98" w:rsidP="002B7C98">
            <w:pPr>
              <w:pStyle w:val="aff"/>
              <w:rPr>
                <w:rFonts w:asciiTheme="majorHAnsi" w:hAnsiTheme="majorHAnsi" w:cstheme="majorHAnsi"/>
              </w:rPr>
            </w:pPr>
            <w:r w:rsidRPr="00CB0166">
              <w:rPr>
                <w:rFonts w:asciiTheme="majorHAnsi" w:hAnsiTheme="majorHAnsi" w:cstheme="majorHAnsi"/>
              </w:rPr>
              <w:t>-</w:t>
            </w:r>
          </w:p>
        </w:tc>
      </w:tr>
      <w:tr w:rsidR="002B7C98" w:rsidRPr="00CB0166" w14:paraId="2081A0BE" w14:textId="77777777" w:rsidTr="00A678B7">
        <w:tc>
          <w:tcPr>
            <w:tcW w:w="2263" w:type="dxa"/>
            <w:gridSpan w:val="2"/>
            <w:shd w:val="clear" w:color="auto" w:fill="E5EAEF"/>
          </w:tcPr>
          <w:p w14:paraId="147068CC" w14:textId="507BEF11" w:rsidR="002B7C98" w:rsidRPr="00CB0166" w:rsidRDefault="00FA2481" w:rsidP="002B7C98">
            <w:pPr>
              <w:pStyle w:val="aff"/>
              <w:rPr>
                <w:rFonts w:asciiTheme="majorHAnsi" w:hAnsiTheme="majorHAnsi" w:cstheme="majorHAnsi"/>
                <w:b/>
              </w:rPr>
            </w:pPr>
            <w:r w:rsidRPr="00CB0166">
              <w:rPr>
                <w:rFonts w:asciiTheme="majorHAnsi" w:hAnsiTheme="majorHAnsi" w:cstheme="majorHAnsi"/>
              </w:rPr>
              <w:t>Delay timer</w:t>
            </w:r>
          </w:p>
        </w:tc>
        <w:tc>
          <w:tcPr>
            <w:tcW w:w="3941" w:type="dxa"/>
          </w:tcPr>
          <w:p w14:paraId="2D7BFAE5" w14:textId="637B7E92" w:rsidR="002B7C98" w:rsidRPr="00CB0166" w:rsidRDefault="00E24700" w:rsidP="00894770">
            <w:pPr>
              <w:pStyle w:val="aff"/>
              <w:jc w:val="left"/>
              <w:rPr>
                <w:rFonts w:asciiTheme="majorHAnsi" w:hAnsiTheme="majorHAnsi" w:cstheme="majorHAnsi"/>
              </w:rPr>
            </w:pPr>
            <w:r w:rsidRPr="00CB0166">
              <w:rPr>
                <w:rFonts w:asciiTheme="majorHAnsi" w:hAnsiTheme="majorHAnsi" w:cstheme="majorHAnsi"/>
              </w:rPr>
              <w:t>Enter the specified period (1~) if you want the status to be displayed as a warning when the movement is delayed for the specified period. (Unit: minutes)</w:t>
            </w:r>
          </w:p>
          <w:p w14:paraId="3771226B" w14:textId="1CF5E105" w:rsidR="002B7C98" w:rsidRPr="00CB0166" w:rsidRDefault="004D3966" w:rsidP="00894770">
            <w:pPr>
              <w:pStyle w:val="aff"/>
              <w:jc w:val="left"/>
              <w:rPr>
                <w:rFonts w:asciiTheme="majorHAnsi" w:hAnsiTheme="majorHAnsi" w:cstheme="majorHAnsi"/>
              </w:rPr>
            </w:pPr>
            <w:r w:rsidRPr="00CB0166">
              <w:rPr>
                <w:rFonts w:asciiTheme="majorHAnsi" w:hAnsiTheme="majorHAnsi" w:cstheme="majorHAnsi"/>
              </w:rPr>
              <w:t>If it is not entered</w:t>
            </w:r>
            <w:r w:rsidR="00E24700" w:rsidRPr="00CB0166">
              <w:rPr>
                <w:rFonts w:asciiTheme="majorHAnsi" w:hAnsiTheme="majorHAnsi" w:cstheme="majorHAnsi"/>
              </w:rPr>
              <w:t>, no warning will be displayed.</w:t>
            </w:r>
          </w:p>
        </w:tc>
        <w:tc>
          <w:tcPr>
            <w:tcW w:w="1021" w:type="dxa"/>
          </w:tcPr>
          <w:p w14:paraId="0A422137" w14:textId="011EFFA6" w:rsidR="002B7C98" w:rsidRPr="00CB0166" w:rsidRDefault="002B7C98" w:rsidP="002B7C98">
            <w:pPr>
              <w:pStyle w:val="aff"/>
              <w:jc w:val="center"/>
              <w:rPr>
                <w:rFonts w:asciiTheme="majorHAnsi" w:hAnsiTheme="majorHAnsi" w:cstheme="majorHAnsi"/>
              </w:rPr>
            </w:pPr>
            <w:r w:rsidRPr="00CB0166">
              <w:rPr>
                <w:rFonts w:asciiTheme="majorHAnsi" w:hAnsiTheme="majorHAnsi" w:cstheme="majorHAnsi"/>
              </w:rPr>
              <w:t>-</w:t>
            </w:r>
          </w:p>
        </w:tc>
        <w:tc>
          <w:tcPr>
            <w:tcW w:w="992" w:type="dxa"/>
          </w:tcPr>
          <w:p w14:paraId="2600F341" w14:textId="45B1D892" w:rsidR="002B7C98" w:rsidRPr="00CB0166" w:rsidRDefault="00FA568B" w:rsidP="002B7C98">
            <w:pPr>
              <w:pStyle w:val="aff"/>
              <w:rPr>
                <w:rFonts w:asciiTheme="majorHAnsi" w:hAnsiTheme="majorHAnsi" w:cstheme="majorHAnsi"/>
              </w:rPr>
            </w:pPr>
            <w:r w:rsidRPr="00CB0166">
              <w:rPr>
                <w:rFonts w:asciiTheme="majorHAnsi" w:hAnsiTheme="majorHAnsi" w:cstheme="majorHAnsi"/>
              </w:rPr>
              <w:t>Manual</w:t>
            </w:r>
            <w:r w:rsidR="00972BE6" w:rsidRPr="00CB0166">
              <w:rPr>
                <w:rFonts w:asciiTheme="majorHAnsi" w:hAnsiTheme="majorHAnsi" w:cstheme="majorHAnsi"/>
              </w:rPr>
              <w:t xml:space="preserve"> input</w:t>
            </w:r>
          </w:p>
        </w:tc>
        <w:tc>
          <w:tcPr>
            <w:tcW w:w="1672" w:type="dxa"/>
          </w:tcPr>
          <w:p w14:paraId="0D80C7E7" w14:textId="693F4DB1" w:rsidR="002B7C98" w:rsidRPr="00CB0166" w:rsidRDefault="002B7C98" w:rsidP="002B7C98">
            <w:pPr>
              <w:pStyle w:val="aff"/>
              <w:rPr>
                <w:rFonts w:asciiTheme="majorHAnsi" w:hAnsiTheme="majorHAnsi" w:cstheme="majorHAnsi"/>
              </w:rPr>
            </w:pPr>
            <w:r w:rsidRPr="00CB0166">
              <w:rPr>
                <w:rFonts w:asciiTheme="majorHAnsi" w:hAnsiTheme="majorHAnsi" w:cstheme="majorHAnsi"/>
              </w:rPr>
              <w:t>-</w:t>
            </w:r>
          </w:p>
        </w:tc>
      </w:tr>
      <w:tr w:rsidR="002B7C98" w:rsidRPr="00CB0166" w14:paraId="7E0F0A33" w14:textId="77777777" w:rsidTr="00A678B7">
        <w:trPr>
          <w:trHeight w:val="725"/>
        </w:trPr>
        <w:tc>
          <w:tcPr>
            <w:tcW w:w="1129" w:type="dxa"/>
            <w:shd w:val="clear" w:color="auto" w:fill="E5EAEF"/>
          </w:tcPr>
          <w:p w14:paraId="7812D313" w14:textId="6F7F8EA1" w:rsidR="002B7C98" w:rsidRPr="00CB0166" w:rsidRDefault="002B7C98" w:rsidP="002B7C98">
            <w:pPr>
              <w:pStyle w:val="aff"/>
              <w:rPr>
                <w:rStyle w:val="af6"/>
                <w:rFonts w:asciiTheme="majorHAnsi" w:hAnsiTheme="majorHAnsi" w:cstheme="majorHAnsi"/>
                <w:b w:val="0"/>
              </w:rPr>
            </w:pPr>
            <w:r w:rsidRPr="00CB0166">
              <w:rPr>
                <w:rStyle w:val="af6"/>
                <w:rFonts w:asciiTheme="majorHAnsi" w:hAnsiTheme="majorHAnsi" w:cstheme="majorHAnsi"/>
                <w:b w:val="0"/>
              </w:rPr>
              <w:t>Terraform</w:t>
            </w:r>
            <w:r w:rsidR="00E40627" w:rsidRPr="00CB0166">
              <w:rPr>
                <w:rStyle w:val="af6"/>
                <w:rFonts w:asciiTheme="majorHAnsi" w:hAnsiTheme="majorHAnsi" w:cstheme="majorHAnsi"/>
                <w:b w:val="0"/>
              </w:rPr>
              <w:t xml:space="preserve"> use information</w:t>
            </w:r>
          </w:p>
        </w:tc>
        <w:tc>
          <w:tcPr>
            <w:tcW w:w="1134" w:type="dxa"/>
            <w:shd w:val="clear" w:color="auto" w:fill="E5EAEF"/>
          </w:tcPr>
          <w:p w14:paraId="45F6EBC8" w14:textId="69300BB9" w:rsidR="002B7C98" w:rsidRPr="00CB0166" w:rsidRDefault="002B7C98" w:rsidP="002B7C98">
            <w:pPr>
              <w:pStyle w:val="aff"/>
              <w:rPr>
                <w:rStyle w:val="af6"/>
                <w:rFonts w:asciiTheme="majorHAnsi" w:hAnsiTheme="majorHAnsi" w:cstheme="majorHAnsi"/>
                <w:b w:val="0"/>
              </w:rPr>
            </w:pPr>
            <w:r w:rsidRPr="00CB0166">
              <w:rPr>
                <w:rStyle w:val="af6"/>
                <w:rFonts w:asciiTheme="majorHAnsi" w:hAnsiTheme="majorHAnsi" w:cstheme="majorHAnsi"/>
                <w:b w:val="0"/>
              </w:rPr>
              <w:t>Organization:</w:t>
            </w:r>
            <w:r w:rsidR="0040097A" w:rsidRPr="00CB0166">
              <w:rPr>
                <w:rStyle w:val="af6"/>
                <w:rFonts w:asciiTheme="majorHAnsi" w:hAnsiTheme="majorHAnsi" w:cstheme="majorHAnsi"/>
                <w:b w:val="0"/>
              </w:rPr>
              <w:t xml:space="preserve"> </w:t>
            </w:r>
            <w:r w:rsidRPr="00CB0166">
              <w:rPr>
                <w:rStyle w:val="af6"/>
                <w:rFonts w:asciiTheme="majorHAnsi" w:hAnsiTheme="majorHAnsi" w:cstheme="majorHAnsi"/>
                <w:b w:val="0"/>
              </w:rPr>
              <w:t>Workspace</w:t>
            </w:r>
          </w:p>
        </w:tc>
        <w:tc>
          <w:tcPr>
            <w:tcW w:w="3941" w:type="dxa"/>
          </w:tcPr>
          <w:p w14:paraId="2CC04354" w14:textId="69738AFF" w:rsidR="002B7C98" w:rsidRPr="00CB0166" w:rsidRDefault="00AA0F2D" w:rsidP="00001920">
            <w:pPr>
              <w:pStyle w:val="aff"/>
              <w:jc w:val="left"/>
              <w:rPr>
                <w:rStyle w:val="af6"/>
                <w:rFonts w:asciiTheme="majorHAnsi" w:hAnsiTheme="majorHAnsi" w:cstheme="majorHAnsi"/>
                <w:b w:val="0"/>
                <w:szCs w:val="18"/>
              </w:rPr>
            </w:pPr>
            <w:r w:rsidRPr="00CB0166">
              <w:rPr>
                <w:rFonts w:asciiTheme="majorHAnsi" w:hAnsiTheme="majorHAnsi" w:cstheme="majorHAnsi"/>
                <w:szCs w:val="21"/>
              </w:rPr>
              <w:t>Select the Workspace registered (linked to Organization) in "</w:t>
            </w:r>
            <w:r w:rsidR="00001920" w:rsidRPr="00001920">
              <w:rPr>
                <w:rFonts w:asciiTheme="majorHAnsi" w:hAnsiTheme="majorHAnsi" w:cstheme="majorHAnsi"/>
                <w:szCs w:val="21"/>
                <w:u w:val="single"/>
              </w:rPr>
              <w:fldChar w:fldCharType="begin"/>
            </w:r>
            <w:r w:rsidR="00001920" w:rsidRPr="00001920">
              <w:rPr>
                <w:rFonts w:asciiTheme="majorHAnsi" w:hAnsiTheme="majorHAnsi" w:cstheme="majorHAnsi"/>
                <w:szCs w:val="21"/>
                <w:u w:val="single"/>
              </w:rPr>
              <w:instrText xml:space="preserve"> REF _Ref126572813 \r \h </w:instrText>
            </w:r>
            <w:r w:rsidR="00001920" w:rsidRPr="00001920">
              <w:rPr>
                <w:rFonts w:asciiTheme="majorHAnsi" w:hAnsiTheme="majorHAnsi" w:cstheme="majorHAnsi"/>
                <w:szCs w:val="21"/>
                <w:u w:val="single"/>
              </w:rPr>
            </w:r>
            <w:r w:rsidR="00001920">
              <w:rPr>
                <w:rFonts w:asciiTheme="majorHAnsi" w:hAnsiTheme="majorHAnsi" w:cstheme="majorHAnsi"/>
                <w:szCs w:val="21"/>
                <w:u w:val="single"/>
              </w:rPr>
              <w:instrText xml:space="preserve"> \* MERGEFORMAT </w:instrText>
            </w:r>
            <w:r w:rsidR="00001920" w:rsidRPr="00001920">
              <w:rPr>
                <w:rFonts w:asciiTheme="majorHAnsi" w:hAnsiTheme="majorHAnsi" w:cstheme="majorHAnsi"/>
                <w:szCs w:val="21"/>
                <w:u w:val="single"/>
              </w:rPr>
              <w:fldChar w:fldCharType="separate"/>
            </w:r>
            <w:r w:rsidR="00D751A3">
              <w:rPr>
                <w:rFonts w:asciiTheme="majorHAnsi" w:hAnsiTheme="majorHAnsi" w:cstheme="majorHAnsi"/>
                <w:szCs w:val="21"/>
                <w:u w:val="single"/>
              </w:rPr>
              <w:t>5.2.2</w:t>
            </w:r>
            <w:r w:rsidR="00001920" w:rsidRPr="00001920">
              <w:rPr>
                <w:rFonts w:asciiTheme="majorHAnsi" w:hAnsiTheme="majorHAnsi" w:cstheme="majorHAnsi"/>
                <w:szCs w:val="21"/>
                <w:u w:val="single"/>
              </w:rPr>
              <w:fldChar w:fldCharType="end"/>
            </w:r>
            <w:r w:rsidR="00001920" w:rsidRPr="00001920">
              <w:rPr>
                <w:rFonts w:asciiTheme="majorHAnsi" w:hAnsiTheme="majorHAnsi" w:cstheme="majorHAnsi"/>
                <w:szCs w:val="21"/>
                <w:u w:val="single"/>
              </w:rPr>
              <w:fldChar w:fldCharType="begin"/>
            </w:r>
            <w:r w:rsidR="00001920" w:rsidRPr="00001920">
              <w:rPr>
                <w:rFonts w:asciiTheme="majorHAnsi" w:hAnsiTheme="majorHAnsi" w:cstheme="majorHAnsi"/>
                <w:szCs w:val="21"/>
                <w:u w:val="single"/>
              </w:rPr>
              <w:instrText xml:space="preserve"> REF _Ref126572816 \h </w:instrText>
            </w:r>
            <w:r w:rsidR="00001920" w:rsidRPr="00001920">
              <w:rPr>
                <w:rFonts w:asciiTheme="majorHAnsi" w:hAnsiTheme="majorHAnsi" w:cstheme="majorHAnsi"/>
                <w:szCs w:val="21"/>
                <w:u w:val="single"/>
              </w:rPr>
            </w:r>
            <w:r w:rsidR="00001920">
              <w:rPr>
                <w:rFonts w:asciiTheme="majorHAnsi" w:hAnsiTheme="majorHAnsi" w:cstheme="majorHAnsi"/>
                <w:szCs w:val="21"/>
                <w:u w:val="single"/>
              </w:rPr>
              <w:instrText xml:space="preserve"> \* MERGEFORMAT </w:instrText>
            </w:r>
            <w:r w:rsidR="00001920" w:rsidRPr="00001920">
              <w:rPr>
                <w:rFonts w:asciiTheme="majorHAnsi" w:hAnsiTheme="majorHAnsi" w:cstheme="majorHAnsi"/>
                <w:szCs w:val="21"/>
                <w:u w:val="single"/>
              </w:rPr>
              <w:fldChar w:fldCharType="separate"/>
            </w:r>
            <w:r w:rsidR="00D751A3" w:rsidRPr="00D751A3">
              <w:rPr>
                <w:rFonts w:cstheme="majorHAnsi"/>
                <w:u w:val="single"/>
              </w:rPr>
              <w:t>Workspaces list</w:t>
            </w:r>
            <w:r w:rsidR="00001920" w:rsidRPr="00001920">
              <w:rPr>
                <w:rFonts w:asciiTheme="majorHAnsi" w:hAnsiTheme="majorHAnsi" w:cstheme="majorHAnsi"/>
                <w:szCs w:val="21"/>
                <w:u w:val="single"/>
              </w:rPr>
              <w:fldChar w:fldCharType="end"/>
            </w:r>
            <w:r w:rsidRPr="00CB0166">
              <w:rPr>
                <w:rFonts w:asciiTheme="majorHAnsi" w:hAnsiTheme="majorHAnsi" w:cstheme="majorHAnsi"/>
                <w:szCs w:val="21"/>
              </w:rPr>
              <w:t>".</w:t>
            </w:r>
          </w:p>
        </w:tc>
        <w:tc>
          <w:tcPr>
            <w:tcW w:w="1021" w:type="dxa"/>
          </w:tcPr>
          <w:p w14:paraId="66E3C807" w14:textId="65D5648A" w:rsidR="002B7C98" w:rsidRPr="00CB0166" w:rsidRDefault="002B7C98" w:rsidP="002B7C98">
            <w:pPr>
              <w:pStyle w:val="aff"/>
              <w:jc w:val="center"/>
              <w:rPr>
                <w:rFonts w:asciiTheme="majorHAnsi" w:hAnsiTheme="majorHAnsi" w:cstheme="majorHAnsi"/>
              </w:rPr>
            </w:pPr>
            <w:r w:rsidRPr="00CB0166">
              <w:rPr>
                <w:rFonts w:asciiTheme="majorHAnsi" w:hAnsiTheme="majorHAnsi" w:cstheme="majorHAnsi"/>
              </w:rPr>
              <w:t>○</w:t>
            </w:r>
          </w:p>
        </w:tc>
        <w:tc>
          <w:tcPr>
            <w:tcW w:w="992" w:type="dxa"/>
          </w:tcPr>
          <w:p w14:paraId="4B7D9E91" w14:textId="238A92E5" w:rsidR="002B7C98" w:rsidRPr="00CB0166" w:rsidRDefault="00E40627" w:rsidP="002B7C98">
            <w:pPr>
              <w:pStyle w:val="aff"/>
              <w:rPr>
                <w:rFonts w:asciiTheme="majorHAnsi" w:hAnsiTheme="majorHAnsi" w:cstheme="majorHAnsi"/>
              </w:rPr>
            </w:pPr>
            <w:r w:rsidRPr="00CB0166">
              <w:rPr>
                <w:rFonts w:asciiTheme="majorHAnsi" w:hAnsiTheme="majorHAnsi" w:cstheme="majorHAnsi"/>
              </w:rPr>
              <w:t>List select</w:t>
            </w:r>
            <w:r w:rsidR="00F22F7A" w:rsidRPr="00CB0166">
              <w:rPr>
                <w:rFonts w:asciiTheme="majorHAnsi" w:hAnsiTheme="majorHAnsi" w:cstheme="majorHAnsi"/>
              </w:rPr>
              <w:t>ion</w:t>
            </w:r>
          </w:p>
        </w:tc>
        <w:tc>
          <w:tcPr>
            <w:tcW w:w="1672" w:type="dxa"/>
          </w:tcPr>
          <w:p w14:paraId="2D38FB57" w14:textId="77777777" w:rsidR="002B7C98" w:rsidRPr="00CB0166" w:rsidRDefault="002B7C98" w:rsidP="002B7C98">
            <w:pPr>
              <w:pStyle w:val="aff"/>
              <w:rPr>
                <w:rFonts w:asciiTheme="majorHAnsi" w:hAnsiTheme="majorHAnsi" w:cstheme="majorHAnsi"/>
              </w:rPr>
            </w:pPr>
          </w:p>
        </w:tc>
      </w:tr>
      <w:tr w:rsidR="004425DB" w:rsidRPr="00CB0166" w14:paraId="3EBBD4D6" w14:textId="77777777" w:rsidTr="00A678B7">
        <w:tc>
          <w:tcPr>
            <w:tcW w:w="2263" w:type="dxa"/>
            <w:gridSpan w:val="2"/>
            <w:shd w:val="clear" w:color="auto" w:fill="E5EAEF"/>
          </w:tcPr>
          <w:p w14:paraId="35F51977" w14:textId="1F8ED968" w:rsidR="004425DB" w:rsidRPr="00CB0166" w:rsidRDefault="004425DB" w:rsidP="002B7C98">
            <w:pPr>
              <w:pStyle w:val="aff"/>
              <w:rPr>
                <w:rFonts w:asciiTheme="majorHAnsi" w:hAnsiTheme="majorHAnsi" w:cstheme="majorHAnsi"/>
              </w:rPr>
            </w:pPr>
            <w:r w:rsidRPr="00CB0166">
              <w:rPr>
                <w:rFonts w:asciiTheme="majorHAnsi" w:hAnsiTheme="majorHAnsi" w:cstheme="majorHAnsi"/>
              </w:rPr>
              <w:t>Movement-Module link</w:t>
            </w:r>
          </w:p>
        </w:tc>
        <w:tc>
          <w:tcPr>
            <w:tcW w:w="3941" w:type="dxa"/>
          </w:tcPr>
          <w:p w14:paraId="16DEC738" w14:textId="0DAB958D" w:rsidR="004425DB" w:rsidRPr="00CB0166" w:rsidRDefault="00911863" w:rsidP="00001920">
            <w:pPr>
              <w:pStyle w:val="aff"/>
              <w:jc w:val="left"/>
              <w:rPr>
                <w:rFonts w:asciiTheme="majorHAnsi" w:hAnsiTheme="majorHAnsi" w:cstheme="majorHAnsi"/>
              </w:rPr>
            </w:pPr>
            <w:r w:rsidRPr="00CB0166">
              <w:rPr>
                <w:rFonts w:asciiTheme="majorHAnsi" w:hAnsiTheme="majorHAnsi" w:cstheme="majorHAnsi"/>
              </w:rPr>
              <w:t xml:space="preserve">Moves the user to </w:t>
            </w:r>
            <w:r w:rsidRPr="00001920">
              <w:rPr>
                <w:rFonts w:asciiTheme="majorHAnsi" w:hAnsiTheme="majorHAnsi" w:cstheme="majorHAnsi"/>
                <w:u w:val="single"/>
              </w:rPr>
              <w:t>“</w:t>
            </w:r>
            <w:r w:rsidR="00001920" w:rsidRPr="00001920">
              <w:rPr>
                <w:rFonts w:asciiTheme="majorHAnsi" w:hAnsiTheme="majorHAnsi" w:cstheme="majorHAnsi"/>
                <w:u w:val="single"/>
              </w:rPr>
              <w:fldChar w:fldCharType="begin"/>
            </w:r>
            <w:r w:rsidR="00001920" w:rsidRPr="00001920">
              <w:rPr>
                <w:rFonts w:asciiTheme="majorHAnsi" w:hAnsiTheme="majorHAnsi" w:cstheme="majorHAnsi"/>
                <w:u w:val="single"/>
              </w:rPr>
              <w:instrText xml:space="preserve"> REF _Ref126572835 \r \h </w:instrText>
            </w:r>
            <w:r w:rsidR="00001920" w:rsidRPr="00001920">
              <w:rPr>
                <w:rFonts w:asciiTheme="majorHAnsi" w:hAnsiTheme="majorHAnsi" w:cstheme="majorHAnsi"/>
                <w:u w:val="single"/>
              </w:rPr>
            </w:r>
            <w:r w:rsidR="00001920">
              <w:rPr>
                <w:rFonts w:asciiTheme="majorHAnsi" w:hAnsiTheme="majorHAnsi" w:cstheme="majorHAnsi"/>
                <w:u w:val="single"/>
              </w:rPr>
              <w:instrText xml:space="preserve"> \* MERGEFORMAT </w:instrText>
            </w:r>
            <w:r w:rsidR="00001920" w:rsidRPr="00001920">
              <w:rPr>
                <w:rFonts w:asciiTheme="majorHAnsi" w:hAnsiTheme="majorHAnsi" w:cstheme="majorHAnsi"/>
                <w:u w:val="single"/>
              </w:rPr>
              <w:fldChar w:fldCharType="separate"/>
            </w:r>
            <w:r w:rsidR="00D751A3">
              <w:rPr>
                <w:rFonts w:asciiTheme="majorHAnsi" w:hAnsiTheme="majorHAnsi" w:cstheme="majorHAnsi"/>
                <w:u w:val="single"/>
              </w:rPr>
              <w:t>5.2.5</w:t>
            </w:r>
            <w:r w:rsidR="00001920" w:rsidRPr="00001920">
              <w:rPr>
                <w:rFonts w:asciiTheme="majorHAnsi" w:hAnsiTheme="majorHAnsi" w:cstheme="majorHAnsi"/>
                <w:u w:val="single"/>
              </w:rPr>
              <w:fldChar w:fldCharType="end"/>
            </w:r>
            <w:r w:rsidR="00001920" w:rsidRPr="00001920">
              <w:rPr>
                <w:rFonts w:asciiTheme="majorHAnsi" w:hAnsiTheme="majorHAnsi" w:cstheme="majorHAnsi"/>
                <w:u w:val="single"/>
              </w:rPr>
              <w:fldChar w:fldCharType="begin"/>
            </w:r>
            <w:r w:rsidR="00001920" w:rsidRPr="00001920">
              <w:rPr>
                <w:rFonts w:asciiTheme="majorHAnsi" w:hAnsiTheme="majorHAnsi" w:cstheme="majorHAnsi"/>
                <w:u w:val="single"/>
              </w:rPr>
              <w:instrText xml:space="preserve"> REF _Ref126572838 \h </w:instrText>
            </w:r>
            <w:r w:rsidR="00001920" w:rsidRPr="00001920">
              <w:rPr>
                <w:rFonts w:asciiTheme="majorHAnsi" w:hAnsiTheme="majorHAnsi" w:cstheme="majorHAnsi"/>
                <w:u w:val="single"/>
              </w:rPr>
            </w:r>
            <w:r w:rsidR="00001920">
              <w:rPr>
                <w:rFonts w:asciiTheme="majorHAnsi" w:hAnsiTheme="majorHAnsi" w:cstheme="majorHAnsi"/>
                <w:u w:val="single"/>
              </w:rPr>
              <w:instrText xml:space="preserve"> \* MERGEFORMAT </w:instrText>
            </w:r>
            <w:r w:rsidR="00001920" w:rsidRPr="00001920">
              <w:rPr>
                <w:rFonts w:asciiTheme="majorHAnsi" w:hAnsiTheme="majorHAnsi" w:cstheme="majorHAnsi"/>
                <w:u w:val="single"/>
              </w:rPr>
              <w:fldChar w:fldCharType="separate"/>
            </w:r>
            <w:r w:rsidR="00D751A3" w:rsidRPr="00D751A3">
              <w:rPr>
                <w:rFonts w:cstheme="majorHAnsi"/>
                <w:u w:val="single"/>
              </w:rPr>
              <w:t>Movement module link</w:t>
            </w:r>
            <w:r w:rsidR="00001920" w:rsidRPr="00001920">
              <w:rPr>
                <w:rFonts w:asciiTheme="majorHAnsi" w:hAnsiTheme="majorHAnsi" w:cstheme="majorHAnsi"/>
                <w:u w:val="single"/>
              </w:rPr>
              <w:fldChar w:fldCharType="end"/>
            </w:r>
            <w:r w:rsidRPr="00001920">
              <w:rPr>
                <w:rFonts w:asciiTheme="majorHAnsi" w:hAnsiTheme="majorHAnsi" w:cstheme="majorHAnsi"/>
                <w:u w:val="single"/>
              </w:rPr>
              <w:t>”.</w:t>
            </w:r>
          </w:p>
        </w:tc>
        <w:tc>
          <w:tcPr>
            <w:tcW w:w="1021" w:type="dxa"/>
          </w:tcPr>
          <w:p w14:paraId="7B8D72C7" w14:textId="258AE685" w:rsidR="004425DB" w:rsidRPr="00CB0166" w:rsidRDefault="00911863" w:rsidP="002B7C98">
            <w:pPr>
              <w:pStyle w:val="aff"/>
              <w:jc w:val="center"/>
              <w:rPr>
                <w:rFonts w:asciiTheme="majorHAnsi" w:hAnsiTheme="majorHAnsi" w:cstheme="majorHAnsi"/>
              </w:rPr>
            </w:pPr>
            <w:r w:rsidRPr="00CB0166">
              <w:rPr>
                <w:rFonts w:asciiTheme="majorHAnsi" w:hAnsiTheme="majorHAnsi" w:cstheme="majorHAnsi"/>
              </w:rPr>
              <w:t>-</w:t>
            </w:r>
          </w:p>
        </w:tc>
        <w:tc>
          <w:tcPr>
            <w:tcW w:w="992" w:type="dxa"/>
          </w:tcPr>
          <w:p w14:paraId="7C792869" w14:textId="3CF43451" w:rsidR="004425DB" w:rsidRPr="00CB0166" w:rsidRDefault="00911863" w:rsidP="002B7C98">
            <w:pPr>
              <w:pStyle w:val="aff"/>
              <w:rPr>
                <w:rFonts w:asciiTheme="majorHAnsi" w:hAnsiTheme="majorHAnsi" w:cstheme="majorHAnsi"/>
              </w:rPr>
            </w:pPr>
            <w:r w:rsidRPr="00CB0166">
              <w:rPr>
                <w:rFonts w:asciiTheme="majorHAnsi" w:hAnsiTheme="majorHAnsi" w:cstheme="majorHAnsi"/>
              </w:rPr>
              <w:t>-</w:t>
            </w:r>
          </w:p>
        </w:tc>
        <w:tc>
          <w:tcPr>
            <w:tcW w:w="1672" w:type="dxa"/>
          </w:tcPr>
          <w:p w14:paraId="4F10488B" w14:textId="4A72B64A" w:rsidR="004425DB" w:rsidRPr="00CB0166" w:rsidRDefault="004425DB" w:rsidP="00C3647B">
            <w:pPr>
              <w:pStyle w:val="aff"/>
              <w:jc w:val="left"/>
              <w:rPr>
                <w:rFonts w:asciiTheme="majorHAnsi" w:hAnsiTheme="majorHAnsi" w:cstheme="majorHAnsi"/>
              </w:rPr>
            </w:pPr>
          </w:p>
        </w:tc>
      </w:tr>
      <w:tr w:rsidR="002B7C98" w:rsidRPr="00CB0166" w14:paraId="46B9E711" w14:textId="77777777" w:rsidTr="00A678B7">
        <w:tc>
          <w:tcPr>
            <w:tcW w:w="2263" w:type="dxa"/>
            <w:gridSpan w:val="2"/>
            <w:shd w:val="clear" w:color="auto" w:fill="E5EAEF"/>
          </w:tcPr>
          <w:p w14:paraId="280058DD" w14:textId="2D7F9BF6" w:rsidR="002B7C98" w:rsidRPr="00CB0166" w:rsidRDefault="00E40627" w:rsidP="002B7C98">
            <w:pPr>
              <w:pStyle w:val="aff"/>
              <w:rPr>
                <w:rFonts w:asciiTheme="majorHAnsi" w:hAnsiTheme="majorHAnsi" w:cstheme="majorHAnsi"/>
              </w:rPr>
            </w:pPr>
            <w:r w:rsidRPr="00CB0166">
              <w:rPr>
                <w:rFonts w:asciiTheme="majorHAnsi" w:hAnsiTheme="majorHAnsi" w:cstheme="majorHAnsi"/>
              </w:rPr>
              <w:t>Remarks</w:t>
            </w:r>
          </w:p>
        </w:tc>
        <w:tc>
          <w:tcPr>
            <w:tcW w:w="3941" w:type="dxa"/>
          </w:tcPr>
          <w:p w14:paraId="305DE6D6" w14:textId="480D0875" w:rsidR="002B7C98" w:rsidRPr="00CB0166" w:rsidRDefault="00AA0F2D" w:rsidP="00894770">
            <w:pPr>
              <w:pStyle w:val="aff"/>
              <w:jc w:val="left"/>
              <w:rPr>
                <w:rFonts w:asciiTheme="majorHAnsi" w:hAnsiTheme="majorHAnsi" w:cstheme="majorHAnsi"/>
              </w:rPr>
            </w:pPr>
            <w:r w:rsidRPr="00CB0166">
              <w:rPr>
                <w:rFonts w:asciiTheme="majorHAnsi" w:hAnsiTheme="majorHAnsi" w:cstheme="majorHAnsi"/>
              </w:rPr>
              <w:t>Free description field.</w:t>
            </w:r>
          </w:p>
        </w:tc>
        <w:tc>
          <w:tcPr>
            <w:tcW w:w="1021" w:type="dxa"/>
          </w:tcPr>
          <w:p w14:paraId="1D6D5D56" w14:textId="77777777" w:rsidR="002B7C98" w:rsidRPr="00CB0166" w:rsidRDefault="002B7C98" w:rsidP="002B7C98">
            <w:pPr>
              <w:pStyle w:val="aff"/>
              <w:jc w:val="center"/>
              <w:rPr>
                <w:rFonts w:asciiTheme="majorHAnsi" w:hAnsiTheme="majorHAnsi" w:cstheme="majorHAnsi"/>
              </w:rPr>
            </w:pPr>
            <w:r w:rsidRPr="00CB0166">
              <w:rPr>
                <w:rFonts w:asciiTheme="majorHAnsi" w:hAnsiTheme="majorHAnsi" w:cstheme="majorHAnsi"/>
              </w:rPr>
              <w:t>-</w:t>
            </w:r>
          </w:p>
        </w:tc>
        <w:tc>
          <w:tcPr>
            <w:tcW w:w="992" w:type="dxa"/>
          </w:tcPr>
          <w:p w14:paraId="07A26B8F" w14:textId="49D386CF" w:rsidR="002B7C98" w:rsidRPr="00CB0166" w:rsidRDefault="00FA568B" w:rsidP="002B7C98">
            <w:pPr>
              <w:pStyle w:val="aff"/>
              <w:rPr>
                <w:rFonts w:asciiTheme="majorHAnsi" w:hAnsiTheme="majorHAnsi" w:cstheme="majorHAnsi"/>
              </w:rPr>
            </w:pPr>
            <w:r w:rsidRPr="00CB0166">
              <w:rPr>
                <w:rFonts w:asciiTheme="majorHAnsi" w:hAnsiTheme="majorHAnsi" w:cstheme="majorHAnsi"/>
              </w:rPr>
              <w:t>Manual</w:t>
            </w:r>
            <w:r w:rsidR="004D3DFA" w:rsidRPr="00CB0166">
              <w:rPr>
                <w:rFonts w:asciiTheme="majorHAnsi" w:hAnsiTheme="majorHAnsi" w:cstheme="majorHAnsi"/>
              </w:rPr>
              <w:t xml:space="preserve"> input</w:t>
            </w:r>
          </w:p>
        </w:tc>
        <w:tc>
          <w:tcPr>
            <w:tcW w:w="1672" w:type="dxa"/>
          </w:tcPr>
          <w:p w14:paraId="7D051314" w14:textId="31015B2D" w:rsidR="002B7C98" w:rsidRPr="00CB0166" w:rsidRDefault="00E40627" w:rsidP="00C3647B">
            <w:pPr>
              <w:pStyle w:val="aff"/>
              <w:jc w:val="left"/>
              <w:rPr>
                <w:rFonts w:asciiTheme="majorHAnsi" w:hAnsiTheme="majorHAnsi" w:cstheme="majorHAnsi"/>
              </w:rPr>
            </w:pPr>
            <w:r w:rsidRPr="00CB0166">
              <w:rPr>
                <w:rFonts w:asciiTheme="majorHAnsi" w:hAnsiTheme="majorHAnsi" w:cstheme="majorHAnsi"/>
              </w:rPr>
              <w:t>Maximum length 4000 bytes</w:t>
            </w:r>
          </w:p>
        </w:tc>
      </w:tr>
    </w:tbl>
    <w:p w14:paraId="54F5B0C4" w14:textId="2C473C46" w:rsidR="00345063" w:rsidRPr="00CB0166" w:rsidRDefault="005B61B7" w:rsidP="00F97048">
      <w:pPr>
        <w:pStyle w:val="30"/>
        <w:rPr>
          <w:rFonts w:cstheme="majorHAnsi"/>
        </w:rPr>
      </w:pPr>
      <w:bookmarkStart w:id="743" w:name="_Movement一覧"/>
      <w:bookmarkStart w:id="744" w:name="_Toc105604731"/>
      <w:bookmarkStart w:id="745" w:name="_Ref126571250"/>
      <w:bookmarkStart w:id="746" w:name="_Ref126571264"/>
      <w:bookmarkStart w:id="747" w:name="_Ref126574366"/>
      <w:bookmarkStart w:id="748" w:name="_Ref126574374"/>
      <w:bookmarkStart w:id="749" w:name="_Ref126574449"/>
      <w:bookmarkStart w:id="750" w:name="_Ref126574469"/>
      <w:bookmarkStart w:id="751" w:name="_Ref126584466"/>
      <w:bookmarkStart w:id="752" w:name="_Ref126584469"/>
      <w:bookmarkStart w:id="753" w:name="_Ref126585690"/>
      <w:bookmarkStart w:id="754" w:name="_Ref126585694"/>
      <w:bookmarkStart w:id="755" w:name="_Toc126763576"/>
      <w:bookmarkEnd w:id="743"/>
      <w:r w:rsidRPr="00CB0166">
        <w:rPr>
          <w:rFonts w:cstheme="majorHAnsi"/>
        </w:rPr>
        <w:t>Module files</w:t>
      </w:r>
      <w:bookmarkEnd w:id="744"/>
      <w:bookmarkEnd w:id="745"/>
      <w:bookmarkEnd w:id="746"/>
      <w:bookmarkEnd w:id="747"/>
      <w:bookmarkEnd w:id="748"/>
      <w:bookmarkEnd w:id="749"/>
      <w:bookmarkEnd w:id="750"/>
      <w:bookmarkEnd w:id="751"/>
      <w:bookmarkEnd w:id="752"/>
      <w:bookmarkEnd w:id="753"/>
      <w:bookmarkEnd w:id="754"/>
      <w:bookmarkEnd w:id="755"/>
    </w:p>
    <w:p w14:paraId="0B8B19D0" w14:textId="16D246E7" w:rsidR="00117C5C" w:rsidRPr="00CB0166" w:rsidRDefault="00F2712F" w:rsidP="00D52037">
      <w:pPr>
        <w:pStyle w:val="aff0"/>
        <w:numPr>
          <w:ilvl w:val="0"/>
          <w:numId w:val="16"/>
        </w:numPr>
        <w:jc w:val="left"/>
        <w:rPr>
          <w:rFonts w:asciiTheme="majorHAnsi" w:hAnsiTheme="majorHAnsi" w:cstheme="majorHAnsi"/>
        </w:rPr>
      </w:pPr>
      <w:r w:rsidRPr="00CB0166">
        <w:rPr>
          <w:rFonts w:asciiTheme="majorHAnsi" w:hAnsiTheme="majorHAnsi" w:cstheme="majorHAnsi"/>
        </w:rPr>
        <w:t>In</w:t>
      </w:r>
      <w:r w:rsidR="006760BD">
        <w:rPr>
          <w:rFonts w:asciiTheme="majorHAnsi" w:hAnsiTheme="majorHAnsi" w:cstheme="majorHAnsi"/>
        </w:rPr>
        <w:t xml:space="preserve"> the</w:t>
      </w:r>
      <w:r w:rsidRPr="00CB0166">
        <w:rPr>
          <w:rFonts w:asciiTheme="majorHAnsi" w:hAnsiTheme="majorHAnsi" w:cstheme="majorHAnsi"/>
        </w:rPr>
        <w:t xml:space="preserve"> </w:t>
      </w:r>
      <w:r w:rsidR="00D52037" w:rsidRPr="00CB0166">
        <w:rPr>
          <w:rFonts w:asciiTheme="majorHAnsi" w:hAnsiTheme="majorHAnsi" w:cstheme="majorHAnsi"/>
        </w:rPr>
        <w:t>“</w:t>
      </w:r>
      <w:r w:rsidR="005B61B7" w:rsidRPr="00CB0166">
        <w:rPr>
          <w:rFonts w:asciiTheme="majorHAnsi" w:hAnsiTheme="majorHAnsi" w:cstheme="majorHAnsi"/>
        </w:rPr>
        <w:t>Module files</w:t>
      </w:r>
      <w:r w:rsidRPr="00CB0166">
        <w:rPr>
          <w:rFonts w:asciiTheme="majorHAnsi" w:hAnsiTheme="majorHAnsi" w:cstheme="majorHAnsi"/>
        </w:rPr>
        <w:t>”</w:t>
      </w:r>
      <w:r w:rsidR="006760BD">
        <w:rPr>
          <w:rFonts w:asciiTheme="majorHAnsi" w:hAnsiTheme="majorHAnsi" w:cstheme="majorHAnsi"/>
        </w:rPr>
        <w:t xml:space="preserve"> menu</w:t>
      </w:r>
      <w:r w:rsidRPr="00CB0166">
        <w:rPr>
          <w:rFonts w:asciiTheme="majorHAnsi" w:hAnsiTheme="majorHAnsi" w:cstheme="majorHAnsi"/>
        </w:rPr>
        <w:t>,</w:t>
      </w:r>
      <w:r w:rsidR="006760BD">
        <w:rPr>
          <w:rFonts w:asciiTheme="majorHAnsi" w:hAnsiTheme="majorHAnsi" w:cstheme="majorHAnsi"/>
        </w:rPr>
        <w:t xml:space="preserve"> users can</w:t>
      </w:r>
      <w:r w:rsidR="00D52037" w:rsidRPr="00CB0166">
        <w:rPr>
          <w:rFonts w:asciiTheme="majorHAnsi" w:hAnsiTheme="majorHAnsi" w:cstheme="majorHAnsi"/>
        </w:rPr>
        <w:t xml:space="preserve"> </w:t>
      </w:r>
      <w:r w:rsidR="006760BD">
        <w:rPr>
          <w:rFonts w:asciiTheme="majorHAnsi" w:hAnsiTheme="majorHAnsi" w:cstheme="majorHAnsi"/>
        </w:rPr>
        <w:t>maintenan</w:t>
      </w:r>
      <w:r w:rsidR="00B032BE" w:rsidRPr="00CB0166">
        <w:rPr>
          <w:rFonts w:asciiTheme="majorHAnsi" w:hAnsiTheme="majorHAnsi" w:cstheme="majorHAnsi"/>
        </w:rPr>
        <w:t xml:space="preserve"> (browsing</w:t>
      </w:r>
      <w:r w:rsidR="00F97048" w:rsidRPr="00CB0166">
        <w:rPr>
          <w:rFonts w:asciiTheme="majorHAnsi" w:hAnsiTheme="majorHAnsi" w:cstheme="majorHAnsi"/>
        </w:rPr>
        <w:t>/registration/update/abolition)</w:t>
      </w:r>
      <w:r w:rsidR="006760BD">
        <w:rPr>
          <w:rFonts w:asciiTheme="majorHAnsi" w:hAnsiTheme="majorHAnsi" w:cstheme="majorHAnsi"/>
        </w:rPr>
        <w:t xml:space="preserve"> user created module files.</w:t>
      </w:r>
    </w:p>
    <w:p w14:paraId="30FFD4D9" w14:textId="16313340" w:rsidR="00117C5C" w:rsidRPr="00CB0166" w:rsidRDefault="00D659E5" w:rsidP="00B41B15">
      <w:pPr>
        <w:pStyle w:val="aff0"/>
        <w:ind w:left="709"/>
        <w:rPr>
          <w:rFonts w:asciiTheme="majorHAnsi" w:hAnsiTheme="majorHAnsi" w:cstheme="majorHAnsi"/>
        </w:rPr>
      </w:pPr>
      <w:r w:rsidRPr="00CB0166">
        <w:rPr>
          <w:rFonts w:asciiTheme="majorHAnsi" w:hAnsiTheme="majorHAnsi" w:cstheme="majorHAnsi"/>
          <w:noProof/>
        </w:rPr>
        <mc:AlternateContent>
          <mc:Choice Requires="wps">
            <w:drawing>
              <wp:anchor distT="0" distB="0" distL="114300" distR="114300" simplePos="0" relativeHeight="251740160" behindDoc="0" locked="0" layoutInCell="1" allowOverlap="1" wp14:anchorId="0582AC85" wp14:editId="0D19F953">
                <wp:simplePos x="0" y="0"/>
                <wp:positionH relativeFrom="margin">
                  <wp:posOffset>-2540</wp:posOffset>
                </wp:positionH>
                <wp:positionV relativeFrom="paragraph">
                  <wp:posOffset>1277832</wp:posOffset>
                </wp:positionV>
                <wp:extent cx="643738" cy="168250"/>
                <wp:effectExtent l="0" t="0" r="23495" b="22860"/>
                <wp:wrapNone/>
                <wp:docPr id="237" name="正方形/長方形 237"/>
                <wp:cNvGraphicFramePr/>
                <a:graphic xmlns:a="http://schemas.openxmlformats.org/drawingml/2006/main">
                  <a:graphicData uri="http://schemas.microsoft.com/office/word/2010/wordprocessingShape">
                    <wps:wsp>
                      <wps:cNvSpPr/>
                      <wps:spPr>
                        <a:xfrm>
                          <a:off x="0" y="0"/>
                          <a:ext cx="643738" cy="168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C07CC" id="正方形/長方形 237" o:spid="_x0000_s1026" style="position:absolute;left:0;text-align:left;margin-left:-.2pt;margin-top:100.6pt;width:50.7pt;height:13.2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" filled="f" strokecolor="red" strokeweight="2pt">
                <w10:wrap anchorx="margin"/>
              </v:rect>
            </w:pict>
          </mc:Fallback>
        </mc:AlternateContent>
      </w:r>
      <w:r>
        <w:rPr>
          <w:noProof/>
        </w:rPr>
        <w:drawing>
          <wp:anchor distT="0" distB="0" distL="114300" distR="114300" simplePos="0" relativeHeight="251599866" behindDoc="0" locked="0" layoutInCell="1" allowOverlap="1" wp14:anchorId="448D7E6C" wp14:editId="4C47850A">
            <wp:simplePos x="0" y="0"/>
            <wp:positionH relativeFrom="margin">
              <wp:align>right</wp:align>
            </wp:positionH>
            <wp:positionV relativeFrom="paragraph">
              <wp:posOffset>207222</wp:posOffset>
            </wp:positionV>
            <wp:extent cx="6119495" cy="3769995"/>
            <wp:effectExtent l="0" t="0" r="0" b="1905"/>
            <wp:wrapSquare wrapText="bothSides"/>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9495" cy="3769995"/>
                    </a:xfrm>
                    <a:prstGeom prst="rect">
                      <a:avLst/>
                    </a:prstGeom>
                  </pic:spPr>
                </pic:pic>
              </a:graphicData>
            </a:graphic>
            <wp14:sizeRelH relativeFrom="page">
              <wp14:pctWidth>0</wp14:pctWidth>
            </wp14:sizeRelH>
            <wp14:sizeRelV relativeFrom="page">
              <wp14:pctHeight>0</wp14:pctHeight>
            </wp14:sizeRelV>
          </wp:anchor>
        </w:drawing>
      </w:r>
      <w:r w:rsidR="006760BD">
        <w:rPr>
          <w:rFonts w:asciiTheme="majorHAnsi" w:hAnsiTheme="majorHAnsi" w:cstheme="majorHAnsi"/>
        </w:rPr>
        <w:t>For more information regarding</w:t>
      </w:r>
      <w:r w:rsidR="00354F4E" w:rsidRPr="00CB0166">
        <w:rPr>
          <w:rFonts w:asciiTheme="majorHAnsi" w:hAnsiTheme="majorHAnsi" w:cstheme="majorHAnsi"/>
        </w:rPr>
        <w:t xml:space="preserve"> Module description,</w:t>
      </w:r>
      <w:r w:rsidR="00AA678B" w:rsidRPr="00CB0166">
        <w:rPr>
          <w:rFonts w:asciiTheme="majorHAnsi" w:hAnsiTheme="majorHAnsi" w:cstheme="majorHAnsi"/>
        </w:rPr>
        <w:t xml:space="preserve"> refer to "</w:t>
      </w:r>
      <w:r w:rsidR="00001920" w:rsidRPr="00001920">
        <w:rPr>
          <w:rFonts w:asciiTheme="majorHAnsi" w:hAnsiTheme="majorHAnsi" w:cstheme="majorHAnsi"/>
          <w:u w:val="single"/>
        </w:rPr>
        <w:fldChar w:fldCharType="begin"/>
      </w:r>
      <w:r w:rsidR="00001920" w:rsidRPr="00001920">
        <w:rPr>
          <w:rFonts w:asciiTheme="majorHAnsi" w:hAnsiTheme="majorHAnsi" w:cstheme="majorHAnsi"/>
          <w:u w:val="single"/>
        </w:rPr>
        <w:instrText xml:space="preserve"> REF _Ref493595916 \r \h </w:instrText>
      </w:r>
      <w:r w:rsidR="00001920" w:rsidRPr="00001920">
        <w:rPr>
          <w:rFonts w:asciiTheme="majorHAnsi" w:hAnsiTheme="majorHAnsi" w:cstheme="majorHAnsi"/>
          <w:u w:val="single"/>
        </w:rPr>
      </w:r>
      <w:r w:rsidR="00001920" w:rsidRPr="00001920">
        <w:rPr>
          <w:rFonts w:asciiTheme="majorHAnsi" w:hAnsiTheme="majorHAnsi" w:cstheme="majorHAnsi"/>
          <w:u w:val="single"/>
        </w:rPr>
        <w:instrText xml:space="preserve"> \* MERGEFORMAT </w:instrText>
      </w:r>
      <w:r w:rsidR="00001920" w:rsidRPr="00001920">
        <w:rPr>
          <w:rFonts w:asciiTheme="majorHAnsi" w:hAnsiTheme="majorHAnsi" w:cstheme="majorHAnsi"/>
          <w:u w:val="single"/>
        </w:rPr>
        <w:fldChar w:fldCharType="separate"/>
      </w:r>
      <w:r w:rsidR="00D751A3">
        <w:rPr>
          <w:rFonts w:asciiTheme="majorHAnsi" w:hAnsiTheme="majorHAnsi" w:cstheme="majorHAnsi"/>
          <w:u w:val="single"/>
        </w:rPr>
        <w:t xml:space="preserve"> 6.1</w:t>
      </w:r>
      <w:r w:rsidR="00001920" w:rsidRPr="00001920">
        <w:rPr>
          <w:rFonts w:asciiTheme="majorHAnsi" w:hAnsiTheme="majorHAnsi" w:cstheme="majorHAnsi"/>
          <w:u w:val="single"/>
        </w:rPr>
        <w:fldChar w:fldCharType="end"/>
      </w:r>
      <w:r w:rsidR="00001920" w:rsidRPr="00001920">
        <w:rPr>
          <w:rFonts w:asciiTheme="majorHAnsi" w:hAnsiTheme="majorHAnsi" w:cstheme="majorHAnsi"/>
          <w:u w:val="single"/>
        </w:rPr>
        <w:t xml:space="preserve"> </w:t>
      </w:r>
      <w:r w:rsidR="00001920" w:rsidRPr="00001920">
        <w:rPr>
          <w:rFonts w:asciiTheme="majorHAnsi" w:hAnsiTheme="majorHAnsi" w:cstheme="majorHAnsi"/>
          <w:u w:val="single"/>
        </w:rPr>
        <w:fldChar w:fldCharType="begin"/>
      </w:r>
      <w:r w:rsidR="00001920" w:rsidRPr="00001920">
        <w:rPr>
          <w:rFonts w:asciiTheme="majorHAnsi" w:hAnsiTheme="majorHAnsi" w:cstheme="majorHAnsi"/>
          <w:u w:val="single"/>
        </w:rPr>
        <w:instrText xml:space="preserve"> REF _Ref493595916 \h </w:instrText>
      </w:r>
      <w:r w:rsidR="00001920" w:rsidRPr="00001920">
        <w:rPr>
          <w:rFonts w:asciiTheme="majorHAnsi" w:hAnsiTheme="majorHAnsi" w:cstheme="majorHAnsi"/>
          <w:u w:val="single"/>
        </w:rPr>
      </w:r>
      <w:r w:rsidR="00001920" w:rsidRPr="00001920">
        <w:rPr>
          <w:rFonts w:asciiTheme="majorHAnsi" w:hAnsiTheme="majorHAnsi" w:cstheme="majorHAnsi"/>
          <w:u w:val="single"/>
        </w:rPr>
        <w:instrText xml:space="preserve"> \* MERGEFORMAT </w:instrText>
      </w:r>
      <w:r w:rsidR="00001920" w:rsidRPr="00001920">
        <w:rPr>
          <w:rFonts w:asciiTheme="majorHAnsi" w:hAnsiTheme="majorHAnsi" w:cstheme="majorHAnsi"/>
          <w:u w:val="single"/>
        </w:rPr>
        <w:fldChar w:fldCharType="separate"/>
      </w:r>
      <w:r w:rsidR="00D751A3" w:rsidRPr="00D751A3">
        <w:rPr>
          <w:u w:val="single"/>
        </w:rPr>
        <w:t>Module description</w:t>
      </w:r>
      <w:r w:rsidR="00001920" w:rsidRPr="00001920">
        <w:rPr>
          <w:rFonts w:asciiTheme="majorHAnsi" w:hAnsiTheme="majorHAnsi" w:cstheme="majorHAnsi"/>
          <w:u w:val="single"/>
        </w:rPr>
        <w:fldChar w:fldCharType="end"/>
      </w:r>
      <w:r w:rsidR="00393675" w:rsidRPr="00CB0166">
        <w:rPr>
          <w:rFonts w:asciiTheme="majorHAnsi" w:hAnsiTheme="majorHAnsi" w:cstheme="majorHAnsi"/>
        </w:rPr>
        <w:t>.</w:t>
      </w:r>
    </w:p>
    <w:p w14:paraId="16D2B979" w14:textId="7A7A229B" w:rsidR="00FB38A3" w:rsidRPr="00CB0166" w:rsidRDefault="00FB38A3" w:rsidP="001A029C">
      <w:pPr>
        <w:pStyle w:val="aff0"/>
        <w:ind w:left="709"/>
        <w:rPr>
          <w:rFonts w:asciiTheme="majorHAnsi" w:hAnsiTheme="majorHAnsi" w:cstheme="majorHAnsi"/>
        </w:rPr>
      </w:pPr>
    </w:p>
    <w:p w14:paraId="5DCDE09B" w14:textId="3193CC8C" w:rsidR="00090530" w:rsidRPr="00CB0166" w:rsidRDefault="006760BD" w:rsidP="00B41B15">
      <w:pPr>
        <w:pStyle w:val="af2"/>
        <w:jc w:val="center"/>
        <w:rPr>
          <w:rFonts w:asciiTheme="majorHAnsi" w:hAnsiTheme="majorHAnsi" w:cstheme="majorHAnsi"/>
        </w:rPr>
      </w:pPr>
      <w:r>
        <w:rPr>
          <w:rFonts w:asciiTheme="majorHAnsi" w:hAnsiTheme="majorHAnsi" w:cstheme="majorHAnsi"/>
        </w:rPr>
        <w:lastRenderedPageBreak/>
        <w:t>Figure 5.2.44-1</w:t>
      </w:r>
      <w:r w:rsidR="00B25E65" w:rsidRPr="00CB0166">
        <w:rPr>
          <w:rFonts w:asciiTheme="majorHAnsi" w:hAnsiTheme="majorHAnsi" w:cstheme="majorHAnsi"/>
        </w:rPr>
        <w:t xml:space="preserve"> S</w:t>
      </w:r>
      <w:r w:rsidR="008F68E9" w:rsidRPr="00CB0166">
        <w:rPr>
          <w:rFonts w:asciiTheme="majorHAnsi" w:hAnsiTheme="majorHAnsi" w:cstheme="majorHAnsi"/>
        </w:rPr>
        <w:t>ubmenu screen (Module files</w:t>
      </w:r>
      <w:r w:rsidR="00393675" w:rsidRPr="00CB0166">
        <w:rPr>
          <w:rFonts w:asciiTheme="majorHAnsi" w:hAnsiTheme="majorHAnsi" w:cstheme="majorHAnsi"/>
        </w:rPr>
        <w:t>)</w:t>
      </w:r>
    </w:p>
    <w:p w14:paraId="0F186D84" w14:textId="7F2954D4" w:rsidR="00E84364" w:rsidRPr="00CB0166" w:rsidRDefault="00E84364" w:rsidP="00E84364">
      <w:pPr>
        <w:rPr>
          <w:rFonts w:asciiTheme="majorHAnsi" w:hAnsiTheme="majorHAnsi" w:cstheme="majorHAnsi"/>
        </w:rPr>
      </w:pPr>
    </w:p>
    <w:p w14:paraId="6E9CFF11" w14:textId="2C9641F8" w:rsidR="00F2712F" w:rsidRPr="00CB0166" w:rsidRDefault="006760BD" w:rsidP="00F2712F">
      <w:pPr>
        <w:pStyle w:val="aff0"/>
        <w:numPr>
          <w:ilvl w:val="0"/>
          <w:numId w:val="16"/>
        </w:numPr>
        <w:jc w:val="left"/>
        <w:rPr>
          <w:rFonts w:asciiTheme="majorHAnsi" w:hAnsiTheme="majorHAnsi" w:cstheme="majorHAnsi"/>
        </w:rPr>
      </w:pPr>
      <w:r>
        <w:rPr>
          <w:rFonts w:asciiTheme="majorHAnsi" w:hAnsiTheme="majorHAnsi" w:cstheme="majorHAnsi"/>
        </w:rPr>
        <w:t xml:space="preserve">Click </w:t>
      </w:r>
      <w:r w:rsidRPr="00CB0166">
        <w:rPr>
          <w:rFonts w:asciiTheme="majorHAnsi" w:hAnsiTheme="majorHAnsi" w:cstheme="majorHAnsi"/>
        </w:rPr>
        <w:t xml:space="preserve">the "Register" </w:t>
      </w:r>
      <w:r>
        <w:rPr>
          <w:rFonts w:asciiTheme="majorHAnsi" w:hAnsiTheme="majorHAnsi" w:cstheme="majorHAnsi" w:hint="eastAsia"/>
        </w:rPr>
        <w:t>→</w:t>
      </w:r>
      <w:r>
        <w:rPr>
          <w:rFonts w:asciiTheme="majorHAnsi" w:hAnsiTheme="majorHAnsi" w:cstheme="majorHAnsi"/>
        </w:rPr>
        <w:t xml:space="preserve"> </w:t>
      </w:r>
      <w:r w:rsidRPr="00CB0166">
        <w:rPr>
          <w:rFonts w:asciiTheme="majorHAnsi" w:hAnsiTheme="majorHAnsi" w:cstheme="majorHAnsi"/>
        </w:rPr>
        <w:t xml:space="preserve">"Start registration" button </w:t>
      </w:r>
      <w:r>
        <w:rPr>
          <w:rFonts w:asciiTheme="majorHAnsi" w:hAnsiTheme="majorHAnsi" w:cstheme="majorHAnsi"/>
        </w:rPr>
        <w:t>to register Module infornation</w:t>
      </w:r>
      <w:r w:rsidRPr="00CB0166">
        <w:rPr>
          <w:rFonts w:asciiTheme="majorHAnsi" w:hAnsiTheme="majorHAnsi" w:cstheme="majorHAnsi"/>
        </w:rPr>
        <w:t>.</w:t>
      </w:r>
    </w:p>
    <w:p w14:paraId="39A6D387" w14:textId="5479A03D" w:rsidR="00FB38A3" w:rsidRPr="00CB0166" w:rsidRDefault="00447383" w:rsidP="001A029C">
      <w:pPr>
        <w:pStyle w:val="aff0"/>
        <w:ind w:leftChars="337" w:left="708"/>
        <w:rPr>
          <w:rFonts w:asciiTheme="majorHAnsi" w:hAnsiTheme="majorHAnsi" w:cstheme="majorHAnsi"/>
        </w:rPr>
      </w:pPr>
      <w:r w:rsidRPr="00CB0166">
        <w:rPr>
          <w:rFonts w:asciiTheme="majorHAnsi" w:hAnsiTheme="majorHAnsi" w:cstheme="majorHAnsi"/>
          <w:noProof/>
        </w:rPr>
        <w:drawing>
          <wp:inline distT="0" distB="0" distL="0" distR="0" wp14:anchorId="59051A2D" wp14:editId="1FF75CB3">
            <wp:extent cx="5193665" cy="2055571"/>
            <wp:effectExtent l="0" t="0" r="6985" b="190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3832" cy="2067510"/>
                    </a:xfrm>
                    <a:prstGeom prst="rect">
                      <a:avLst/>
                    </a:prstGeom>
                  </pic:spPr>
                </pic:pic>
              </a:graphicData>
            </a:graphic>
          </wp:inline>
        </w:drawing>
      </w:r>
    </w:p>
    <w:p w14:paraId="2761D8E4" w14:textId="56181C2F" w:rsidR="00F13D85" w:rsidRPr="00CB0166" w:rsidRDefault="00337BA3" w:rsidP="002C505B">
      <w:pPr>
        <w:pStyle w:val="af2"/>
        <w:jc w:val="center"/>
        <w:rPr>
          <w:rFonts w:asciiTheme="majorHAnsi" w:hAnsiTheme="majorHAnsi" w:cstheme="majorHAnsi"/>
        </w:rPr>
      </w:pPr>
      <w:r w:rsidRPr="00CB0166">
        <w:rPr>
          <w:rFonts w:asciiTheme="majorHAnsi" w:hAnsiTheme="majorHAnsi" w:cstheme="majorHAnsi"/>
        </w:rPr>
        <w:t xml:space="preserve">Figure </w:t>
      </w:r>
      <w:r w:rsidR="006760BD">
        <w:rPr>
          <w:rFonts w:asciiTheme="majorHAnsi" w:hAnsiTheme="majorHAnsi" w:cstheme="majorHAnsi"/>
        </w:rPr>
        <w:t>5.2.44</w:t>
      </w:r>
      <w:r w:rsidR="00B25E65" w:rsidRPr="00CB0166">
        <w:rPr>
          <w:rFonts w:asciiTheme="majorHAnsi" w:hAnsiTheme="majorHAnsi" w:cstheme="majorHAnsi"/>
        </w:rPr>
        <w:t>-2 Regist</w:t>
      </w:r>
      <w:r w:rsidR="00C43001" w:rsidRPr="00CB0166">
        <w:rPr>
          <w:rFonts w:asciiTheme="majorHAnsi" w:hAnsiTheme="majorHAnsi" w:cstheme="majorHAnsi"/>
        </w:rPr>
        <w:t>ration screen (Module files</w:t>
      </w:r>
      <w:r w:rsidRPr="00CB0166">
        <w:rPr>
          <w:rFonts w:asciiTheme="majorHAnsi" w:hAnsiTheme="majorHAnsi" w:cstheme="majorHAnsi"/>
        </w:rPr>
        <w:t>)</w:t>
      </w:r>
    </w:p>
    <w:p w14:paraId="48F24F15" w14:textId="77777777" w:rsidR="002C505B" w:rsidRPr="00CB0166" w:rsidRDefault="002C505B" w:rsidP="002C505B">
      <w:pPr>
        <w:rPr>
          <w:rFonts w:asciiTheme="majorHAnsi" w:hAnsiTheme="majorHAnsi" w:cstheme="majorHAnsi"/>
        </w:rPr>
      </w:pPr>
    </w:p>
    <w:p w14:paraId="27EE3AEE" w14:textId="4E466019" w:rsidR="00F13D85" w:rsidRPr="00CB0166" w:rsidRDefault="00D659E5" w:rsidP="00911863">
      <w:pPr>
        <w:ind w:leftChars="300" w:left="630"/>
        <w:jc w:val="left"/>
        <w:rPr>
          <w:rFonts w:asciiTheme="majorHAnsi" w:hAnsiTheme="majorHAnsi" w:cstheme="majorHAnsi"/>
        </w:rPr>
      </w:pPr>
      <w:r w:rsidRPr="00CB0166">
        <w:rPr>
          <w:rFonts w:asciiTheme="majorHAnsi" w:hAnsiTheme="majorHAnsi" w:cstheme="majorHAnsi"/>
          <w:noProof/>
        </w:rPr>
        <mc:AlternateContent>
          <mc:Choice Requires="wps">
            <w:drawing>
              <wp:anchor distT="0" distB="0" distL="114300" distR="114300" simplePos="0" relativeHeight="251767808" behindDoc="0" locked="0" layoutInCell="1" allowOverlap="1" wp14:anchorId="3836E0EF" wp14:editId="6671C96D">
                <wp:simplePos x="0" y="0"/>
                <wp:positionH relativeFrom="column">
                  <wp:posOffset>1428750</wp:posOffset>
                </wp:positionH>
                <wp:positionV relativeFrom="paragraph">
                  <wp:posOffset>488950</wp:posOffset>
                </wp:positionV>
                <wp:extent cx="914400" cy="321869"/>
                <wp:effectExtent l="0" t="0" r="0" b="2540"/>
                <wp:wrapNone/>
                <wp:docPr id="30" name="テキスト ボックス 30"/>
                <wp:cNvGraphicFramePr/>
                <a:graphic xmlns:a="http://schemas.openxmlformats.org/drawingml/2006/main">
                  <a:graphicData uri="http://schemas.microsoft.com/office/word/2010/wordprocessingShape">
                    <wps:wsp>
                      <wps:cNvSpPr txBox="1"/>
                      <wps:spPr>
                        <a:xfrm>
                          <a:off x="0" y="0"/>
                          <a:ext cx="914400" cy="3218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CBF0C9" w14:textId="0493184E" w:rsidR="00CC00D9" w:rsidRPr="009A0FF3" w:rsidRDefault="00CC00D9" w:rsidP="00D361BF">
                            <w:pPr>
                              <w:pStyle w:val="a9"/>
                              <w:numPr>
                                <w:ilvl w:val="0"/>
                                <w:numId w:val="29"/>
                              </w:numPr>
                              <w:ind w:leftChars="0"/>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36E0EF" id="テキスト ボックス 30" o:spid="_x0000_s1054" type="#_x0000_t202" style="position:absolute;left:0;text-align:left;margin-left:112.5pt;margin-top:38.5pt;width:1in;height:25.35pt;z-index:251767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" filled="f" stroked="f">
                <v:textbox>
                  <w:txbxContent>
                    <w:p w14:paraId="5BCBF0C9" w14:textId="0493184E" w:rsidR="00CC00D9" w:rsidRPr="009A0FF3" w:rsidRDefault="00CC00D9" w:rsidP="00D361BF">
                      <w:pPr>
                        <w:pStyle w:val="a9"/>
                        <w:numPr>
                          <w:ilvl w:val="0"/>
                          <w:numId w:val="29"/>
                        </w:numPr>
                        <w:ind w:leftChars="0"/>
                        <w:rPr>
                          <w:color w:val="FF0000"/>
                        </w:rPr>
                      </w:pPr>
                    </w:p>
                  </w:txbxContent>
                </v:textbox>
              </v:shape>
            </w:pict>
          </mc:Fallback>
        </mc:AlternateContent>
      </w:r>
      <w:r w:rsidRPr="00CB0166">
        <w:rPr>
          <w:rFonts w:asciiTheme="majorHAnsi" w:hAnsiTheme="majorHAnsi" w:cstheme="majorHAnsi"/>
          <w:noProof/>
        </w:rPr>
        <mc:AlternateContent>
          <mc:Choice Requires="wps">
            <w:drawing>
              <wp:anchor distT="0" distB="0" distL="114300" distR="114300" simplePos="0" relativeHeight="251764736" behindDoc="0" locked="0" layoutInCell="1" allowOverlap="1" wp14:anchorId="03F759DA" wp14:editId="17337E95">
                <wp:simplePos x="0" y="0"/>
                <wp:positionH relativeFrom="column">
                  <wp:posOffset>437303</wp:posOffset>
                </wp:positionH>
                <wp:positionV relativeFrom="paragraph">
                  <wp:posOffset>527262</wp:posOffset>
                </wp:positionV>
                <wp:extent cx="1041400" cy="203200"/>
                <wp:effectExtent l="0" t="0" r="25400" b="25400"/>
                <wp:wrapNone/>
                <wp:docPr id="28" name="正方形/長方形 28"/>
                <wp:cNvGraphicFramePr/>
                <a:graphic xmlns:a="http://schemas.openxmlformats.org/drawingml/2006/main">
                  <a:graphicData uri="http://schemas.microsoft.com/office/word/2010/wordprocessingShape">
                    <wps:wsp>
                      <wps:cNvSpPr/>
                      <wps:spPr>
                        <a:xfrm>
                          <a:off x="0" y="0"/>
                          <a:ext cx="104140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D0C66" id="正方形/長方形 28" o:spid="_x0000_s1026" style="position:absolute;left:0;text-align:left;margin-left:34.45pt;margin-top:41.5pt;width:82pt;height:1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" filled="f" strokecolor="red" strokeweight="2pt"/>
            </w:pict>
          </mc:Fallback>
        </mc:AlternateContent>
      </w:r>
      <w:r w:rsidRPr="00CB0166">
        <w:rPr>
          <w:rFonts w:asciiTheme="majorHAnsi" w:hAnsiTheme="majorHAnsi" w:cstheme="majorHAnsi"/>
          <w:noProof/>
        </w:rPr>
        <mc:AlternateContent>
          <mc:Choice Requires="wps">
            <w:drawing>
              <wp:anchor distT="0" distB="0" distL="114300" distR="114300" simplePos="0" relativeHeight="251769856" behindDoc="0" locked="0" layoutInCell="1" allowOverlap="1" wp14:anchorId="72CC20E5" wp14:editId="1294BE92">
                <wp:simplePos x="0" y="0"/>
                <wp:positionH relativeFrom="column">
                  <wp:posOffset>1842981</wp:posOffset>
                </wp:positionH>
                <wp:positionV relativeFrom="paragraph">
                  <wp:posOffset>723053</wp:posOffset>
                </wp:positionV>
                <wp:extent cx="914400" cy="321869"/>
                <wp:effectExtent l="0" t="0" r="0" b="2540"/>
                <wp:wrapNone/>
                <wp:docPr id="31" name="テキスト ボックス 31"/>
                <wp:cNvGraphicFramePr/>
                <a:graphic xmlns:a="http://schemas.openxmlformats.org/drawingml/2006/main">
                  <a:graphicData uri="http://schemas.microsoft.com/office/word/2010/wordprocessingShape">
                    <wps:wsp>
                      <wps:cNvSpPr txBox="1"/>
                      <wps:spPr>
                        <a:xfrm>
                          <a:off x="0" y="0"/>
                          <a:ext cx="914400" cy="3218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6C6628" w14:textId="77777777" w:rsidR="00CC00D9" w:rsidRPr="009A0FF3" w:rsidRDefault="00CC00D9" w:rsidP="00D361BF">
                            <w:pPr>
                              <w:pStyle w:val="a9"/>
                              <w:numPr>
                                <w:ilvl w:val="0"/>
                                <w:numId w:val="29"/>
                              </w:numPr>
                              <w:ind w:leftChars="0"/>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CC20E5" id="テキスト ボックス 31" o:spid="_x0000_s1055" type="#_x0000_t202" style="position:absolute;left:0;text-align:left;margin-left:145.1pt;margin-top:56.95pt;width:1in;height:25.35pt;z-index:2517698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" filled="f" stroked="f">
                <v:textbox>
                  <w:txbxContent>
                    <w:p w14:paraId="556C6628" w14:textId="77777777" w:rsidR="00CC00D9" w:rsidRPr="009A0FF3" w:rsidRDefault="00CC00D9" w:rsidP="00D361BF">
                      <w:pPr>
                        <w:pStyle w:val="a9"/>
                        <w:numPr>
                          <w:ilvl w:val="0"/>
                          <w:numId w:val="29"/>
                        </w:numPr>
                        <w:ind w:leftChars="0"/>
                        <w:rPr>
                          <w:color w:val="FF0000"/>
                        </w:rPr>
                      </w:pPr>
                    </w:p>
                  </w:txbxContent>
                </v:textbox>
              </v:shape>
            </w:pict>
          </mc:Fallback>
        </mc:AlternateContent>
      </w:r>
      <w:r w:rsidRPr="00CB0166">
        <w:rPr>
          <w:rFonts w:asciiTheme="majorHAnsi" w:hAnsiTheme="majorHAnsi" w:cstheme="majorHAnsi"/>
          <w:noProof/>
        </w:rPr>
        <mc:AlternateContent>
          <mc:Choice Requires="wps">
            <w:drawing>
              <wp:anchor distT="0" distB="0" distL="114300" distR="114300" simplePos="0" relativeHeight="251766784" behindDoc="0" locked="0" layoutInCell="1" allowOverlap="1" wp14:anchorId="55446009" wp14:editId="3C4D7143">
                <wp:simplePos x="0" y="0"/>
                <wp:positionH relativeFrom="column">
                  <wp:posOffset>437303</wp:posOffset>
                </wp:positionH>
                <wp:positionV relativeFrom="paragraph">
                  <wp:posOffset>721995</wp:posOffset>
                </wp:positionV>
                <wp:extent cx="1439334" cy="228600"/>
                <wp:effectExtent l="0" t="0" r="27940" b="19050"/>
                <wp:wrapNone/>
                <wp:docPr id="29" name="正方形/長方形 29"/>
                <wp:cNvGraphicFramePr/>
                <a:graphic xmlns:a="http://schemas.openxmlformats.org/drawingml/2006/main">
                  <a:graphicData uri="http://schemas.microsoft.com/office/word/2010/wordprocessingShape">
                    <wps:wsp>
                      <wps:cNvSpPr/>
                      <wps:spPr>
                        <a:xfrm>
                          <a:off x="0" y="0"/>
                          <a:ext cx="1439334"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0C898" id="正方形/長方形 29" o:spid="_x0000_s1026" style="position:absolute;left:0;text-align:left;margin-left:34.45pt;margin-top:56.85pt;width:113.35pt;height:1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" filled="f" strokecolor="red" strokeweight="2pt"/>
            </w:pict>
          </mc:Fallback>
        </mc:AlternateContent>
      </w:r>
      <w:r w:rsidR="006760BD">
        <w:rPr>
          <w:rFonts w:asciiTheme="majorHAnsi" w:hAnsiTheme="majorHAnsi" w:cstheme="majorHAnsi"/>
        </w:rPr>
        <w:t xml:space="preserve">Make sure to press the “Upload in advance” button </w:t>
      </w:r>
      <w:r w:rsidR="006760BD" w:rsidRPr="006760BD">
        <w:rPr>
          <w:rFonts w:asciiTheme="majorHAnsi" w:hAnsiTheme="majorHAnsi" w:cstheme="majorHAnsi"/>
        </w:rPr>
        <w:t>(</w:t>
      </w:r>
      <w:r w:rsidR="006760BD" w:rsidRPr="006760BD">
        <w:rPr>
          <w:rFonts w:ascii="ＭＳ ゴシック" w:eastAsia="ＭＳ ゴシック" w:hAnsi="ＭＳ ゴシック" w:cs="ＭＳ ゴシック" w:hint="eastAsia"/>
        </w:rPr>
        <w:t>①</w:t>
      </w:r>
      <w:r w:rsidR="006760BD" w:rsidRPr="006760BD">
        <w:rPr>
          <w:rFonts w:asciiTheme="majorHAnsi" w:eastAsia="ＭＳ ゴシック" w:hAnsiTheme="majorHAnsi" w:cstheme="majorHAnsi"/>
        </w:rPr>
        <w:t>)</w:t>
      </w:r>
      <w:r w:rsidR="006760BD" w:rsidRPr="006760BD">
        <w:rPr>
          <w:rFonts w:asciiTheme="majorHAnsi" w:hAnsiTheme="majorHAnsi" w:cstheme="majorHAnsi"/>
        </w:rPr>
        <w:t xml:space="preserve"> b</w:t>
      </w:r>
      <w:r w:rsidR="006760BD">
        <w:rPr>
          <w:rFonts w:asciiTheme="majorHAnsi" w:hAnsiTheme="majorHAnsi" w:cstheme="majorHAnsi"/>
        </w:rPr>
        <w:t>efore registering the files to ITA.</w:t>
      </w:r>
      <w:r w:rsidR="006760BD">
        <w:rPr>
          <w:rFonts w:asciiTheme="majorHAnsi" w:hAnsiTheme="majorHAnsi" w:cstheme="majorHAnsi"/>
        </w:rPr>
        <w:br/>
        <w:t>Confirm that the file name display</w:t>
      </w:r>
      <w:r w:rsidR="006760BD" w:rsidRPr="006760BD">
        <w:rPr>
          <w:rFonts w:asciiTheme="majorHAnsi" w:hAnsiTheme="majorHAnsi" w:cstheme="majorHAnsi"/>
        </w:rPr>
        <w:t xml:space="preserve">ed </w:t>
      </w:r>
      <w:r w:rsidR="006760BD" w:rsidRPr="006760BD">
        <w:rPr>
          <w:rFonts w:asciiTheme="majorHAnsi" w:eastAsia="ＭＳ ゴシック" w:hAnsiTheme="majorHAnsi" w:cstheme="majorHAnsi"/>
        </w:rPr>
        <w:t>(</w:t>
      </w:r>
      <w:r w:rsidR="006760BD" w:rsidRPr="006760BD">
        <w:rPr>
          <w:rFonts w:ascii="ＭＳ ゴシック" w:eastAsia="ＭＳ ゴシック" w:hAnsi="ＭＳ ゴシック" w:cs="ＭＳ ゴシック" w:hint="eastAsia"/>
        </w:rPr>
        <w:t>②</w:t>
      </w:r>
      <w:r w:rsidR="006760BD" w:rsidRPr="006760BD">
        <w:rPr>
          <w:rFonts w:asciiTheme="majorHAnsi" w:eastAsia="ＭＳ ゴシック" w:hAnsiTheme="majorHAnsi" w:cstheme="majorHAnsi"/>
        </w:rPr>
        <w:t>)</w:t>
      </w:r>
      <w:r w:rsidR="006760BD">
        <w:rPr>
          <w:rFonts w:asciiTheme="majorHAnsi" w:eastAsia="ＭＳ ゴシック" w:hAnsiTheme="majorHAnsi" w:cstheme="majorHAnsi"/>
        </w:rPr>
        <w:t xml:space="preserve"> is correct and press the “Register” button.</w:t>
      </w:r>
      <w:r w:rsidR="00F477F0" w:rsidRPr="006760BD">
        <w:rPr>
          <w:rFonts w:asciiTheme="majorHAnsi" w:hAnsiTheme="majorHAnsi" w:cstheme="majorHAnsi"/>
        </w:rPr>
        <w:t xml:space="preserve"> </w:t>
      </w:r>
      <w:r w:rsidR="00621398" w:rsidRPr="00CB0166">
        <w:rPr>
          <w:rStyle w:val="generalbold1"/>
          <w:rFonts w:asciiTheme="majorHAnsi" w:eastAsia="ＭＳ Ｐゴシック" w:hAnsiTheme="majorHAnsi" w:cstheme="majorHAnsi"/>
          <w:bCs/>
          <w:noProof/>
          <w:sz w:val="21"/>
          <w:szCs w:val="21"/>
        </w:rPr>
        <w:drawing>
          <wp:inline distT="0" distB="0" distL="0" distR="0" wp14:anchorId="07C692E2" wp14:editId="1626E6E9">
            <wp:extent cx="1885949" cy="1426464"/>
            <wp:effectExtent l="0" t="0" r="635" b="254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98003" cy="1435581"/>
                    </a:xfrm>
                    <a:prstGeom prst="rect">
                      <a:avLst/>
                    </a:prstGeom>
                  </pic:spPr>
                </pic:pic>
              </a:graphicData>
            </a:graphic>
          </wp:inline>
        </w:drawing>
      </w:r>
    </w:p>
    <w:p w14:paraId="721F4C90" w14:textId="2F914FBF" w:rsidR="00911863" w:rsidRPr="00CB0166" w:rsidRDefault="00911863" w:rsidP="00911863">
      <w:pPr>
        <w:ind w:leftChars="300" w:left="630"/>
        <w:jc w:val="left"/>
        <w:rPr>
          <w:rFonts w:asciiTheme="majorHAnsi" w:hAnsiTheme="majorHAnsi" w:cstheme="majorHAnsi"/>
        </w:rPr>
      </w:pPr>
    </w:p>
    <w:p w14:paraId="74AD24BB" w14:textId="36478E5D" w:rsidR="00911863" w:rsidRPr="00CB0166" w:rsidRDefault="00911863" w:rsidP="00911863">
      <w:pPr>
        <w:pStyle w:val="a9"/>
        <w:numPr>
          <w:ilvl w:val="0"/>
          <w:numId w:val="16"/>
        </w:numPr>
        <w:ind w:leftChars="0"/>
        <w:jc w:val="left"/>
        <w:rPr>
          <w:rStyle w:val="generalbold1"/>
          <w:rFonts w:asciiTheme="majorHAnsi" w:eastAsia="ＭＳ Ｐゴシック" w:hAnsiTheme="majorHAnsi" w:cstheme="majorHAnsi"/>
          <w:bCs/>
          <w:sz w:val="21"/>
          <w:szCs w:val="21"/>
        </w:rPr>
      </w:pPr>
      <w:r w:rsidRPr="00CB0166">
        <w:rPr>
          <w:rStyle w:val="generalbold1"/>
          <w:rFonts w:asciiTheme="majorHAnsi" w:eastAsia="ＭＳ Ｐゴシック" w:hAnsiTheme="majorHAnsi" w:cstheme="majorHAnsi"/>
          <w:bCs/>
          <w:sz w:val="21"/>
          <w:szCs w:val="21"/>
        </w:rPr>
        <w:t xml:space="preserve">Clicking the Movement-Module link button will move the user to the </w:t>
      </w:r>
      <w:r w:rsidR="0070577E" w:rsidRPr="00CB0166">
        <w:rPr>
          <w:rStyle w:val="generalbold1"/>
          <w:rFonts w:asciiTheme="majorHAnsi" w:eastAsia="ＭＳ Ｐゴシック" w:hAnsiTheme="majorHAnsi" w:cstheme="majorHAnsi"/>
          <w:bCs/>
          <w:sz w:val="21"/>
          <w:szCs w:val="21"/>
        </w:rPr>
        <w:t xml:space="preserve">target Movement’s </w:t>
      </w:r>
      <w:r w:rsidR="0070577E" w:rsidRPr="00001920">
        <w:rPr>
          <w:rStyle w:val="generalbold1"/>
          <w:rFonts w:asciiTheme="majorHAnsi" w:eastAsia="ＭＳ Ｐゴシック" w:hAnsiTheme="majorHAnsi" w:cstheme="majorHAnsi"/>
          <w:bCs/>
          <w:sz w:val="21"/>
          <w:szCs w:val="21"/>
          <w:u w:val="single"/>
        </w:rPr>
        <w:t>“</w:t>
      </w:r>
      <w:r w:rsidR="00001920" w:rsidRPr="00001920">
        <w:rPr>
          <w:rStyle w:val="generalbold1"/>
          <w:rFonts w:asciiTheme="majorHAnsi" w:eastAsia="ＭＳ Ｐゴシック" w:hAnsiTheme="majorHAnsi" w:cstheme="majorHAnsi"/>
          <w:bCs/>
          <w:sz w:val="21"/>
          <w:szCs w:val="21"/>
          <w:u w:val="single"/>
        </w:rPr>
        <w:fldChar w:fldCharType="begin"/>
      </w:r>
      <w:r w:rsidR="00001920" w:rsidRPr="00001920">
        <w:rPr>
          <w:rStyle w:val="generalbold1"/>
          <w:rFonts w:asciiTheme="majorHAnsi" w:eastAsia="ＭＳ Ｐゴシック" w:hAnsiTheme="majorHAnsi" w:cstheme="majorHAnsi"/>
          <w:bCs/>
          <w:sz w:val="21"/>
          <w:szCs w:val="21"/>
          <w:u w:val="single"/>
        </w:rPr>
        <w:instrText xml:space="preserve"> REF _Ref126573115 \r \h </w:instrText>
      </w:r>
      <w:r w:rsidR="00001920" w:rsidRPr="00001920">
        <w:rPr>
          <w:rStyle w:val="generalbold1"/>
          <w:rFonts w:asciiTheme="majorHAnsi" w:eastAsia="ＭＳ Ｐゴシック" w:hAnsiTheme="majorHAnsi" w:cstheme="majorHAnsi"/>
          <w:bCs/>
          <w:sz w:val="21"/>
          <w:szCs w:val="21"/>
          <w:u w:val="single"/>
        </w:rPr>
      </w:r>
      <w:r w:rsidR="00001920">
        <w:rPr>
          <w:rStyle w:val="generalbold1"/>
          <w:rFonts w:asciiTheme="majorHAnsi" w:eastAsia="ＭＳ Ｐゴシック" w:hAnsiTheme="majorHAnsi" w:cstheme="majorHAnsi"/>
          <w:bCs/>
          <w:sz w:val="21"/>
          <w:szCs w:val="21"/>
          <w:u w:val="single"/>
        </w:rPr>
        <w:instrText xml:space="preserve"> \* MERGEFORMAT </w:instrText>
      </w:r>
      <w:r w:rsidR="00001920" w:rsidRPr="00001920">
        <w:rPr>
          <w:rStyle w:val="generalbold1"/>
          <w:rFonts w:asciiTheme="majorHAnsi" w:eastAsia="ＭＳ Ｐゴシック" w:hAnsiTheme="majorHAnsi" w:cstheme="majorHAnsi"/>
          <w:bCs/>
          <w:sz w:val="21"/>
          <w:szCs w:val="21"/>
          <w:u w:val="single"/>
        </w:rPr>
        <w:fldChar w:fldCharType="separate"/>
      </w:r>
      <w:r w:rsidR="00D751A3">
        <w:rPr>
          <w:rStyle w:val="generalbold1"/>
          <w:rFonts w:asciiTheme="majorHAnsi" w:eastAsia="ＭＳ Ｐゴシック" w:hAnsiTheme="majorHAnsi" w:cstheme="majorHAnsi"/>
          <w:bCs/>
          <w:sz w:val="21"/>
          <w:szCs w:val="21"/>
          <w:u w:val="single"/>
        </w:rPr>
        <w:t>5.2.5</w:t>
      </w:r>
      <w:r w:rsidR="00001920" w:rsidRPr="00001920">
        <w:rPr>
          <w:rStyle w:val="generalbold1"/>
          <w:rFonts w:asciiTheme="majorHAnsi" w:eastAsia="ＭＳ Ｐゴシック" w:hAnsiTheme="majorHAnsi" w:cstheme="majorHAnsi"/>
          <w:bCs/>
          <w:sz w:val="21"/>
          <w:szCs w:val="21"/>
          <w:u w:val="single"/>
        </w:rPr>
        <w:fldChar w:fldCharType="end"/>
      </w:r>
      <w:r w:rsidR="00001920" w:rsidRPr="00001920">
        <w:rPr>
          <w:rStyle w:val="generalbold1"/>
          <w:rFonts w:asciiTheme="majorHAnsi" w:eastAsia="ＭＳ Ｐゴシック" w:hAnsiTheme="majorHAnsi" w:cstheme="majorHAnsi"/>
          <w:bCs/>
          <w:sz w:val="21"/>
          <w:szCs w:val="21"/>
          <w:u w:val="single"/>
        </w:rPr>
        <w:t xml:space="preserve"> </w:t>
      </w:r>
      <w:r w:rsidR="00001920" w:rsidRPr="00001920">
        <w:rPr>
          <w:rStyle w:val="generalbold1"/>
          <w:rFonts w:asciiTheme="majorHAnsi" w:eastAsia="ＭＳ Ｐゴシック" w:hAnsiTheme="majorHAnsi" w:cstheme="majorHAnsi"/>
          <w:bCs/>
          <w:sz w:val="21"/>
          <w:szCs w:val="21"/>
          <w:u w:val="single"/>
        </w:rPr>
        <w:fldChar w:fldCharType="begin"/>
      </w:r>
      <w:r w:rsidR="00001920" w:rsidRPr="00001920">
        <w:rPr>
          <w:rStyle w:val="generalbold1"/>
          <w:rFonts w:asciiTheme="majorHAnsi" w:eastAsia="ＭＳ Ｐゴシック" w:hAnsiTheme="majorHAnsi" w:cstheme="majorHAnsi"/>
          <w:bCs/>
          <w:sz w:val="21"/>
          <w:szCs w:val="21"/>
          <w:u w:val="single"/>
        </w:rPr>
        <w:instrText xml:space="preserve"> REF _Ref126573123 \h </w:instrText>
      </w:r>
      <w:r w:rsidR="00001920" w:rsidRPr="00001920">
        <w:rPr>
          <w:rStyle w:val="generalbold1"/>
          <w:rFonts w:asciiTheme="majorHAnsi" w:eastAsia="ＭＳ Ｐゴシック" w:hAnsiTheme="majorHAnsi" w:cstheme="majorHAnsi"/>
          <w:bCs/>
          <w:sz w:val="21"/>
          <w:szCs w:val="21"/>
          <w:u w:val="single"/>
        </w:rPr>
      </w:r>
      <w:r w:rsidR="00001920">
        <w:rPr>
          <w:rStyle w:val="generalbold1"/>
          <w:rFonts w:asciiTheme="majorHAnsi" w:eastAsia="ＭＳ Ｐゴシック" w:hAnsiTheme="majorHAnsi" w:cstheme="majorHAnsi"/>
          <w:bCs/>
          <w:sz w:val="21"/>
          <w:szCs w:val="21"/>
          <w:u w:val="single"/>
        </w:rPr>
        <w:instrText xml:space="preserve"> \* MERGEFORMAT </w:instrText>
      </w:r>
      <w:r w:rsidR="00001920" w:rsidRPr="00001920">
        <w:rPr>
          <w:rStyle w:val="generalbold1"/>
          <w:rFonts w:asciiTheme="majorHAnsi" w:eastAsia="ＭＳ Ｐゴシック" w:hAnsiTheme="majorHAnsi" w:cstheme="majorHAnsi"/>
          <w:bCs/>
          <w:sz w:val="21"/>
          <w:szCs w:val="21"/>
          <w:u w:val="single"/>
        </w:rPr>
        <w:fldChar w:fldCharType="separate"/>
      </w:r>
      <w:r w:rsidR="00D751A3" w:rsidRPr="00D751A3">
        <w:rPr>
          <w:rFonts w:cstheme="majorHAnsi"/>
          <w:u w:val="single"/>
        </w:rPr>
        <w:t>Movement module link</w:t>
      </w:r>
      <w:r w:rsidR="00001920" w:rsidRPr="00001920">
        <w:rPr>
          <w:rStyle w:val="generalbold1"/>
          <w:rFonts w:asciiTheme="majorHAnsi" w:eastAsia="ＭＳ Ｐゴシック" w:hAnsiTheme="majorHAnsi" w:cstheme="majorHAnsi"/>
          <w:bCs/>
          <w:sz w:val="21"/>
          <w:szCs w:val="21"/>
          <w:u w:val="single"/>
        </w:rPr>
        <w:fldChar w:fldCharType="end"/>
      </w:r>
      <w:r w:rsidR="00001920" w:rsidRPr="00001920">
        <w:rPr>
          <w:rStyle w:val="generalbold1"/>
          <w:rFonts w:asciiTheme="majorHAnsi" w:eastAsia="ＭＳ Ｐゴシック" w:hAnsiTheme="majorHAnsi" w:cstheme="majorHAnsi"/>
          <w:bCs/>
          <w:sz w:val="21"/>
          <w:szCs w:val="21"/>
          <w:u w:val="single"/>
        </w:rPr>
        <w:t>”.</w:t>
      </w:r>
    </w:p>
    <w:p w14:paraId="08970BF9" w14:textId="45389077" w:rsidR="0070577E" w:rsidRDefault="006760BD" w:rsidP="006760BD">
      <w:pPr>
        <w:pStyle w:val="a9"/>
        <w:ind w:leftChars="0" w:left="709"/>
        <w:jc w:val="center"/>
        <w:rPr>
          <w:rStyle w:val="generalbold1"/>
          <w:rFonts w:asciiTheme="majorHAnsi" w:eastAsia="ＭＳ Ｐゴシック" w:hAnsiTheme="majorHAnsi" w:cstheme="majorHAnsi"/>
          <w:b/>
          <w:bCs/>
          <w:sz w:val="21"/>
          <w:szCs w:val="21"/>
        </w:rPr>
      </w:pPr>
      <w:r>
        <w:rPr>
          <w:rStyle w:val="generalbold1"/>
          <w:rFonts w:asciiTheme="majorHAnsi" w:eastAsia="ＭＳ Ｐゴシック" w:hAnsiTheme="majorHAnsi" w:cstheme="majorHAnsi"/>
          <w:b/>
          <w:bCs/>
          <w:sz w:val="21"/>
          <w:szCs w:val="21"/>
        </w:rPr>
        <w:t>Figure 5.2.44-2</w:t>
      </w:r>
      <w:r w:rsidR="0070577E" w:rsidRPr="00CB0166">
        <w:rPr>
          <w:rStyle w:val="generalbold1"/>
          <w:rFonts w:asciiTheme="majorHAnsi" w:eastAsia="ＭＳ Ｐゴシック" w:hAnsiTheme="majorHAnsi" w:cstheme="majorHAnsi"/>
          <w:b/>
          <w:bCs/>
          <w:sz w:val="21"/>
          <w:szCs w:val="21"/>
        </w:rPr>
        <w:t xml:space="preserve"> Submenu screen (Module files)</w:t>
      </w:r>
    </w:p>
    <w:p w14:paraId="706432C4" w14:textId="5B3F4189" w:rsidR="006760BD" w:rsidRDefault="00D659E5" w:rsidP="006760BD">
      <w:pPr>
        <w:pStyle w:val="a9"/>
        <w:ind w:leftChars="0" w:left="709"/>
        <w:jc w:val="center"/>
        <w:rPr>
          <w:rStyle w:val="generalbold1"/>
          <w:rFonts w:asciiTheme="majorHAnsi" w:eastAsia="ＭＳ Ｐゴシック" w:hAnsiTheme="majorHAnsi" w:cstheme="majorHAnsi"/>
          <w:b/>
          <w:bCs/>
          <w:sz w:val="21"/>
          <w:szCs w:val="21"/>
        </w:rPr>
      </w:pPr>
      <w:r w:rsidRPr="00CB0166">
        <w:rPr>
          <w:rFonts w:asciiTheme="majorHAnsi" w:hAnsiTheme="majorHAnsi" w:cstheme="majorHAnsi"/>
          <w:noProof/>
          <w:sz w:val="20"/>
          <w:szCs w:val="16"/>
        </w:rPr>
        <mc:AlternateContent>
          <mc:Choice Requires="wps">
            <w:drawing>
              <wp:anchor distT="0" distB="0" distL="114300" distR="114300" simplePos="0" relativeHeight="251786240" behindDoc="0" locked="0" layoutInCell="1" allowOverlap="1" wp14:anchorId="3945AF83" wp14:editId="55DF6610">
                <wp:simplePos x="0" y="0"/>
                <wp:positionH relativeFrom="column">
                  <wp:posOffset>3095625</wp:posOffset>
                </wp:positionH>
                <wp:positionV relativeFrom="paragraph">
                  <wp:posOffset>516043</wp:posOffset>
                </wp:positionV>
                <wp:extent cx="872066" cy="181186"/>
                <wp:effectExtent l="0" t="0" r="23495" b="28575"/>
                <wp:wrapNone/>
                <wp:docPr id="252" name="正方形/長方形 252"/>
                <wp:cNvGraphicFramePr/>
                <a:graphic xmlns:a="http://schemas.openxmlformats.org/drawingml/2006/main">
                  <a:graphicData uri="http://schemas.microsoft.com/office/word/2010/wordprocessingShape">
                    <wps:wsp>
                      <wps:cNvSpPr/>
                      <wps:spPr>
                        <a:xfrm>
                          <a:off x="0" y="0"/>
                          <a:ext cx="872066" cy="18118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61DA2" id="正方形/長方形 252" o:spid="_x0000_s1026" style="position:absolute;left:0;text-align:left;margin-left:243.75pt;margin-top:40.65pt;width:68.65pt;height:14.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" filled="f" strokecolor="red" strokeweight="1.5pt"/>
            </w:pict>
          </mc:Fallback>
        </mc:AlternateContent>
      </w:r>
      <w:r>
        <w:rPr>
          <w:noProof/>
        </w:rPr>
        <w:drawing>
          <wp:inline distT="0" distB="0" distL="0" distR="0" wp14:anchorId="62F0F814" wp14:editId="1B5CEEA5">
            <wp:extent cx="6119495" cy="1177925"/>
            <wp:effectExtent l="0" t="0" r="0" b="3175"/>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1177925"/>
                    </a:xfrm>
                    <a:prstGeom prst="rect">
                      <a:avLst/>
                    </a:prstGeom>
                  </pic:spPr>
                </pic:pic>
              </a:graphicData>
            </a:graphic>
          </wp:inline>
        </w:drawing>
      </w:r>
      <w:r w:rsidR="006760BD">
        <w:rPr>
          <w:rStyle w:val="generalbold1"/>
          <w:rFonts w:asciiTheme="majorHAnsi" w:eastAsia="ＭＳ Ｐゴシック" w:hAnsiTheme="majorHAnsi" w:cstheme="majorHAnsi"/>
          <w:b/>
          <w:bCs/>
          <w:sz w:val="21"/>
          <w:szCs w:val="21"/>
        </w:rPr>
        <w:br w:type="page"/>
      </w:r>
    </w:p>
    <w:p w14:paraId="17AE5B4B" w14:textId="77777777" w:rsidR="006760BD" w:rsidRPr="006760BD" w:rsidRDefault="006760BD" w:rsidP="006760BD">
      <w:pPr>
        <w:pStyle w:val="a9"/>
        <w:ind w:leftChars="0" w:left="709"/>
        <w:jc w:val="center"/>
        <w:rPr>
          <w:rStyle w:val="generalbold1"/>
          <w:rFonts w:asciiTheme="majorHAnsi" w:eastAsia="ＭＳ Ｐゴシック" w:hAnsiTheme="majorHAnsi" w:cstheme="majorHAnsi"/>
          <w:b/>
          <w:bCs/>
          <w:sz w:val="21"/>
          <w:szCs w:val="21"/>
        </w:rPr>
      </w:pPr>
    </w:p>
    <w:p w14:paraId="474F63DC" w14:textId="7863D151" w:rsidR="003F4288" w:rsidRPr="00CB0166" w:rsidRDefault="00357EA6" w:rsidP="00B46FB2">
      <w:pPr>
        <w:pStyle w:val="aff0"/>
        <w:widowControl/>
        <w:numPr>
          <w:ilvl w:val="0"/>
          <w:numId w:val="16"/>
        </w:numPr>
        <w:jc w:val="left"/>
        <w:rPr>
          <w:rStyle w:val="generalbold1"/>
          <w:rFonts w:asciiTheme="majorHAnsi" w:eastAsia="ＭＳ Ｐゴシック" w:hAnsiTheme="majorHAnsi" w:cstheme="majorHAnsi"/>
          <w:bCs/>
          <w:sz w:val="21"/>
          <w:szCs w:val="21"/>
        </w:rPr>
      </w:pPr>
      <w:r w:rsidRPr="00CB0166">
        <w:rPr>
          <w:rStyle w:val="generalbold1"/>
          <w:rFonts w:asciiTheme="majorHAnsi" w:eastAsia="ＭＳ Ｐゴシック" w:hAnsiTheme="majorHAnsi" w:cstheme="majorHAnsi"/>
          <w:bCs/>
          <w:sz w:val="21"/>
          <w:szCs w:val="21"/>
        </w:rPr>
        <w:t>T</w:t>
      </w:r>
      <w:r w:rsidR="006760BD">
        <w:rPr>
          <w:rStyle w:val="generalbold1"/>
          <w:rFonts w:asciiTheme="majorHAnsi" w:eastAsia="ＭＳ Ｐゴシック" w:hAnsiTheme="majorHAnsi" w:cstheme="majorHAnsi"/>
          <w:bCs/>
          <w:sz w:val="21"/>
          <w:szCs w:val="21"/>
        </w:rPr>
        <w:t>he</w:t>
      </w:r>
      <w:r w:rsidRPr="00CB0166">
        <w:rPr>
          <w:rStyle w:val="generalbold1"/>
          <w:rFonts w:asciiTheme="majorHAnsi" w:eastAsia="ＭＳ Ｐゴシック" w:hAnsiTheme="majorHAnsi" w:cstheme="majorHAnsi"/>
          <w:bCs/>
          <w:sz w:val="21"/>
          <w:szCs w:val="21"/>
        </w:rPr>
        <w:t xml:space="preserve"> items </w:t>
      </w:r>
      <w:r w:rsidR="006760BD">
        <w:rPr>
          <w:rStyle w:val="generalbold1"/>
          <w:rFonts w:asciiTheme="majorHAnsi" w:eastAsia="ＭＳ Ｐゴシック" w:hAnsiTheme="majorHAnsi" w:cstheme="majorHAnsi"/>
          <w:bCs/>
          <w:sz w:val="21"/>
          <w:szCs w:val="21"/>
        </w:rPr>
        <w:t xml:space="preserve">found </w:t>
      </w:r>
      <w:r w:rsidRPr="00CB0166">
        <w:rPr>
          <w:rStyle w:val="generalbold1"/>
          <w:rFonts w:asciiTheme="majorHAnsi" w:eastAsia="ＭＳ Ｐゴシック" w:hAnsiTheme="majorHAnsi" w:cstheme="majorHAnsi"/>
          <w:bCs/>
          <w:sz w:val="21"/>
          <w:szCs w:val="21"/>
        </w:rPr>
        <w:t>i</w:t>
      </w:r>
      <w:r w:rsidR="00A41EED" w:rsidRPr="00CB0166">
        <w:rPr>
          <w:rStyle w:val="generalbold1"/>
          <w:rFonts w:asciiTheme="majorHAnsi" w:eastAsia="ＭＳ Ｐゴシック" w:hAnsiTheme="majorHAnsi" w:cstheme="majorHAnsi"/>
          <w:bCs/>
          <w:sz w:val="21"/>
          <w:szCs w:val="21"/>
        </w:rPr>
        <w:t>n the Module files</w:t>
      </w:r>
      <w:r w:rsidR="006760BD">
        <w:rPr>
          <w:rStyle w:val="generalbold1"/>
          <w:rFonts w:asciiTheme="majorHAnsi" w:eastAsia="ＭＳ Ｐゴシック" w:hAnsiTheme="majorHAnsi" w:cstheme="majorHAnsi"/>
          <w:bCs/>
          <w:sz w:val="21"/>
          <w:szCs w:val="21"/>
        </w:rPr>
        <w:t xml:space="preserve"> menu are</w:t>
      </w:r>
      <w:r w:rsidRPr="00CB0166">
        <w:rPr>
          <w:rStyle w:val="generalbold1"/>
          <w:rFonts w:asciiTheme="majorHAnsi" w:eastAsia="ＭＳ Ｐゴシック" w:hAnsiTheme="majorHAnsi" w:cstheme="majorHAnsi"/>
          <w:bCs/>
          <w:sz w:val="21"/>
          <w:szCs w:val="21"/>
        </w:rPr>
        <w:t xml:space="preserve"> as follows.</w:t>
      </w:r>
    </w:p>
    <w:p w14:paraId="5D6978DF" w14:textId="77777777" w:rsidR="00F13D85" w:rsidRPr="00CB0166" w:rsidRDefault="00F13D85" w:rsidP="00F13D85">
      <w:pPr>
        <w:pStyle w:val="aff0"/>
        <w:widowControl/>
        <w:ind w:left="709" w:hanging="420"/>
        <w:jc w:val="left"/>
        <w:rPr>
          <w:rStyle w:val="generalbold1"/>
          <w:rFonts w:asciiTheme="majorHAnsi" w:eastAsia="ＭＳ Ｐゴシック" w:hAnsiTheme="majorHAnsi" w:cstheme="majorHAnsi"/>
          <w:bCs/>
          <w:sz w:val="21"/>
          <w:szCs w:val="21"/>
        </w:rPr>
      </w:pPr>
    </w:p>
    <w:p w14:paraId="43E10C05" w14:textId="7110FA77" w:rsidR="00F13D85" w:rsidRPr="00CB0166" w:rsidRDefault="00357EA6" w:rsidP="00F13D85">
      <w:pPr>
        <w:pStyle w:val="aff0"/>
        <w:ind w:left="709"/>
        <w:jc w:val="center"/>
        <w:rPr>
          <w:rStyle w:val="generalbold1"/>
          <w:rFonts w:asciiTheme="majorHAnsi" w:hAnsiTheme="majorHAnsi" w:cstheme="majorHAnsi"/>
          <w:b/>
          <w:sz w:val="21"/>
          <w:szCs w:val="22"/>
        </w:rPr>
      </w:pPr>
      <w:r w:rsidRPr="00CB0166">
        <w:rPr>
          <w:rStyle w:val="generalbold1"/>
          <w:rFonts w:asciiTheme="majorHAnsi" w:hAnsiTheme="majorHAnsi" w:cstheme="majorHAnsi"/>
          <w:b/>
          <w:sz w:val="21"/>
          <w:szCs w:val="22"/>
        </w:rPr>
        <w:t>T</w:t>
      </w:r>
      <w:r w:rsidR="006760BD">
        <w:rPr>
          <w:rStyle w:val="generalbold1"/>
          <w:rFonts w:asciiTheme="majorHAnsi" w:hAnsiTheme="majorHAnsi" w:cstheme="majorHAnsi"/>
          <w:b/>
          <w:sz w:val="21"/>
          <w:szCs w:val="22"/>
        </w:rPr>
        <w:t>able 5</w:t>
      </w:r>
      <w:r w:rsidR="00181703" w:rsidRPr="00CB0166">
        <w:rPr>
          <w:rStyle w:val="generalbold1"/>
          <w:rFonts w:asciiTheme="majorHAnsi" w:hAnsiTheme="majorHAnsi" w:cstheme="majorHAnsi"/>
          <w:b/>
          <w:sz w:val="21"/>
          <w:szCs w:val="22"/>
        </w:rPr>
        <w:t>.2.</w:t>
      </w:r>
      <w:r w:rsidR="006760BD">
        <w:rPr>
          <w:rStyle w:val="generalbold1"/>
          <w:rFonts w:asciiTheme="majorHAnsi" w:hAnsiTheme="majorHAnsi" w:cstheme="majorHAnsi"/>
          <w:b/>
          <w:sz w:val="21"/>
          <w:szCs w:val="22"/>
        </w:rPr>
        <w:t>44-2</w:t>
      </w:r>
      <w:r w:rsidR="008346BB" w:rsidRPr="00CB0166">
        <w:rPr>
          <w:rStyle w:val="generalbold1"/>
          <w:rFonts w:asciiTheme="majorHAnsi" w:hAnsiTheme="majorHAnsi" w:cstheme="majorHAnsi"/>
          <w:b/>
          <w:sz w:val="21"/>
          <w:szCs w:val="22"/>
        </w:rPr>
        <w:t xml:space="preserve"> Item list (Module </w:t>
      </w:r>
      <w:r w:rsidR="00A41EED" w:rsidRPr="00CB0166">
        <w:rPr>
          <w:rStyle w:val="generalbold1"/>
          <w:rFonts w:asciiTheme="majorHAnsi" w:hAnsiTheme="majorHAnsi" w:cstheme="majorHAnsi"/>
          <w:b/>
          <w:sz w:val="21"/>
          <w:szCs w:val="22"/>
        </w:rPr>
        <w:t>files</w:t>
      </w:r>
      <w:r w:rsidRPr="00CB0166">
        <w:rPr>
          <w:rStyle w:val="generalbold1"/>
          <w:rFonts w:asciiTheme="majorHAnsi" w:hAnsiTheme="majorHAnsi" w:cstheme="majorHAnsi"/>
          <w:b/>
          <w:sz w:val="21"/>
          <w:szCs w:val="22"/>
        </w:rPr>
        <w:t>)</w:t>
      </w:r>
    </w:p>
    <w:tbl>
      <w:tblPr>
        <w:tblStyle w:val="ab"/>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F13D85" w:rsidRPr="00CB0166" w14:paraId="23BB0924" w14:textId="77777777" w:rsidTr="003B3299">
        <w:trPr>
          <w:tblHeader/>
        </w:trPr>
        <w:tc>
          <w:tcPr>
            <w:tcW w:w="1668" w:type="dxa"/>
            <w:shd w:val="clear" w:color="auto" w:fill="002B62"/>
          </w:tcPr>
          <w:p w14:paraId="1E993FF3" w14:textId="3966E44C" w:rsidR="00F13D85" w:rsidRPr="00CB0166" w:rsidRDefault="00357EA6" w:rsidP="003B3299">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Item</w:t>
            </w:r>
          </w:p>
        </w:tc>
        <w:tc>
          <w:tcPr>
            <w:tcW w:w="4536" w:type="dxa"/>
            <w:shd w:val="clear" w:color="auto" w:fill="002B62"/>
          </w:tcPr>
          <w:p w14:paraId="78370878" w14:textId="177ABD53" w:rsidR="00F13D85" w:rsidRPr="00CB0166" w:rsidRDefault="00357EA6" w:rsidP="003B3299">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Description</w:t>
            </w:r>
          </w:p>
        </w:tc>
        <w:tc>
          <w:tcPr>
            <w:tcW w:w="708" w:type="dxa"/>
            <w:shd w:val="clear" w:color="auto" w:fill="002B62"/>
          </w:tcPr>
          <w:p w14:paraId="07E63C3A" w14:textId="1ECEB650" w:rsidR="00F13D85" w:rsidRPr="00CB0166" w:rsidRDefault="00357EA6" w:rsidP="00357EA6">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Input required</w:t>
            </w:r>
          </w:p>
        </w:tc>
        <w:tc>
          <w:tcPr>
            <w:tcW w:w="993" w:type="dxa"/>
            <w:shd w:val="clear" w:color="auto" w:fill="002B62"/>
          </w:tcPr>
          <w:p w14:paraId="26A12C34" w14:textId="070E3D52" w:rsidR="00F13D85" w:rsidRPr="00CB0166" w:rsidRDefault="00357EA6" w:rsidP="003B3299">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Input type</w:t>
            </w:r>
          </w:p>
        </w:tc>
        <w:tc>
          <w:tcPr>
            <w:tcW w:w="1984" w:type="dxa"/>
            <w:shd w:val="clear" w:color="auto" w:fill="002B62"/>
          </w:tcPr>
          <w:p w14:paraId="10298409" w14:textId="7C222573" w:rsidR="00F13D85" w:rsidRPr="00CB0166" w:rsidRDefault="00357EA6" w:rsidP="003B3299">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restriction</w:t>
            </w:r>
          </w:p>
        </w:tc>
      </w:tr>
      <w:tr w:rsidR="00F13D85" w:rsidRPr="00CB0166" w14:paraId="0A005C33" w14:textId="77777777" w:rsidTr="003B3299">
        <w:tc>
          <w:tcPr>
            <w:tcW w:w="1668" w:type="dxa"/>
            <w:shd w:val="clear" w:color="auto" w:fill="E5EAEF"/>
          </w:tcPr>
          <w:p w14:paraId="595A6293" w14:textId="343E55C0" w:rsidR="00F13D85" w:rsidRPr="00CB0166" w:rsidRDefault="00F13D85" w:rsidP="003B3299">
            <w:pPr>
              <w:pStyle w:val="aff"/>
              <w:rPr>
                <w:rFonts w:asciiTheme="majorHAnsi" w:hAnsiTheme="majorHAnsi" w:cstheme="majorHAnsi"/>
              </w:rPr>
            </w:pPr>
            <w:r w:rsidRPr="00CB0166">
              <w:rPr>
                <w:rStyle w:val="generalbold1"/>
                <w:rFonts w:asciiTheme="majorHAnsi" w:hAnsiTheme="majorHAnsi" w:cstheme="majorHAnsi"/>
                <w:sz w:val="18"/>
                <w:szCs w:val="22"/>
              </w:rPr>
              <w:t>Module</w:t>
            </w:r>
            <w:r w:rsidR="00875939" w:rsidRPr="00CB0166">
              <w:rPr>
                <w:rStyle w:val="generalbold1"/>
                <w:rFonts w:asciiTheme="majorHAnsi" w:hAnsiTheme="majorHAnsi" w:cstheme="majorHAnsi"/>
                <w:sz w:val="18"/>
                <w:szCs w:val="22"/>
              </w:rPr>
              <w:t xml:space="preserve"> files name</w:t>
            </w:r>
          </w:p>
        </w:tc>
        <w:tc>
          <w:tcPr>
            <w:tcW w:w="4536" w:type="dxa"/>
          </w:tcPr>
          <w:p w14:paraId="7B847997" w14:textId="22C4F771" w:rsidR="00F13D85" w:rsidRPr="00CB0166" w:rsidRDefault="0001308F" w:rsidP="0001308F">
            <w:pPr>
              <w:pStyle w:val="aff"/>
              <w:jc w:val="left"/>
              <w:rPr>
                <w:rFonts w:asciiTheme="majorHAnsi" w:hAnsiTheme="majorHAnsi" w:cstheme="majorHAnsi"/>
              </w:rPr>
            </w:pPr>
            <w:r>
              <w:rPr>
                <w:rFonts w:asciiTheme="majorHAnsi" w:hAnsiTheme="majorHAnsi" w:cstheme="majorHAnsi"/>
              </w:rPr>
              <w:t>Enter a name for the M</w:t>
            </w:r>
            <w:r w:rsidR="00713B4C" w:rsidRPr="00CB0166">
              <w:rPr>
                <w:rFonts w:asciiTheme="majorHAnsi" w:hAnsiTheme="majorHAnsi" w:cstheme="majorHAnsi"/>
              </w:rPr>
              <w:t>odu</w:t>
            </w:r>
            <w:r>
              <w:rPr>
                <w:rFonts w:asciiTheme="majorHAnsi" w:hAnsiTheme="majorHAnsi" w:cstheme="majorHAnsi"/>
              </w:rPr>
              <w:t>le file. This is the name that will be used for the Module file in ITA.</w:t>
            </w:r>
          </w:p>
        </w:tc>
        <w:tc>
          <w:tcPr>
            <w:tcW w:w="708" w:type="dxa"/>
          </w:tcPr>
          <w:p w14:paraId="24398E0B" w14:textId="77777777" w:rsidR="00F13D85" w:rsidRPr="00CB0166" w:rsidRDefault="00F13D85" w:rsidP="003B3299">
            <w:pPr>
              <w:pStyle w:val="aff"/>
              <w:jc w:val="center"/>
              <w:rPr>
                <w:rFonts w:asciiTheme="majorHAnsi" w:hAnsiTheme="majorHAnsi" w:cstheme="majorHAnsi"/>
              </w:rPr>
            </w:pPr>
            <w:r w:rsidRPr="00CB0166">
              <w:rPr>
                <w:rFonts w:asciiTheme="majorHAnsi" w:hAnsiTheme="majorHAnsi" w:cstheme="majorHAnsi"/>
              </w:rPr>
              <w:t>○</w:t>
            </w:r>
          </w:p>
        </w:tc>
        <w:tc>
          <w:tcPr>
            <w:tcW w:w="993" w:type="dxa"/>
          </w:tcPr>
          <w:p w14:paraId="4F0AFCF5" w14:textId="18B00395" w:rsidR="00F13D85" w:rsidRPr="00CB0166" w:rsidRDefault="00FA568B" w:rsidP="003B3299">
            <w:pPr>
              <w:pStyle w:val="aff"/>
              <w:rPr>
                <w:rFonts w:asciiTheme="majorHAnsi" w:hAnsiTheme="majorHAnsi" w:cstheme="majorHAnsi"/>
              </w:rPr>
            </w:pPr>
            <w:r w:rsidRPr="00CB0166">
              <w:rPr>
                <w:rFonts w:asciiTheme="majorHAnsi" w:hAnsiTheme="majorHAnsi" w:cstheme="majorHAnsi"/>
              </w:rPr>
              <w:t>Manual</w:t>
            </w:r>
            <w:r w:rsidR="000C3ED9" w:rsidRPr="00CB0166">
              <w:rPr>
                <w:rFonts w:asciiTheme="majorHAnsi" w:hAnsiTheme="majorHAnsi" w:cstheme="majorHAnsi"/>
              </w:rPr>
              <w:t xml:space="preserve"> input</w:t>
            </w:r>
          </w:p>
        </w:tc>
        <w:tc>
          <w:tcPr>
            <w:tcW w:w="1984" w:type="dxa"/>
          </w:tcPr>
          <w:p w14:paraId="73972F59" w14:textId="23330377" w:rsidR="00F13D85" w:rsidRPr="00CB0166" w:rsidRDefault="00357EA6" w:rsidP="000C3ED9">
            <w:pPr>
              <w:pStyle w:val="aff"/>
              <w:jc w:val="left"/>
              <w:rPr>
                <w:rFonts w:asciiTheme="majorHAnsi" w:hAnsiTheme="majorHAnsi" w:cstheme="majorHAnsi"/>
              </w:rPr>
            </w:pPr>
            <w:r w:rsidRPr="00CB0166">
              <w:rPr>
                <w:rFonts w:asciiTheme="majorHAnsi" w:hAnsiTheme="majorHAnsi" w:cstheme="majorHAnsi"/>
              </w:rPr>
              <w:t>Maximum length 256 bytes</w:t>
            </w:r>
          </w:p>
        </w:tc>
      </w:tr>
      <w:tr w:rsidR="00F13D85" w:rsidRPr="00CB0166" w14:paraId="2FC24E0A" w14:textId="77777777" w:rsidTr="003B3299">
        <w:tc>
          <w:tcPr>
            <w:tcW w:w="1668" w:type="dxa"/>
            <w:shd w:val="clear" w:color="auto" w:fill="E5EAEF"/>
          </w:tcPr>
          <w:p w14:paraId="4ADDD589" w14:textId="203AA302" w:rsidR="00F13D85" w:rsidRPr="00CB0166" w:rsidRDefault="00F13D85" w:rsidP="003B3299">
            <w:pPr>
              <w:pStyle w:val="aff"/>
              <w:rPr>
                <w:rFonts w:asciiTheme="majorHAnsi" w:hAnsiTheme="majorHAnsi" w:cstheme="majorHAnsi"/>
              </w:rPr>
            </w:pPr>
            <w:r w:rsidRPr="00CB0166">
              <w:rPr>
                <w:rStyle w:val="generalbold1"/>
                <w:rFonts w:asciiTheme="majorHAnsi" w:hAnsiTheme="majorHAnsi" w:cstheme="majorHAnsi"/>
                <w:sz w:val="18"/>
                <w:szCs w:val="22"/>
              </w:rPr>
              <w:t>Module</w:t>
            </w:r>
            <w:r w:rsidR="00875939" w:rsidRPr="00CB0166">
              <w:rPr>
                <w:rStyle w:val="generalbold1"/>
                <w:rFonts w:asciiTheme="majorHAnsi" w:hAnsiTheme="majorHAnsi" w:cstheme="majorHAnsi"/>
                <w:sz w:val="18"/>
                <w:szCs w:val="22"/>
              </w:rPr>
              <w:t xml:space="preserve"> files</w:t>
            </w:r>
          </w:p>
        </w:tc>
        <w:tc>
          <w:tcPr>
            <w:tcW w:w="4536" w:type="dxa"/>
          </w:tcPr>
          <w:p w14:paraId="3B55CDC6" w14:textId="638D1265" w:rsidR="00F13D85" w:rsidRPr="00CB0166" w:rsidRDefault="00CE7DD8" w:rsidP="003B3299">
            <w:pPr>
              <w:pStyle w:val="aff"/>
              <w:rPr>
                <w:rFonts w:asciiTheme="majorHAnsi" w:hAnsiTheme="majorHAnsi" w:cstheme="majorHAnsi"/>
              </w:rPr>
            </w:pPr>
            <w:r w:rsidRPr="00CB0166">
              <w:rPr>
                <w:rFonts w:asciiTheme="majorHAnsi" w:hAnsiTheme="majorHAnsi" w:cstheme="majorHAnsi"/>
              </w:rPr>
              <w:t>Upload the created Module file</w:t>
            </w:r>
            <w:r w:rsidR="00671C4B" w:rsidRPr="00CB0166">
              <w:rPr>
                <w:rFonts w:asciiTheme="majorHAnsi" w:hAnsiTheme="majorHAnsi" w:cstheme="majorHAnsi"/>
              </w:rPr>
              <w:t>s</w:t>
            </w:r>
            <w:r w:rsidRPr="00CB0166">
              <w:rPr>
                <w:rFonts w:asciiTheme="majorHAnsi" w:hAnsiTheme="majorHAnsi" w:cstheme="majorHAnsi"/>
              </w:rPr>
              <w:t>.</w:t>
            </w:r>
          </w:p>
        </w:tc>
        <w:tc>
          <w:tcPr>
            <w:tcW w:w="708" w:type="dxa"/>
          </w:tcPr>
          <w:p w14:paraId="65C3F912" w14:textId="77777777" w:rsidR="00F13D85" w:rsidRPr="00CB0166" w:rsidRDefault="00F13D85" w:rsidP="003B3299">
            <w:pPr>
              <w:pStyle w:val="aff"/>
              <w:jc w:val="center"/>
              <w:rPr>
                <w:rFonts w:asciiTheme="majorHAnsi" w:hAnsiTheme="majorHAnsi" w:cstheme="majorHAnsi"/>
              </w:rPr>
            </w:pPr>
            <w:r w:rsidRPr="00CB0166">
              <w:rPr>
                <w:rFonts w:asciiTheme="majorHAnsi" w:hAnsiTheme="majorHAnsi" w:cstheme="majorHAnsi"/>
              </w:rPr>
              <w:t>○</w:t>
            </w:r>
          </w:p>
        </w:tc>
        <w:tc>
          <w:tcPr>
            <w:tcW w:w="993" w:type="dxa"/>
          </w:tcPr>
          <w:p w14:paraId="2A372712" w14:textId="290FD5A6" w:rsidR="00F13D85" w:rsidRPr="00CB0166" w:rsidRDefault="00357EA6" w:rsidP="003B3299">
            <w:pPr>
              <w:pStyle w:val="aff"/>
              <w:rPr>
                <w:rFonts w:asciiTheme="majorHAnsi" w:hAnsiTheme="majorHAnsi" w:cstheme="majorHAnsi"/>
              </w:rPr>
            </w:pPr>
            <w:r w:rsidRPr="00CB0166">
              <w:rPr>
                <w:rFonts w:asciiTheme="majorHAnsi" w:hAnsiTheme="majorHAnsi" w:cstheme="majorHAnsi"/>
              </w:rPr>
              <w:t>File select</w:t>
            </w:r>
            <w:r w:rsidR="00F22F7A" w:rsidRPr="00CB0166">
              <w:rPr>
                <w:rFonts w:asciiTheme="majorHAnsi" w:hAnsiTheme="majorHAnsi" w:cstheme="majorHAnsi"/>
              </w:rPr>
              <w:t>ion</w:t>
            </w:r>
          </w:p>
        </w:tc>
        <w:tc>
          <w:tcPr>
            <w:tcW w:w="1984" w:type="dxa"/>
          </w:tcPr>
          <w:p w14:paraId="20E296DD" w14:textId="293D221C" w:rsidR="00F13D85" w:rsidRPr="00CB0166" w:rsidRDefault="00357EA6" w:rsidP="000C3ED9">
            <w:pPr>
              <w:pStyle w:val="aff"/>
              <w:jc w:val="left"/>
              <w:rPr>
                <w:rFonts w:asciiTheme="majorHAnsi" w:hAnsiTheme="majorHAnsi" w:cstheme="majorHAnsi"/>
              </w:rPr>
            </w:pPr>
            <w:r w:rsidRPr="00CB0166">
              <w:rPr>
                <w:rFonts w:asciiTheme="majorHAnsi" w:hAnsiTheme="majorHAnsi" w:cstheme="majorHAnsi"/>
              </w:rPr>
              <w:t xml:space="preserve">Maximum size </w:t>
            </w:r>
            <w:r w:rsidR="00F13D85" w:rsidRPr="00CB0166">
              <w:rPr>
                <w:rFonts w:asciiTheme="majorHAnsi" w:hAnsiTheme="majorHAnsi" w:cstheme="majorHAnsi"/>
              </w:rPr>
              <w:t>4G</w:t>
            </w:r>
            <w:r w:rsidRPr="00CB0166">
              <w:rPr>
                <w:rFonts w:asciiTheme="majorHAnsi" w:hAnsiTheme="majorHAnsi" w:cstheme="majorHAnsi"/>
              </w:rPr>
              <w:t xml:space="preserve"> bytes</w:t>
            </w:r>
          </w:p>
        </w:tc>
      </w:tr>
      <w:tr w:rsidR="0070577E" w:rsidRPr="00CB0166" w14:paraId="7F976E49" w14:textId="77777777" w:rsidTr="003B3299">
        <w:tc>
          <w:tcPr>
            <w:tcW w:w="1668" w:type="dxa"/>
            <w:shd w:val="clear" w:color="auto" w:fill="E5EAEF"/>
          </w:tcPr>
          <w:p w14:paraId="4BB88D09" w14:textId="5CA0D14E" w:rsidR="0070577E" w:rsidRPr="00CB0166" w:rsidRDefault="0070577E" w:rsidP="003B3299">
            <w:pPr>
              <w:pStyle w:val="aff"/>
              <w:rPr>
                <w:rFonts w:asciiTheme="majorHAnsi" w:hAnsiTheme="majorHAnsi" w:cstheme="majorHAnsi"/>
              </w:rPr>
            </w:pPr>
            <w:r w:rsidRPr="00CB0166">
              <w:rPr>
                <w:rFonts w:asciiTheme="majorHAnsi" w:hAnsiTheme="majorHAnsi" w:cstheme="majorHAnsi"/>
              </w:rPr>
              <w:t>Movement-Module link</w:t>
            </w:r>
          </w:p>
        </w:tc>
        <w:tc>
          <w:tcPr>
            <w:tcW w:w="4536" w:type="dxa"/>
          </w:tcPr>
          <w:p w14:paraId="0207637F" w14:textId="13088B2A" w:rsidR="0070577E" w:rsidRPr="00CB0166" w:rsidRDefault="0070577E" w:rsidP="003B3299">
            <w:pPr>
              <w:pStyle w:val="aff"/>
              <w:rPr>
                <w:rFonts w:asciiTheme="majorHAnsi" w:hAnsiTheme="majorHAnsi" w:cstheme="majorHAnsi"/>
              </w:rPr>
            </w:pPr>
            <w:r w:rsidRPr="00CB0166">
              <w:rPr>
                <w:rFonts w:asciiTheme="majorHAnsi" w:hAnsiTheme="majorHAnsi" w:cstheme="majorHAnsi"/>
              </w:rPr>
              <w:t>Moves the user to “6.2.10 Movement-Module link”</w:t>
            </w:r>
          </w:p>
        </w:tc>
        <w:tc>
          <w:tcPr>
            <w:tcW w:w="708" w:type="dxa"/>
          </w:tcPr>
          <w:p w14:paraId="7080AEB7" w14:textId="77777777" w:rsidR="0070577E" w:rsidRPr="00CB0166" w:rsidRDefault="0070577E" w:rsidP="003B3299">
            <w:pPr>
              <w:pStyle w:val="aff"/>
              <w:jc w:val="center"/>
              <w:rPr>
                <w:rFonts w:asciiTheme="majorHAnsi" w:hAnsiTheme="majorHAnsi" w:cstheme="majorHAnsi"/>
              </w:rPr>
            </w:pPr>
          </w:p>
        </w:tc>
        <w:tc>
          <w:tcPr>
            <w:tcW w:w="993" w:type="dxa"/>
          </w:tcPr>
          <w:p w14:paraId="13BB8970" w14:textId="77777777" w:rsidR="0070577E" w:rsidRPr="00CB0166" w:rsidRDefault="0070577E" w:rsidP="003B3299">
            <w:pPr>
              <w:pStyle w:val="aff"/>
              <w:rPr>
                <w:rFonts w:asciiTheme="majorHAnsi" w:hAnsiTheme="majorHAnsi" w:cstheme="majorHAnsi"/>
              </w:rPr>
            </w:pPr>
          </w:p>
        </w:tc>
        <w:tc>
          <w:tcPr>
            <w:tcW w:w="1984" w:type="dxa"/>
          </w:tcPr>
          <w:p w14:paraId="1C9447E9" w14:textId="77777777" w:rsidR="0070577E" w:rsidRPr="00CB0166" w:rsidRDefault="0070577E" w:rsidP="000C3ED9">
            <w:pPr>
              <w:pStyle w:val="aff"/>
              <w:jc w:val="left"/>
              <w:rPr>
                <w:rFonts w:asciiTheme="majorHAnsi" w:hAnsiTheme="majorHAnsi" w:cstheme="majorHAnsi"/>
              </w:rPr>
            </w:pPr>
          </w:p>
        </w:tc>
      </w:tr>
      <w:tr w:rsidR="00F13D85" w:rsidRPr="00CB0166" w14:paraId="7C0CFEBC" w14:textId="77777777" w:rsidTr="003B3299">
        <w:tc>
          <w:tcPr>
            <w:tcW w:w="1668" w:type="dxa"/>
            <w:shd w:val="clear" w:color="auto" w:fill="E5EAEF"/>
          </w:tcPr>
          <w:p w14:paraId="4C38A07C" w14:textId="6AD93365" w:rsidR="00F13D85" w:rsidRPr="00CB0166" w:rsidRDefault="00357EA6" w:rsidP="003B3299">
            <w:pPr>
              <w:pStyle w:val="aff"/>
              <w:rPr>
                <w:rFonts w:asciiTheme="majorHAnsi" w:hAnsiTheme="majorHAnsi" w:cstheme="majorHAnsi"/>
              </w:rPr>
            </w:pPr>
            <w:r w:rsidRPr="00CB0166">
              <w:rPr>
                <w:rFonts w:asciiTheme="majorHAnsi" w:hAnsiTheme="majorHAnsi" w:cstheme="majorHAnsi"/>
              </w:rPr>
              <w:t>Remarks</w:t>
            </w:r>
          </w:p>
        </w:tc>
        <w:tc>
          <w:tcPr>
            <w:tcW w:w="4536" w:type="dxa"/>
          </w:tcPr>
          <w:p w14:paraId="3371A07F" w14:textId="4BAD6B6E" w:rsidR="00F13D85" w:rsidRPr="00CB0166" w:rsidRDefault="00875939" w:rsidP="003B3299">
            <w:pPr>
              <w:pStyle w:val="aff"/>
              <w:rPr>
                <w:rFonts w:asciiTheme="majorHAnsi" w:hAnsiTheme="majorHAnsi" w:cstheme="majorHAnsi"/>
              </w:rPr>
            </w:pPr>
            <w:r w:rsidRPr="00CB0166">
              <w:rPr>
                <w:rFonts w:asciiTheme="majorHAnsi" w:hAnsiTheme="majorHAnsi" w:cstheme="majorHAnsi"/>
              </w:rPr>
              <w:t>F</w:t>
            </w:r>
            <w:r w:rsidR="00CE7DD8" w:rsidRPr="00CB0166">
              <w:rPr>
                <w:rFonts w:asciiTheme="majorHAnsi" w:hAnsiTheme="majorHAnsi" w:cstheme="majorHAnsi"/>
              </w:rPr>
              <w:t>ree description field.</w:t>
            </w:r>
          </w:p>
        </w:tc>
        <w:tc>
          <w:tcPr>
            <w:tcW w:w="708" w:type="dxa"/>
          </w:tcPr>
          <w:p w14:paraId="2926EDBF" w14:textId="77777777" w:rsidR="00F13D85" w:rsidRPr="00CB0166" w:rsidRDefault="00F13D85" w:rsidP="003B3299">
            <w:pPr>
              <w:pStyle w:val="aff"/>
              <w:jc w:val="center"/>
              <w:rPr>
                <w:rFonts w:asciiTheme="majorHAnsi" w:hAnsiTheme="majorHAnsi" w:cstheme="majorHAnsi"/>
              </w:rPr>
            </w:pPr>
            <w:r w:rsidRPr="00CB0166">
              <w:rPr>
                <w:rFonts w:asciiTheme="majorHAnsi" w:hAnsiTheme="majorHAnsi" w:cstheme="majorHAnsi"/>
              </w:rPr>
              <w:t>-</w:t>
            </w:r>
          </w:p>
        </w:tc>
        <w:tc>
          <w:tcPr>
            <w:tcW w:w="993" w:type="dxa"/>
          </w:tcPr>
          <w:p w14:paraId="557B8869" w14:textId="3DA11757" w:rsidR="00F13D85" w:rsidRPr="00CB0166" w:rsidRDefault="00FA568B" w:rsidP="003B3299">
            <w:pPr>
              <w:pStyle w:val="aff"/>
              <w:rPr>
                <w:rFonts w:asciiTheme="majorHAnsi" w:hAnsiTheme="majorHAnsi" w:cstheme="majorHAnsi"/>
              </w:rPr>
            </w:pPr>
            <w:r w:rsidRPr="00CB0166">
              <w:rPr>
                <w:rFonts w:asciiTheme="majorHAnsi" w:hAnsiTheme="majorHAnsi" w:cstheme="majorHAnsi"/>
              </w:rPr>
              <w:t>Manual</w:t>
            </w:r>
            <w:r w:rsidR="000C3ED9" w:rsidRPr="00CB0166">
              <w:rPr>
                <w:rFonts w:asciiTheme="majorHAnsi" w:hAnsiTheme="majorHAnsi" w:cstheme="majorHAnsi"/>
              </w:rPr>
              <w:t xml:space="preserve"> input</w:t>
            </w:r>
          </w:p>
        </w:tc>
        <w:tc>
          <w:tcPr>
            <w:tcW w:w="1984" w:type="dxa"/>
          </w:tcPr>
          <w:p w14:paraId="7F2CFDAE" w14:textId="2460CA33" w:rsidR="00F13D85" w:rsidRPr="00CB0166" w:rsidRDefault="00357EA6" w:rsidP="000C3ED9">
            <w:pPr>
              <w:pStyle w:val="aff"/>
              <w:jc w:val="left"/>
              <w:rPr>
                <w:rFonts w:asciiTheme="majorHAnsi" w:hAnsiTheme="majorHAnsi" w:cstheme="majorHAnsi"/>
              </w:rPr>
            </w:pPr>
            <w:r w:rsidRPr="00CB0166">
              <w:rPr>
                <w:rFonts w:asciiTheme="majorHAnsi" w:hAnsiTheme="majorHAnsi" w:cstheme="majorHAnsi"/>
              </w:rPr>
              <w:t>Maximum length</w:t>
            </w:r>
            <w:r w:rsidR="000C3ED9" w:rsidRPr="00CB0166">
              <w:rPr>
                <w:rFonts w:asciiTheme="majorHAnsi" w:hAnsiTheme="majorHAnsi" w:cstheme="majorHAnsi"/>
              </w:rPr>
              <w:t xml:space="preserve"> </w:t>
            </w:r>
            <w:r w:rsidR="00F13D85" w:rsidRPr="00CB0166">
              <w:rPr>
                <w:rFonts w:asciiTheme="majorHAnsi" w:hAnsiTheme="majorHAnsi" w:cstheme="majorHAnsi"/>
              </w:rPr>
              <w:t>4000</w:t>
            </w:r>
            <w:r w:rsidRPr="00CB0166">
              <w:rPr>
                <w:rFonts w:asciiTheme="majorHAnsi" w:hAnsiTheme="majorHAnsi" w:cstheme="majorHAnsi"/>
              </w:rPr>
              <w:t xml:space="preserve"> bytes</w:t>
            </w:r>
          </w:p>
        </w:tc>
      </w:tr>
    </w:tbl>
    <w:p w14:paraId="59C70A96" w14:textId="77777777" w:rsidR="0001308F" w:rsidRDefault="0001308F" w:rsidP="0001308F">
      <w:pPr>
        <w:pStyle w:val="aff0"/>
        <w:widowControl/>
        <w:ind w:left="709"/>
        <w:jc w:val="left"/>
        <w:rPr>
          <w:rStyle w:val="generalbold1"/>
          <w:rFonts w:eastAsia="ＭＳ Ｐゴシック"/>
          <w:bCs/>
          <w:sz w:val="21"/>
          <w:szCs w:val="21"/>
        </w:rPr>
      </w:pPr>
    </w:p>
    <w:p w14:paraId="30FA345F" w14:textId="51160EBC" w:rsidR="0001308F" w:rsidRDefault="0001308F" w:rsidP="00D361BF">
      <w:pPr>
        <w:pStyle w:val="aff0"/>
        <w:widowControl/>
        <w:numPr>
          <w:ilvl w:val="0"/>
          <w:numId w:val="42"/>
        </w:numPr>
        <w:jc w:val="left"/>
        <w:rPr>
          <w:rStyle w:val="generalbold1"/>
          <w:rFonts w:eastAsia="ＭＳ Ｐゴシック"/>
          <w:bCs/>
          <w:sz w:val="21"/>
          <w:szCs w:val="21"/>
        </w:rPr>
      </w:pPr>
      <w:r>
        <w:rPr>
          <w:rStyle w:val="generalbold1"/>
          <w:rFonts w:eastAsia="ＭＳ Ｐゴシック"/>
          <w:bCs/>
          <w:sz w:val="21"/>
          <w:szCs w:val="21"/>
        </w:rPr>
        <w:t>The variables defined in the Module files are extracted by a BackYard process.</w:t>
      </w:r>
      <w:r>
        <w:rPr>
          <w:rStyle w:val="generalbold1"/>
          <w:rFonts w:eastAsia="ＭＳ Ｐゴシック"/>
          <w:bCs/>
          <w:sz w:val="21"/>
          <w:szCs w:val="21"/>
        </w:rPr>
        <w:br/>
        <w:t>The extracted variables can then have specific values registered to them in menus such as</w:t>
      </w:r>
      <w:r w:rsidR="00001920">
        <w:rPr>
          <w:rStyle w:val="generalbold1"/>
          <w:rFonts w:eastAsia="ＭＳ Ｐゴシック"/>
          <w:bCs/>
          <w:sz w:val="21"/>
          <w:szCs w:val="21"/>
        </w:rPr>
        <w:t xml:space="preserve"> </w:t>
      </w:r>
      <w:r w:rsidR="00001920" w:rsidRPr="00001920">
        <w:rPr>
          <w:rStyle w:val="generalbold1"/>
          <w:rFonts w:eastAsia="ＭＳ Ｐゴシック"/>
          <w:bCs/>
          <w:sz w:val="21"/>
          <w:szCs w:val="21"/>
          <w:u w:val="single"/>
        </w:rPr>
        <w:t>“</w:t>
      </w:r>
      <w:r w:rsidR="00001920" w:rsidRPr="00001920">
        <w:rPr>
          <w:rStyle w:val="generalbold1"/>
          <w:rFonts w:eastAsia="ＭＳ Ｐゴシック"/>
          <w:bCs/>
          <w:sz w:val="21"/>
          <w:szCs w:val="21"/>
          <w:u w:val="single"/>
        </w:rPr>
        <w:fldChar w:fldCharType="begin"/>
      </w:r>
      <w:r w:rsidR="00001920" w:rsidRPr="00001920">
        <w:rPr>
          <w:rStyle w:val="generalbold1"/>
          <w:rFonts w:eastAsia="ＭＳ Ｐゴシック"/>
          <w:bCs/>
          <w:sz w:val="21"/>
          <w:szCs w:val="21"/>
          <w:u w:val="single"/>
        </w:rPr>
        <w:instrText xml:space="preserve"> REF _Ref56088131 \r \h </w:instrText>
      </w:r>
      <w:r w:rsidR="00001920" w:rsidRPr="00001920">
        <w:rPr>
          <w:rStyle w:val="generalbold1"/>
          <w:rFonts w:eastAsia="ＭＳ Ｐゴシック"/>
          <w:bCs/>
          <w:sz w:val="21"/>
          <w:szCs w:val="21"/>
          <w:u w:val="single"/>
        </w:rPr>
      </w:r>
      <w:r w:rsidR="00001920">
        <w:rPr>
          <w:rStyle w:val="generalbold1"/>
          <w:rFonts w:eastAsia="ＭＳ Ｐゴシック"/>
          <w:bCs/>
          <w:sz w:val="21"/>
          <w:szCs w:val="21"/>
          <w:u w:val="single"/>
        </w:rPr>
        <w:instrText xml:space="preserve"> \* MERGEFORMAT </w:instrText>
      </w:r>
      <w:r w:rsidR="00001920" w:rsidRPr="00001920">
        <w:rPr>
          <w:rStyle w:val="generalbold1"/>
          <w:rFonts w:eastAsia="ＭＳ Ｐゴシック"/>
          <w:bCs/>
          <w:sz w:val="21"/>
          <w:szCs w:val="21"/>
          <w:u w:val="single"/>
        </w:rPr>
        <w:fldChar w:fldCharType="separate"/>
      </w:r>
      <w:r w:rsidR="00D751A3">
        <w:rPr>
          <w:rStyle w:val="generalbold1"/>
          <w:rFonts w:eastAsia="ＭＳ Ｐゴシック"/>
          <w:bCs/>
          <w:sz w:val="21"/>
          <w:szCs w:val="21"/>
          <w:u w:val="single"/>
        </w:rPr>
        <w:t>5.2.7</w:t>
      </w:r>
      <w:r w:rsidR="00001920" w:rsidRPr="00001920">
        <w:rPr>
          <w:rStyle w:val="generalbold1"/>
          <w:rFonts w:eastAsia="ＭＳ Ｐゴシック"/>
          <w:bCs/>
          <w:sz w:val="21"/>
          <w:szCs w:val="21"/>
          <w:u w:val="single"/>
        </w:rPr>
        <w:fldChar w:fldCharType="end"/>
      </w:r>
      <w:r w:rsidRPr="00001920">
        <w:rPr>
          <w:rStyle w:val="generalbold1"/>
          <w:rFonts w:eastAsia="ＭＳ Ｐゴシック"/>
          <w:bCs/>
          <w:sz w:val="21"/>
          <w:szCs w:val="21"/>
          <w:u w:val="single"/>
        </w:rPr>
        <w:t xml:space="preserve"> </w:t>
      </w:r>
      <w:r w:rsidR="00001920" w:rsidRPr="00001920">
        <w:rPr>
          <w:rStyle w:val="generalbold1"/>
          <w:rFonts w:eastAsia="ＭＳ Ｐゴシック"/>
          <w:bCs/>
          <w:sz w:val="21"/>
          <w:szCs w:val="21"/>
          <w:u w:val="single"/>
        </w:rPr>
        <w:fldChar w:fldCharType="begin"/>
      </w:r>
      <w:r w:rsidR="00001920" w:rsidRPr="00001920">
        <w:rPr>
          <w:rStyle w:val="generalbold1"/>
          <w:rFonts w:eastAsia="ＭＳ Ｐゴシック"/>
          <w:bCs/>
          <w:sz w:val="21"/>
          <w:szCs w:val="21"/>
          <w:u w:val="single"/>
        </w:rPr>
        <w:instrText xml:space="preserve"> REF _Ref56088131 \h </w:instrText>
      </w:r>
      <w:r w:rsidR="00001920" w:rsidRPr="00001920">
        <w:rPr>
          <w:rStyle w:val="generalbold1"/>
          <w:rFonts w:eastAsia="ＭＳ Ｐゴシック"/>
          <w:bCs/>
          <w:sz w:val="21"/>
          <w:szCs w:val="21"/>
          <w:u w:val="single"/>
        </w:rPr>
      </w:r>
      <w:r w:rsidR="00001920">
        <w:rPr>
          <w:rStyle w:val="generalbold1"/>
          <w:rFonts w:eastAsia="ＭＳ Ｐゴシック"/>
          <w:bCs/>
          <w:sz w:val="21"/>
          <w:szCs w:val="21"/>
          <w:u w:val="single"/>
        </w:rPr>
        <w:instrText xml:space="preserve"> \* MERGEFORMAT </w:instrText>
      </w:r>
      <w:r w:rsidR="00001920" w:rsidRPr="00001920">
        <w:rPr>
          <w:rStyle w:val="generalbold1"/>
          <w:rFonts w:eastAsia="ＭＳ Ｐゴシック"/>
          <w:bCs/>
          <w:sz w:val="21"/>
          <w:szCs w:val="21"/>
          <w:u w:val="single"/>
        </w:rPr>
        <w:fldChar w:fldCharType="separate"/>
      </w:r>
      <w:r w:rsidR="00D751A3" w:rsidRPr="00D751A3">
        <w:rPr>
          <w:rFonts w:cstheme="majorHAnsi"/>
          <w:u w:val="single"/>
        </w:rPr>
        <w:t>Substitution value automatic registration</w:t>
      </w:r>
      <w:r w:rsidR="00001920" w:rsidRPr="00001920">
        <w:rPr>
          <w:rStyle w:val="generalbold1"/>
          <w:rFonts w:eastAsia="ＭＳ Ｐゴシック"/>
          <w:bCs/>
          <w:sz w:val="21"/>
          <w:szCs w:val="21"/>
          <w:u w:val="single"/>
        </w:rPr>
        <w:fldChar w:fldCharType="end"/>
      </w:r>
      <w:r w:rsidR="00001920" w:rsidRPr="00001920">
        <w:rPr>
          <w:rStyle w:val="generalbold1"/>
          <w:rFonts w:eastAsia="ＭＳ Ｐゴシック"/>
          <w:bCs/>
          <w:sz w:val="21"/>
          <w:szCs w:val="21"/>
          <w:u w:val="single"/>
        </w:rPr>
        <w:t xml:space="preserve">” </w:t>
      </w:r>
      <w:r w:rsidR="00001920">
        <w:rPr>
          <w:rStyle w:val="generalbold1"/>
          <w:rFonts w:eastAsia="ＭＳ Ｐゴシック" w:hint="eastAsia"/>
          <w:bCs/>
          <w:sz w:val="21"/>
          <w:szCs w:val="21"/>
        </w:rPr>
        <w:t>a</w:t>
      </w:r>
      <w:r w:rsidR="00001920">
        <w:rPr>
          <w:rStyle w:val="generalbold1"/>
          <w:rFonts w:eastAsia="ＭＳ Ｐゴシック"/>
          <w:bCs/>
          <w:sz w:val="21"/>
          <w:szCs w:val="21"/>
        </w:rPr>
        <w:t xml:space="preserve">nd </w:t>
      </w:r>
      <w:r w:rsidR="00001920" w:rsidRPr="00001920">
        <w:rPr>
          <w:rStyle w:val="generalbold1"/>
          <w:rFonts w:eastAsia="ＭＳ Ｐゴシック"/>
          <w:bCs/>
          <w:sz w:val="21"/>
          <w:szCs w:val="21"/>
          <w:u w:val="single"/>
        </w:rPr>
        <w:t>“</w:t>
      </w:r>
      <w:r w:rsidR="00001920" w:rsidRPr="00001920">
        <w:rPr>
          <w:rStyle w:val="generalbold1"/>
          <w:rFonts w:eastAsia="ＭＳ Ｐゴシック"/>
          <w:bCs/>
          <w:sz w:val="21"/>
          <w:szCs w:val="21"/>
          <w:u w:val="single"/>
        </w:rPr>
        <w:fldChar w:fldCharType="begin"/>
      </w:r>
      <w:r w:rsidR="00001920" w:rsidRPr="00001920">
        <w:rPr>
          <w:rStyle w:val="generalbold1"/>
          <w:rFonts w:eastAsia="ＭＳ Ｐゴシック"/>
          <w:bCs/>
          <w:sz w:val="21"/>
          <w:szCs w:val="21"/>
          <w:u w:val="single"/>
        </w:rPr>
        <w:instrText xml:space="preserve"> REF _Ref126573250 \r \h </w:instrText>
      </w:r>
      <w:r w:rsidR="00001920" w:rsidRPr="00001920">
        <w:rPr>
          <w:rStyle w:val="generalbold1"/>
          <w:rFonts w:eastAsia="ＭＳ Ｐゴシック"/>
          <w:bCs/>
          <w:sz w:val="21"/>
          <w:szCs w:val="21"/>
          <w:u w:val="single"/>
        </w:rPr>
      </w:r>
      <w:r w:rsidR="00001920">
        <w:rPr>
          <w:rStyle w:val="generalbold1"/>
          <w:rFonts w:eastAsia="ＭＳ Ｐゴシック"/>
          <w:bCs/>
          <w:sz w:val="21"/>
          <w:szCs w:val="21"/>
          <w:u w:val="single"/>
        </w:rPr>
        <w:instrText xml:space="preserve"> \* MERGEFORMAT </w:instrText>
      </w:r>
      <w:r w:rsidR="00001920" w:rsidRPr="00001920">
        <w:rPr>
          <w:rStyle w:val="generalbold1"/>
          <w:rFonts w:eastAsia="ＭＳ Ｐゴシック"/>
          <w:bCs/>
          <w:sz w:val="21"/>
          <w:szCs w:val="21"/>
          <w:u w:val="single"/>
        </w:rPr>
        <w:fldChar w:fldCharType="separate"/>
      </w:r>
      <w:r w:rsidR="00D751A3">
        <w:rPr>
          <w:rStyle w:val="generalbold1"/>
          <w:rFonts w:eastAsia="ＭＳ Ｐゴシック"/>
          <w:bCs/>
          <w:sz w:val="21"/>
          <w:szCs w:val="21"/>
          <w:u w:val="single"/>
        </w:rPr>
        <w:t>5.2.8</w:t>
      </w:r>
      <w:r w:rsidR="00001920" w:rsidRPr="00001920">
        <w:rPr>
          <w:rStyle w:val="generalbold1"/>
          <w:rFonts w:eastAsia="ＭＳ Ｐゴシック"/>
          <w:bCs/>
          <w:sz w:val="21"/>
          <w:szCs w:val="21"/>
          <w:u w:val="single"/>
        </w:rPr>
        <w:fldChar w:fldCharType="end"/>
      </w:r>
      <w:r w:rsidR="00001920" w:rsidRPr="00001920">
        <w:rPr>
          <w:rStyle w:val="generalbold1"/>
          <w:rFonts w:eastAsia="ＭＳ Ｐゴシック"/>
          <w:bCs/>
          <w:sz w:val="21"/>
          <w:szCs w:val="21"/>
          <w:u w:val="single"/>
        </w:rPr>
        <w:t xml:space="preserve"> </w:t>
      </w:r>
      <w:r w:rsidR="00001920" w:rsidRPr="00001920">
        <w:rPr>
          <w:rStyle w:val="generalbold1"/>
          <w:rFonts w:eastAsia="ＭＳ Ｐゴシック"/>
          <w:bCs/>
          <w:sz w:val="21"/>
          <w:szCs w:val="21"/>
          <w:u w:val="single"/>
        </w:rPr>
        <w:fldChar w:fldCharType="begin"/>
      </w:r>
      <w:r w:rsidR="00001920" w:rsidRPr="00001920">
        <w:rPr>
          <w:rStyle w:val="generalbold1"/>
          <w:rFonts w:eastAsia="ＭＳ Ｐゴシック"/>
          <w:bCs/>
          <w:sz w:val="21"/>
          <w:szCs w:val="21"/>
          <w:u w:val="single"/>
        </w:rPr>
        <w:instrText xml:space="preserve"> REF _Ref126573259 \h </w:instrText>
      </w:r>
      <w:r w:rsidR="00001920" w:rsidRPr="00001920">
        <w:rPr>
          <w:rStyle w:val="generalbold1"/>
          <w:rFonts w:eastAsia="ＭＳ Ｐゴシック"/>
          <w:bCs/>
          <w:sz w:val="21"/>
          <w:szCs w:val="21"/>
          <w:u w:val="single"/>
        </w:rPr>
      </w:r>
      <w:r w:rsidR="00001920">
        <w:rPr>
          <w:rStyle w:val="generalbold1"/>
          <w:rFonts w:eastAsia="ＭＳ Ｐゴシック"/>
          <w:bCs/>
          <w:sz w:val="21"/>
          <w:szCs w:val="21"/>
          <w:u w:val="single"/>
        </w:rPr>
        <w:instrText xml:space="preserve"> \* MERGEFORMAT </w:instrText>
      </w:r>
      <w:r w:rsidR="00001920" w:rsidRPr="00001920">
        <w:rPr>
          <w:rStyle w:val="generalbold1"/>
          <w:rFonts w:eastAsia="ＭＳ Ｐゴシック"/>
          <w:bCs/>
          <w:sz w:val="21"/>
          <w:szCs w:val="21"/>
          <w:u w:val="single"/>
        </w:rPr>
        <w:fldChar w:fldCharType="separate"/>
      </w:r>
      <w:r w:rsidR="00D751A3" w:rsidRPr="00D751A3">
        <w:rPr>
          <w:rFonts w:cstheme="majorHAnsi"/>
          <w:u w:val="single"/>
        </w:rPr>
        <w:t>Substitution value list</w:t>
      </w:r>
      <w:r w:rsidR="00001920" w:rsidRPr="00001920">
        <w:rPr>
          <w:rStyle w:val="generalbold1"/>
          <w:rFonts w:eastAsia="ＭＳ Ｐゴシック"/>
          <w:bCs/>
          <w:sz w:val="21"/>
          <w:szCs w:val="21"/>
          <w:u w:val="single"/>
        </w:rPr>
        <w:fldChar w:fldCharType="end"/>
      </w:r>
      <w:r w:rsidR="00001920" w:rsidRPr="00001920">
        <w:rPr>
          <w:rStyle w:val="generalbold1"/>
          <w:rFonts w:eastAsia="ＭＳ Ｐゴシック"/>
          <w:bCs/>
          <w:sz w:val="21"/>
          <w:szCs w:val="21"/>
          <w:u w:val="single"/>
        </w:rPr>
        <w:t>”.</w:t>
      </w:r>
    </w:p>
    <w:p w14:paraId="09B7F778" w14:textId="09FB901A" w:rsidR="0001308F" w:rsidRPr="005415E6" w:rsidRDefault="00255060" w:rsidP="00255060">
      <w:pPr>
        <w:pStyle w:val="aff0"/>
        <w:widowControl/>
        <w:ind w:left="105" w:hangingChars="50" w:hanging="105"/>
        <w:jc w:val="left"/>
        <w:rPr>
          <w:rStyle w:val="generalbold1"/>
          <w:rFonts w:eastAsia="ＭＳ Ｐゴシック"/>
          <w:bCs/>
          <w:sz w:val="21"/>
          <w:szCs w:val="21"/>
        </w:rPr>
      </w:pPr>
      <w:r>
        <w:rPr>
          <w:rStyle w:val="generalbold1"/>
          <w:rFonts w:eastAsia="ＭＳ Ｐゴシック"/>
          <w:bCs/>
          <w:sz w:val="21"/>
          <w:szCs w:val="21"/>
        </w:rPr>
        <w:t>Note that the extraction does not happen in real time, meaning it make take some time before</w:t>
      </w:r>
      <w:r w:rsidR="00001920">
        <w:rPr>
          <w:rStyle w:val="generalbold1"/>
          <w:rFonts w:eastAsia="ＭＳ Ｐゴシック" w:hint="eastAsia"/>
          <w:bCs/>
          <w:sz w:val="21"/>
          <w:szCs w:val="21"/>
        </w:rPr>
        <w:t xml:space="preserve"> </w:t>
      </w:r>
      <w:r w:rsidR="00001920">
        <w:rPr>
          <w:rStyle w:val="generalbold1"/>
          <w:rFonts w:eastAsia="ＭＳ Ｐゴシック"/>
          <w:bCs/>
          <w:sz w:val="21"/>
          <w:szCs w:val="21"/>
        </w:rPr>
        <w:t>t</w:t>
      </w:r>
      <w:r>
        <w:rPr>
          <w:rStyle w:val="generalbold1"/>
          <w:rFonts w:eastAsia="ＭＳ Ｐゴシック"/>
          <w:bCs/>
          <w:sz w:val="21"/>
          <w:szCs w:val="21"/>
        </w:rPr>
        <w:t xml:space="preserve">hey can be used as variables in menus such as </w:t>
      </w:r>
    </w:p>
    <w:p w14:paraId="719D7558" w14:textId="77777777" w:rsidR="0001308F" w:rsidRPr="00E76166" w:rsidRDefault="0001308F" w:rsidP="0001308F">
      <w:pPr>
        <w:pStyle w:val="aff0"/>
        <w:widowControl/>
        <w:jc w:val="left"/>
        <w:rPr>
          <w:rStyle w:val="generalbold1"/>
          <w:rFonts w:eastAsia="ＭＳ Ｐゴシック"/>
          <w:bCs/>
          <w:sz w:val="21"/>
          <w:szCs w:val="21"/>
        </w:rPr>
      </w:pPr>
    </w:p>
    <w:p w14:paraId="30E440DD" w14:textId="75547B6E" w:rsidR="0001308F" w:rsidRDefault="0001308F" w:rsidP="00255060">
      <w:pPr>
        <w:ind w:leftChars="100" w:left="210"/>
        <w:rPr>
          <w:rStyle w:val="generalbold1"/>
          <w:rFonts w:eastAsia="ＭＳ Ｐゴシック"/>
          <w:b/>
          <w:color w:val="FF0000"/>
          <w:sz w:val="21"/>
          <w:szCs w:val="21"/>
        </w:rPr>
      </w:pPr>
      <w:r w:rsidRPr="00C5369F">
        <w:rPr>
          <w:rStyle w:val="generalbold1"/>
          <w:rFonts w:eastAsia="ＭＳ Ｐゴシック" w:hint="eastAsia"/>
          <w:b/>
          <w:color w:val="FF0000"/>
          <w:sz w:val="21"/>
          <w:szCs w:val="21"/>
        </w:rPr>
        <w:t>※</w:t>
      </w:r>
      <w:r w:rsidRPr="00C5369F">
        <w:rPr>
          <w:rStyle w:val="generalbold1"/>
          <w:rFonts w:eastAsia="ＭＳ Ｐゴシック" w:hint="eastAsia"/>
          <w:b/>
          <w:color w:val="FF0000"/>
          <w:sz w:val="21"/>
          <w:szCs w:val="21"/>
        </w:rPr>
        <w:t>1</w:t>
      </w:r>
      <w:r w:rsidRPr="00C5369F">
        <w:rPr>
          <w:rStyle w:val="generalbold1"/>
          <w:rFonts w:eastAsia="ＭＳ Ｐゴシック"/>
          <w:b/>
          <w:color w:val="FF0000"/>
          <w:sz w:val="21"/>
          <w:szCs w:val="21"/>
        </w:rPr>
        <w:t xml:space="preserve"> </w:t>
      </w:r>
      <w:r w:rsidR="00255060">
        <w:rPr>
          <w:rStyle w:val="generalbold1"/>
          <w:rFonts w:eastAsia="ＭＳ Ｐゴシック"/>
          <w:b/>
          <w:color w:val="FF0000"/>
          <w:sz w:val="21"/>
          <w:szCs w:val="21"/>
        </w:rPr>
        <w:t>For more information regarding when the extraction happens, please see</w:t>
      </w:r>
      <w:r w:rsidR="00255060" w:rsidRPr="0023287A">
        <w:rPr>
          <w:rStyle w:val="generalbold1"/>
          <w:rFonts w:eastAsia="ＭＳ Ｐゴシック"/>
          <w:b/>
          <w:color w:val="FF0000"/>
          <w:sz w:val="21"/>
          <w:szCs w:val="21"/>
          <w:u w:val="single"/>
        </w:rPr>
        <w:t xml:space="preserve"> </w:t>
      </w:r>
      <w:r w:rsidR="0023287A">
        <w:rPr>
          <w:rStyle w:val="generalbold1"/>
          <w:rFonts w:eastAsia="ＭＳ Ｐゴシック"/>
          <w:b/>
          <w:color w:val="FF0000"/>
          <w:sz w:val="21"/>
          <w:szCs w:val="21"/>
          <w:u w:val="single"/>
        </w:rPr>
        <w:t>“</w:t>
      </w:r>
      <w:r w:rsidR="0023287A" w:rsidRPr="0023287A">
        <w:rPr>
          <w:rStyle w:val="generalbold1"/>
          <w:rFonts w:eastAsia="ＭＳ Ｐゴシック"/>
          <w:b/>
          <w:color w:val="FF0000"/>
          <w:sz w:val="21"/>
          <w:szCs w:val="21"/>
          <w:u w:val="single"/>
        </w:rPr>
        <w:fldChar w:fldCharType="begin"/>
      </w:r>
      <w:r w:rsidR="0023287A" w:rsidRPr="0023287A">
        <w:rPr>
          <w:rStyle w:val="generalbold1"/>
          <w:rFonts w:eastAsia="ＭＳ Ｐゴシック"/>
          <w:b/>
          <w:color w:val="FF0000"/>
          <w:sz w:val="21"/>
          <w:szCs w:val="21"/>
          <w:u w:val="single"/>
        </w:rPr>
        <w:instrText xml:space="preserve"> REF _Ref126574160 \r \h </w:instrText>
      </w:r>
      <w:r w:rsidR="0023287A" w:rsidRPr="0023287A">
        <w:rPr>
          <w:rStyle w:val="generalbold1"/>
          <w:rFonts w:eastAsia="ＭＳ Ｐゴシック"/>
          <w:b/>
          <w:color w:val="FF0000"/>
          <w:sz w:val="21"/>
          <w:szCs w:val="21"/>
          <w:u w:val="single"/>
        </w:rPr>
      </w:r>
      <w:r w:rsidR="0023287A" w:rsidRPr="0023287A">
        <w:rPr>
          <w:rStyle w:val="generalbold1"/>
          <w:rFonts w:eastAsia="ＭＳ Ｐゴシック"/>
          <w:b/>
          <w:color w:val="FF0000"/>
          <w:sz w:val="21"/>
          <w:szCs w:val="21"/>
          <w:u w:val="single"/>
        </w:rPr>
        <w:instrText xml:space="preserve"> \* MERGEFORMAT </w:instrText>
      </w:r>
      <w:r w:rsidR="0023287A" w:rsidRPr="0023287A">
        <w:rPr>
          <w:rStyle w:val="generalbold1"/>
          <w:rFonts w:eastAsia="ＭＳ Ｐゴシック"/>
          <w:b/>
          <w:color w:val="FF0000"/>
          <w:sz w:val="21"/>
          <w:szCs w:val="21"/>
          <w:u w:val="single"/>
        </w:rPr>
        <w:fldChar w:fldCharType="separate"/>
      </w:r>
      <w:r w:rsidR="00D751A3">
        <w:rPr>
          <w:rStyle w:val="generalbold1"/>
          <w:rFonts w:eastAsia="ＭＳ Ｐゴシック" w:hint="eastAsia"/>
          <w:b/>
          <w:color w:val="FF0000"/>
          <w:sz w:val="21"/>
          <w:szCs w:val="21"/>
          <w:u w:val="single"/>
        </w:rPr>
        <w:t>③</w:t>
      </w:r>
      <w:r w:rsidR="0023287A" w:rsidRPr="0023287A">
        <w:rPr>
          <w:rStyle w:val="generalbold1"/>
          <w:rFonts w:eastAsia="ＭＳ Ｐゴシック"/>
          <w:b/>
          <w:color w:val="FF0000"/>
          <w:sz w:val="21"/>
          <w:szCs w:val="21"/>
          <w:u w:val="single"/>
        </w:rPr>
        <w:fldChar w:fldCharType="end"/>
      </w:r>
      <w:r w:rsidR="0023287A" w:rsidRPr="0023287A">
        <w:rPr>
          <w:rStyle w:val="generalbold1"/>
          <w:rFonts w:eastAsia="ＭＳ Ｐゴシック"/>
          <w:b/>
          <w:color w:val="FF0000"/>
          <w:sz w:val="21"/>
          <w:szCs w:val="21"/>
          <w:u w:val="single"/>
        </w:rPr>
        <w:fldChar w:fldCharType="begin"/>
      </w:r>
      <w:r w:rsidR="0023287A" w:rsidRPr="0023287A">
        <w:rPr>
          <w:rStyle w:val="generalbold1"/>
          <w:rFonts w:eastAsia="ＭＳ Ｐゴシック"/>
          <w:b/>
          <w:color w:val="FF0000"/>
          <w:sz w:val="21"/>
          <w:szCs w:val="21"/>
          <w:u w:val="single"/>
        </w:rPr>
        <w:instrText xml:space="preserve"> REF _Ref126574160 \h </w:instrText>
      </w:r>
      <w:r w:rsidR="0023287A" w:rsidRPr="0023287A">
        <w:rPr>
          <w:rStyle w:val="generalbold1"/>
          <w:rFonts w:eastAsia="ＭＳ Ｐゴシック"/>
          <w:b/>
          <w:color w:val="FF0000"/>
          <w:sz w:val="21"/>
          <w:szCs w:val="21"/>
          <w:u w:val="single"/>
        </w:rPr>
      </w:r>
      <w:r w:rsidR="0023287A" w:rsidRPr="0023287A">
        <w:rPr>
          <w:rStyle w:val="generalbold1"/>
          <w:rFonts w:eastAsia="ＭＳ Ｐゴシック"/>
          <w:b/>
          <w:color w:val="FF0000"/>
          <w:sz w:val="21"/>
          <w:szCs w:val="21"/>
          <w:u w:val="single"/>
        </w:rPr>
        <w:instrText xml:space="preserve"> \* MERGEFORMAT </w:instrText>
      </w:r>
      <w:r w:rsidR="0023287A" w:rsidRPr="0023287A">
        <w:rPr>
          <w:rStyle w:val="generalbold1"/>
          <w:rFonts w:eastAsia="ＭＳ Ｐゴシック"/>
          <w:b/>
          <w:color w:val="FF0000"/>
          <w:sz w:val="21"/>
          <w:szCs w:val="21"/>
          <w:u w:val="single"/>
        </w:rPr>
        <w:fldChar w:fldCharType="separate"/>
      </w:r>
      <w:r w:rsidR="00D751A3" w:rsidRPr="00D751A3">
        <w:rPr>
          <w:rFonts w:asciiTheme="majorHAnsi" w:eastAsia="ＭＳ Ｐゴシック" w:hAnsiTheme="majorHAnsi" w:cstheme="majorHAnsi"/>
          <w:b/>
          <w:color w:val="FF0000"/>
          <w:szCs w:val="21"/>
          <w:u w:val="single"/>
        </w:rPr>
        <w:t>Change the startup period</w:t>
      </w:r>
      <w:r w:rsidR="0023287A" w:rsidRPr="0023287A">
        <w:rPr>
          <w:rStyle w:val="generalbold1"/>
          <w:rFonts w:eastAsia="ＭＳ Ｐゴシック"/>
          <w:b/>
          <w:color w:val="FF0000"/>
          <w:sz w:val="21"/>
          <w:szCs w:val="21"/>
          <w:u w:val="single"/>
        </w:rPr>
        <w:fldChar w:fldCharType="end"/>
      </w:r>
      <w:r w:rsidR="0023287A">
        <w:rPr>
          <w:rStyle w:val="generalbold1"/>
          <w:rFonts w:eastAsia="ＭＳ Ｐゴシック"/>
          <w:b/>
          <w:color w:val="FF0000"/>
          <w:sz w:val="21"/>
          <w:szCs w:val="21"/>
          <w:u w:val="single"/>
        </w:rPr>
        <w:t>”</w:t>
      </w:r>
      <w:r w:rsidR="0023287A" w:rsidRPr="0023287A">
        <w:rPr>
          <w:rStyle w:val="generalbold1"/>
          <w:rFonts w:eastAsia="ＭＳ Ｐゴシック"/>
          <w:b/>
          <w:color w:val="FF0000"/>
          <w:sz w:val="21"/>
          <w:szCs w:val="21"/>
          <w:u w:val="single"/>
        </w:rPr>
        <w:t xml:space="preserve"> under</w:t>
      </w:r>
      <w:r w:rsidR="0023287A">
        <w:rPr>
          <w:rStyle w:val="generalbold1"/>
          <w:rFonts w:eastAsia="ＭＳ Ｐゴシック"/>
          <w:b/>
          <w:color w:val="FF0000"/>
          <w:sz w:val="21"/>
          <w:szCs w:val="21"/>
          <w:u w:val="single"/>
        </w:rPr>
        <w:t xml:space="preserve"> ”</w:t>
      </w:r>
      <w:r w:rsidR="0023287A" w:rsidRPr="0023287A">
        <w:rPr>
          <w:rStyle w:val="generalbold1"/>
          <w:rFonts w:eastAsia="ＭＳ Ｐゴシック"/>
          <w:b/>
          <w:color w:val="FF0000"/>
          <w:sz w:val="21"/>
          <w:szCs w:val="21"/>
          <w:u w:val="single"/>
        </w:rPr>
        <w:fldChar w:fldCharType="begin"/>
      </w:r>
      <w:r w:rsidR="0023287A" w:rsidRPr="0023287A">
        <w:rPr>
          <w:rStyle w:val="generalbold1"/>
          <w:rFonts w:eastAsia="ＭＳ Ｐゴシック"/>
          <w:b/>
          <w:color w:val="FF0000"/>
          <w:sz w:val="21"/>
          <w:szCs w:val="21"/>
          <w:u w:val="single"/>
        </w:rPr>
        <w:instrText xml:space="preserve"> REF _Ref126574203 \r \h </w:instrText>
      </w:r>
      <w:r w:rsidR="0023287A" w:rsidRPr="0023287A">
        <w:rPr>
          <w:rStyle w:val="generalbold1"/>
          <w:rFonts w:eastAsia="ＭＳ Ｐゴシック"/>
          <w:b/>
          <w:color w:val="FF0000"/>
          <w:sz w:val="21"/>
          <w:szCs w:val="21"/>
          <w:u w:val="single"/>
        </w:rPr>
      </w:r>
      <w:r w:rsidR="0023287A" w:rsidRPr="0023287A">
        <w:rPr>
          <w:rStyle w:val="generalbold1"/>
          <w:rFonts w:eastAsia="ＭＳ Ｐゴシック"/>
          <w:b/>
          <w:color w:val="FF0000"/>
          <w:sz w:val="21"/>
          <w:szCs w:val="21"/>
          <w:u w:val="single"/>
        </w:rPr>
        <w:instrText xml:space="preserve"> \* MERGEFORMAT </w:instrText>
      </w:r>
      <w:r w:rsidR="0023287A" w:rsidRPr="0023287A">
        <w:rPr>
          <w:rStyle w:val="generalbold1"/>
          <w:rFonts w:eastAsia="ＭＳ Ｐゴシック"/>
          <w:b/>
          <w:color w:val="FF0000"/>
          <w:sz w:val="21"/>
          <w:szCs w:val="21"/>
          <w:u w:val="single"/>
        </w:rPr>
        <w:fldChar w:fldCharType="separate"/>
      </w:r>
      <w:r w:rsidR="00D751A3">
        <w:rPr>
          <w:rStyle w:val="generalbold1"/>
          <w:rFonts w:eastAsia="ＭＳ Ｐゴシック"/>
          <w:b/>
          <w:color w:val="FF0000"/>
          <w:sz w:val="21"/>
          <w:szCs w:val="21"/>
          <w:u w:val="single"/>
        </w:rPr>
        <w:t xml:space="preserve"> 7.2</w:t>
      </w:r>
      <w:r w:rsidR="0023287A" w:rsidRPr="0023287A">
        <w:rPr>
          <w:rStyle w:val="generalbold1"/>
          <w:rFonts w:eastAsia="ＭＳ Ｐゴシック"/>
          <w:b/>
          <w:color w:val="FF0000"/>
          <w:sz w:val="21"/>
          <w:szCs w:val="21"/>
          <w:u w:val="single"/>
        </w:rPr>
        <w:fldChar w:fldCharType="end"/>
      </w:r>
      <w:r w:rsidR="0023287A" w:rsidRPr="0023287A">
        <w:rPr>
          <w:rStyle w:val="generalbold1"/>
          <w:rFonts w:eastAsia="ＭＳ Ｐゴシック"/>
          <w:b/>
          <w:color w:val="FF0000"/>
          <w:sz w:val="21"/>
          <w:szCs w:val="21"/>
          <w:u w:val="single"/>
        </w:rPr>
        <w:t xml:space="preserve"> </w:t>
      </w:r>
      <w:r w:rsidR="0023287A" w:rsidRPr="0023287A">
        <w:rPr>
          <w:rStyle w:val="generalbold1"/>
          <w:rFonts w:eastAsia="ＭＳ Ｐゴシック"/>
          <w:b/>
          <w:color w:val="FF0000"/>
          <w:sz w:val="21"/>
          <w:szCs w:val="21"/>
          <w:u w:val="single"/>
        </w:rPr>
        <w:fldChar w:fldCharType="begin"/>
      </w:r>
      <w:r w:rsidR="0023287A" w:rsidRPr="0023287A">
        <w:rPr>
          <w:rStyle w:val="generalbold1"/>
          <w:rFonts w:eastAsia="ＭＳ Ｐゴシック"/>
          <w:b/>
          <w:color w:val="FF0000"/>
          <w:sz w:val="21"/>
          <w:szCs w:val="21"/>
          <w:u w:val="single"/>
        </w:rPr>
        <w:instrText xml:space="preserve"> REF _Ref126574208 \h </w:instrText>
      </w:r>
      <w:r w:rsidR="0023287A" w:rsidRPr="0023287A">
        <w:rPr>
          <w:rStyle w:val="generalbold1"/>
          <w:rFonts w:eastAsia="ＭＳ Ｐゴシック"/>
          <w:b/>
          <w:color w:val="FF0000"/>
          <w:sz w:val="21"/>
          <w:szCs w:val="21"/>
          <w:u w:val="single"/>
        </w:rPr>
      </w:r>
      <w:r w:rsidR="0023287A" w:rsidRPr="0023287A">
        <w:rPr>
          <w:rStyle w:val="generalbold1"/>
          <w:rFonts w:eastAsia="ＭＳ Ｐゴシック"/>
          <w:b/>
          <w:color w:val="FF0000"/>
          <w:sz w:val="21"/>
          <w:szCs w:val="21"/>
          <w:u w:val="single"/>
        </w:rPr>
        <w:instrText xml:space="preserve"> \* MERGEFORMAT </w:instrText>
      </w:r>
      <w:r w:rsidR="0023287A" w:rsidRPr="0023287A">
        <w:rPr>
          <w:rStyle w:val="generalbold1"/>
          <w:rFonts w:eastAsia="ＭＳ Ｐゴシック"/>
          <w:b/>
          <w:color w:val="FF0000"/>
          <w:sz w:val="21"/>
          <w:szCs w:val="21"/>
          <w:u w:val="single"/>
        </w:rPr>
        <w:fldChar w:fldCharType="separate"/>
      </w:r>
      <w:r w:rsidR="00D751A3" w:rsidRPr="00D751A3">
        <w:rPr>
          <w:b/>
          <w:color w:val="FF0000"/>
          <w:u w:val="single"/>
        </w:rPr>
        <w:t>Maintenance and Maintaining</w:t>
      </w:r>
      <w:r w:rsidR="0023287A" w:rsidRPr="0023287A">
        <w:rPr>
          <w:rStyle w:val="generalbold1"/>
          <w:rFonts w:eastAsia="ＭＳ Ｐゴシック"/>
          <w:b/>
          <w:color w:val="FF0000"/>
          <w:sz w:val="21"/>
          <w:szCs w:val="21"/>
          <w:u w:val="single"/>
        </w:rPr>
        <w:fldChar w:fldCharType="end"/>
      </w:r>
      <w:r w:rsidR="0023287A">
        <w:rPr>
          <w:rStyle w:val="generalbold1"/>
          <w:rFonts w:eastAsia="ＭＳ Ｐゴシック"/>
          <w:b/>
          <w:color w:val="FF0000"/>
          <w:sz w:val="21"/>
          <w:szCs w:val="21"/>
          <w:u w:val="single"/>
        </w:rPr>
        <w:t>”</w:t>
      </w:r>
      <w:r w:rsidR="00F2141A" w:rsidRPr="00CB0166">
        <w:rPr>
          <w:rStyle w:val="generalbold1"/>
          <w:rFonts w:asciiTheme="majorHAnsi" w:eastAsia="ＭＳ Ｐゴシック" w:hAnsiTheme="majorHAnsi" w:cstheme="majorHAnsi"/>
          <w:bCs/>
          <w:sz w:val="18"/>
          <w:szCs w:val="14"/>
        </w:rPr>
        <w:br w:type="page"/>
      </w:r>
    </w:p>
    <w:p w14:paraId="6231480B" w14:textId="05F9849C" w:rsidR="00B4700A" w:rsidRPr="0001308F" w:rsidRDefault="00B4700A">
      <w:pPr>
        <w:widowControl/>
        <w:jc w:val="left"/>
        <w:rPr>
          <w:rStyle w:val="generalbold1"/>
          <w:rFonts w:asciiTheme="majorHAnsi" w:eastAsia="ＭＳ Ｐゴシック" w:hAnsiTheme="majorHAnsi" w:cstheme="majorHAnsi"/>
          <w:bCs/>
          <w:sz w:val="18"/>
          <w:szCs w:val="14"/>
        </w:rPr>
      </w:pPr>
    </w:p>
    <w:p w14:paraId="59626A85" w14:textId="2AA48E70" w:rsidR="000D4A96" w:rsidRPr="00CB0166" w:rsidRDefault="006871FA" w:rsidP="000D4A96">
      <w:pPr>
        <w:pStyle w:val="30"/>
        <w:ind w:left="1134" w:hanging="709"/>
        <w:rPr>
          <w:rFonts w:cstheme="majorHAnsi"/>
        </w:rPr>
      </w:pPr>
      <w:bookmarkStart w:id="756" w:name="_プレイブック素材集（Ansible-Legacyのみ）"/>
      <w:bookmarkStart w:id="757" w:name="_Toc105604736"/>
      <w:bookmarkStart w:id="758" w:name="_Ref126571281"/>
      <w:bookmarkStart w:id="759" w:name="_Ref126571288"/>
      <w:bookmarkStart w:id="760" w:name="_Ref126571966"/>
      <w:bookmarkStart w:id="761" w:name="_Ref126571973"/>
      <w:bookmarkStart w:id="762" w:name="_Ref126572835"/>
      <w:bookmarkStart w:id="763" w:name="_Ref126572838"/>
      <w:bookmarkStart w:id="764" w:name="_Ref126573115"/>
      <w:bookmarkStart w:id="765" w:name="_Ref126573123"/>
      <w:bookmarkStart w:id="766" w:name="_Toc126763577"/>
      <w:bookmarkEnd w:id="756"/>
      <w:r w:rsidRPr="00CB0166">
        <w:rPr>
          <w:rFonts w:cstheme="majorHAnsi"/>
        </w:rPr>
        <w:t>Movement module link</w:t>
      </w:r>
      <w:bookmarkEnd w:id="757"/>
      <w:bookmarkEnd w:id="758"/>
      <w:bookmarkEnd w:id="759"/>
      <w:bookmarkEnd w:id="760"/>
      <w:bookmarkEnd w:id="761"/>
      <w:bookmarkEnd w:id="762"/>
      <w:bookmarkEnd w:id="763"/>
      <w:bookmarkEnd w:id="764"/>
      <w:bookmarkEnd w:id="765"/>
      <w:bookmarkEnd w:id="766"/>
    </w:p>
    <w:p w14:paraId="27F8E292" w14:textId="4545215A" w:rsidR="0081177F" w:rsidRPr="00CB0166" w:rsidRDefault="009C0E50" w:rsidP="00D361BF">
      <w:pPr>
        <w:pStyle w:val="aff0"/>
        <w:numPr>
          <w:ilvl w:val="0"/>
          <w:numId w:val="20"/>
        </w:numPr>
        <w:jc w:val="left"/>
        <w:rPr>
          <w:rFonts w:asciiTheme="majorHAnsi" w:hAnsiTheme="majorHAnsi" w:cstheme="majorHAnsi"/>
        </w:rPr>
      </w:pPr>
      <w:r w:rsidRPr="00CB0166">
        <w:rPr>
          <w:rFonts w:asciiTheme="majorHAnsi" w:eastAsia="ＭＳ Ｐゴシック" w:hAnsiTheme="majorHAnsi" w:cstheme="majorHAnsi"/>
        </w:rPr>
        <w:t>In</w:t>
      </w:r>
      <w:r w:rsidR="00F94D17" w:rsidRPr="00CB0166">
        <w:rPr>
          <w:rFonts w:asciiTheme="majorHAnsi" w:eastAsia="ＭＳ Ｐゴシック" w:hAnsiTheme="majorHAnsi" w:cstheme="majorHAnsi"/>
        </w:rPr>
        <w:t xml:space="preserve">　</w:t>
      </w:r>
      <w:r w:rsidR="00636A63" w:rsidRPr="00CB0166">
        <w:rPr>
          <w:rFonts w:asciiTheme="majorHAnsi" w:eastAsia="ＭＳ Ｐゴシック" w:hAnsiTheme="majorHAnsi" w:cstheme="majorHAnsi"/>
        </w:rPr>
        <w:t>“</w:t>
      </w:r>
      <w:r w:rsidR="006871FA" w:rsidRPr="00CB0166">
        <w:rPr>
          <w:rFonts w:asciiTheme="majorHAnsi" w:eastAsia="ＭＳ Ｐゴシック" w:hAnsiTheme="majorHAnsi" w:cstheme="majorHAnsi"/>
        </w:rPr>
        <w:t>Movement module link</w:t>
      </w:r>
      <w:r w:rsidR="00636A63" w:rsidRPr="00CB0166">
        <w:rPr>
          <w:rFonts w:asciiTheme="majorHAnsi" w:eastAsia="ＭＳ Ｐゴシック" w:hAnsiTheme="majorHAnsi" w:cstheme="majorHAnsi"/>
        </w:rPr>
        <w:t>”</w:t>
      </w:r>
      <w:r w:rsidRPr="00CB0166">
        <w:rPr>
          <w:rFonts w:asciiTheme="majorHAnsi" w:eastAsia="ＭＳ Ｐゴシック" w:hAnsiTheme="majorHAnsi" w:cstheme="majorHAnsi"/>
        </w:rPr>
        <w:t>,</w:t>
      </w:r>
      <w:r w:rsidR="00636A63" w:rsidRPr="00CB0166">
        <w:rPr>
          <w:rFonts w:asciiTheme="majorHAnsi" w:eastAsia="ＭＳ Ｐゴシック" w:hAnsiTheme="majorHAnsi" w:cstheme="majorHAnsi"/>
        </w:rPr>
        <w:t xml:space="preserve"> performs maintence (b</w:t>
      </w:r>
      <w:r w:rsidR="006049C0" w:rsidRPr="00CB0166">
        <w:rPr>
          <w:rFonts w:asciiTheme="majorHAnsi" w:eastAsia="ＭＳ Ｐゴシック" w:hAnsiTheme="majorHAnsi" w:cstheme="majorHAnsi"/>
        </w:rPr>
        <w:t>rowsing/</w:t>
      </w:r>
      <w:r w:rsidR="00636A63" w:rsidRPr="00CB0166">
        <w:rPr>
          <w:rFonts w:asciiTheme="majorHAnsi" w:eastAsia="ＭＳ Ｐゴシック" w:hAnsiTheme="majorHAnsi" w:cstheme="majorHAnsi"/>
        </w:rPr>
        <w:t>register/update/</w:t>
      </w:r>
      <w:r w:rsidR="00636A63" w:rsidRPr="00CB0166">
        <w:rPr>
          <w:rFonts w:asciiTheme="majorHAnsi" w:hAnsiTheme="majorHAnsi" w:cstheme="majorHAnsi"/>
        </w:rPr>
        <w:t xml:space="preserve"> abolition)</w:t>
      </w:r>
      <w:r w:rsidR="00636A63" w:rsidRPr="00CB0166">
        <w:rPr>
          <w:rFonts w:asciiTheme="majorHAnsi" w:eastAsia="ＭＳ Ｐゴシック" w:hAnsiTheme="majorHAnsi" w:cstheme="majorHAnsi"/>
        </w:rPr>
        <w:t xml:space="preserve"> of the</w:t>
      </w:r>
      <w:r w:rsidR="006049C0" w:rsidRPr="00CB0166">
        <w:rPr>
          <w:rFonts w:asciiTheme="majorHAnsi" w:eastAsia="ＭＳ Ｐゴシック" w:hAnsiTheme="majorHAnsi" w:cstheme="majorHAnsi"/>
        </w:rPr>
        <w:t xml:space="preserve"> module files execut</w:t>
      </w:r>
      <w:r w:rsidR="00636A63" w:rsidRPr="00CB0166">
        <w:rPr>
          <w:rFonts w:asciiTheme="majorHAnsi" w:eastAsia="ＭＳ Ｐゴシック" w:hAnsiTheme="majorHAnsi" w:cstheme="majorHAnsi"/>
        </w:rPr>
        <w:t>ed in the Movement</w:t>
      </w:r>
      <w:r w:rsidR="006049C0" w:rsidRPr="00CB0166">
        <w:rPr>
          <w:rFonts w:asciiTheme="majorHAnsi" w:eastAsia="ＭＳ Ｐゴシック" w:hAnsiTheme="majorHAnsi" w:cstheme="majorHAnsi"/>
        </w:rPr>
        <w:t xml:space="preserve">. </w:t>
      </w:r>
    </w:p>
    <w:p w14:paraId="58BE64CE" w14:textId="3F481262" w:rsidR="00D94178" w:rsidRPr="00CB0166" w:rsidRDefault="00D659E5" w:rsidP="00D94178">
      <w:pPr>
        <w:pStyle w:val="aff0"/>
        <w:ind w:left="709"/>
        <w:rPr>
          <w:rFonts w:asciiTheme="majorHAnsi" w:hAnsiTheme="majorHAnsi" w:cstheme="majorHAnsi"/>
        </w:rPr>
      </w:pPr>
      <w:r w:rsidRPr="00CB0166">
        <w:rPr>
          <w:rFonts w:asciiTheme="majorHAnsi" w:hAnsiTheme="majorHAnsi" w:cstheme="majorHAnsi"/>
          <w:noProof/>
        </w:rPr>
        <mc:AlternateContent>
          <mc:Choice Requires="wps">
            <w:drawing>
              <wp:anchor distT="0" distB="0" distL="114300" distR="114300" simplePos="0" relativeHeight="251750400" behindDoc="0" locked="0" layoutInCell="1" allowOverlap="1" wp14:anchorId="6BF4AA36" wp14:editId="2AB1DD68">
                <wp:simplePos x="0" y="0"/>
                <wp:positionH relativeFrom="margin">
                  <wp:posOffset>-22013</wp:posOffset>
                </wp:positionH>
                <wp:positionV relativeFrom="paragraph">
                  <wp:posOffset>1437005</wp:posOffset>
                </wp:positionV>
                <wp:extent cx="675925" cy="146304"/>
                <wp:effectExtent l="0" t="0" r="10160" b="25400"/>
                <wp:wrapNone/>
                <wp:docPr id="244" name="正方形/長方形 244"/>
                <wp:cNvGraphicFramePr/>
                <a:graphic xmlns:a="http://schemas.openxmlformats.org/drawingml/2006/main">
                  <a:graphicData uri="http://schemas.microsoft.com/office/word/2010/wordprocessingShape">
                    <wps:wsp>
                      <wps:cNvSpPr/>
                      <wps:spPr>
                        <a:xfrm>
                          <a:off x="0" y="0"/>
                          <a:ext cx="675925" cy="1463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3EA1B" id="正方形/長方形 244" o:spid="_x0000_s1026" style="position:absolute;left:0;text-align:left;margin-left:-1.75pt;margin-top:113.15pt;width:53.2pt;height:11.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" filled="f" strokecolor="red" strokeweight="2pt">
                <w10:wrap anchorx="margin"/>
              </v:rect>
            </w:pict>
          </mc:Fallback>
        </mc:AlternateContent>
      </w:r>
      <w:r>
        <w:rPr>
          <w:noProof/>
        </w:rPr>
        <w:drawing>
          <wp:anchor distT="0" distB="0" distL="114300" distR="114300" simplePos="0" relativeHeight="251598841" behindDoc="0" locked="0" layoutInCell="1" allowOverlap="1" wp14:anchorId="2C8A884A" wp14:editId="5FE88466">
            <wp:simplePos x="0" y="0"/>
            <wp:positionH relativeFrom="margin">
              <wp:align>right</wp:align>
            </wp:positionH>
            <wp:positionV relativeFrom="paragraph">
              <wp:posOffset>200237</wp:posOffset>
            </wp:positionV>
            <wp:extent cx="6119495" cy="3782060"/>
            <wp:effectExtent l="0" t="0" r="0" b="8890"/>
            <wp:wrapSquare wrapText="bothSides"/>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9495" cy="3782060"/>
                    </a:xfrm>
                    <a:prstGeom prst="rect">
                      <a:avLst/>
                    </a:prstGeom>
                  </pic:spPr>
                </pic:pic>
              </a:graphicData>
            </a:graphic>
            <wp14:sizeRelH relativeFrom="page">
              <wp14:pctWidth>0</wp14:pctWidth>
            </wp14:sizeRelH>
            <wp14:sizeRelV relativeFrom="page">
              <wp14:pctHeight>0</wp14:pctHeight>
            </wp14:sizeRelV>
          </wp:anchor>
        </w:drawing>
      </w:r>
      <w:r w:rsidR="00841D86" w:rsidRPr="00CB0166">
        <w:rPr>
          <w:rFonts w:asciiTheme="majorHAnsi" w:hAnsiTheme="majorHAnsi" w:cstheme="majorHAnsi"/>
        </w:rPr>
        <w:t>Multiple Module files can be linked to the Movement.</w:t>
      </w:r>
    </w:p>
    <w:p w14:paraId="1218C153" w14:textId="045B57E8" w:rsidR="0081177F" w:rsidRPr="00CB0166" w:rsidRDefault="0081177F" w:rsidP="0081177F">
      <w:pPr>
        <w:pStyle w:val="aff0"/>
        <w:ind w:left="289" w:firstLine="551"/>
        <w:rPr>
          <w:rFonts w:asciiTheme="majorHAnsi" w:hAnsiTheme="majorHAnsi" w:cstheme="majorHAnsi"/>
        </w:rPr>
      </w:pPr>
      <w:r w:rsidRPr="00CB0166">
        <w:rPr>
          <w:rFonts w:asciiTheme="majorHAnsi" w:hAnsiTheme="majorHAnsi" w:cstheme="majorHAnsi"/>
          <w:noProof/>
        </w:rPr>
        <w:t xml:space="preserve"> </w:t>
      </w:r>
    </w:p>
    <w:p w14:paraId="5ABD4F2A" w14:textId="53E4846B" w:rsidR="0081177F" w:rsidRPr="00CB0166" w:rsidRDefault="00B70822" w:rsidP="00313569">
      <w:pPr>
        <w:pStyle w:val="a9"/>
        <w:jc w:val="center"/>
        <w:rPr>
          <w:rFonts w:asciiTheme="majorHAnsi" w:hAnsiTheme="majorHAnsi" w:cstheme="majorHAnsi"/>
        </w:rPr>
      </w:pPr>
      <w:r w:rsidRPr="00CB0166">
        <w:rPr>
          <w:rFonts w:asciiTheme="majorHAnsi" w:hAnsiTheme="majorHAnsi" w:cstheme="majorHAnsi"/>
          <w:b/>
        </w:rPr>
        <w:t xml:space="preserve">Figure </w:t>
      </w:r>
      <w:r w:rsidR="00313569">
        <w:rPr>
          <w:rFonts w:asciiTheme="majorHAnsi" w:hAnsiTheme="majorHAnsi" w:cstheme="majorHAnsi"/>
          <w:b/>
        </w:rPr>
        <w:t>5.2.55</w:t>
      </w:r>
      <w:r w:rsidR="00F77B97" w:rsidRPr="00CB0166">
        <w:rPr>
          <w:rFonts w:asciiTheme="majorHAnsi" w:hAnsiTheme="majorHAnsi" w:cstheme="majorHAnsi"/>
          <w:b/>
        </w:rPr>
        <w:t>-1</w:t>
      </w:r>
      <w:r w:rsidR="00A82A46" w:rsidRPr="00CB0166">
        <w:rPr>
          <w:rFonts w:asciiTheme="majorHAnsi" w:hAnsiTheme="majorHAnsi" w:cstheme="majorHAnsi"/>
          <w:b/>
        </w:rPr>
        <w:t xml:space="preserve"> Submenu s</w:t>
      </w:r>
      <w:r w:rsidRPr="00CB0166">
        <w:rPr>
          <w:rFonts w:asciiTheme="majorHAnsi" w:hAnsiTheme="majorHAnsi" w:cstheme="majorHAnsi"/>
          <w:b/>
        </w:rPr>
        <w:t>creen</w:t>
      </w:r>
      <w:r w:rsidR="0081177F" w:rsidRPr="00CB0166">
        <w:rPr>
          <w:rFonts w:asciiTheme="majorHAnsi" w:hAnsiTheme="majorHAnsi" w:cstheme="majorHAnsi"/>
          <w:b/>
        </w:rPr>
        <w:t>（</w:t>
      </w:r>
      <w:r w:rsidR="006871FA" w:rsidRPr="00CB0166">
        <w:rPr>
          <w:rFonts w:asciiTheme="majorHAnsi" w:hAnsiTheme="majorHAnsi" w:cstheme="majorHAnsi"/>
          <w:b/>
        </w:rPr>
        <w:t>Movement module link</w:t>
      </w:r>
      <w:r w:rsidR="0081177F" w:rsidRPr="00CB0166">
        <w:rPr>
          <w:rFonts w:asciiTheme="majorHAnsi" w:hAnsiTheme="majorHAnsi" w:cstheme="majorHAnsi"/>
          <w:b/>
        </w:rPr>
        <w:t>）</w:t>
      </w:r>
    </w:p>
    <w:p w14:paraId="2B92D913" w14:textId="3415D102" w:rsidR="0081177F" w:rsidRPr="00CB0166" w:rsidRDefault="0081177F" w:rsidP="00D94178">
      <w:pPr>
        <w:rPr>
          <w:rFonts w:asciiTheme="majorHAnsi" w:hAnsiTheme="majorHAnsi" w:cstheme="majorHAnsi"/>
          <w:b/>
        </w:rPr>
      </w:pPr>
    </w:p>
    <w:p w14:paraId="3B9E6713" w14:textId="6C4E1A01" w:rsidR="0081177F" w:rsidRPr="00CB0166" w:rsidRDefault="00A91E1F" w:rsidP="00D361BF">
      <w:pPr>
        <w:pStyle w:val="aff0"/>
        <w:numPr>
          <w:ilvl w:val="0"/>
          <w:numId w:val="20"/>
        </w:numPr>
        <w:jc w:val="left"/>
        <w:rPr>
          <w:rFonts w:asciiTheme="majorHAnsi" w:hAnsiTheme="majorHAnsi" w:cstheme="majorHAnsi"/>
        </w:rPr>
      </w:pPr>
      <w:r w:rsidRPr="00A91E1F">
        <w:rPr>
          <w:rFonts w:asciiTheme="majorHAnsi" w:hAnsiTheme="majorHAnsi" w:cstheme="majorHAnsi" w:hint="eastAsia"/>
        </w:rPr>
        <w:t xml:space="preserve">Click the "Register" </w:t>
      </w:r>
      <w:r w:rsidRPr="00A91E1F">
        <w:rPr>
          <w:rFonts w:asciiTheme="majorHAnsi" w:hAnsiTheme="majorHAnsi" w:cstheme="majorHAnsi" w:hint="eastAsia"/>
        </w:rPr>
        <w:t>→</w:t>
      </w:r>
      <w:r w:rsidRPr="00A91E1F">
        <w:rPr>
          <w:rFonts w:asciiTheme="majorHAnsi" w:hAnsiTheme="majorHAnsi" w:cstheme="majorHAnsi" w:hint="eastAsia"/>
        </w:rPr>
        <w:t xml:space="preserve"> "Start </w:t>
      </w:r>
      <w:r>
        <w:rPr>
          <w:rFonts w:asciiTheme="majorHAnsi" w:hAnsiTheme="majorHAnsi" w:cstheme="majorHAnsi" w:hint="eastAsia"/>
        </w:rPr>
        <w:t xml:space="preserve">registration" button to </w:t>
      </w:r>
      <w:r>
        <w:rPr>
          <w:rFonts w:asciiTheme="majorHAnsi" w:hAnsiTheme="majorHAnsi" w:cstheme="majorHAnsi"/>
        </w:rPr>
        <w:t>register Movement</w:t>
      </w:r>
      <w:r w:rsidRPr="00A91E1F">
        <w:rPr>
          <w:rFonts w:asciiTheme="majorHAnsi" w:hAnsiTheme="majorHAnsi" w:cstheme="majorHAnsi" w:hint="eastAsia"/>
        </w:rPr>
        <w:t xml:space="preserve"> Module infornation.</w:t>
      </w:r>
    </w:p>
    <w:p w14:paraId="46E50E15" w14:textId="0DDC595C" w:rsidR="0081177F" w:rsidRPr="00CB0166" w:rsidRDefault="00F43215" w:rsidP="00D94178">
      <w:pPr>
        <w:pStyle w:val="aff0"/>
        <w:ind w:left="709"/>
        <w:rPr>
          <w:rFonts w:asciiTheme="majorHAnsi" w:hAnsiTheme="majorHAnsi" w:cstheme="majorHAnsi"/>
        </w:rPr>
      </w:pPr>
      <w:r w:rsidRPr="00CB0166">
        <w:rPr>
          <w:rFonts w:asciiTheme="majorHAnsi" w:hAnsiTheme="majorHAnsi" w:cstheme="majorHAnsi"/>
          <w:noProof/>
        </w:rPr>
        <w:drawing>
          <wp:inline distT="0" distB="0" distL="0" distR="0" wp14:anchorId="1C54412A" wp14:editId="6754A0AD">
            <wp:extent cx="5067300" cy="1362075"/>
            <wp:effectExtent l="0" t="0" r="0" b="9525"/>
            <wp:docPr id="156" name="図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図 1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7300" cy="13620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C5A0EB9" w14:textId="3F95B619" w:rsidR="00D659E5" w:rsidRDefault="00792B1C" w:rsidP="0081177F">
      <w:pPr>
        <w:pStyle w:val="af2"/>
        <w:jc w:val="center"/>
        <w:rPr>
          <w:rFonts w:asciiTheme="majorHAnsi" w:hAnsiTheme="majorHAnsi" w:cstheme="majorHAnsi"/>
        </w:rPr>
      </w:pPr>
      <w:r w:rsidRPr="00CB0166">
        <w:rPr>
          <w:rFonts w:asciiTheme="majorHAnsi" w:hAnsiTheme="majorHAnsi" w:cstheme="majorHAnsi"/>
        </w:rPr>
        <w:t>Figure</w:t>
      </w:r>
      <w:r w:rsidR="0081177F" w:rsidRPr="00CB0166">
        <w:rPr>
          <w:rFonts w:asciiTheme="majorHAnsi" w:hAnsiTheme="majorHAnsi" w:cstheme="majorHAnsi"/>
        </w:rPr>
        <w:t xml:space="preserve"> </w:t>
      </w:r>
      <w:r w:rsidR="00313569">
        <w:rPr>
          <w:rFonts w:asciiTheme="majorHAnsi" w:hAnsiTheme="majorHAnsi" w:cstheme="majorHAnsi"/>
        </w:rPr>
        <w:t>5.2.55-2</w:t>
      </w:r>
      <w:r w:rsidR="00A82A46" w:rsidRPr="00CB0166">
        <w:rPr>
          <w:rFonts w:asciiTheme="majorHAnsi" w:hAnsiTheme="majorHAnsi" w:cstheme="majorHAnsi"/>
        </w:rPr>
        <w:t xml:space="preserve"> Registration s</w:t>
      </w:r>
      <w:r w:rsidRPr="00CB0166">
        <w:rPr>
          <w:rFonts w:asciiTheme="majorHAnsi" w:hAnsiTheme="majorHAnsi" w:cstheme="majorHAnsi"/>
        </w:rPr>
        <w:t xml:space="preserve">creen </w:t>
      </w:r>
      <w:r w:rsidR="0081177F" w:rsidRPr="00CB0166">
        <w:rPr>
          <w:rFonts w:asciiTheme="majorHAnsi" w:hAnsiTheme="majorHAnsi" w:cstheme="majorHAnsi"/>
        </w:rPr>
        <w:t>（</w:t>
      </w:r>
      <w:r w:rsidR="006871FA" w:rsidRPr="00CB0166">
        <w:rPr>
          <w:rFonts w:asciiTheme="majorHAnsi" w:hAnsiTheme="majorHAnsi" w:cstheme="majorHAnsi"/>
        </w:rPr>
        <w:t>Movement module link</w:t>
      </w:r>
      <w:r w:rsidR="0081177F" w:rsidRPr="00CB0166">
        <w:rPr>
          <w:rFonts w:asciiTheme="majorHAnsi" w:hAnsiTheme="majorHAnsi" w:cstheme="majorHAnsi"/>
        </w:rPr>
        <w:t>）</w:t>
      </w:r>
    </w:p>
    <w:p w14:paraId="6D77AB61" w14:textId="77777777" w:rsidR="00D659E5" w:rsidRDefault="00D659E5">
      <w:pPr>
        <w:widowControl/>
        <w:jc w:val="left"/>
        <w:rPr>
          <w:rFonts w:asciiTheme="majorHAnsi" w:hAnsiTheme="majorHAnsi" w:cstheme="majorHAnsi"/>
          <w:b/>
          <w:bCs/>
          <w:szCs w:val="21"/>
        </w:rPr>
      </w:pPr>
      <w:r>
        <w:rPr>
          <w:rFonts w:asciiTheme="majorHAnsi" w:hAnsiTheme="majorHAnsi" w:cstheme="majorHAnsi"/>
        </w:rPr>
        <w:br w:type="page"/>
      </w:r>
    </w:p>
    <w:p w14:paraId="6AC26B27" w14:textId="77777777" w:rsidR="0081177F" w:rsidRPr="00CB0166" w:rsidRDefault="0081177F" w:rsidP="0081177F">
      <w:pPr>
        <w:pStyle w:val="af2"/>
        <w:jc w:val="center"/>
        <w:rPr>
          <w:rFonts w:asciiTheme="majorHAnsi" w:hAnsiTheme="majorHAnsi" w:cstheme="majorHAnsi"/>
        </w:rPr>
      </w:pPr>
    </w:p>
    <w:p w14:paraId="05F3B9E9" w14:textId="510152AE" w:rsidR="0081177F" w:rsidRPr="00CB0166" w:rsidRDefault="0081177F" w:rsidP="0081177F">
      <w:pPr>
        <w:widowControl/>
        <w:jc w:val="left"/>
        <w:rPr>
          <w:rFonts w:asciiTheme="majorHAnsi" w:hAnsiTheme="majorHAnsi" w:cstheme="majorHAnsi"/>
        </w:rPr>
      </w:pPr>
    </w:p>
    <w:p w14:paraId="722FC5EE" w14:textId="4BA965BF" w:rsidR="0081177F" w:rsidRPr="00D659E5" w:rsidRDefault="00D659E5" w:rsidP="00D361BF">
      <w:pPr>
        <w:pStyle w:val="aff0"/>
        <w:numPr>
          <w:ilvl w:val="0"/>
          <w:numId w:val="20"/>
        </w:numPr>
        <w:jc w:val="center"/>
        <w:rPr>
          <w:rFonts w:asciiTheme="majorHAnsi" w:hAnsiTheme="majorHAnsi" w:cstheme="majorHAnsi"/>
        </w:rPr>
      </w:pPr>
      <w:r>
        <w:rPr>
          <w:noProof/>
        </w:rPr>
        <w:drawing>
          <wp:anchor distT="0" distB="0" distL="114300" distR="114300" simplePos="0" relativeHeight="251597816" behindDoc="0" locked="0" layoutInCell="1" allowOverlap="1" wp14:anchorId="0A626D78" wp14:editId="49B38469">
            <wp:simplePos x="0" y="0"/>
            <wp:positionH relativeFrom="margin">
              <wp:align>right</wp:align>
            </wp:positionH>
            <wp:positionV relativeFrom="paragraph">
              <wp:posOffset>431165</wp:posOffset>
            </wp:positionV>
            <wp:extent cx="6119495" cy="2083435"/>
            <wp:effectExtent l="0" t="0" r="0" b="0"/>
            <wp:wrapSquare wrapText="bothSides"/>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19495" cy="2083435"/>
                    </a:xfrm>
                    <a:prstGeom prst="rect">
                      <a:avLst/>
                    </a:prstGeom>
                  </pic:spPr>
                </pic:pic>
              </a:graphicData>
            </a:graphic>
            <wp14:sizeRelH relativeFrom="page">
              <wp14:pctWidth>0</wp14:pctWidth>
            </wp14:sizeRelH>
            <wp14:sizeRelV relativeFrom="page">
              <wp14:pctHeight>0</wp14:pctHeight>
            </wp14:sizeRelV>
          </wp:anchor>
        </w:drawing>
      </w:r>
      <w:r w:rsidR="006871FA" w:rsidRPr="00CB0166">
        <w:rPr>
          <w:rFonts w:asciiTheme="majorHAnsi" w:hAnsiTheme="majorHAnsi" w:cstheme="majorHAnsi"/>
        </w:rPr>
        <w:t xml:space="preserve">Clicking the Movement URL will move the user to </w:t>
      </w:r>
      <w:r w:rsidR="006871FA" w:rsidRPr="0023287A">
        <w:rPr>
          <w:rFonts w:asciiTheme="majorHAnsi" w:hAnsiTheme="majorHAnsi" w:cstheme="majorHAnsi"/>
          <w:u w:val="single"/>
        </w:rPr>
        <w:t>“</w:t>
      </w:r>
      <w:r w:rsidR="0023287A" w:rsidRPr="0023287A">
        <w:rPr>
          <w:rFonts w:asciiTheme="majorHAnsi" w:hAnsiTheme="majorHAnsi" w:cstheme="majorHAnsi"/>
          <w:u w:val="single"/>
        </w:rPr>
        <w:fldChar w:fldCharType="begin"/>
      </w:r>
      <w:r w:rsidR="0023287A" w:rsidRPr="0023287A">
        <w:rPr>
          <w:rFonts w:asciiTheme="majorHAnsi" w:hAnsiTheme="majorHAnsi" w:cstheme="majorHAnsi"/>
          <w:u w:val="single"/>
        </w:rPr>
        <w:instrText xml:space="preserve"> REF _Ref126574346 \r \h </w:instrText>
      </w:r>
      <w:r w:rsidR="0023287A" w:rsidRPr="0023287A">
        <w:rPr>
          <w:rFonts w:asciiTheme="majorHAnsi" w:hAnsiTheme="majorHAnsi" w:cstheme="majorHAnsi"/>
          <w:u w:val="single"/>
        </w:rPr>
      </w:r>
      <w:r w:rsidR="0023287A">
        <w:rPr>
          <w:rFonts w:asciiTheme="majorHAnsi" w:hAnsiTheme="majorHAnsi" w:cstheme="majorHAnsi"/>
          <w:u w:val="single"/>
        </w:rPr>
        <w:instrText xml:space="preserve"> \* MERGEFORMAT </w:instrText>
      </w:r>
      <w:r w:rsidR="0023287A" w:rsidRPr="0023287A">
        <w:rPr>
          <w:rFonts w:asciiTheme="majorHAnsi" w:hAnsiTheme="majorHAnsi" w:cstheme="majorHAnsi"/>
          <w:u w:val="single"/>
        </w:rPr>
        <w:fldChar w:fldCharType="separate"/>
      </w:r>
      <w:r w:rsidR="00D751A3">
        <w:rPr>
          <w:rFonts w:asciiTheme="majorHAnsi" w:hAnsiTheme="majorHAnsi" w:cstheme="majorHAnsi"/>
          <w:u w:val="single"/>
        </w:rPr>
        <w:t>5.2.3</w:t>
      </w:r>
      <w:r w:rsidR="0023287A" w:rsidRPr="0023287A">
        <w:rPr>
          <w:rFonts w:asciiTheme="majorHAnsi" w:hAnsiTheme="majorHAnsi" w:cstheme="majorHAnsi"/>
          <w:u w:val="single"/>
        </w:rPr>
        <w:fldChar w:fldCharType="end"/>
      </w:r>
      <w:r w:rsidR="0023287A" w:rsidRPr="0023287A">
        <w:rPr>
          <w:rFonts w:asciiTheme="majorHAnsi" w:hAnsiTheme="majorHAnsi" w:cstheme="majorHAnsi"/>
          <w:u w:val="single"/>
        </w:rPr>
        <w:t xml:space="preserve"> </w:t>
      </w:r>
      <w:r w:rsidR="0023287A" w:rsidRPr="0023287A">
        <w:rPr>
          <w:rFonts w:asciiTheme="majorHAnsi" w:hAnsiTheme="majorHAnsi" w:cstheme="majorHAnsi"/>
          <w:u w:val="single"/>
        </w:rPr>
        <w:fldChar w:fldCharType="begin"/>
      </w:r>
      <w:r w:rsidR="0023287A" w:rsidRPr="0023287A">
        <w:rPr>
          <w:rFonts w:asciiTheme="majorHAnsi" w:hAnsiTheme="majorHAnsi" w:cstheme="majorHAnsi"/>
          <w:u w:val="single"/>
        </w:rPr>
        <w:instrText xml:space="preserve"> REF _Ref126574352 \h </w:instrText>
      </w:r>
      <w:r w:rsidR="0023287A" w:rsidRPr="0023287A">
        <w:rPr>
          <w:rFonts w:asciiTheme="majorHAnsi" w:hAnsiTheme="majorHAnsi" w:cstheme="majorHAnsi"/>
          <w:u w:val="single"/>
        </w:rPr>
      </w:r>
      <w:r w:rsidR="0023287A">
        <w:rPr>
          <w:rFonts w:asciiTheme="majorHAnsi" w:hAnsiTheme="majorHAnsi" w:cstheme="majorHAnsi"/>
          <w:u w:val="single"/>
        </w:rPr>
        <w:instrText xml:space="preserve"> \* MERGEFORMAT </w:instrText>
      </w:r>
      <w:r w:rsidR="0023287A" w:rsidRPr="0023287A">
        <w:rPr>
          <w:rFonts w:asciiTheme="majorHAnsi" w:hAnsiTheme="majorHAnsi" w:cstheme="majorHAnsi"/>
          <w:u w:val="single"/>
        </w:rPr>
        <w:fldChar w:fldCharType="separate"/>
      </w:r>
      <w:r w:rsidR="00D751A3" w:rsidRPr="00D751A3">
        <w:rPr>
          <w:rFonts w:cstheme="majorHAnsi"/>
          <w:szCs w:val="21"/>
          <w:u w:val="single"/>
        </w:rPr>
        <w:t>Movement list</w:t>
      </w:r>
      <w:r w:rsidR="0023287A" w:rsidRPr="0023287A">
        <w:rPr>
          <w:rFonts w:asciiTheme="majorHAnsi" w:hAnsiTheme="majorHAnsi" w:cstheme="majorHAnsi"/>
          <w:u w:val="single"/>
        </w:rPr>
        <w:fldChar w:fldCharType="end"/>
      </w:r>
      <w:r w:rsidR="006871FA" w:rsidRPr="0023287A">
        <w:rPr>
          <w:rFonts w:asciiTheme="majorHAnsi" w:hAnsiTheme="majorHAnsi" w:cstheme="majorHAnsi"/>
          <w:u w:val="single"/>
        </w:rPr>
        <w:t>”.</w:t>
      </w:r>
      <w:r w:rsidR="006871FA" w:rsidRPr="00CB0166">
        <w:rPr>
          <w:rFonts w:asciiTheme="majorHAnsi" w:hAnsiTheme="majorHAnsi" w:cstheme="majorHAnsi"/>
        </w:rPr>
        <w:br/>
        <w:t xml:space="preserve">Clicking the Module </w:t>
      </w:r>
      <w:r w:rsidR="0023287A">
        <w:rPr>
          <w:rFonts w:asciiTheme="majorHAnsi" w:hAnsiTheme="majorHAnsi" w:cstheme="majorHAnsi"/>
        </w:rPr>
        <w:t xml:space="preserve">file URL will move the user to </w:t>
      </w:r>
      <w:r w:rsidR="0023287A" w:rsidRPr="0023287A">
        <w:rPr>
          <w:rFonts w:asciiTheme="majorHAnsi" w:hAnsiTheme="majorHAnsi" w:cstheme="majorHAnsi"/>
          <w:u w:val="single"/>
        </w:rPr>
        <w:t>“</w:t>
      </w:r>
      <w:r w:rsidR="0023287A" w:rsidRPr="0023287A">
        <w:rPr>
          <w:rFonts w:asciiTheme="majorHAnsi" w:hAnsiTheme="majorHAnsi" w:cstheme="majorHAnsi"/>
          <w:u w:val="single"/>
        </w:rPr>
        <w:fldChar w:fldCharType="begin"/>
      </w:r>
      <w:r w:rsidR="0023287A" w:rsidRPr="0023287A">
        <w:rPr>
          <w:rFonts w:asciiTheme="majorHAnsi" w:hAnsiTheme="majorHAnsi" w:cstheme="majorHAnsi"/>
          <w:u w:val="single"/>
        </w:rPr>
        <w:instrText xml:space="preserve"> REF _Ref126574374 \r \h </w:instrText>
      </w:r>
      <w:r w:rsidR="0023287A" w:rsidRPr="0023287A">
        <w:rPr>
          <w:rFonts w:asciiTheme="majorHAnsi" w:hAnsiTheme="majorHAnsi" w:cstheme="majorHAnsi"/>
          <w:u w:val="single"/>
        </w:rPr>
      </w:r>
      <w:r w:rsidR="0023287A">
        <w:rPr>
          <w:rFonts w:asciiTheme="majorHAnsi" w:hAnsiTheme="majorHAnsi" w:cstheme="majorHAnsi"/>
          <w:u w:val="single"/>
        </w:rPr>
        <w:instrText xml:space="preserve"> \* MERGEFORMAT </w:instrText>
      </w:r>
      <w:r w:rsidR="0023287A" w:rsidRPr="0023287A">
        <w:rPr>
          <w:rFonts w:asciiTheme="majorHAnsi" w:hAnsiTheme="majorHAnsi" w:cstheme="majorHAnsi"/>
          <w:u w:val="single"/>
        </w:rPr>
        <w:fldChar w:fldCharType="separate"/>
      </w:r>
      <w:r w:rsidR="00D751A3">
        <w:rPr>
          <w:rFonts w:asciiTheme="majorHAnsi" w:hAnsiTheme="majorHAnsi" w:cstheme="majorHAnsi"/>
          <w:u w:val="single"/>
        </w:rPr>
        <w:t>5.2.4</w:t>
      </w:r>
      <w:r w:rsidR="0023287A" w:rsidRPr="0023287A">
        <w:rPr>
          <w:rFonts w:asciiTheme="majorHAnsi" w:hAnsiTheme="majorHAnsi" w:cstheme="majorHAnsi"/>
          <w:u w:val="single"/>
        </w:rPr>
        <w:fldChar w:fldCharType="end"/>
      </w:r>
      <w:r w:rsidR="0023287A" w:rsidRPr="0023287A">
        <w:rPr>
          <w:rFonts w:asciiTheme="majorHAnsi" w:hAnsiTheme="majorHAnsi" w:cstheme="majorHAnsi"/>
          <w:u w:val="single"/>
        </w:rPr>
        <w:t xml:space="preserve"> </w:t>
      </w:r>
      <w:r w:rsidR="0023287A" w:rsidRPr="0023287A">
        <w:rPr>
          <w:rFonts w:asciiTheme="majorHAnsi" w:hAnsiTheme="majorHAnsi" w:cstheme="majorHAnsi"/>
          <w:u w:val="single"/>
        </w:rPr>
        <w:fldChar w:fldCharType="begin"/>
      </w:r>
      <w:r w:rsidR="0023287A" w:rsidRPr="0023287A">
        <w:rPr>
          <w:rFonts w:asciiTheme="majorHAnsi" w:hAnsiTheme="majorHAnsi" w:cstheme="majorHAnsi"/>
          <w:u w:val="single"/>
        </w:rPr>
        <w:instrText xml:space="preserve"> REF _Ref126574366 \h </w:instrText>
      </w:r>
      <w:r w:rsidR="0023287A" w:rsidRPr="0023287A">
        <w:rPr>
          <w:rFonts w:asciiTheme="majorHAnsi" w:hAnsiTheme="majorHAnsi" w:cstheme="majorHAnsi"/>
          <w:u w:val="single"/>
        </w:rPr>
      </w:r>
      <w:r w:rsidR="0023287A">
        <w:rPr>
          <w:rFonts w:asciiTheme="majorHAnsi" w:hAnsiTheme="majorHAnsi" w:cstheme="majorHAnsi"/>
          <w:u w:val="single"/>
        </w:rPr>
        <w:instrText xml:space="preserve"> \* MERGEFORMAT </w:instrText>
      </w:r>
      <w:r w:rsidR="0023287A" w:rsidRPr="0023287A">
        <w:rPr>
          <w:rFonts w:asciiTheme="majorHAnsi" w:hAnsiTheme="majorHAnsi" w:cstheme="majorHAnsi"/>
          <w:u w:val="single"/>
        </w:rPr>
        <w:fldChar w:fldCharType="separate"/>
      </w:r>
      <w:r w:rsidR="00D751A3" w:rsidRPr="00D751A3">
        <w:rPr>
          <w:rFonts w:cstheme="majorHAnsi"/>
          <w:u w:val="single"/>
        </w:rPr>
        <w:t>Module files</w:t>
      </w:r>
      <w:r w:rsidR="0023287A" w:rsidRPr="0023287A">
        <w:rPr>
          <w:rFonts w:asciiTheme="majorHAnsi" w:hAnsiTheme="majorHAnsi" w:cstheme="majorHAnsi"/>
          <w:u w:val="single"/>
        </w:rPr>
        <w:fldChar w:fldCharType="end"/>
      </w:r>
      <w:r w:rsidR="0023287A" w:rsidRPr="0023287A">
        <w:rPr>
          <w:rFonts w:asciiTheme="majorHAnsi" w:hAnsiTheme="majorHAnsi" w:cstheme="majorHAnsi"/>
          <w:u w:val="single"/>
        </w:rPr>
        <w:t>”.</w:t>
      </w:r>
      <w:r w:rsidRPr="00D659E5">
        <w:rPr>
          <w:noProof/>
        </w:rPr>
        <w:t xml:space="preserve"> </w:t>
      </w:r>
      <w:r w:rsidR="00313569">
        <w:rPr>
          <w:rFonts w:asciiTheme="majorHAnsi" w:hAnsiTheme="majorHAnsi" w:cstheme="majorHAnsi"/>
        </w:rPr>
        <w:br/>
      </w:r>
      <w:r w:rsidR="00313569" w:rsidRPr="00313569">
        <w:rPr>
          <w:rFonts w:asciiTheme="majorHAnsi" w:hAnsiTheme="majorHAnsi" w:cstheme="majorHAnsi"/>
          <w:b/>
        </w:rPr>
        <w:t>Figure 5.2.55-</w:t>
      </w:r>
      <w:r w:rsidR="00313569">
        <w:rPr>
          <w:rFonts w:asciiTheme="majorHAnsi" w:hAnsiTheme="majorHAnsi" w:cstheme="majorHAnsi"/>
          <w:b/>
        </w:rPr>
        <w:t>3</w:t>
      </w:r>
      <w:r w:rsidR="00313569" w:rsidRPr="00313569">
        <w:rPr>
          <w:rFonts w:asciiTheme="majorHAnsi" w:hAnsiTheme="majorHAnsi" w:cstheme="majorHAnsi"/>
          <w:b/>
        </w:rPr>
        <w:t xml:space="preserve"> </w:t>
      </w:r>
      <w:r w:rsidR="00313569">
        <w:rPr>
          <w:rFonts w:asciiTheme="majorHAnsi" w:hAnsiTheme="majorHAnsi" w:cstheme="majorHAnsi"/>
          <w:b/>
        </w:rPr>
        <w:t>Sunmenu screen</w:t>
      </w:r>
      <w:r w:rsidR="00313569" w:rsidRPr="00313569">
        <w:rPr>
          <w:rFonts w:asciiTheme="majorHAnsi" w:hAnsiTheme="majorHAnsi" w:cstheme="majorHAnsi"/>
          <w:b/>
        </w:rPr>
        <w:t xml:space="preserve"> </w:t>
      </w:r>
      <w:r w:rsidR="00313569" w:rsidRPr="00313569">
        <w:rPr>
          <w:rFonts w:asciiTheme="majorHAnsi" w:hAnsiTheme="majorHAnsi" w:cstheme="majorHAnsi"/>
          <w:b/>
        </w:rPr>
        <w:t>（</w:t>
      </w:r>
      <w:r w:rsidR="00313569" w:rsidRPr="00313569">
        <w:rPr>
          <w:rFonts w:asciiTheme="majorHAnsi" w:hAnsiTheme="majorHAnsi" w:cstheme="majorHAnsi"/>
          <w:b/>
        </w:rPr>
        <w:t>Movement module link</w:t>
      </w:r>
      <w:r w:rsidR="00313569" w:rsidRPr="00313569">
        <w:rPr>
          <w:rFonts w:asciiTheme="majorHAnsi" w:hAnsiTheme="majorHAnsi" w:cstheme="majorHAnsi"/>
          <w:b/>
        </w:rPr>
        <w:t>）</w:t>
      </w:r>
    </w:p>
    <w:p w14:paraId="40AFC77C" w14:textId="77777777" w:rsidR="00D659E5" w:rsidRPr="00CB0166" w:rsidRDefault="00D659E5" w:rsidP="00D659E5">
      <w:pPr>
        <w:pStyle w:val="aff0"/>
        <w:ind w:left="703"/>
        <w:rPr>
          <w:rFonts w:asciiTheme="majorHAnsi" w:hAnsiTheme="majorHAnsi" w:cstheme="majorHAnsi" w:hint="eastAsia"/>
        </w:rPr>
      </w:pPr>
    </w:p>
    <w:p w14:paraId="5D152B51" w14:textId="76C91972" w:rsidR="006871FA" w:rsidRPr="00D659E5" w:rsidRDefault="006871FA" w:rsidP="006871FA">
      <w:pPr>
        <w:pStyle w:val="aff0"/>
        <w:numPr>
          <w:ilvl w:val="0"/>
          <w:numId w:val="20"/>
        </w:numPr>
        <w:jc w:val="center"/>
        <w:rPr>
          <w:rFonts w:asciiTheme="majorHAnsi" w:hAnsiTheme="majorHAnsi" w:cstheme="majorHAnsi" w:hint="eastAsia"/>
        </w:rPr>
      </w:pPr>
      <w:r w:rsidRPr="00CB0166">
        <w:rPr>
          <w:rFonts w:asciiTheme="majorHAnsi" w:hAnsiTheme="majorHAnsi" w:cstheme="majorHAnsi"/>
        </w:rPr>
        <w:t>The item list of Movement module link is as follows</w:t>
      </w:r>
    </w:p>
    <w:p w14:paraId="1AF7669C" w14:textId="77777777" w:rsidR="0081177F" w:rsidRPr="00CB0166" w:rsidRDefault="0081177F" w:rsidP="00D94178">
      <w:pPr>
        <w:pStyle w:val="a"/>
        <w:numPr>
          <w:ilvl w:val="0"/>
          <w:numId w:val="0"/>
        </w:numPr>
        <w:rPr>
          <w:rFonts w:asciiTheme="majorHAnsi" w:hAnsiTheme="majorHAnsi" w:cstheme="majorHAnsi"/>
        </w:rPr>
      </w:pPr>
    </w:p>
    <w:p w14:paraId="20282F43" w14:textId="6B00E033" w:rsidR="0081177F" w:rsidRPr="00CB0166" w:rsidRDefault="003021D4" w:rsidP="0081177F">
      <w:pPr>
        <w:pStyle w:val="a"/>
        <w:numPr>
          <w:ilvl w:val="0"/>
          <w:numId w:val="0"/>
        </w:numPr>
        <w:ind w:left="587"/>
        <w:jc w:val="center"/>
        <w:rPr>
          <w:rFonts w:asciiTheme="majorHAnsi" w:hAnsiTheme="majorHAnsi" w:cstheme="majorHAnsi"/>
          <w:b/>
        </w:rPr>
      </w:pPr>
      <w:r w:rsidRPr="00CB0166">
        <w:rPr>
          <w:rFonts w:asciiTheme="majorHAnsi" w:hAnsiTheme="majorHAnsi" w:cstheme="majorHAnsi"/>
          <w:b/>
        </w:rPr>
        <w:t>Tab</w:t>
      </w:r>
      <w:r w:rsidRPr="00CB0166">
        <w:rPr>
          <w:rFonts w:asciiTheme="majorHAnsi" w:hAnsiTheme="majorHAnsi" w:cstheme="majorHAnsi"/>
        </w:rPr>
        <w:t>l</w:t>
      </w:r>
      <w:r w:rsidRPr="00CB0166">
        <w:rPr>
          <w:rFonts w:asciiTheme="majorHAnsi" w:hAnsiTheme="majorHAnsi" w:cstheme="majorHAnsi"/>
          <w:b/>
        </w:rPr>
        <w:t>e</w:t>
      </w:r>
      <w:r w:rsidR="0081177F" w:rsidRPr="00CB0166">
        <w:rPr>
          <w:rFonts w:asciiTheme="majorHAnsi" w:hAnsiTheme="majorHAnsi" w:cstheme="majorHAnsi"/>
          <w:b/>
        </w:rPr>
        <w:t xml:space="preserve"> </w:t>
      </w:r>
      <w:r w:rsidR="00313569">
        <w:rPr>
          <w:rFonts w:asciiTheme="majorHAnsi" w:hAnsiTheme="majorHAnsi" w:cstheme="majorHAnsi"/>
          <w:b/>
        </w:rPr>
        <w:t>5.2.55-1</w:t>
      </w:r>
      <w:r w:rsidRPr="00CB0166">
        <w:rPr>
          <w:rFonts w:asciiTheme="majorHAnsi" w:hAnsiTheme="majorHAnsi" w:cstheme="majorHAnsi"/>
          <w:b/>
        </w:rPr>
        <w:t xml:space="preserve"> Item list</w:t>
      </w:r>
      <w:r w:rsidR="0081177F" w:rsidRPr="00CB0166">
        <w:rPr>
          <w:rFonts w:asciiTheme="majorHAnsi" w:hAnsiTheme="majorHAnsi" w:cstheme="majorHAnsi"/>
          <w:b/>
        </w:rPr>
        <w:t>（</w:t>
      </w:r>
      <w:r w:rsidR="006871FA" w:rsidRPr="00CB0166">
        <w:rPr>
          <w:rFonts w:asciiTheme="majorHAnsi" w:hAnsiTheme="majorHAnsi" w:cstheme="majorHAnsi"/>
          <w:b/>
        </w:rPr>
        <w:t>Movement module link</w:t>
      </w:r>
      <w:r w:rsidR="0081177F" w:rsidRPr="00CB0166">
        <w:rPr>
          <w:rFonts w:asciiTheme="majorHAnsi" w:hAnsiTheme="majorHAnsi" w:cstheme="majorHAnsi"/>
          <w:b/>
        </w:rPr>
        <w:t>）</w:t>
      </w:r>
    </w:p>
    <w:tbl>
      <w:tblPr>
        <w:tblStyle w:val="ab"/>
        <w:tblW w:w="9889" w:type="dxa"/>
        <w:tblLayout w:type="fixed"/>
        <w:tblLook w:val="04A0" w:firstRow="1" w:lastRow="0" w:firstColumn="1" w:lastColumn="0" w:noHBand="0" w:noVBand="1"/>
      </w:tblPr>
      <w:tblGrid>
        <w:gridCol w:w="1668"/>
        <w:gridCol w:w="4536"/>
        <w:gridCol w:w="708"/>
        <w:gridCol w:w="993"/>
        <w:gridCol w:w="1984"/>
      </w:tblGrid>
      <w:tr w:rsidR="0081177F" w:rsidRPr="00CB0166" w14:paraId="5AA6B12E" w14:textId="77777777" w:rsidTr="006D38D8">
        <w:tc>
          <w:tcPr>
            <w:tcW w:w="1668" w:type="dxa"/>
            <w:shd w:val="clear" w:color="auto" w:fill="002B62"/>
          </w:tcPr>
          <w:p w14:paraId="40A9E6D8" w14:textId="01841C73" w:rsidR="0081177F" w:rsidRPr="00CB0166" w:rsidRDefault="003021D4" w:rsidP="006D38D8">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Item</w:t>
            </w:r>
          </w:p>
        </w:tc>
        <w:tc>
          <w:tcPr>
            <w:tcW w:w="4536" w:type="dxa"/>
            <w:shd w:val="clear" w:color="auto" w:fill="002B62"/>
          </w:tcPr>
          <w:p w14:paraId="5109CD93" w14:textId="3F8538A9" w:rsidR="0081177F" w:rsidRPr="00CB0166" w:rsidRDefault="003021D4" w:rsidP="006D38D8">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Description</w:t>
            </w:r>
          </w:p>
        </w:tc>
        <w:tc>
          <w:tcPr>
            <w:tcW w:w="708" w:type="dxa"/>
            <w:shd w:val="clear" w:color="auto" w:fill="002B62"/>
          </w:tcPr>
          <w:p w14:paraId="7688B34B" w14:textId="374555C8" w:rsidR="0081177F" w:rsidRPr="00CB0166" w:rsidRDefault="003021D4" w:rsidP="003021D4">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Input required</w:t>
            </w:r>
          </w:p>
        </w:tc>
        <w:tc>
          <w:tcPr>
            <w:tcW w:w="993" w:type="dxa"/>
            <w:shd w:val="clear" w:color="auto" w:fill="002B62"/>
          </w:tcPr>
          <w:p w14:paraId="755336CF" w14:textId="63012302" w:rsidR="0081177F" w:rsidRPr="00CB0166" w:rsidRDefault="003021D4" w:rsidP="006D38D8">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Input type</w:t>
            </w:r>
          </w:p>
        </w:tc>
        <w:tc>
          <w:tcPr>
            <w:tcW w:w="1984" w:type="dxa"/>
            <w:shd w:val="clear" w:color="auto" w:fill="002B62"/>
          </w:tcPr>
          <w:p w14:paraId="146AA773" w14:textId="31B17D76" w:rsidR="0081177F" w:rsidRPr="00CB0166" w:rsidRDefault="003021D4" w:rsidP="006D38D8">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Restriction</w:t>
            </w:r>
          </w:p>
        </w:tc>
      </w:tr>
      <w:tr w:rsidR="003021D4" w:rsidRPr="00CB0166" w14:paraId="75719634" w14:textId="77777777" w:rsidTr="006D38D8">
        <w:tc>
          <w:tcPr>
            <w:tcW w:w="1668" w:type="dxa"/>
          </w:tcPr>
          <w:p w14:paraId="47E819B6" w14:textId="77777777" w:rsidR="003021D4" w:rsidRPr="00CB0166" w:rsidRDefault="003021D4" w:rsidP="003021D4">
            <w:pPr>
              <w:pStyle w:val="aff"/>
              <w:rPr>
                <w:rFonts w:asciiTheme="majorHAnsi" w:hAnsiTheme="majorHAnsi" w:cstheme="majorHAnsi"/>
              </w:rPr>
            </w:pPr>
            <w:r w:rsidRPr="00CB0166">
              <w:rPr>
                <w:rStyle w:val="generalbold1"/>
                <w:rFonts w:asciiTheme="majorHAnsi" w:hAnsiTheme="majorHAnsi" w:cstheme="majorHAnsi"/>
                <w:sz w:val="18"/>
                <w:szCs w:val="22"/>
              </w:rPr>
              <w:t>Movement</w:t>
            </w:r>
          </w:p>
        </w:tc>
        <w:tc>
          <w:tcPr>
            <w:tcW w:w="4536" w:type="dxa"/>
          </w:tcPr>
          <w:p w14:paraId="64BBE4EA" w14:textId="4217C9F6" w:rsidR="003021D4" w:rsidRPr="00CB0166" w:rsidRDefault="00A91E1F" w:rsidP="0023287A">
            <w:pPr>
              <w:pStyle w:val="aff"/>
              <w:rPr>
                <w:rFonts w:asciiTheme="majorHAnsi" w:hAnsiTheme="majorHAnsi" w:cstheme="majorHAnsi"/>
              </w:rPr>
            </w:pPr>
            <w:r>
              <w:rPr>
                <w:rFonts w:asciiTheme="majorHAnsi" w:hAnsiTheme="majorHAnsi" w:cstheme="majorHAnsi"/>
              </w:rPr>
              <w:t>Select a</w:t>
            </w:r>
            <w:r w:rsidR="00D5373A" w:rsidRPr="00CB0166">
              <w:rPr>
                <w:rFonts w:asciiTheme="majorHAnsi" w:hAnsiTheme="majorHAnsi" w:cstheme="majorHAnsi"/>
              </w:rPr>
              <w:t xml:space="preserve"> Movement</w:t>
            </w:r>
            <w:r w:rsidR="006716C8" w:rsidRPr="00CB0166">
              <w:rPr>
                <w:rFonts w:asciiTheme="majorHAnsi" w:hAnsiTheme="majorHAnsi" w:cstheme="majorHAnsi"/>
              </w:rPr>
              <w:t xml:space="preserve"> registered in </w:t>
            </w:r>
            <w:r w:rsidR="006716C8" w:rsidRPr="0023287A">
              <w:rPr>
                <w:rFonts w:asciiTheme="majorHAnsi" w:hAnsiTheme="majorHAnsi" w:cstheme="majorHAnsi"/>
                <w:u w:val="single"/>
              </w:rPr>
              <w:t>"</w:t>
            </w:r>
            <w:r w:rsidR="0023287A" w:rsidRPr="0023287A">
              <w:rPr>
                <w:rFonts w:asciiTheme="majorHAnsi" w:hAnsiTheme="majorHAnsi" w:cstheme="majorHAnsi"/>
                <w:u w:val="single"/>
              </w:rPr>
              <w:fldChar w:fldCharType="begin"/>
            </w:r>
            <w:r w:rsidR="0023287A" w:rsidRPr="0023287A">
              <w:rPr>
                <w:rFonts w:asciiTheme="majorHAnsi" w:hAnsiTheme="majorHAnsi" w:cstheme="majorHAnsi"/>
                <w:u w:val="single"/>
              </w:rPr>
              <w:instrText xml:space="preserve"> REF _Ref126574431 \r \h </w:instrText>
            </w:r>
            <w:r w:rsidR="0023287A" w:rsidRPr="0023287A">
              <w:rPr>
                <w:rFonts w:asciiTheme="majorHAnsi" w:hAnsiTheme="majorHAnsi" w:cstheme="majorHAnsi"/>
                <w:u w:val="single"/>
              </w:rPr>
            </w:r>
            <w:r w:rsidR="0023287A">
              <w:rPr>
                <w:rFonts w:asciiTheme="majorHAnsi" w:hAnsiTheme="majorHAnsi" w:cstheme="majorHAnsi"/>
                <w:u w:val="single"/>
              </w:rPr>
              <w:instrText xml:space="preserve"> \* MERGEFORMAT </w:instrText>
            </w:r>
            <w:r w:rsidR="0023287A" w:rsidRPr="0023287A">
              <w:rPr>
                <w:rFonts w:asciiTheme="majorHAnsi" w:hAnsiTheme="majorHAnsi" w:cstheme="majorHAnsi"/>
                <w:u w:val="single"/>
              </w:rPr>
              <w:fldChar w:fldCharType="separate"/>
            </w:r>
            <w:r w:rsidR="00D751A3">
              <w:rPr>
                <w:rFonts w:asciiTheme="majorHAnsi" w:hAnsiTheme="majorHAnsi" w:cstheme="majorHAnsi"/>
                <w:u w:val="single"/>
              </w:rPr>
              <w:t>5.2.3</w:t>
            </w:r>
            <w:r w:rsidR="0023287A" w:rsidRPr="0023287A">
              <w:rPr>
                <w:rFonts w:asciiTheme="majorHAnsi" w:hAnsiTheme="majorHAnsi" w:cstheme="majorHAnsi"/>
                <w:u w:val="single"/>
              </w:rPr>
              <w:fldChar w:fldCharType="end"/>
            </w:r>
            <w:r w:rsidR="0023287A" w:rsidRPr="0023287A">
              <w:rPr>
                <w:rFonts w:asciiTheme="majorHAnsi" w:hAnsiTheme="majorHAnsi" w:cstheme="majorHAnsi"/>
                <w:u w:val="single"/>
              </w:rPr>
              <w:t xml:space="preserve"> </w:t>
            </w:r>
            <w:r w:rsidR="0023287A" w:rsidRPr="0023287A">
              <w:rPr>
                <w:rFonts w:asciiTheme="majorHAnsi" w:hAnsiTheme="majorHAnsi" w:cstheme="majorHAnsi"/>
                <w:u w:val="single"/>
              </w:rPr>
              <w:fldChar w:fldCharType="begin"/>
            </w:r>
            <w:r w:rsidR="0023287A" w:rsidRPr="0023287A">
              <w:rPr>
                <w:rFonts w:asciiTheme="majorHAnsi" w:hAnsiTheme="majorHAnsi" w:cstheme="majorHAnsi"/>
                <w:u w:val="single"/>
              </w:rPr>
              <w:instrText xml:space="preserve"> REF _Ref126574441 \h </w:instrText>
            </w:r>
            <w:r w:rsidR="0023287A" w:rsidRPr="0023287A">
              <w:rPr>
                <w:rFonts w:asciiTheme="majorHAnsi" w:hAnsiTheme="majorHAnsi" w:cstheme="majorHAnsi"/>
                <w:u w:val="single"/>
              </w:rPr>
            </w:r>
            <w:r w:rsidR="0023287A">
              <w:rPr>
                <w:rFonts w:asciiTheme="majorHAnsi" w:hAnsiTheme="majorHAnsi" w:cstheme="majorHAnsi"/>
                <w:u w:val="single"/>
              </w:rPr>
              <w:instrText xml:space="preserve"> \* MERGEFORMAT </w:instrText>
            </w:r>
            <w:r w:rsidR="0023287A" w:rsidRPr="0023287A">
              <w:rPr>
                <w:rFonts w:asciiTheme="majorHAnsi" w:hAnsiTheme="majorHAnsi" w:cstheme="majorHAnsi"/>
                <w:u w:val="single"/>
              </w:rPr>
              <w:fldChar w:fldCharType="separate"/>
            </w:r>
            <w:r w:rsidR="00D751A3" w:rsidRPr="00D751A3">
              <w:rPr>
                <w:rFonts w:cstheme="majorHAnsi"/>
                <w:szCs w:val="21"/>
                <w:u w:val="single"/>
              </w:rPr>
              <w:t>Movement list</w:t>
            </w:r>
            <w:r w:rsidR="0023287A" w:rsidRPr="0023287A">
              <w:rPr>
                <w:rFonts w:asciiTheme="majorHAnsi" w:hAnsiTheme="majorHAnsi" w:cstheme="majorHAnsi"/>
                <w:u w:val="single"/>
              </w:rPr>
              <w:fldChar w:fldCharType="end"/>
            </w:r>
            <w:r w:rsidR="00D5373A" w:rsidRPr="0023287A">
              <w:rPr>
                <w:rFonts w:asciiTheme="majorHAnsi" w:hAnsiTheme="majorHAnsi" w:cstheme="majorHAnsi"/>
                <w:u w:val="single"/>
              </w:rPr>
              <w:t>"</w:t>
            </w:r>
            <w:r w:rsidR="00D5373A" w:rsidRPr="00CB0166">
              <w:rPr>
                <w:rFonts w:asciiTheme="majorHAnsi" w:hAnsiTheme="majorHAnsi" w:cstheme="majorHAnsi"/>
              </w:rPr>
              <w:t>.</w:t>
            </w:r>
          </w:p>
        </w:tc>
        <w:tc>
          <w:tcPr>
            <w:tcW w:w="708" w:type="dxa"/>
          </w:tcPr>
          <w:p w14:paraId="1749D3AE" w14:textId="77777777" w:rsidR="003021D4" w:rsidRPr="00CB0166" w:rsidRDefault="003021D4" w:rsidP="003021D4">
            <w:pPr>
              <w:pStyle w:val="aff"/>
              <w:jc w:val="center"/>
              <w:rPr>
                <w:rFonts w:asciiTheme="majorHAnsi" w:hAnsiTheme="majorHAnsi" w:cstheme="majorHAnsi"/>
              </w:rPr>
            </w:pPr>
            <w:r w:rsidRPr="00CB0166">
              <w:rPr>
                <w:rFonts w:asciiTheme="majorHAnsi" w:hAnsiTheme="majorHAnsi" w:cstheme="majorHAnsi"/>
                <w:color w:val="000000"/>
                <w:shd w:val="clear" w:color="auto" w:fill="FFFFFF"/>
              </w:rPr>
              <w:t>○</w:t>
            </w:r>
          </w:p>
        </w:tc>
        <w:tc>
          <w:tcPr>
            <w:tcW w:w="993" w:type="dxa"/>
          </w:tcPr>
          <w:p w14:paraId="064A788E" w14:textId="370EEA69" w:rsidR="003021D4" w:rsidRPr="00CB0166" w:rsidRDefault="003021D4" w:rsidP="005B7BD4">
            <w:pPr>
              <w:pStyle w:val="aff"/>
              <w:jc w:val="left"/>
              <w:rPr>
                <w:rFonts w:asciiTheme="majorHAnsi" w:hAnsiTheme="majorHAnsi" w:cstheme="majorHAnsi"/>
              </w:rPr>
            </w:pPr>
            <w:r w:rsidRPr="00CB0166">
              <w:rPr>
                <w:rFonts w:asciiTheme="majorHAnsi" w:hAnsiTheme="majorHAnsi" w:cstheme="majorHAnsi"/>
                <w:szCs w:val="18"/>
              </w:rPr>
              <w:t>List select</w:t>
            </w:r>
            <w:r w:rsidR="00F22F7A" w:rsidRPr="00CB0166">
              <w:rPr>
                <w:rFonts w:asciiTheme="majorHAnsi" w:hAnsiTheme="majorHAnsi" w:cstheme="majorHAnsi"/>
                <w:szCs w:val="18"/>
              </w:rPr>
              <w:t>ion</w:t>
            </w:r>
          </w:p>
        </w:tc>
        <w:tc>
          <w:tcPr>
            <w:tcW w:w="1984" w:type="dxa"/>
          </w:tcPr>
          <w:p w14:paraId="71FF97DB" w14:textId="77777777" w:rsidR="003021D4" w:rsidRPr="00CB0166" w:rsidRDefault="003021D4" w:rsidP="003021D4">
            <w:pPr>
              <w:pStyle w:val="aff"/>
              <w:rPr>
                <w:rFonts w:asciiTheme="majorHAnsi" w:hAnsiTheme="majorHAnsi" w:cstheme="majorHAnsi"/>
              </w:rPr>
            </w:pPr>
            <w:r w:rsidRPr="00CB0166">
              <w:rPr>
                <w:rFonts w:asciiTheme="majorHAnsi" w:hAnsiTheme="majorHAnsi" w:cstheme="majorHAnsi"/>
              </w:rPr>
              <w:t>-</w:t>
            </w:r>
          </w:p>
        </w:tc>
      </w:tr>
      <w:tr w:rsidR="003021D4" w:rsidRPr="00CB0166" w14:paraId="05A4A5DA" w14:textId="77777777" w:rsidTr="006D38D8">
        <w:tc>
          <w:tcPr>
            <w:tcW w:w="1668" w:type="dxa"/>
          </w:tcPr>
          <w:p w14:paraId="219C4D97" w14:textId="4CD63A7F" w:rsidR="003021D4" w:rsidRPr="00CB0166" w:rsidRDefault="002F22C4" w:rsidP="003021D4">
            <w:pPr>
              <w:pStyle w:val="aff"/>
              <w:rPr>
                <w:rFonts w:asciiTheme="majorHAnsi" w:hAnsiTheme="majorHAnsi" w:cstheme="majorHAnsi"/>
              </w:rPr>
            </w:pPr>
            <w:r w:rsidRPr="00CB0166">
              <w:rPr>
                <w:rStyle w:val="generalbold1"/>
                <w:rFonts w:asciiTheme="majorHAnsi" w:hAnsiTheme="majorHAnsi" w:cstheme="majorHAnsi"/>
                <w:sz w:val="18"/>
                <w:szCs w:val="22"/>
              </w:rPr>
              <w:t>Module files</w:t>
            </w:r>
          </w:p>
        </w:tc>
        <w:tc>
          <w:tcPr>
            <w:tcW w:w="4536" w:type="dxa"/>
          </w:tcPr>
          <w:p w14:paraId="045967B6" w14:textId="5B8761AD" w:rsidR="003021D4" w:rsidRPr="00CB0166" w:rsidRDefault="00A91E1F" w:rsidP="0023287A">
            <w:pPr>
              <w:pStyle w:val="aff"/>
              <w:rPr>
                <w:rFonts w:asciiTheme="majorHAnsi" w:hAnsiTheme="majorHAnsi" w:cstheme="majorHAnsi"/>
              </w:rPr>
            </w:pPr>
            <w:r>
              <w:rPr>
                <w:rFonts w:asciiTheme="majorHAnsi" w:hAnsiTheme="majorHAnsi" w:cstheme="majorHAnsi"/>
              </w:rPr>
              <w:t>Select a</w:t>
            </w:r>
            <w:r w:rsidR="002F22C4" w:rsidRPr="00CB0166">
              <w:rPr>
                <w:rFonts w:asciiTheme="majorHAnsi" w:hAnsiTheme="majorHAnsi" w:cstheme="majorHAnsi"/>
              </w:rPr>
              <w:t xml:space="preserve"> Module file</w:t>
            </w:r>
            <w:r w:rsidR="00D5373A" w:rsidRPr="00CB0166">
              <w:rPr>
                <w:rFonts w:asciiTheme="majorHAnsi" w:hAnsiTheme="majorHAnsi" w:cstheme="majorHAnsi"/>
              </w:rPr>
              <w:t xml:space="preserve"> registered in </w:t>
            </w:r>
            <w:r w:rsidR="00D5373A" w:rsidRPr="0023287A">
              <w:rPr>
                <w:rFonts w:asciiTheme="majorHAnsi" w:hAnsiTheme="majorHAnsi" w:cstheme="majorHAnsi"/>
                <w:u w:val="single"/>
              </w:rPr>
              <w:t>"</w:t>
            </w:r>
            <w:r w:rsidR="0023287A" w:rsidRPr="0023287A">
              <w:rPr>
                <w:rFonts w:asciiTheme="majorHAnsi" w:hAnsiTheme="majorHAnsi" w:cstheme="majorHAnsi"/>
                <w:u w:val="single"/>
              </w:rPr>
              <w:fldChar w:fldCharType="begin"/>
            </w:r>
            <w:r w:rsidR="0023287A" w:rsidRPr="0023287A">
              <w:rPr>
                <w:rFonts w:asciiTheme="majorHAnsi" w:hAnsiTheme="majorHAnsi" w:cstheme="majorHAnsi"/>
                <w:u w:val="single"/>
              </w:rPr>
              <w:instrText xml:space="preserve"> REF _Ref126574469 \r \h </w:instrText>
            </w:r>
            <w:r w:rsidR="0023287A" w:rsidRPr="0023287A">
              <w:rPr>
                <w:rFonts w:asciiTheme="majorHAnsi" w:hAnsiTheme="majorHAnsi" w:cstheme="majorHAnsi"/>
                <w:u w:val="single"/>
              </w:rPr>
            </w:r>
            <w:r w:rsidR="0023287A">
              <w:rPr>
                <w:rFonts w:asciiTheme="majorHAnsi" w:hAnsiTheme="majorHAnsi" w:cstheme="majorHAnsi"/>
                <w:u w:val="single"/>
              </w:rPr>
              <w:instrText xml:space="preserve"> \* MERGEFORMAT </w:instrText>
            </w:r>
            <w:r w:rsidR="0023287A" w:rsidRPr="0023287A">
              <w:rPr>
                <w:rFonts w:asciiTheme="majorHAnsi" w:hAnsiTheme="majorHAnsi" w:cstheme="majorHAnsi"/>
                <w:u w:val="single"/>
              </w:rPr>
              <w:fldChar w:fldCharType="separate"/>
            </w:r>
            <w:r w:rsidR="00D751A3">
              <w:rPr>
                <w:rFonts w:asciiTheme="majorHAnsi" w:hAnsiTheme="majorHAnsi" w:cstheme="majorHAnsi"/>
                <w:u w:val="single"/>
              </w:rPr>
              <w:t>5.2.4</w:t>
            </w:r>
            <w:r w:rsidR="0023287A" w:rsidRPr="0023287A">
              <w:rPr>
                <w:rFonts w:asciiTheme="majorHAnsi" w:hAnsiTheme="majorHAnsi" w:cstheme="majorHAnsi"/>
                <w:u w:val="single"/>
              </w:rPr>
              <w:fldChar w:fldCharType="end"/>
            </w:r>
            <w:r w:rsidR="0023287A" w:rsidRPr="0023287A">
              <w:rPr>
                <w:rFonts w:asciiTheme="majorHAnsi" w:hAnsiTheme="majorHAnsi" w:cstheme="majorHAnsi"/>
                <w:u w:val="single"/>
              </w:rPr>
              <w:t xml:space="preserve"> </w:t>
            </w:r>
            <w:r w:rsidR="0023287A" w:rsidRPr="0023287A">
              <w:rPr>
                <w:rFonts w:asciiTheme="majorHAnsi" w:hAnsiTheme="majorHAnsi" w:cstheme="majorHAnsi"/>
                <w:u w:val="single"/>
              </w:rPr>
              <w:fldChar w:fldCharType="begin"/>
            </w:r>
            <w:r w:rsidR="0023287A" w:rsidRPr="0023287A">
              <w:rPr>
                <w:rFonts w:asciiTheme="majorHAnsi" w:hAnsiTheme="majorHAnsi" w:cstheme="majorHAnsi"/>
                <w:u w:val="single"/>
              </w:rPr>
              <w:instrText xml:space="preserve"> REF _Ref126574449 \h </w:instrText>
            </w:r>
            <w:r w:rsidR="0023287A" w:rsidRPr="0023287A">
              <w:rPr>
                <w:rFonts w:asciiTheme="majorHAnsi" w:hAnsiTheme="majorHAnsi" w:cstheme="majorHAnsi"/>
                <w:u w:val="single"/>
              </w:rPr>
            </w:r>
            <w:r w:rsidR="0023287A">
              <w:rPr>
                <w:rFonts w:asciiTheme="majorHAnsi" w:hAnsiTheme="majorHAnsi" w:cstheme="majorHAnsi"/>
                <w:u w:val="single"/>
              </w:rPr>
              <w:instrText xml:space="preserve"> \* MERGEFORMAT </w:instrText>
            </w:r>
            <w:r w:rsidR="0023287A" w:rsidRPr="0023287A">
              <w:rPr>
                <w:rFonts w:asciiTheme="majorHAnsi" w:hAnsiTheme="majorHAnsi" w:cstheme="majorHAnsi"/>
                <w:u w:val="single"/>
              </w:rPr>
              <w:fldChar w:fldCharType="separate"/>
            </w:r>
            <w:r w:rsidR="00D751A3" w:rsidRPr="00D751A3">
              <w:rPr>
                <w:rFonts w:cstheme="majorHAnsi"/>
                <w:u w:val="single"/>
              </w:rPr>
              <w:t>Module files</w:t>
            </w:r>
            <w:r w:rsidR="0023287A" w:rsidRPr="0023287A">
              <w:rPr>
                <w:rFonts w:asciiTheme="majorHAnsi" w:hAnsiTheme="majorHAnsi" w:cstheme="majorHAnsi"/>
                <w:u w:val="single"/>
              </w:rPr>
              <w:fldChar w:fldCharType="end"/>
            </w:r>
            <w:r w:rsidR="00D5373A" w:rsidRPr="0023287A">
              <w:rPr>
                <w:rFonts w:asciiTheme="majorHAnsi" w:hAnsiTheme="majorHAnsi" w:cstheme="majorHAnsi"/>
                <w:u w:val="single"/>
              </w:rPr>
              <w:t>".</w:t>
            </w:r>
          </w:p>
        </w:tc>
        <w:tc>
          <w:tcPr>
            <w:tcW w:w="708" w:type="dxa"/>
          </w:tcPr>
          <w:p w14:paraId="74EC5A06" w14:textId="77777777" w:rsidR="003021D4" w:rsidRPr="00CB0166" w:rsidRDefault="003021D4" w:rsidP="003021D4">
            <w:pPr>
              <w:pStyle w:val="aff"/>
              <w:jc w:val="center"/>
              <w:rPr>
                <w:rFonts w:asciiTheme="majorHAnsi" w:hAnsiTheme="majorHAnsi" w:cstheme="majorHAnsi"/>
              </w:rPr>
            </w:pPr>
            <w:r w:rsidRPr="00CB0166">
              <w:rPr>
                <w:rFonts w:asciiTheme="majorHAnsi" w:hAnsiTheme="majorHAnsi" w:cstheme="majorHAnsi"/>
                <w:color w:val="000000"/>
                <w:shd w:val="clear" w:color="auto" w:fill="FFFFFF"/>
              </w:rPr>
              <w:t>○</w:t>
            </w:r>
          </w:p>
        </w:tc>
        <w:tc>
          <w:tcPr>
            <w:tcW w:w="993" w:type="dxa"/>
          </w:tcPr>
          <w:p w14:paraId="2A469F21" w14:textId="6F9BF28A" w:rsidR="003021D4" w:rsidRPr="00CB0166" w:rsidRDefault="003021D4" w:rsidP="005B7BD4">
            <w:pPr>
              <w:pStyle w:val="aff"/>
              <w:jc w:val="left"/>
              <w:rPr>
                <w:rFonts w:asciiTheme="majorHAnsi" w:hAnsiTheme="majorHAnsi" w:cstheme="majorHAnsi"/>
              </w:rPr>
            </w:pPr>
            <w:r w:rsidRPr="00CB0166">
              <w:rPr>
                <w:rFonts w:asciiTheme="majorHAnsi" w:hAnsiTheme="majorHAnsi" w:cstheme="majorHAnsi"/>
                <w:szCs w:val="18"/>
              </w:rPr>
              <w:t>List select</w:t>
            </w:r>
            <w:r w:rsidR="00F22F7A" w:rsidRPr="00CB0166">
              <w:rPr>
                <w:rFonts w:asciiTheme="majorHAnsi" w:hAnsiTheme="majorHAnsi" w:cstheme="majorHAnsi"/>
                <w:szCs w:val="18"/>
              </w:rPr>
              <w:t>ion</w:t>
            </w:r>
          </w:p>
        </w:tc>
        <w:tc>
          <w:tcPr>
            <w:tcW w:w="1984" w:type="dxa"/>
          </w:tcPr>
          <w:p w14:paraId="72536DB5" w14:textId="77777777" w:rsidR="003021D4" w:rsidRPr="00CB0166" w:rsidRDefault="003021D4" w:rsidP="003021D4">
            <w:pPr>
              <w:pStyle w:val="aff"/>
              <w:rPr>
                <w:rFonts w:asciiTheme="majorHAnsi" w:hAnsiTheme="majorHAnsi" w:cstheme="majorHAnsi"/>
              </w:rPr>
            </w:pPr>
            <w:r w:rsidRPr="00CB0166">
              <w:rPr>
                <w:rFonts w:asciiTheme="majorHAnsi" w:hAnsiTheme="majorHAnsi" w:cstheme="majorHAnsi"/>
              </w:rPr>
              <w:t>-</w:t>
            </w:r>
          </w:p>
        </w:tc>
      </w:tr>
      <w:tr w:rsidR="003021D4" w:rsidRPr="00CB0166" w14:paraId="0FACBAAD" w14:textId="77777777" w:rsidTr="006D38D8">
        <w:tc>
          <w:tcPr>
            <w:tcW w:w="1668" w:type="dxa"/>
          </w:tcPr>
          <w:p w14:paraId="189C51F4" w14:textId="44A001D8" w:rsidR="003021D4" w:rsidRPr="00CB0166" w:rsidRDefault="003021D4" w:rsidP="003021D4">
            <w:pPr>
              <w:pStyle w:val="aff"/>
              <w:rPr>
                <w:rFonts w:asciiTheme="majorHAnsi" w:hAnsiTheme="majorHAnsi" w:cstheme="majorHAnsi"/>
              </w:rPr>
            </w:pPr>
            <w:r w:rsidRPr="00CB0166">
              <w:rPr>
                <w:rFonts w:asciiTheme="majorHAnsi" w:hAnsiTheme="majorHAnsi" w:cstheme="majorHAnsi"/>
              </w:rPr>
              <w:t>Remarks</w:t>
            </w:r>
          </w:p>
        </w:tc>
        <w:tc>
          <w:tcPr>
            <w:tcW w:w="4536" w:type="dxa"/>
          </w:tcPr>
          <w:p w14:paraId="4000BF47" w14:textId="6C1A524D" w:rsidR="003021D4" w:rsidRPr="00CB0166" w:rsidRDefault="003021D4" w:rsidP="003021D4">
            <w:pPr>
              <w:pStyle w:val="aff"/>
              <w:rPr>
                <w:rFonts w:asciiTheme="majorHAnsi" w:hAnsiTheme="majorHAnsi" w:cstheme="majorHAnsi"/>
              </w:rPr>
            </w:pPr>
            <w:r w:rsidRPr="00CB0166">
              <w:rPr>
                <w:rFonts w:asciiTheme="majorHAnsi" w:eastAsia="ＭＳ Ｐゴシック" w:hAnsiTheme="majorHAnsi" w:cstheme="majorHAnsi"/>
              </w:rPr>
              <w:t>Free description field.</w:t>
            </w:r>
          </w:p>
        </w:tc>
        <w:tc>
          <w:tcPr>
            <w:tcW w:w="708" w:type="dxa"/>
          </w:tcPr>
          <w:p w14:paraId="77B6E520" w14:textId="77777777" w:rsidR="003021D4" w:rsidRPr="00CB0166" w:rsidRDefault="003021D4" w:rsidP="003021D4">
            <w:pPr>
              <w:pStyle w:val="aff"/>
              <w:jc w:val="center"/>
              <w:rPr>
                <w:rFonts w:asciiTheme="majorHAnsi" w:hAnsiTheme="majorHAnsi" w:cstheme="majorHAnsi"/>
              </w:rPr>
            </w:pPr>
            <w:r w:rsidRPr="00CB0166">
              <w:rPr>
                <w:rFonts w:asciiTheme="majorHAnsi" w:hAnsiTheme="majorHAnsi" w:cstheme="majorHAnsi"/>
              </w:rPr>
              <w:t>-</w:t>
            </w:r>
          </w:p>
        </w:tc>
        <w:tc>
          <w:tcPr>
            <w:tcW w:w="993" w:type="dxa"/>
          </w:tcPr>
          <w:p w14:paraId="3E80F0C4" w14:textId="457DFBCA" w:rsidR="003021D4" w:rsidRPr="00CB0166" w:rsidRDefault="00FA568B" w:rsidP="005B7BD4">
            <w:pPr>
              <w:pStyle w:val="aff"/>
              <w:jc w:val="left"/>
              <w:rPr>
                <w:rFonts w:asciiTheme="majorHAnsi" w:hAnsiTheme="majorHAnsi" w:cstheme="majorHAnsi"/>
              </w:rPr>
            </w:pPr>
            <w:r w:rsidRPr="00CB0166">
              <w:rPr>
                <w:rFonts w:asciiTheme="majorHAnsi" w:eastAsia="ＭＳ Ｐゴシック" w:hAnsiTheme="majorHAnsi" w:cstheme="majorHAnsi"/>
                <w:szCs w:val="18"/>
              </w:rPr>
              <w:t>Manual</w:t>
            </w:r>
          </w:p>
        </w:tc>
        <w:tc>
          <w:tcPr>
            <w:tcW w:w="1984" w:type="dxa"/>
          </w:tcPr>
          <w:p w14:paraId="73A157A8" w14:textId="1BAF9C4E" w:rsidR="003021D4" w:rsidRPr="00CB0166" w:rsidRDefault="003021D4" w:rsidP="003021D4">
            <w:pPr>
              <w:pStyle w:val="aff"/>
              <w:rPr>
                <w:rFonts w:asciiTheme="majorHAnsi" w:hAnsiTheme="majorHAnsi" w:cstheme="majorHAnsi"/>
              </w:rPr>
            </w:pPr>
            <w:r w:rsidRPr="00CB0166">
              <w:rPr>
                <w:rFonts w:asciiTheme="majorHAnsi" w:eastAsia="ＭＳ Ｐゴシック" w:hAnsiTheme="majorHAnsi" w:cstheme="majorHAnsi"/>
                <w:szCs w:val="18"/>
              </w:rPr>
              <w:t>Maximum length 4000 bytes</w:t>
            </w:r>
          </w:p>
        </w:tc>
      </w:tr>
    </w:tbl>
    <w:p w14:paraId="2397EB8E" w14:textId="20025B34" w:rsidR="00313569" w:rsidRDefault="00313569">
      <w:pPr>
        <w:widowControl/>
        <w:jc w:val="left"/>
        <w:rPr>
          <w:rFonts w:asciiTheme="majorHAnsi" w:hAnsiTheme="majorHAnsi" w:cstheme="majorHAnsi"/>
        </w:rPr>
      </w:pPr>
    </w:p>
    <w:p w14:paraId="15719B28" w14:textId="77777777" w:rsidR="00313569" w:rsidRDefault="00313569">
      <w:pPr>
        <w:widowControl/>
        <w:jc w:val="left"/>
        <w:rPr>
          <w:rFonts w:asciiTheme="majorHAnsi" w:hAnsiTheme="majorHAnsi" w:cstheme="majorHAnsi"/>
        </w:rPr>
      </w:pPr>
      <w:r>
        <w:rPr>
          <w:rFonts w:asciiTheme="majorHAnsi" w:hAnsiTheme="majorHAnsi" w:cstheme="majorHAnsi"/>
        </w:rPr>
        <w:br w:type="page"/>
      </w:r>
    </w:p>
    <w:p w14:paraId="747DFA90" w14:textId="77777777" w:rsidR="00536716" w:rsidRPr="00CB0166" w:rsidRDefault="00536716">
      <w:pPr>
        <w:widowControl/>
        <w:jc w:val="left"/>
        <w:rPr>
          <w:rFonts w:asciiTheme="majorHAnsi" w:hAnsiTheme="majorHAnsi" w:cstheme="majorHAnsi"/>
        </w:rPr>
      </w:pPr>
    </w:p>
    <w:p w14:paraId="101DAF99" w14:textId="1055FE96" w:rsidR="00366ECC" w:rsidRPr="009D5448" w:rsidRDefault="00F970AE" w:rsidP="00366ECC">
      <w:pPr>
        <w:pStyle w:val="30"/>
        <w:ind w:left="1134" w:hanging="709"/>
        <w:rPr>
          <w:ins w:id="767" w:author="作成者"/>
          <w:rFonts w:cstheme="majorHAnsi"/>
        </w:rPr>
      </w:pPr>
      <w:bookmarkStart w:id="768" w:name="_Toc126763578"/>
      <w:bookmarkStart w:id="769" w:name="_Ref126763629"/>
      <w:bookmarkStart w:id="770" w:name="_Ref126763633"/>
      <w:r>
        <w:rPr>
          <w:rFonts w:cstheme="majorHAnsi"/>
        </w:rPr>
        <w:t>Nested variable list</w:t>
      </w:r>
      <w:bookmarkEnd w:id="768"/>
      <w:bookmarkEnd w:id="769"/>
      <w:bookmarkEnd w:id="770"/>
    </w:p>
    <w:p w14:paraId="5B54EEB1" w14:textId="0183C4D7" w:rsidR="009D5448" w:rsidRPr="00B87F7D" w:rsidRDefault="009D5448" w:rsidP="00D361BF">
      <w:pPr>
        <w:pStyle w:val="aff0"/>
        <w:numPr>
          <w:ilvl w:val="0"/>
          <w:numId w:val="43"/>
        </w:numPr>
        <w:rPr>
          <w:rFonts w:asciiTheme="majorHAnsi" w:hAnsiTheme="majorHAnsi" w:cstheme="majorHAnsi"/>
        </w:rPr>
      </w:pPr>
      <w:r w:rsidRPr="00B87F7D">
        <w:rPr>
          <w:rFonts w:asciiTheme="majorHAnsi" w:hAnsiTheme="majorHAnsi" w:cstheme="majorHAnsi"/>
        </w:rPr>
        <w:t>In the "</w:t>
      </w:r>
      <w:r w:rsidR="00F970AE">
        <w:rPr>
          <w:rFonts w:asciiTheme="majorHAnsi" w:hAnsiTheme="majorHAnsi" w:cstheme="majorHAnsi"/>
        </w:rPr>
        <w:t>Nested variable list</w:t>
      </w:r>
      <w:r w:rsidRPr="00B87F7D">
        <w:rPr>
          <w:rFonts w:asciiTheme="majorHAnsi" w:hAnsiTheme="majorHAnsi" w:cstheme="majorHAnsi"/>
        </w:rPr>
        <w:t>" menu, users can view and change the maximum number of repetitions of the member variables if the Variable type defined in the tf file registered in the Module file collection is "list" or "set" and "list", "set","tuple" or "object" is defined within said variables.</w:t>
      </w:r>
      <w:r>
        <w:rPr>
          <w:rFonts w:asciiTheme="majorHAnsi" w:hAnsiTheme="majorHAnsi" w:cstheme="majorHAnsi"/>
        </w:rPr>
        <w:br/>
      </w:r>
    </w:p>
    <w:p w14:paraId="6455E86C" w14:textId="6E6A21EA" w:rsidR="009D5448" w:rsidRPr="00CB0166" w:rsidRDefault="009D5448" w:rsidP="009D5448">
      <w:pPr>
        <w:pStyle w:val="aff0"/>
        <w:ind w:left="709"/>
        <w:rPr>
          <w:rFonts w:asciiTheme="majorHAnsi" w:hAnsiTheme="majorHAnsi" w:cstheme="majorHAnsi"/>
        </w:rPr>
      </w:pPr>
      <w:r>
        <w:rPr>
          <w:rFonts w:asciiTheme="majorHAnsi" w:hAnsiTheme="majorHAnsi" w:cstheme="majorHAnsi"/>
        </w:rPr>
        <w:t>I</w:t>
      </w:r>
      <w:r w:rsidRPr="00CB0166">
        <w:rPr>
          <w:rFonts w:asciiTheme="majorHAnsi" w:hAnsiTheme="majorHAnsi" w:cstheme="majorHAnsi"/>
        </w:rPr>
        <w:t>tems in this menu cannot be registered, discarded or restored as BackYard manages the records based on the Module file collection.</w:t>
      </w:r>
    </w:p>
    <w:p w14:paraId="6829164B" w14:textId="77777777" w:rsidR="00D659E5" w:rsidRDefault="00D659E5" w:rsidP="009D5448">
      <w:pPr>
        <w:pStyle w:val="aff0"/>
        <w:ind w:left="709"/>
        <w:rPr>
          <w:noProof/>
        </w:rPr>
      </w:pPr>
    </w:p>
    <w:p w14:paraId="4EC25532" w14:textId="0B07ABC7" w:rsidR="009D5448" w:rsidRPr="00CB0166" w:rsidRDefault="00F970AE" w:rsidP="009D5448">
      <w:pPr>
        <w:pStyle w:val="aff0"/>
        <w:ind w:left="709"/>
        <w:rPr>
          <w:ins w:id="771" w:author="作成者"/>
          <w:rFonts w:asciiTheme="majorHAnsi" w:hAnsiTheme="majorHAnsi" w:cstheme="majorHAnsi"/>
        </w:rPr>
      </w:pPr>
      <w:ins w:id="772" w:author="作成者">
        <w:r w:rsidRPr="00CB0166">
          <w:rPr>
            <w:rFonts w:asciiTheme="majorHAnsi" w:hAnsiTheme="majorHAnsi" w:cstheme="majorHAnsi"/>
            <w:noProof/>
          </w:rPr>
          <mc:AlternateContent>
            <mc:Choice Requires="wps">
              <w:drawing>
                <wp:anchor distT="0" distB="0" distL="114300" distR="114300" simplePos="0" relativeHeight="251838464" behindDoc="0" locked="0" layoutInCell="1" allowOverlap="1" wp14:anchorId="7BC6B7AD" wp14:editId="4D9418F8">
                  <wp:simplePos x="0" y="0"/>
                  <wp:positionH relativeFrom="margin">
                    <wp:align>left</wp:align>
                  </wp:positionH>
                  <wp:positionV relativeFrom="paragraph">
                    <wp:posOffset>1519979</wp:posOffset>
                  </wp:positionV>
                  <wp:extent cx="638175" cy="180975"/>
                  <wp:effectExtent l="0" t="0" r="28575" b="28575"/>
                  <wp:wrapNone/>
                  <wp:docPr id="13" name="正方形/長方形 13"/>
                  <wp:cNvGraphicFramePr/>
                  <a:graphic xmlns:a="http://schemas.openxmlformats.org/drawingml/2006/main">
                    <a:graphicData uri="http://schemas.microsoft.com/office/word/2010/wordprocessingShape">
                      <wps:wsp>
                        <wps:cNvSpPr/>
                        <wps:spPr>
                          <a:xfrm>
                            <a:off x="0" y="0"/>
                            <a:ext cx="638175"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70ECF0" id="正方形/長方形 13" o:spid="_x0000_s1026" style="position:absolute;left:0;text-align:left;margin-left:0;margin-top:119.7pt;width:50.25pt;height:14.25pt;z-index:2518384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" filled="f" strokecolor="red" strokeweight="2pt">
                  <w10:wrap anchorx="margin"/>
                </v:rect>
              </w:pict>
            </mc:Fallback>
          </mc:AlternateContent>
        </w:r>
      </w:ins>
      <w:r>
        <w:rPr>
          <w:noProof/>
        </w:rPr>
        <w:drawing>
          <wp:anchor distT="0" distB="0" distL="114300" distR="114300" simplePos="0" relativeHeight="251596791" behindDoc="0" locked="0" layoutInCell="1" allowOverlap="1" wp14:anchorId="2EF37ED8" wp14:editId="48A93136">
            <wp:simplePos x="0" y="0"/>
            <wp:positionH relativeFrom="margin">
              <wp:align>left</wp:align>
            </wp:positionH>
            <wp:positionV relativeFrom="paragraph">
              <wp:posOffset>189865</wp:posOffset>
            </wp:positionV>
            <wp:extent cx="5842000" cy="2367280"/>
            <wp:effectExtent l="0" t="0" r="6350" b="0"/>
            <wp:wrapSquare wrapText="bothSides"/>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b="33987"/>
                    <a:stretch/>
                  </pic:blipFill>
                  <pic:spPr bwMode="auto">
                    <a:xfrm>
                      <a:off x="0" y="0"/>
                      <a:ext cx="5842000" cy="236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5448" w:rsidRPr="00CB0166">
        <w:rPr>
          <w:rFonts w:asciiTheme="majorHAnsi" w:hAnsiTheme="majorHAnsi" w:cstheme="majorHAnsi"/>
        </w:rPr>
        <w:t>For more information, please see "</w:t>
      </w:r>
      <w:ins w:id="773" w:author="作成者">
        <w:r w:rsidR="009D5448" w:rsidRPr="00415C98">
          <w:rPr>
            <w:rFonts w:asciiTheme="majorHAnsi" w:hAnsiTheme="majorHAnsi" w:cstheme="majorHAnsi"/>
            <w:u w:val="single"/>
          </w:rPr>
          <w:fldChar w:fldCharType="begin"/>
        </w:r>
        <w:r w:rsidR="009D5448" w:rsidRPr="00415C98">
          <w:rPr>
            <w:rFonts w:asciiTheme="majorHAnsi" w:hAnsiTheme="majorHAnsi" w:cstheme="majorHAnsi"/>
            <w:u w:val="single"/>
          </w:rPr>
          <w:instrText xml:space="preserve"> REF _Ref100575550 \w \h </w:instrText>
        </w:r>
      </w:ins>
      <w:r w:rsidR="009D5448" w:rsidRPr="00415C98">
        <w:rPr>
          <w:rFonts w:asciiTheme="majorHAnsi" w:hAnsiTheme="majorHAnsi" w:cstheme="majorHAnsi"/>
          <w:u w:val="single"/>
        </w:rPr>
        <w:instrText xml:space="preserve"> \* MERGEFORMAT </w:instrText>
      </w:r>
      <w:r w:rsidR="009D5448" w:rsidRPr="00415C98">
        <w:rPr>
          <w:rFonts w:asciiTheme="majorHAnsi" w:hAnsiTheme="majorHAnsi" w:cstheme="majorHAnsi"/>
          <w:u w:val="single"/>
        </w:rPr>
      </w:r>
      <w:ins w:id="774" w:author="作成者">
        <w:r w:rsidR="009D5448" w:rsidRPr="00415C98">
          <w:rPr>
            <w:rFonts w:asciiTheme="majorHAnsi" w:hAnsiTheme="majorHAnsi" w:cstheme="majorHAnsi"/>
            <w:u w:val="single"/>
          </w:rPr>
          <w:fldChar w:fldCharType="separate"/>
        </w:r>
      </w:ins>
      <w:r w:rsidR="00D751A3">
        <w:rPr>
          <w:rFonts w:asciiTheme="majorHAnsi" w:hAnsiTheme="majorHAnsi" w:cstheme="majorHAnsi"/>
          <w:u w:val="single"/>
        </w:rPr>
        <w:t xml:space="preserve"> 8.1</w:t>
      </w:r>
      <w:ins w:id="775" w:author="作成者">
        <w:r w:rsidR="009D5448" w:rsidRPr="00415C98">
          <w:rPr>
            <w:rFonts w:asciiTheme="majorHAnsi" w:hAnsiTheme="majorHAnsi" w:cstheme="majorHAnsi"/>
            <w:u w:val="single"/>
          </w:rPr>
          <w:fldChar w:fldCharType="end"/>
        </w:r>
      </w:ins>
      <w:r w:rsidR="00415C98" w:rsidRPr="00415C98">
        <w:rPr>
          <w:rFonts w:asciiTheme="majorHAnsi" w:hAnsiTheme="majorHAnsi" w:cstheme="majorHAnsi"/>
          <w:u w:val="single"/>
        </w:rPr>
        <w:t xml:space="preserve"> </w:t>
      </w:r>
      <w:ins w:id="776" w:author="作成者">
        <w:r w:rsidR="009D5448" w:rsidRPr="00415C98">
          <w:rPr>
            <w:rFonts w:asciiTheme="majorHAnsi" w:hAnsiTheme="majorHAnsi" w:cstheme="majorHAnsi"/>
            <w:u w:val="single"/>
          </w:rPr>
          <w:fldChar w:fldCharType="begin"/>
        </w:r>
        <w:r w:rsidR="009D5448" w:rsidRPr="00415C98">
          <w:rPr>
            <w:rFonts w:asciiTheme="majorHAnsi" w:hAnsiTheme="majorHAnsi" w:cstheme="majorHAnsi"/>
            <w:u w:val="single"/>
          </w:rPr>
          <w:instrText xml:space="preserve"> REF _Ref100575550 \h </w:instrText>
        </w:r>
      </w:ins>
      <w:r w:rsidR="009D5448" w:rsidRPr="00415C98">
        <w:rPr>
          <w:rFonts w:asciiTheme="majorHAnsi" w:hAnsiTheme="majorHAnsi" w:cstheme="majorHAnsi"/>
          <w:u w:val="single"/>
        </w:rPr>
        <w:instrText xml:space="preserve"> \* MERGEFORMAT </w:instrText>
      </w:r>
      <w:r w:rsidR="009D5448" w:rsidRPr="00415C98">
        <w:rPr>
          <w:rFonts w:asciiTheme="majorHAnsi" w:hAnsiTheme="majorHAnsi" w:cstheme="majorHAnsi"/>
          <w:u w:val="single"/>
        </w:rPr>
      </w:r>
      <w:ins w:id="777" w:author="作成者">
        <w:r w:rsidR="009D5448" w:rsidRPr="00415C98">
          <w:rPr>
            <w:rFonts w:asciiTheme="majorHAnsi" w:hAnsiTheme="majorHAnsi" w:cstheme="majorHAnsi"/>
            <w:u w:val="single"/>
          </w:rPr>
          <w:fldChar w:fldCharType="separate"/>
        </w:r>
        <w:r w:rsidR="00D751A3" w:rsidRPr="00D751A3">
          <w:rPr>
            <w:rFonts w:asciiTheme="majorHAnsi" w:hAnsiTheme="majorHAnsi" w:cstheme="majorHAnsi"/>
            <w:u w:val="single"/>
          </w:rPr>
          <w:t>Module</w:t>
        </w:r>
      </w:ins>
      <w:r w:rsidR="00D751A3" w:rsidRPr="00D751A3">
        <w:rPr>
          <w:rFonts w:asciiTheme="majorHAnsi" w:hAnsiTheme="majorHAnsi" w:cstheme="majorHAnsi"/>
          <w:u w:val="single"/>
        </w:rPr>
        <w:t xml:space="preserve"> file input example/ register example</w:t>
      </w:r>
      <w:ins w:id="778" w:author="作成者">
        <w:r w:rsidR="009D5448" w:rsidRPr="00415C98">
          <w:rPr>
            <w:rFonts w:asciiTheme="majorHAnsi" w:hAnsiTheme="majorHAnsi" w:cstheme="majorHAnsi"/>
            <w:u w:val="single"/>
          </w:rPr>
          <w:fldChar w:fldCharType="end"/>
        </w:r>
      </w:ins>
      <w:r w:rsidR="00415C98">
        <w:rPr>
          <w:rFonts w:asciiTheme="majorHAnsi" w:hAnsiTheme="majorHAnsi" w:cstheme="majorHAnsi"/>
          <w:u w:val="single"/>
        </w:rPr>
        <w:t>”</w:t>
      </w:r>
      <w:r w:rsidR="00415C98">
        <w:rPr>
          <w:rFonts w:asciiTheme="majorHAnsi" w:hAnsiTheme="majorHAnsi" w:cstheme="majorHAnsi"/>
        </w:rPr>
        <w:t>.</w:t>
      </w:r>
    </w:p>
    <w:p w14:paraId="104B3077" w14:textId="3A3F8EC9" w:rsidR="009D5448" w:rsidRPr="00CB0166" w:rsidRDefault="009D5448" w:rsidP="009D5448">
      <w:pPr>
        <w:pStyle w:val="aff0"/>
        <w:ind w:left="709"/>
        <w:rPr>
          <w:ins w:id="779" w:author="作成者"/>
          <w:rFonts w:asciiTheme="majorHAnsi" w:hAnsiTheme="majorHAnsi" w:cstheme="majorHAnsi"/>
        </w:rPr>
      </w:pPr>
      <w:ins w:id="780" w:author="作成者">
        <w:r w:rsidRPr="00CB0166">
          <w:rPr>
            <w:rFonts w:asciiTheme="majorHAnsi" w:hAnsiTheme="majorHAnsi" w:cstheme="majorHAnsi"/>
            <w:noProof/>
          </w:rPr>
          <mc:AlternateContent>
            <mc:Choice Requires="wps">
              <w:drawing>
                <wp:anchor distT="0" distB="0" distL="114300" distR="114300" simplePos="0" relativeHeight="251839488" behindDoc="0" locked="0" layoutInCell="1" allowOverlap="1" wp14:anchorId="76AD5772" wp14:editId="402D5F3B">
                  <wp:simplePos x="0" y="0"/>
                  <wp:positionH relativeFrom="column">
                    <wp:posOffset>78740</wp:posOffset>
                  </wp:positionH>
                  <wp:positionV relativeFrom="paragraph">
                    <wp:posOffset>2774950</wp:posOffset>
                  </wp:positionV>
                  <wp:extent cx="5848350" cy="3933825"/>
                  <wp:effectExtent l="0" t="0" r="19050" b="28575"/>
                  <wp:wrapTopAndBottom/>
                  <wp:docPr id="255" name="フローチャート: 処理 255"/>
                  <wp:cNvGraphicFramePr/>
                  <a:graphic xmlns:a="http://schemas.openxmlformats.org/drawingml/2006/main">
                    <a:graphicData uri="http://schemas.microsoft.com/office/word/2010/wordprocessingShape">
                      <wps:wsp>
                        <wps:cNvSpPr/>
                        <wps:spPr>
                          <a:xfrm>
                            <a:off x="0" y="0"/>
                            <a:ext cx="5848350" cy="3933825"/>
                          </a:xfrm>
                          <a:prstGeom prst="flowChartProcess">
                            <a:avLst/>
                          </a:prstGeom>
                          <a:solidFill>
                            <a:srgbClr val="FFFFFF">
                              <a:lumMod val="95000"/>
                            </a:srgbClr>
                          </a:solidFill>
                          <a:ln w="25400" cap="flat" cmpd="sng" algn="ctr">
                            <a:solidFill>
                              <a:srgbClr val="FFFFFF">
                                <a:lumMod val="85000"/>
                              </a:srgbClr>
                            </a:solidFill>
                            <a:prstDash val="solid"/>
                          </a:ln>
                          <a:effectLst/>
                        </wps:spPr>
                        <wps:txbx>
                          <w:txbxContent>
                            <w:p w14:paraId="5816A9AD" w14:textId="71590F4E" w:rsidR="00CC00D9" w:rsidRDefault="00CC00D9" w:rsidP="009D5448">
                              <w:pPr>
                                <w:jc w:val="left"/>
                                <w:rPr>
                                  <w:ins w:id="781" w:author="作成者"/>
                                  <w:b/>
                                  <w:sz w:val="20"/>
                                  <w:szCs w:val="20"/>
                                </w:rPr>
                              </w:pPr>
                              <w:ins w:id="782" w:author="作成者">
                                <w:r w:rsidRPr="00E01BE7">
                                  <w:rPr>
                                    <w:rFonts w:hint="eastAsia"/>
                                    <w:b/>
                                    <w:sz w:val="20"/>
                                    <w:szCs w:val="20"/>
                                  </w:rPr>
                                  <w:t>Module</w:t>
                                </w:r>
                              </w:ins>
                              <w:r>
                                <w:rPr>
                                  <w:b/>
                                  <w:sz w:val="20"/>
                                  <w:szCs w:val="20"/>
                                </w:rPr>
                                <w:t xml:space="preserve"> file and Nested variable list registration</w:t>
                              </w:r>
                            </w:p>
                            <w:p w14:paraId="78783D24" w14:textId="77777777" w:rsidR="00CC00D9" w:rsidRPr="00E01BE7" w:rsidRDefault="00CC00D9" w:rsidP="009D5448">
                              <w:pPr>
                                <w:jc w:val="left"/>
                                <w:rPr>
                                  <w:ins w:id="783" w:author="作成者"/>
                                  <w:b/>
                                  <w:sz w:val="20"/>
                                  <w:szCs w:val="20"/>
                                </w:rPr>
                              </w:pPr>
                            </w:p>
                            <w:p w14:paraId="37CE927A" w14:textId="77777777" w:rsidR="00CC00D9" w:rsidRPr="003177F7" w:rsidRDefault="00CC00D9" w:rsidP="009D5448">
                              <w:pPr>
                                <w:jc w:val="left"/>
                                <w:rPr>
                                  <w:ins w:id="784" w:author="作成者"/>
                                  <w:sz w:val="20"/>
                                  <w:szCs w:val="20"/>
                                </w:rPr>
                              </w:pPr>
                              <w:ins w:id="785" w:author="作成者">
                                <w:r w:rsidRPr="003177F7">
                                  <w:rPr>
                                    <w:rFonts w:hint="eastAsia"/>
                                    <w:sz w:val="20"/>
                                    <w:szCs w:val="20"/>
                                  </w:rPr>
                                  <w:t>・</w:t>
                                </w:r>
                                <w:r>
                                  <w:rPr>
                                    <w:rFonts w:hint="eastAsia"/>
                                    <w:sz w:val="20"/>
                                    <w:szCs w:val="20"/>
                                  </w:rPr>
                                  <w:t>Module</w:t>
                                </w:r>
                              </w:ins>
                              <w:r>
                                <w:rPr>
                                  <w:sz w:val="20"/>
                                  <w:szCs w:val="20"/>
                                </w:rPr>
                                <w:t xml:space="preserve"> file</w:t>
                              </w:r>
                              <w:ins w:id="786" w:author="作成者">
                                <w:r>
                                  <w:rPr>
                                    <w:sz w:val="20"/>
                                    <w:szCs w:val="20"/>
                                  </w:rPr>
                                  <w:t>（</w:t>
                                </w:r>
                                <w:r w:rsidRPr="003177F7">
                                  <w:rPr>
                                    <w:sz w:val="20"/>
                                    <w:szCs w:val="20"/>
                                  </w:rPr>
                                  <w:t>t</w:t>
                                </w:r>
                                <w:r w:rsidRPr="003177F7">
                                  <w:rPr>
                                    <w:rFonts w:hint="eastAsia"/>
                                    <w:sz w:val="20"/>
                                    <w:szCs w:val="20"/>
                                  </w:rPr>
                                  <w:t>f</w:t>
                                </w:r>
                              </w:ins>
                              <w:r>
                                <w:rPr>
                                  <w:rFonts w:hint="eastAsia"/>
                                  <w:sz w:val="20"/>
                                  <w:szCs w:val="20"/>
                                </w:rPr>
                                <w:t xml:space="preserve"> file</w:t>
                              </w:r>
                              <w:ins w:id="787" w:author="作成者">
                                <w:r>
                                  <w:rPr>
                                    <w:rFonts w:hint="eastAsia"/>
                                    <w:sz w:val="20"/>
                                    <w:szCs w:val="20"/>
                                  </w:rPr>
                                  <w:t>）</w:t>
                                </w:r>
                              </w:ins>
                              <w:r>
                                <w:rPr>
                                  <w:rFonts w:hint="eastAsia"/>
                                  <w:sz w:val="20"/>
                                  <w:szCs w:val="20"/>
                                </w:rPr>
                                <w:t xml:space="preserve"> and </w:t>
                              </w:r>
                              <w:r>
                                <w:rPr>
                                  <w:sz w:val="20"/>
                                  <w:szCs w:val="20"/>
                                </w:rPr>
                                <w:t>registration</w:t>
                              </w:r>
                              <w:r>
                                <w:rPr>
                                  <w:rFonts w:hint="eastAsia"/>
                                  <w:sz w:val="20"/>
                                  <w:szCs w:val="20"/>
                                </w:rPr>
                                <w:t xml:space="preserve"> </w:t>
                              </w:r>
                              <w:r>
                                <w:rPr>
                                  <w:sz w:val="20"/>
                                  <w:szCs w:val="20"/>
                                </w:rPr>
                                <w:t>value</w:t>
                              </w:r>
                            </w:p>
                            <w:tbl>
                              <w:tblPr>
                                <w:tblStyle w:val="210"/>
                                <w:tblW w:w="7166" w:type="dxa"/>
                                <w:jc w:val="center"/>
                                <w:tblLook w:val="04A0" w:firstRow="1" w:lastRow="0" w:firstColumn="1" w:lastColumn="0" w:noHBand="0" w:noVBand="1"/>
                              </w:tblPr>
                              <w:tblGrid>
                                <w:gridCol w:w="7166"/>
                              </w:tblGrid>
                              <w:tr w:rsidR="00CC00D9" w:rsidRPr="003177F7" w14:paraId="2197A5D3" w14:textId="77777777" w:rsidTr="00DD1144">
                                <w:trPr>
                                  <w:trHeight w:val="1254"/>
                                  <w:jc w:val="center"/>
                                  <w:ins w:id="788" w:author="作成者"/>
                                </w:trPr>
                                <w:tc>
                                  <w:tcPr>
                                    <w:tcW w:w="7166" w:type="dxa"/>
                                  </w:tcPr>
                                  <w:p w14:paraId="0AD62AAA" w14:textId="77777777" w:rsidR="00CC00D9" w:rsidRPr="003177F7" w:rsidRDefault="00CC00D9" w:rsidP="00DD1144">
                                    <w:pPr>
                                      <w:rPr>
                                        <w:ins w:id="789" w:author="作成者"/>
                                        <w:sz w:val="20"/>
                                        <w:szCs w:val="20"/>
                                      </w:rPr>
                                    </w:pPr>
                                    <w:ins w:id="790" w:author="作成者">
                                      <w:r w:rsidRPr="003177F7">
                                        <w:rPr>
                                          <w:sz w:val="20"/>
                                          <w:szCs w:val="20"/>
                                        </w:rPr>
                                        <w:t>variable "VAR_hoge" {</w:t>
                                      </w:r>
                                    </w:ins>
                                  </w:p>
                                  <w:p w14:paraId="552F7527" w14:textId="77777777" w:rsidR="00CC00D9" w:rsidRDefault="00CC00D9" w:rsidP="00DD1144">
                                    <w:pPr>
                                      <w:ind w:firstLineChars="200" w:firstLine="400"/>
                                      <w:rPr>
                                        <w:ins w:id="791" w:author="作成者"/>
                                        <w:sz w:val="20"/>
                                        <w:szCs w:val="20"/>
                                      </w:rPr>
                                    </w:pPr>
                                    <w:ins w:id="792" w:author="作成者">
                                      <w:r w:rsidRPr="003177F7">
                                        <w:rPr>
                                          <w:sz w:val="20"/>
                                          <w:szCs w:val="20"/>
                                        </w:rPr>
                                        <w:t xml:space="preserve">type = </w:t>
                                      </w:r>
                                      <w:r>
                                        <w:rPr>
                                          <w:sz w:val="20"/>
                                          <w:szCs w:val="20"/>
                                        </w:rPr>
                                        <w:t>list(</w:t>
                                      </w:r>
                                    </w:ins>
                                  </w:p>
                                  <w:p w14:paraId="18AE3841" w14:textId="77777777" w:rsidR="00CC00D9" w:rsidRDefault="00CC00D9" w:rsidP="00DD1144">
                                    <w:pPr>
                                      <w:ind w:firstLineChars="400" w:firstLine="800"/>
                                      <w:rPr>
                                        <w:ins w:id="793" w:author="作成者"/>
                                        <w:sz w:val="20"/>
                                        <w:szCs w:val="20"/>
                                      </w:rPr>
                                    </w:pPr>
                                    <w:ins w:id="794" w:author="作成者">
                                      <w:r>
                                        <w:rPr>
                                          <w:sz w:val="20"/>
                                          <w:szCs w:val="20"/>
                                        </w:rPr>
                                        <w:t>object({</w:t>
                                      </w:r>
                                    </w:ins>
                                  </w:p>
                                  <w:p w14:paraId="6EB0DC58" w14:textId="77777777" w:rsidR="00CC00D9" w:rsidRDefault="00CC00D9" w:rsidP="00DD1144">
                                    <w:pPr>
                                      <w:ind w:firstLineChars="200" w:firstLine="400"/>
                                      <w:rPr>
                                        <w:ins w:id="795" w:author="作成者"/>
                                        <w:sz w:val="20"/>
                                        <w:szCs w:val="20"/>
                                      </w:rPr>
                                    </w:pPr>
                                    <w:ins w:id="796" w:author="作成者">
                                      <w:r>
                                        <w:rPr>
                                          <w:rFonts w:hint="eastAsia"/>
                                          <w:sz w:val="20"/>
                                          <w:szCs w:val="20"/>
                                        </w:rPr>
                                        <w:t xml:space="preserve">        </w:t>
                                      </w:r>
                                      <w:r>
                                        <w:rPr>
                                          <w:sz w:val="20"/>
                                          <w:szCs w:val="20"/>
                                        </w:rPr>
                                        <w:t>IP = string,</w:t>
                                      </w:r>
                                    </w:ins>
                                  </w:p>
                                  <w:p w14:paraId="120207CB" w14:textId="77777777" w:rsidR="00CC00D9" w:rsidRDefault="00CC00D9" w:rsidP="00DD1144">
                                    <w:pPr>
                                      <w:ind w:firstLineChars="200" w:firstLine="400"/>
                                      <w:rPr>
                                        <w:ins w:id="797" w:author="作成者"/>
                                        <w:sz w:val="20"/>
                                        <w:szCs w:val="20"/>
                                      </w:rPr>
                                    </w:pPr>
                                    <w:ins w:id="798" w:author="作成者">
                                      <w:r>
                                        <w:rPr>
                                          <w:sz w:val="20"/>
                                          <w:szCs w:val="20"/>
                                        </w:rPr>
                                        <w:t xml:space="preserve">        NAME = string</w:t>
                                      </w:r>
                                    </w:ins>
                                  </w:p>
                                  <w:p w14:paraId="72F1B8E8" w14:textId="77777777" w:rsidR="00CC00D9" w:rsidRDefault="00CC00D9" w:rsidP="00DD1144">
                                    <w:pPr>
                                      <w:ind w:firstLineChars="400" w:firstLine="800"/>
                                      <w:rPr>
                                        <w:ins w:id="799" w:author="作成者"/>
                                        <w:sz w:val="20"/>
                                        <w:szCs w:val="20"/>
                                      </w:rPr>
                                    </w:pPr>
                                    <w:ins w:id="800" w:author="作成者">
                                      <w:r>
                                        <w:rPr>
                                          <w:sz w:val="20"/>
                                          <w:szCs w:val="20"/>
                                        </w:rPr>
                                        <w:t>})</w:t>
                                      </w:r>
                                    </w:ins>
                                  </w:p>
                                  <w:p w14:paraId="3E4F8508" w14:textId="77777777" w:rsidR="00CC00D9" w:rsidRPr="003177F7" w:rsidRDefault="00CC00D9" w:rsidP="00DD1144">
                                    <w:pPr>
                                      <w:ind w:firstLineChars="200" w:firstLine="400"/>
                                      <w:rPr>
                                        <w:ins w:id="801" w:author="作成者"/>
                                        <w:sz w:val="20"/>
                                        <w:szCs w:val="20"/>
                                      </w:rPr>
                                    </w:pPr>
                                    <w:ins w:id="802" w:author="作成者">
                                      <w:r>
                                        <w:rPr>
                                          <w:sz w:val="20"/>
                                          <w:szCs w:val="20"/>
                                        </w:rPr>
                                        <w:t>)</w:t>
                                      </w:r>
                                    </w:ins>
                                  </w:p>
                                  <w:p w14:paraId="0BAF5B5A" w14:textId="77777777" w:rsidR="00CC00D9" w:rsidRDefault="00CC00D9" w:rsidP="00DD1144">
                                    <w:pPr>
                                      <w:ind w:firstLineChars="200" w:firstLine="400"/>
                                      <w:rPr>
                                        <w:ins w:id="803" w:author="作成者"/>
                                        <w:sz w:val="20"/>
                                        <w:szCs w:val="20"/>
                                      </w:rPr>
                                    </w:pPr>
                                    <w:ins w:id="804" w:author="作成者">
                                      <w:r w:rsidRPr="003177F7">
                                        <w:rPr>
                                          <w:sz w:val="20"/>
                                          <w:szCs w:val="20"/>
                                        </w:rPr>
                                        <w:t xml:space="preserve">default = </w:t>
                                      </w:r>
                                      <w:r>
                                        <w:rPr>
                                          <w:sz w:val="20"/>
                                          <w:szCs w:val="20"/>
                                        </w:rPr>
                                        <w:t>[</w:t>
                                      </w:r>
                                    </w:ins>
                                  </w:p>
                                  <w:p w14:paraId="61503E32" w14:textId="77777777" w:rsidR="00CC00D9" w:rsidRDefault="00CC00D9" w:rsidP="00DD1144">
                                    <w:pPr>
                                      <w:ind w:firstLineChars="200" w:firstLine="400"/>
                                      <w:rPr>
                                        <w:ins w:id="805" w:author="作成者"/>
                                        <w:sz w:val="20"/>
                                        <w:szCs w:val="20"/>
                                      </w:rPr>
                                    </w:pPr>
                                    <w:ins w:id="806" w:author="作成者">
                                      <w:r>
                                        <w:rPr>
                                          <w:rFonts w:hint="eastAsia"/>
                                          <w:sz w:val="20"/>
                                          <w:szCs w:val="20"/>
                                        </w:rPr>
                                        <w:t xml:space="preserve">    </w:t>
                                      </w:r>
                                      <w:r>
                                        <w:rPr>
                                          <w:sz w:val="20"/>
                                          <w:szCs w:val="20"/>
                                        </w:rPr>
                                        <w:t>{ “IP” = “127.0.0.1”, “NAME” = “machine_01” },</w:t>
                                      </w:r>
                                    </w:ins>
                                  </w:p>
                                  <w:p w14:paraId="5E6EEE56" w14:textId="77777777" w:rsidR="00CC00D9" w:rsidRDefault="00CC00D9" w:rsidP="00DD1144">
                                    <w:pPr>
                                      <w:ind w:firstLineChars="200" w:firstLine="400"/>
                                      <w:rPr>
                                        <w:ins w:id="807" w:author="作成者"/>
                                        <w:sz w:val="20"/>
                                        <w:szCs w:val="20"/>
                                      </w:rPr>
                                    </w:pPr>
                                    <w:ins w:id="808" w:author="作成者">
                                      <w:r>
                                        <w:rPr>
                                          <w:sz w:val="20"/>
                                          <w:szCs w:val="20"/>
                                        </w:rPr>
                                        <w:t xml:space="preserve">    { “IP” = “127.0.0.2”, “NAME” = “machine_02” }</w:t>
                                      </w:r>
                                    </w:ins>
                                  </w:p>
                                  <w:p w14:paraId="60BA41D7" w14:textId="77777777" w:rsidR="00CC00D9" w:rsidRDefault="00CC00D9" w:rsidP="00DD1144">
                                    <w:pPr>
                                      <w:ind w:firstLineChars="200" w:firstLine="400"/>
                                      <w:rPr>
                                        <w:ins w:id="809" w:author="作成者"/>
                                        <w:sz w:val="20"/>
                                        <w:szCs w:val="20"/>
                                      </w:rPr>
                                    </w:pPr>
                                    <w:ins w:id="810" w:author="作成者">
                                      <w:r>
                                        <w:rPr>
                                          <w:sz w:val="20"/>
                                          <w:szCs w:val="20"/>
                                        </w:rPr>
                                        <w:t>]</w:t>
                                      </w:r>
                                    </w:ins>
                                  </w:p>
                                  <w:p w14:paraId="647CC4D2" w14:textId="77777777" w:rsidR="00CC00D9" w:rsidRPr="003177F7" w:rsidRDefault="00CC00D9" w:rsidP="00DD1144">
                                    <w:pPr>
                                      <w:rPr>
                                        <w:ins w:id="811" w:author="作成者"/>
                                        <w:sz w:val="20"/>
                                        <w:szCs w:val="20"/>
                                      </w:rPr>
                                    </w:pPr>
                                    <w:ins w:id="812" w:author="作成者">
                                      <w:r>
                                        <w:rPr>
                                          <w:sz w:val="20"/>
                                          <w:szCs w:val="20"/>
                                        </w:rPr>
                                        <w:t>}</w:t>
                                      </w:r>
                                    </w:ins>
                                  </w:p>
                                </w:tc>
                              </w:tr>
                            </w:tbl>
                            <w:p w14:paraId="51C15AF4" w14:textId="77777777" w:rsidR="00CC00D9" w:rsidRPr="003177F7" w:rsidRDefault="00CC00D9" w:rsidP="009D5448">
                              <w:pPr>
                                <w:jc w:val="left"/>
                                <w:rPr>
                                  <w:ins w:id="813" w:author="作成者"/>
                                  <w:sz w:val="20"/>
                                  <w:szCs w:val="20"/>
                                </w:rPr>
                              </w:pPr>
                            </w:p>
                            <w:p w14:paraId="01CB318A" w14:textId="0D085928" w:rsidR="00CC00D9" w:rsidRPr="00E01BE7" w:rsidRDefault="00CC00D9" w:rsidP="009D5448">
                              <w:pPr>
                                <w:jc w:val="left"/>
                                <w:rPr>
                                  <w:ins w:id="814" w:author="作成者"/>
                                  <w:sz w:val="20"/>
                                  <w:szCs w:val="20"/>
                                </w:rPr>
                              </w:pPr>
                              <w:ins w:id="815" w:author="作成者">
                                <w:r>
                                  <w:rPr>
                                    <w:rFonts w:hint="eastAsia"/>
                                    <w:sz w:val="20"/>
                                    <w:szCs w:val="20"/>
                                  </w:rPr>
                                  <w:t>・</w:t>
                                </w:r>
                              </w:ins>
                              <w:r>
                                <w:rPr>
                                  <w:rFonts w:hint="eastAsia"/>
                                  <w:sz w:val="20"/>
                                  <w:szCs w:val="20"/>
                                </w:rPr>
                                <w:t>Nested variable list</w:t>
                              </w:r>
                            </w:p>
                            <w:tbl>
                              <w:tblPr>
                                <w:tblStyle w:val="210"/>
                                <w:tblW w:w="0" w:type="auto"/>
                                <w:jc w:val="center"/>
                                <w:tblLook w:val="04A0" w:firstRow="1" w:lastRow="0" w:firstColumn="1" w:lastColumn="0" w:noHBand="0" w:noVBand="1"/>
                              </w:tblPr>
                              <w:tblGrid>
                                <w:gridCol w:w="783"/>
                                <w:gridCol w:w="1435"/>
                                <w:gridCol w:w="1393"/>
                                <w:gridCol w:w="1393"/>
                              </w:tblGrid>
                              <w:tr w:rsidR="00CC00D9" w:rsidRPr="003177F7" w14:paraId="6AE07DE8" w14:textId="77777777" w:rsidTr="00DD1144">
                                <w:trPr>
                                  <w:trHeight w:val="606"/>
                                  <w:jc w:val="center"/>
                                  <w:ins w:id="816" w:author="作成者"/>
                                </w:trPr>
                                <w:tc>
                                  <w:tcPr>
                                    <w:tcW w:w="783" w:type="dxa"/>
                                    <w:shd w:val="clear" w:color="auto" w:fill="002060"/>
                                  </w:tcPr>
                                  <w:p w14:paraId="6B382803" w14:textId="77777777" w:rsidR="00CC00D9" w:rsidRPr="003177F7" w:rsidRDefault="00CC00D9" w:rsidP="00DD1144">
                                    <w:pPr>
                                      <w:pStyle w:val="a9"/>
                                      <w:ind w:leftChars="0" w:left="0"/>
                                      <w:jc w:val="left"/>
                                      <w:rPr>
                                        <w:ins w:id="817" w:author="作成者"/>
                                        <w:b/>
                                        <w:color w:val="FFFFFF" w:themeColor="background1"/>
                                        <w:sz w:val="20"/>
                                        <w:szCs w:val="20"/>
                                      </w:rPr>
                                    </w:pPr>
                                    <w:r>
                                      <w:rPr>
                                        <w:rFonts w:hint="eastAsia"/>
                                        <w:b/>
                                        <w:color w:val="FFFFFF" w:themeColor="background1"/>
                                        <w:sz w:val="20"/>
                                        <w:szCs w:val="20"/>
                                      </w:rPr>
                                      <w:t>Item No.</w:t>
                                    </w:r>
                                  </w:p>
                                </w:tc>
                                <w:tc>
                                  <w:tcPr>
                                    <w:tcW w:w="1435" w:type="dxa"/>
                                    <w:shd w:val="clear" w:color="auto" w:fill="002060"/>
                                  </w:tcPr>
                                  <w:p w14:paraId="6463F3BA" w14:textId="77777777" w:rsidR="00CC00D9" w:rsidRPr="003177F7" w:rsidRDefault="00CC00D9" w:rsidP="00DD1144">
                                    <w:pPr>
                                      <w:pStyle w:val="a9"/>
                                      <w:ind w:leftChars="0" w:left="0"/>
                                      <w:jc w:val="left"/>
                                      <w:rPr>
                                        <w:ins w:id="818" w:author="作成者"/>
                                        <w:b/>
                                        <w:color w:val="FFFFFF" w:themeColor="background1"/>
                                        <w:sz w:val="20"/>
                                        <w:szCs w:val="20"/>
                                      </w:rPr>
                                    </w:pPr>
                                    <w:r>
                                      <w:rPr>
                                        <w:rFonts w:hint="eastAsia"/>
                                        <w:b/>
                                        <w:color w:val="FFFFFF" w:themeColor="background1"/>
                                        <w:sz w:val="20"/>
                                        <w:szCs w:val="20"/>
                                      </w:rPr>
                                      <w:t>Variable name</w:t>
                                    </w:r>
                                  </w:p>
                                </w:tc>
                                <w:tc>
                                  <w:tcPr>
                                    <w:tcW w:w="1393" w:type="dxa"/>
                                    <w:shd w:val="clear" w:color="auto" w:fill="002060"/>
                                  </w:tcPr>
                                  <w:p w14:paraId="698A020E" w14:textId="77777777" w:rsidR="00CC00D9" w:rsidRPr="003177F7" w:rsidRDefault="00CC00D9" w:rsidP="00DD1144">
                                    <w:pPr>
                                      <w:pStyle w:val="a9"/>
                                      <w:ind w:leftChars="0" w:left="0"/>
                                      <w:jc w:val="left"/>
                                      <w:rPr>
                                        <w:ins w:id="819" w:author="作成者"/>
                                        <w:b/>
                                        <w:color w:val="FFFFFF" w:themeColor="background1"/>
                                        <w:sz w:val="20"/>
                                        <w:szCs w:val="20"/>
                                      </w:rPr>
                                    </w:pPr>
                                    <w:r>
                                      <w:rPr>
                                        <w:rFonts w:hint="eastAsia"/>
                                        <w:b/>
                                        <w:color w:val="FFFFFF" w:themeColor="background1"/>
                                        <w:sz w:val="20"/>
                                        <w:szCs w:val="20"/>
                                      </w:rPr>
                                      <w:t>Member variable</w:t>
                                    </w:r>
                                  </w:p>
                                </w:tc>
                                <w:tc>
                                  <w:tcPr>
                                    <w:tcW w:w="1393" w:type="dxa"/>
                                    <w:shd w:val="clear" w:color="auto" w:fill="002060"/>
                                  </w:tcPr>
                                  <w:p w14:paraId="6E7DCAF8" w14:textId="77777777" w:rsidR="00CC00D9" w:rsidRPr="003177F7" w:rsidRDefault="00CC00D9" w:rsidP="00DD1144">
                                    <w:pPr>
                                      <w:pStyle w:val="a9"/>
                                      <w:ind w:leftChars="0" w:left="0"/>
                                      <w:jc w:val="left"/>
                                      <w:rPr>
                                        <w:ins w:id="820" w:author="作成者"/>
                                        <w:b/>
                                        <w:color w:val="FFFFFF" w:themeColor="background1"/>
                                        <w:sz w:val="20"/>
                                        <w:szCs w:val="20"/>
                                      </w:rPr>
                                    </w:pPr>
                                    <w:r>
                                      <w:rPr>
                                        <w:rFonts w:hint="eastAsia"/>
                                        <w:b/>
                                        <w:color w:val="FFFFFF" w:themeColor="background1"/>
                                        <w:sz w:val="20"/>
                                        <w:szCs w:val="20"/>
                                      </w:rPr>
                                      <w:t>M</w:t>
                                    </w:r>
                                    <w:r>
                                      <w:rPr>
                                        <w:b/>
                                        <w:color w:val="FFFFFF" w:themeColor="background1"/>
                                        <w:sz w:val="20"/>
                                        <w:szCs w:val="20"/>
                                      </w:rPr>
                                      <w:t>aximum repetitions</w:t>
                                    </w:r>
                                  </w:p>
                                </w:tc>
                              </w:tr>
                              <w:tr w:rsidR="00CC00D9" w:rsidRPr="003177F7" w14:paraId="1B2E60A5" w14:textId="77777777" w:rsidTr="00DD1144">
                                <w:trPr>
                                  <w:trHeight w:val="303"/>
                                  <w:jc w:val="center"/>
                                  <w:ins w:id="821" w:author="作成者"/>
                                </w:trPr>
                                <w:tc>
                                  <w:tcPr>
                                    <w:tcW w:w="783" w:type="dxa"/>
                                  </w:tcPr>
                                  <w:p w14:paraId="414B2A30" w14:textId="77777777" w:rsidR="00CC00D9" w:rsidRPr="003177F7" w:rsidRDefault="00CC00D9" w:rsidP="00DD1144">
                                    <w:pPr>
                                      <w:pStyle w:val="a9"/>
                                      <w:ind w:leftChars="0" w:left="0"/>
                                      <w:jc w:val="left"/>
                                      <w:rPr>
                                        <w:ins w:id="822" w:author="作成者"/>
                                        <w:sz w:val="20"/>
                                        <w:szCs w:val="20"/>
                                      </w:rPr>
                                    </w:pPr>
                                    <w:ins w:id="823" w:author="作成者">
                                      <w:r w:rsidRPr="003177F7">
                                        <w:rPr>
                                          <w:rFonts w:hint="eastAsia"/>
                                          <w:sz w:val="20"/>
                                          <w:szCs w:val="20"/>
                                        </w:rPr>
                                        <w:t>1</w:t>
                                      </w:r>
                                    </w:ins>
                                  </w:p>
                                </w:tc>
                                <w:tc>
                                  <w:tcPr>
                                    <w:tcW w:w="1435" w:type="dxa"/>
                                  </w:tcPr>
                                  <w:p w14:paraId="7B9E457B" w14:textId="77777777" w:rsidR="00CC00D9" w:rsidRPr="003177F7" w:rsidRDefault="00CC00D9" w:rsidP="00DD1144">
                                    <w:pPr>
                                      <w:pStyle w:val="a9"/>
                                      <w:ind w:leftChars="0" w:left="0"/>
                                      <w:jc w:val="left"/>
                                      <w:rPr>
                                        <w:ins w:id="824" w:author="作成者"/>
                                        <w:sz w:val="20"/>
                                        <w:szCs w:val="20"/>
                                      </w:rPr>
                                    </w:pPr>
                                    <w:ins w:id="825" w:author="作成者">
                                      <w:r w:rsidRPr="003177F7">
                                        <w:rPr>
                                          <w:rFonts w:hint="eastAsia"/>
                                          <w:sz w:val="20"/>
                                          <w:szCs w:val="20"/>
                                        </w:rPr>
                                        <w:t>V</w:t>
                                      </w:r>
                                      <w:r w:rsidRPr="003177F7">
                                        <w:rPr>
                                          <w:sz w:val="20"/>
                                          <w:szCs w:val="20"/>
                                        </w:rPr>
                                        <w:t>AR_hoge</w:t>
                                      </w:r>
                                    </w:ins>
                                  </w:p>
                                </w:tc>
                                <w:tc>
                                  <w:tcPr>
                                    <w:tcW w:w="1393" w:type="dxa"/>
                                  </w:tcPr>
                                  <w:p w14:paraId="01DC7BEB" w14:textId="77777777" w:rsidR="00CC00D9" w:rsidRPr="003177F7" w:rsidRDefault="00CC00D9" w:rsidP="00DD1144">
                                    <w:pPr>
                                      <w:pStyle w:val="a9"/>
                                      <w:ind w:leftChars="0" w:left="0"/>
                                      <w:jc w:val="left"/>
                                      <w:rPr>
                                        <w:ins w:id="826" w:author="作成者"/>
                                        <w:sz w:val="20"/>
                                        <w:szCs w:val="20"/>
                                      </w:rPr>
                                    </w:pPr>
                                  </w:p>
                                </w:tc>
                                <w:tc>
                                  <w:tcPr>
                                    <w:tcW w:w="1393" w:type="dxa"/>
                                  </w:tcPr>
                                  <w:p w14:paraId="028AA025" w14:textId="77777777" w:rsidR="00CC00D9" w:rsidRPr="003177F7" w:rsidRDefault="00CC00D9" w:rsidP="00DD1144">
                                    <w:pPr>
                                      <w:pStyle w:val="a9"/>
                                      <w:ind w:leftChars="0" w:left="0"/>
                                      <w:jc w:val="left"/>
                                      <w:rPr>
                                        <w:ins w:id="827" w:author="作成者"/>
                                        <w:sz w:val="20"/>
                                        <w:szCs w:val="20"/>
                                      </w:rPr>
                                    </w:pPr>
                                    <w:ins w:id="828" w:author="作成者">
                                      <w:r>
                                        <w:rPr>
                                          <w:rFonts w:hint="eastAsia"/>
                                          <w:sz w:val="20"/>
                                          <w:szCs w:val="20"/>
                                        </w:rPr>
                                        <w:t>2</w:t>
                                      </w:r>
                                    </w:ins>
                                  </w:p>
                                </w:tc>
                              </w:tr>
                            </w:tbl>
                            <w:p w14:paraId="5D3E6311" w14:textId="77777777" w:rsidR="00CC00D9" w:rsidRPr="003177F7" w:rsidRDefault="00CC00D9" w:rsidP="009D5448">
                              <w:pPr>
                                <w:pStyle w:val="a9"/>
                                <w:ind w:leftChars="0" w:left="360"/>
                                <w:jc w:val="left"/>
                                <w:rPr>
                                  <w:ins w:id="829" w:author="作成者"/>
                                  <w:sz w:val="20"/>
                                  <w:szCs w:val="20"/>
                                </w:rPr>
                              </w:pPr>
                            </w:p>
                            <w:p w14:paraId="3D6B602A" w14:textId="77777777" w:rsidR="00CC00D9" w:rsidRPr="003177F7" w:rsidRDefault="00CC00D9" w:rsidP="009D5448">
                              <w:pPr>
                                <w:jc w:val="left"/>
                                <w:rPr>
                                  <w:ins w:id="830" w:author="作成者"/>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D5772" id="フローチャート: 処理 255" o:spid="_x0000_s1056" type="#_x0000_t109" style="position:absolute;left:0;text-align:left;margin-left:6.2pt;margin-top:218.5pt;width:460.5pt;height:309.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" fillcolor="#f2f2f2" strokecolor="#d9d9d9" strokeweight="2pt">
                  <v:textbox>
                    <w:txbxContent>
                      <w:p w14:paraId="5816A9AD" w14:textId="71590F4E" w:rsidR="00CC00D9" w:rsidRDefault="00CC00D9" w:rsidP="009D5448">
                        <w:pPr>
                          <w:jc w:val="left"/>
                          <w:rPr>
                            <w:ins w:id="831" w:author="作成者"/>
                            <w:b/>
                            <w:sz w:val="20"/>
                            <w:szCs w:val="20"/>
                          </w:rPr>
                        </w:pPr>
                        <w:ins w:id="832" w:author="作成者">
                          <w:r w:rsidRPr="00E01BE7">
                            <w:rPr>
                              <w:rFonts w:hint="eastAsia"/>
                              <w:b/>
                              <w:sz w:val="20"/>
                              <w:szCs w:val="20"/>
                            </w:rPr>
                            <w:t>Module</w:t>
                          </w:r>
                        </w:ins>
                        <w:r>
                          <w:rPr>
                            <w:b/>
                            <w:sz w:val="20"/>
                            <w:szCs w:val="20"/>
                          </w:rPr>
                          <w:t xml:space="preserve"> file and Nested variable list registration</w:t>
                        </w:r>
                      </w:p>
                      <w:p w14:paraId="78783D24" w14:textId="77777777" w:rsidR="00CC00D9" w:rsidRPr="00E01BE7" w:rsidRDefault="00CC00D9" w:rsidP="009D5448">
                        <w:pPr>
                          <w:jc w:val="left"/>
                          <w:rPr>
                            <w:ins w:id="833" w:author="作成者"/>
                            <w:b/>
                            <w:sz w:val="20"/>
                            <w:szCs w:val="20"/>
                          </w:rPr>
                        </w:pPr>
                      </w:p>
                      <w:p w14:paraId="37CE927A" w14:textId="77777777" w:rsidR="00CC00D9" w:rsidRPr="003177F7" w:rsidRDefault="00CC00D9" w:rsidP="009D5448">
                        <w:pPr>
                          <w:jc w:val="left"/>
                          <w:rPr>
                            <w:ins w:id="834" w:author="作成者"/>
                            <w:sz w:val="20"/>
                            <w:szCs w:val="20"/>
                          </w:rPr>
                        </w:pPr>
                        <w:ins w:id="835" w:author="作成者">
                          <w:r w:rsidRPr="003177F7">
                            <w:rPr>
                              <w:rFonts w:hint="eastAsia"/>
                              <w:sz w:val="20"/>
                              <w:szCs w:val="20"/>
                            </w:rPr>
                            <w:t>・</w:t>
                          </w:r>
                          <w:r>
                            <w:rPr>
                              <w:rFonts w:hint="eastAsia"/>
                              <w:sz w:val="20"/>
                              <w:szCs w:val="20"/>
                            </w:rPr>
                            <w:t>Module</w:t>
                          </w:r>
                        </w:ins>
                        <w:r>
                          <w:rPr>
                            <w:sz w:val="20"/>
                            <w:szCs w:val="20"/>
                          </w:rPr>
                          <w:t xml:space="preserve"> file</w:t>
                        </w:r>
                        <w:ins w:id="836" w:author="作成者">
                          <w:r>
                            <w:rPr>
                              <w:sz w:val="20"/>
                              <w:szCs w:val="20"/>
                            </w:rPr>
                            <w:t>（</w:t>
                          </w:r>
                          <w:r w:rsidRPr="003177F7">
                            <w:rPr>
                              <w:sz w:val="20"/>
                              <w:szCs w:val="20"/>
                            </w:rPr>
                            <w:t>t</w:t>
                          </w:r>
                          <w:r w:rsidRPr="003177F7">
                            <w:rPr>
                              <w:rFonts w:hint="eastAsia"/>
                              <w:sz w:val="20"/>
                              <w:szCs w:val="20"/>
                            </w:rPr>
                            <w:t>f</w:t>
                          </w:r>
                        </w:ins>
                        <w:r>
                          <w:rPr>
                            <w:rFonts w:hint="eastAsia"/>
                            <w:sz w:val="20"/>
                            <w:szCs w:val="20"/>
                          </w:rPr>
                          <w:t xml:space="preserve"> file</w:t>
                        </w:r>
                        <w:ins w:id="837" w:author="作成者">
                          <w:r>
                            <w:rPr>
                              <w:rFonts w:hint="eastAsia"/>
                              <w:sz w:val="20"/>
                              <w:szCs w:val="20"/>
                            </w:rPr>
                            <w:t>）</w:t>
                          </w:r>
                        </w:ins>
                        <w:r>
                          <w:rPr>
                            <w:rFonts w:hint="eastAsia"/>
                            <w:sz w:val="20"/>
                            <w:szCs w:val="20"/>
                          </w:rPr>
                          <w:t xml:space="preserve"> and </w:t>
                        </w:r>
                        <w:r>
                          <w:rPr>
                            <w:sz w:val="20"/>
                            <w:szCs w:val="20"/>
                          </w:rPr>
                          <w:t>registration</w:t>
                        </w:r>
                        <w:r>
                          <w:rPr>
                            <w:rFonts w:hint="eastAsia"/>
                            <w:sz w:val="20"/>
                            <w:szCs w:val="20"/>
                          </w:rPr>
                          <w:t xml:space="preserve"> </w:t>
                        </w:r>
                        <w:r>
                          <w:rPr>
                            <w:sz w:val="20"/>
                            <w:szCs w:val="20"/>
                          </w:rPr>
                          <w:t>value</w:t>
                        </w:r>
                      </w:p>
                      <w:tbl>
                        <w:tblPr>
                          <w:tblStyle w:val="210"/>
                          <w:tblW w:w="7166" w:type="dxa"/>
                          <w:jc w:val="center"/>
                          <w:tblLook w:val="04A0" w:firstRow="1" w:lastRow="0" w:firstColumn="1" w:lastColumn="0" w:noHBand="0" w:noVBand="1"/>
                        </w:tblPr>
                        <w:tblGrid>
                          <w:gridCol w:w="7166"/>
                        </w:tblGrid>
                        <w:tr w:rsidR="00CC00D9" w:rsidRPr="003177F7" w14:paraId="2197A5D3" w14:textId="77777777" w:rsidTr="00DD1144">
                          <w:trPr>
                            <w:trHeight w:val="1254"/>
                            <w:jc w:val="center"/>
                            <w:ins w:id="838" w:author="作成者"/>
                          </w:trPr>
                          <w:tc>
                            <w:tcPr>
                              <w:tcW w:w="7166" w:type="dxa"/>
                            </w:tcPr>
                            <w:p w14:paraId="0AD62AAA" w14:textId="77777777" w:rsidR="00CC00D9" w:rsidRPr="003177F7" w:rsidRDefault="00CC00D9" w:rsidP="00DD1144">
                              <w:pPr>
                                <w:rPr>
                                  <w:ins w:id="839" w:author="作成者"/>
                                  <w:sz w:val="20"/>
                                  <w:szCs w:val="20"/>
                                </w:rPr>
                              </w:pPr>
                              <w:ins w:id="840" w:author="作成者">
                                <w:r w:rsidRPr="003177F7">
                                  <w:rPr>
                                    <w:sz w:val="20"/>
                                    <w:szCs w:val="20"/>
                                  </w:rPr>
                                  <w:t>variable "VAR_hoge" {</w:t>
                                </w:r>
                              </w:ins>
                            </w:p>
                            <w:p w14:paraId="552F7527" w14:textId="77777777" w:rsidR="00CC00D9" w:rsidRDefault="00CC00D9" w:rsidP="00DD1144">
                              <w:pPr>
                                <w:ind w:firstLineChars="200" w:firstLine="400"/>
                                <w:rPr>
                                  <w:ins w:id="841" w:author="作成者"/>
                                  <w:sz w:val="20"/>
                                  <w:szCs w:val="20"/>
                                </w:rPr>
                              </w:pPr>
                              <w:ins w:id="842" w:author="作成者">
                                <w:r w:rsidRPr="003177F7">
                                  <w:rPr>
                                    <w:sz w:val="20"/>
                                    <w:szCs w:val="20"/>
                                  </w:rPr>
                                  <w:t xml:space="preserve">type = </w:t>
                                </w:r>
                                <w:r>
                                  <w:rPr>
                                    <w:sz w:val="20"/>
                                    <w:szCs w:val="20"/>
                                  </w:rPr>
                                  <w:t>list(</w:t>
                                </w:r>
                              </w:ins>
                            </w:p>
                            <w:p w14:paraId="18AE3841" w14:textId="77777777" w:rsidR="00CC00D9" w:rsidRDefault="00CC00D9" w:rsidP="00DD1144">
                              <w:pPr>
                                <w:ind w:firstLineChars="400" w:firstLine="800"/>
                                <w:rPr>
                                  <w:ins w:id="843" w:author="作成者"/>
                                  <w:sz w:val="20"/>
                                  <w:szCs w:val="20"/>
                                </w:rPr>
                              </w:pPr>
                              <w:ins w:id="844" w:author="作成者">
                                <w:r>
                                  <w:rPr>
                                    <w:sz w:val="20"/>
                                    <w:szCs w:val="20"/>
                                  </w:rPr>
                                  <w:t>object({</w:t>
                                </w:r>
                              </w:ins>
                            </w:p>
                            <w:p w14:paraId="6EB0DC58" w14:textId="77777777" w:rsidR="00CC00D9" w:rsidRDefault="00CC00D9" w:rsidP="00DD1144">
                              <w:pPr>
                                <w:ind w:firstLineChars="200" w:firstLine="400"/>
                                <w:rPr>
                                  <w:ins w:id="845" w:author="作成者"/>
                                  <w:sz w:val="20"/>
                                  <w:szCs w:val="20"/>
                                </w:rPr>
                              </w:pPr>
                              <w:ins w:id="846" w:author="作成者">
                                <w:r>
                                  <w:rPr>
                                    <w:rFonts w:hint="eastAsia"/>
                                    <w:sz w:val="20"/>
                                    <w:szCs w:val="20"/>
                                  </w:rPr>
                                  <w:t xml:space="preserve">        </w:t>
                                </w:r>
                                <w:r>
                                  <w:rPr>
                                    <w:sz w:val="20"/>
                                    <w:szCs w:val="20"/>
                                  </w:rPr>
                                  <w:t>IP = string,</w:t>
                                </w:r>
                              </w:ins>
                            </w:p>
                            <w:p w14:paraId="120207CB" w14:textId="77777777" w:rsidR="00CC00D9" w:rsidRDefault="00CC00D9" w:rsidP="00DD1144">
                              <w:pPr>
                                <w:ind w:firstLineChars="200" w:firstLine="400"/>
                                <w:rPr>
                                  <w:ins w:id="847" w:author="作成者"/>
                                  <w:sz w:val="20"/>
                                  <w:szCs w:val="20"/>
                                </w:rPr>
                              </w:pPr>
                              <w:ins w:id="848" w:author="作成者">
                                <w:r>
                                  <w:rPr>
                                    <w:sz w:val="20"/>
                                    <w:szCs w:val="20"/>
                                  </w:rPr>
                                  <w:t xml:space="preserve">        NAME = string</w:t>
                                </w:r>
                              </w:ins>
                            </w:p>
                            <w:p w14:paraId="72F1B8E8" w14:textId="77777777" w:rsidR="00CC00D9" w:rsidRDefault="00CC00D9" w:rsidP="00DD1144">
                              <w:pPr>
                                <w:ind w:firstLineChars="400" w:firstLine="800"/>
                                <w:rPr>
                                  <w:ins w:id="849" w:author="作成者"/>
                                  <w:sz w:val="20"/>
                                  <w:szCs w:val="20"/>
                                </w:rPr>
                              </w:pPr>
                              <w:ins w:id="850" w:author="作成者">
                                <w:r>
                                  <w:rPr>
                                    <w:sz w:val="20"/>
                                    <w:szCs w:val="20"/>
                                  </w:rPr>
                                  <w:t>})</w:t>
                                </w:r>
                              </w:ins>
                            </w:p>
                            <w:p w14:paraId="3E4F8508" w14:textId="77777777" w:rsidR="00CC00D9" w:rsidRPr="003177F7" w:rsidRDefault="00CC00D9" w:rsidP="00DD1144">
                              <w:pPr>
                                <w:ind w:firstLineChars="200" w:firstLine="400"/>
                                <w:rPr>
                                  <w:ins w:id="851" w:author="作成者"/>
                                  <w:sz w:val="20"/>
                                  <w:szCs w:val="20"/>
                                </w:rPr>
                              </w:pPr>
                              <w:ins w:id="852" w:author="作成者">
                                <w:r>
                                  <w:rPr>
                                    <w:sz w:val="20"/>
                                    <w:szCs w:val="20"/>
                                  </w:rPr>
                                  <w:t>)</w:t>
                                </w:r>
                              </w:ins>
                            </w:p>
                            <w:p w14:paraId="0BAF5B5A" w14:textId="77777777" w:rsidR="00CC00D9" w:rsidRDefault="00CC00D9" w:rsidP="00DD1144">
                              <w:pPr>
                                <w:ind w:firstLineChars="200" w:firstLine="400"/>
                                <w:rPr>
                                  <w:ins w:id="853" w:author="作成者"/>
                                  <w:sz w:val="20"/>
                                  <w:szCs w:val="20"/>
                                </w:rPr>
                              </w:pPr>
                              <w:ins w:id="854" w:author="作成者">
                                <w:r w:rsidRPr="003177F7">
                                  <w:rPr>
                                    <w:sz w:val="20"/>
                                    <w:szCs w:val="20"/>
                                  </w:rPr>
                                  <w:t xml:space="preserve">default = </w:t>
                                </w:r>
                                <w:r>
                                  <w:rPr>
                                    <w:sz w:val="20"/>
                                    <w:szCs w:val="20"/>
                                  </w:rPr>
                                  <w:t>[</w:t>
                                </w:r>
                              </w:ins>
                            </w:p>
                            <w:p w14:paraId="61503E32" w14:textId="77777777" w:rsidR="00CC00D9" w:rsidRDefault="00CC00D9" w:rsidP="00DD1144">
                              <w:pPr>
                                <w:ind w:firstLineChars="200" w:firstLine="400"/>
                                <w:rPr>
                                  <w:ins w:id="855" w:author="作成者"/>
                                  <w:sz w:val="20"/>
                                  <w:szCs w:val="20"/>
                                </w:rPr>
                              </w:pPr>
                              <w:ins w:id="856" w:author="作成者">
                                <w:r>
                                  <w:rPr>
                                    <w:rFonts w:hint="eastAsia"/>
                                    <w:sz w:val="20"/>
                                    <w:szCs w:val="20"/>
                                  </w:rPr>
                                  <w:t xml:space="preserve">    </w:t>
                                </w:r>
                                <w:r>
                                  <w:rPr>
                                    <w:sz w:val="20"/>
                                    <w:szCs w:val="20"/>
                                  </w:rPr>
                                  <w:t>{ “IP” = “127.0.0.1”, “NAME” = “machine_01” },</w:t>
                                </w:r>
                              </w:ins>
                            </w:p>
                            <w:p w14:paraId="5E6EEE56" w14:textId="77777777" w:rsidR="00CC00D9" w:rsidRDefault="00CC00D9" w:rsidP="00DD1144">
                              <w:pPr>
                                <w:ind w:firstLineChars="200" w:firstLine="400"/>
                                <w:rPr>
                                  <w:ins w:id="857" w:author="作成者"/>
                                  <w:sz w:val="20"/>
                                  <w:szCs w:val="20"/>
                                </w:rPr>
                              </w:pPr>
                              <w:ins w:id="858" w:author="作成者">
                                <w:r>
                                  <w:rPr>
                                    <w:sz w:val="20"/>
                                    <w:szCs w:val="20"/>
                                  </w:rPr>
                                  <w:t xml:space="preserve">    { “IP” = “127.0.0.2”, “NAME” = “machine_02” }</w:t>
                                </w:r>
                              </w:ins>
                            </w:p>
                            <w:p w14:paraId="60BA41D7" w14:textId="77777777" w:rsidR="00CC00D9" w:rsidRDefault="00CC00D9" w:rsidP="00DD1144">
                              <w:pPr>
                                <w:ind w:firstLineChars="200" w:firstLine="400"/>
                                <w:rPr>
                                  <w:ins w:id="859" w:author="作成者"/>
                                  <w:sz w:val="20"/>
                                  <w:szCs w:val="20"/>
                                </w:rPr>
                              </w:pPr>
                              <w:ins w:id="860" w:author="作成者">
                                <w:r>
                                  <w:rPr>
                                    <w:sz w:val="20"/>
                                    <w:szCs w:val="20"/>
                                  </w:rPr>
                                  <w:t>]</w:t>
                                </w:r>
                              </w:ins>
                            </w:p>
                            <w:p w14:paraId="647CC4D2" w14:textId="77777777" w:rsidR="00CC00D9" w:rsidRPr="003177F7" w:rsidRDefault="00CC00D9" w:rsidP="00DD1144">
                              <w:pPr>
                                <w:rPr>
                                  <w:ins w:id="861" w:author="作成者"/>
                                  <w:sz w:val="20"/>
                                  <w:szCs w:val="20"/>
                                </w:rPr>
                              </w:pPr>
                              <w:ins w:id="862" w:author="作成者">
                                <w:r>
                                  <w:rPr>
                                    <w:sz w:val="20"/>
                                    <w:szCs w:val="20"/>
                                  </w:rPr>
                                  <w:t>}</w:t>
                                </w:r>
                              </w:ins>
                            </w:p>
                          </w:tc>
                        </w:tr>
                      </w:tbl>
                      <w:p w14:paraId="51C15AF4" w14:textId="77777777" w:rsidR="00CC00D9" w:rsidRPr="003177F7" w:rsidRDefault="00CC00D9" w:rsidP="009D5448">
                        <w:pPr>
                          <w:jc w:val="left"/>
                          <w:rPr>
                            <w:ins w:id="863" w:author="作成者"/>
                            <w:sz w:val="20"/>
                            <w:szCs w:val="20"/>
                          </w:rPr>
                        </w:pPr>
                      </w:p>
                      <w:p w14:paraId="01CB318A" w14:textId="0D085928" w:rsidR="00CC00D9" w:rsidRPr="00E01BE7" w:rsidRDefault="00CC00D9" w:rsidP="009D5448">
                        <w:pPr>
                          <w:jc w:val="left"/>
                          <w:rPr>
                            <w:ins w:id="864" w:author="作成者"/>
                            <w:sz w:val="20"/>
                            <w:szCs w:val="20"/>
                          </w:rPr>
                        </w:pPr>
                        <w:ins w:id="865" w:author="作成者">
                          <w:r>
                            <w:rPr>
                              <w:rFonts w:hint="eastAsia"/>
                              <w:sz w:val="20"/>
                              <w:szCs w:val="20"/>
                            </w:rPr>
                            <w:t>・</w:t>
                          </w:r>
                        </w:ins>
                        <w:r>
                          <w:rPr>
                            <w:rFonts w:hint="eastAsia"/>
                            <w:sz w:val="20"/>
                            <w:szCs w:val="20"/>
                          </w:rPr>
                          <w:t>Nested variable list</w:t>
                        </w:r>
                      </w:p>
                      <w:tbl>
                        <w:tblPr>
                          <w:tblStyle w:val="210"/>
                          <w:tblW w:w="0" w:type="auto"/>
                          <w:jc w:val="center"/>
                          <w:tblLook w:val="04A0" w:firstRow="1" w:lastRow="0" w:firstColumn="1" w:lastColumn="0" w:noHBand="0" w:noVBand="1"/>
                        </w:tblPr>
                        <w:tblGrid>
                          <w:gridCol w:w="783"/>
                          <w:gridCol w:w="1435"/>
                          <w:gridCol w:w="1393"/>
                          <w:gridCol w:w="1393"/>
                        </w:tblGrid>
                        <w:tr w:rsidR="00CC00D9" w:rsidRPr="003177F7" w14:paraId="6AE07DE8" w14:textId="77777777" w:rsidTr="00DD1144">
                          <w:trPr>
                            <w:trHeight w:val="606"/>
                            <w:jc w:val="center"/>
                            <w:ins w:id="866" w:author="作成者"/>
                          </w:trPr>
                          <w:tc>
                            <w:tcPr>
                              <w:tcW w:w="783" w:type="dxa"/>
                              <w:shd w:val="clear" w:color="auto" w:fill="002060"/>
                            </w:tcPr>
                            <w:p w14:paraId="6B382803" w14:textId="77777777" w:rsidR="00CC00D9" w:rsidRPr="003177F7" w:rsidRDefault="00CC00D9" w:rsidP="00DD1144">
                              <w:pPr>
                                <w:pStyle w:val="a9"/>
                                <w:ind w:leftChars="0" w:left="0"/>
                                <w:jc w:val="left"/>
                                <w:rPr>
                                  <w:ins w:id="867" w:author="作成者"/>
                                  <w:b/>
                                  <w:color w:val="FFFFFF" w:themeColor="background1"/>
                                  <w:sz w:val="20"/>
                                  <w:szCs w:val="20"/>
                                </w:rPr>
                              </w:pPr>
                              <w:r>
                                <w:rPr>
                                  <w:rFonts w:hint="eastAsia"/>
                                  <w:b/>
                                  <w:color w:val="FFFFFF" w:themeColor="background1"/>
                                  <w:sz w:val="20"/>
                                  <w:szCs w:val="20"/>
                                </w:rPr>
                                <w:t>Item No.</w:t>
                              </w:r>
                            </w:p>
                          </w:tc>
                          <w:tc>
                            <w:tcPr>
                              <w:tcW w:w="1435" w:type="dxa"/>
                              <w:shd w:val="clear" w:color="auto" w:fill="002060"/>
                            </w:tcPr>
                            <w:p w14:paraId="6463F3BA" w14:textId="77777777" w:rsidR="00CC00D9" w:rsidRPr="003177F7" w:rsidRDefault="00CC00D9" w:rsidP="00DD1144">
                              <w:pPr>
                                <w:pStyle w:val="a9"/>
                                <w:ind w:leftChars="0" w:left="0"/>
                                <w:jc w:val="left"/>
                                <w:rPr>
                                  <w:ins w:id="868" w:author="作成者"/>
                                  <w:b/>
                                  <w:color w:val="FFFFFF" w:themeColor="background1"/>
                                  <w:sz w:val="20"/>
                                  <w:szCs w:val="20"/>
                                </w:rPr>
                              </w:pPr>
                              <w:r>
                                <w:rPr>
                                  <w:rFonts w:hint="eastAsia"/>
                                  <w:b/>
                                  <w:color w:val="FFFFFF" w:themeColor="background1"/>
                                  <w:sz w:val="20"/>
                                  <w:szCs w:val="20"/>
                                </w:rPr>
                                <w:t>Variable name</w:t>
                              </w:r>
                            </w:p>
                          </w:tc>
                          <w:tc>
                            <w:tcPr>
                              <w:tcW w:w="1393" w:type="dxa"/>
                              <w:shd w:val="clear" w:color="auto" w:fill="002060"/>
                            </w:tcPr>
                            <w:p w14:paraId="698A020E" w14:textId="77777777" w:rsidR="00CC00D9" w:rsidRPr="003177F7" w:rsidRDefault="00CC00D9" w:rsidP="00DD1144">
                              <w:pPr>
                                <w:pStyle w:val="a9"/>
                                <w:ind w:leftChars="0" w:left="0"/>
                                <w:jc w:val="left"/>
                                <w:rPr>
                                  <w:ins w:id="869" w:author="作成者"/>
                                  <w:b/>
                                  <w:color w:val="FFFFFF" w:themeColor="background1"/>
                                  <w:sz w:val="20"/>
                                  <w:szCs w:val="20"/>
                                </w:rPr>
                              </w:pPr>
                              <w:r>
                                <w:rPr>
                                  <w:rFonts w:hint="eastAsia"/>
                                  <w:b/>
                                  <w:color w:val="FFFFFF" w:themeColor="background1"/>
                                  <w:sz w:val="20"/>
                                  <w:szCs w:val="20"/>
                                </w:rPr>
                                <w:t>Member variable</w:t>
                              </w:r>
                            </w:p>
                          </w:tc>
                          <w:tc>
                            <w:tcPr>
                              <w:tcW w:w="1393" w:type="dxa"/>
                              <w:shd w:val="clear" w:color="auto" w:fill="002060"/>
                            </w:tcPr>
                            <w:p w14:paraId="6E7DCAF8" w14:textId="77777777" w:rsidR="00CC00D9" w:rsidRPr="003177F7" w:rsidRDefault="00CC00D9" w:rsidP="00DD1144">
                              <w:pPr>
                                <w:pStyle w:val="a9"/>
                                <w:ind w:leftChars="0" w:left="0"/>
                                <w:jc w:val="left"/>
                                <w:rPr>
                                  <w:ins w:id="870" w:author="作成者"/>
                                  <w:b/>
                                  <w:color w:val="FFFFFF" w:themeColor="background1"/>
                                  <w:sz w:val="20"/>
                                  <w:szCs w:val="20"/>
                                </w:rPr>
                              </w:pPr>
                              <w:r>
                                <w:rPr>
                                  <w:rFonts w:hint="eastAsia"/>
                                  <w:b/>
                                  <w:color w:val="FFFFFF" w:themeColor="background1"/>
                                  <w:sz w:val="20"/>
                                  <w:szCs w:val="20"/>
                                </w:rPr>
                                <w:t>M</w:t>
                              </w:r>
                              <w:r>
                                <w:rPr>
                                  <w:b/>
                                  <w:color w:val="FFFFFF" w:themeColor="background1"/>
                                  <w:sz w:val="20"/>
                                  <w:szCs w:val="20"/>
                                </w:rPr>
                                <w:t>aximum repetitions</w:t>
                              </w:r>
                            </w:p>
                          </w:tc>
                        </w:tr>
                        <w:tr w:rsidR="00CC00D9" w:rsidRPr="003177F7" w14:paraId="1B2E60A5" w14:textId="77777777" w:rsidTr="00DD1144">
                          <w:trPr>
                            <w:trHeight w:val="303"/>
                            <w:jc w:val="center"/>
                            <w:ins w:id="871" w:author="作成者"/>
                          </w:trPr>
                          <w:tc>
                            <w:tcPr>
                              <w:tcW w:w="783" w:type="dxa"/>
                            </w:tcPr>
                            <w:p w14:paraId="414B2A30" w14:textId="77777777" w:rsidR="00CC00D9" w:rsidRPr="003177F7" w:rsidRDefault="00CC00D9" w:rsidP="00DD1144">
                              <w:pPr>
                                <w:pStyle w:val="a9"/>
                                <w:ind w:leftChars="0" w:left="0"/>
                                <w:jc w:val="left"/>
                                <w:rPr>
                                  <w:ins w:id="872" w:author="作成者"/>
                                  <w:sz w:val="20"/>
                                  <w:szCs w:val="20"/>
                                </w:rPr>
                              </w:pPr>
                              <w:ins w:id="873" w:author="作成者">
                                <w:r w:rsidRPr="003177F7">
                                  <w:rPr>
                                    <w:rFonts w:hint="eastAsia"/>
                                    <w:sz w:val="20"/>
                                    <w:szCs w:val="20"/>
                                  </w:rPr>
                                  <w:t>1</w:t>
                                </w:r>
                              </w:ins>
                            </w:p>
                          </w:tc>
                          <w:tc>
                            <w:tcPr>
                              <w:tcW w:w="1435" w:type="dxa"/>
                            </w:tcPr>
                            <w:p w14:paraId="7B9E457B" w14:textId="77777777" w:rsidR="00CC00D9" w:rsidRPr="003177F7" w:rsidRDefault="00CC00D9" w:rsidP="00DD1144">
                              <w:pPr>
                                <w:pStyle w:val="a9"/>
                                <w:ind w:leftChars="0" w:left="0"/>
                                <w:jc w:val="left"/>
                                <w:rPr>
                                  <w:ins w:id="874" w:author="作成者"/>
                                  <w:sz w:val="20"/>
                                  <w:szCs w:val="20"/>
                                </w:rPr>
                              </w:pPr>
                              <w:ins w:id="875" w:author="作成者">
                                <w:r w:rsidRPr="003177F7">
                                  <w:rPr>
                                    <w:rFonts w:hint="eastAsia"/>
                                    <w:sz w:val="20"/>
                                    <w:szCs w:val="20"/>
                                  </w:rPr>
                                  <w:t>V</w:t>
                                </w:r>
                                <w:r w:rsidRPr="003177F7">
                                  <w:rPr>
                                    <w:sz w:val="20"/>
                                    <w:szCs w:val="20"/>
                                  </w:rPr>
                                  <w:t>AR_hoge</w:t>
                                </w:r>
                              </w:ins>
                            </w:p>
                          </w:tc>
                          <w:tc>
                            <w:tcPr>
                              <w:tcW w:w="1393" w:type="dxa"/>
                            </w:tcPr>
                            <w:p w14:paraId="01DC7BEB" w14:textId="77777777" w:rsidR="00CC00D9" w:rsidRPr="003177F7" w:rsidRDefault="00CC00D9" w:rsidP="00DD1144">
                              <w:pPr>
                                <w:pStyle w:val="a9"/>
                                <w:ind w:leftChars="0" w:left="0"/>
                                <w:jc w:val="left"/>
                                <w:rPr>
                                  <w:ins w:id="876" w:author="作成者"/>
                                  <w:sz w:val="20"/>
                                  <w:szCs w:val="20"/>
                                </w:rPr>
                              </w:pPr>
                            </w:p>
                          </w:tc>
                          <w:tc>
                            <w:tcPr>
                              <w:tcW w:w="1393" w:type="dxa"/>
                            </w:tcPr>
                            <w:p w14:paraId="028AA025" w14:textId="77777777" w:rsidR="00CC00D9" w:rsidRPr="003177F7" w:rsidRDefault="00CC00D9" w:rsidP="00DD1144">
                              <w:pPr>
                                <w:pStyle w:val="a9"/>
                                <w:ind w:leftChars="0" w:left="0"/>
                                <w:jc w:val="left"/>
                                <w:rPr>
                                  <w:ins w:id="877" w:author="作成者"/>
                                  <w:sz w:val="20"/>
                                  <w:szCs w:val="20"/>
                                </w:rPr>
                              </w:pPr>
                              <w:ins w:id="878" w:author="作成者">
                                <w:r>
                                  <w:rPr>
                                    <w:rFonts w:hint="eastAsia"/>
                                    <w:sz w:val="20"/>
                                    <w:szCs w:val="20"/>
                                  </w:rPr>
                                  <w:t>2</w:t>
                                </w:r>
                              </w:ins>
                            </w:p>
                          </w:tc>
                        </w:tr>
                      </w:tbl>
                      <w:p w14:paraId="5D3E6311" w14:textId="77777777" w:rsidR="00CC00D9" w:rsidRPr="003177F7" w:rsidRDefault="00CC00D9" w:rsidP="009D5448">
                        <w:pPr>
                          <w:pStyle w:val="a9"/>
                          <w:ind w:leftChars="0" w:left="360"/>
                          <w:jc w:val="left"/>
                          <w:rPr>
                            <w:ins w:id="879" w:author="作成者"/>
                            <w:sz w:val="20"/>
                            <w:szCs w:val="20"/>
                          </w:rPr>
                        </w:pPr>
                      </w:p>
                      <w:p w14:paraId="3D6B602A" w14:textId="77777777" w:rsidR="00CC00D9" w:rsidRPr="003177F7" w:rsidRDefault="00CC00D9" w:rsidP="009D5448">
                        <w:pPr>
                          <w:jc w:val="left"/>
                          <w:rPr>
                            <w:ins w:id="880" w:author="作成者"/>
                            <w:sz w:val="20"/>
                            <w:szCs w:val="20"/>
                          </w:rPr>
                        </w:pPr>
                      </w:p>
                    </w:txbxContent>
                  </v:textbox>
                  <w10:wrap type="topAndBottom"/>
                </v:shape>
              </w:pict>
            </mc:Fallback>
          </mc:AlternateContent>
        </w:r>
      </w:ins>
      <w:r w:rsidRPr="00CB0166">
        <w:rPr>
          <w:rFonts w:asciiTheme="majorHAnsi" w:hAnsiTheme="majorHAnsi" w:cstheme="majorHAnsi"/>
        </w:rPr>
        <w:t xml:space="preserve">For more information regarding the examples of flows with the </w:t>
      </w:r>
      <w:r w:rsidR="00F970AE">
        <w:rPr>
          <w:rFonts w:asciiTheme="majorHAnsi" w:hAnsiTheme="majorHAnsi" w:cstheme="majorHAnsi"/>
        </w:rPr>
        <w:t>Nested variable list</w:t>
      </w:r>
      <w:r w:rsidRPr="00CB0166">
        <w:rPr>
          <w:rFonts w:asciiTheme="majorHAnsi" w:hAnsiTheme="majorHAnsi" w:cstheme="majorHAnsi"/>
        </w:rPr>
        <w:t>, please see</w:t>
      </w:r>
      <w:ins w:id="881" w:author="作成者">
        <w:r w:rsidRPr="00415C98">
          <w:rPr>
            <w:rFonts w:asciiTheme="majorHAnsi" w:hAnsiTheme="majorHAnsi" w:cstheme="majorHAnsi"/>
            <w:u w:val="single"/>
          </w:rPr>
          <w:fldChar w:fldCharType="begin"/>
        </w:r>
        <w:r w:rsidRPr="00415C98">
          <w:rPr>
            <w:rFonts w:asciiTheme="majorHAnsi" w:hAnsiTheme="majorHAnsi" w:cstheme="majorHAnsi"/>
            <w:u w:val="single"/>
          </w:rPr>
          <w:instrText xml:space="preserve"> REF _Ref101191757 \w \h </w:instrText>
        </w:r>
      </w:ins>
      <w:r w:rsidRPr="00415C98">
        <w:rPr>
          <w:rFonts w:asciiTheme="majorHAnsi" w:hAnsiTheme="majorHAnsi" w:cstheme="majorHAnsi"/>
          <w:u w:val="single"/>
        </w:rPr>
        <w:instrText xml:space="preserve"> \* MERGEFORMAT </w:instrText>
      </w:r>
      <w:r w:rsidRPr="00415C98">
        <w:rPr>
          <w:rFonts w:asciiTheme="majorHAnsi" w:hAnsiTheme="majorHAnsi" w:cstheme="majorHAnsi"/>
          <w:u w:val="single"/>
        </w:rPr>
      </w:r>
      <w:ins w:id="882" w:author="作成者">
        <w:r w:rsidRPr="00415C98">
          <w:rPr>
            <w:rFonts w:asciiTheme="majorHAnsi" w:hAnsiTheme="majorHAnsi" w:cstheme="majorHAnsi"/>
            <w:u w:val="single"/>
          </w:rPr>
          <w:fldChar w:fldCharType="separate"/>
        </w:r>
      </w:ins>
      <w:r w:rsidR="00D751A3">
        <w:rPr>
          <w:rFonts w:asciiTheme="majorHAnsi" w:hAnsiTheme="majorHAnsi" w:cstheme="majorHAnsi"/>
          <w:u w:val="single"/>
        </w:rPr>
        <w:t xml:space="preserve"> 8.2</w:t>
      </w:r>
      <w:ins w:id="883" w:author="作成者">
        <w:r w:rsidRPr="00415C98">
          <w:rPr>
            <w:rFonts w:asciiTheme="majorHAnsi" w:hAnsiTheme="majorHAnsi" w:cstheme="majorHAnsi"/>
            <w:u w:val="single"/>
          </w:rPr>
          <w:fldChar w:fldCharType="end"/>
        </w:r>
      </w:ins>
      <w:r w:rsidR="00415C98" w:rsidRPr="00415C98">
        <w:rPr>
          <w:rFonts w:asciiTheme="majorHAnsi" w:hAnsiTheme="majorHAnsi" w:cstheme="majorHAnsi"/>
          <w:u w:val="single"/>
        </w:rPr>
        <w:t xml:space="preserve"> </w:t>
      </w:r>
      <w:ins w:id="884" w:author="作成者">
        <w:r w:rsidRPr="00415C98">
          <w:rPr>
            <w:rFonts w:asciiTheme="majorHAnsi" w:hAnsiTheme="majorHAnsi" w:cstheme="majorHAnsi"/>
            <w:u w:val="single"/>
          </w:rPr>
          <w:fldChar w:fldCharType="begin"/>
        </w:r>
        <w:r w:rsidRPr="00415C98">
          <w:rPr>
            <w:rFonts w:asciiTheme="majorHAnsi" w:hAnsiTheme="majorHAnsi" w:cstheme="majorHAnsi"/>
            <w:u w:val="single"/>
          </w:rPr>
          <w:instrText xml:space="preserve"> REF _Ref101191748 \h </w:instrText>
        </w:r>
      </w:ins>
      <w:r w:rsidRPr="00415C98">
        <w:rPr>
          <w:rFonts w:asciiTheme="majorHAnsi" w:hAnsiTheme="majorHAnsi" w:cstheme="majorHAnsi"/>
          <w:u w:val="single"/>
        </w:rPr>
        <w:instrText xml:space="preserve"> \* MERGEFORMAT </w:instrText>
      </w:r>
      <w:r w:rsidRPr="00415C98">
        <w:rPr>
          <w:rFonts w:asciiTheme="majorHAnsi" w:hAnsiTheme="majorHAnsi" w:cstheme="majorHAnsi"/>
          <w:u w:val="single"/>
        </w:rPr>
      </w:r>
      <w:ins w:id="885" w:author="作成者">
        <w:r w:rsidRPr="00415C98">
          <w:rPr>
            <w:rFonts w:asciiTheme="majorHAnsi" w:hAnsiTheme="majorHAnsi" w:cstheme="majorHAnsi"/>
            <w:u w:val="single"/>
          </w:rPr>
          <w:fldChar w:fldCharType="separate"/>
        </w:r>
      </w:ins>
      <w:r w:rsidR="00D751A3" w:rsidRPr="00D751A3">
        <w:rPr>
          <w:rFonts w:asciiTheme="majorHAnsi" w:hAnsiTheme="majorHAnsi" w:cstheme="majorHAnsi"/>
          <w:u w:val="single"/>
        </w:rPr>
        <w:t>Nested variable list flow example</w:t>
      </w:r>
      <w:ins w:id="886" w:author="作成者">
        <w:r w:rsidRPr="00415C98">
          <w:rPr>
            <w:rFonts w:asciiTheme="majorHAnsi" w:hAnsiTheme="majorHAnsi" w:cstheme="majorHAnsi"/>
            <w:u w:val="single"/>
          </w:rPr>
          <w:fldChar w:fldCharType="end"/>
        </w:r>
      </w:ins>
      <w:r w:rsidR="00415C98">
        <w:rPr>
          <w:rFonts w:asciiTheme="majorHAnsi" w:hAnsiTheme="majorHAnsi" w:cstheme="majorHAnsi"/>
        </w:rPr>
        <w:t>”.</w:t>
      </w:r>
    </w:p>
    <w:p w14:paraId="2F8EFBC8" w14:textId="69493083" w:rsidR="009D5448" w:rsidRPr="00CB0166" w:rsidRDefault="009D5448" w:rsidP="009D5448">
      <w:pPr>
        <w:pStyle w:val="af2"/>
        <w:ind w:left="709"/>
        <w:rPr>
          <w:ins w:id="887" w:author="作成者"/>
          <w:rFonts w:asciiTheme="majorHAnsi" w:hAnsiTheme="majorHAnsi" w:cstheme="majorHAnsi"/>
        </w:rPr>
      </w:pPr>
      <w:r>
        <w:rPr>
          <w:rFonts w:asciiTheme="majorHAnsi" w:hAnsiTheme="majorHAnsi" w:cstheme="majorHAnsi"/>
        </w:rPr>
        <w:lastRenderedPageBreak/>
        <w:br/>
      </w:r>
      <w:r w:rsidRPr="00CB0166">
        <w:rPr>
          <w:rFonts w:asciiTheme="majorHAnsi" w:hAnsiTheme="majorHAnsi" w:cstheme="majorHAnsi"/>
        </w:rPr>
        <w:t>Figur</w:t>
      </w:r>
      <w:r w:rsidRPr="00B87F7D">
        <w:rPr>
          <w:rFonts w:asciiTheme="majorHAnsi" w:hAnsiTheme="majorHAnsi" w:cstheme="majorHAnsi"/>
        </w:rPr>
        <w:t>e</w:t>
      </w:r>
      <w:r>
        <w:rPr>
          <w:rFonts w:asciiTheme="majorHAnsi" w:hAnsiTheme="majorHAnsi" w:cstheme="majorHAnsi"/>
        </w:rPr>
        <w:t xml:space="preserve"> </w:t>
      </w:r>
      <w:r w:rsidRPr="00B87F7D">
        <w:rPr>
          <w:rFonts w:asciiTheme="majorHAnsi" w:hAnsiTheme="majorHAnsi" w:cstheme="majorHAnsi"/>
          <w:bCs w:val="0"/>
        </w:rPr>
        <w:t>5.2.66</w:t>
      </w:r>
      <w:ins w:id="888" w:author="作成者">
        <w:r w:rsidRPr="00B87F7D">
          <w:rPr>
            <w:rFonts w:asciiTheme="majorHAnsi" w:hAnsiTheme="majorHAnsi" w:cstheme="majorHAnsi"/>
          </w:rPr>
          <w:noBreakHyphen/>
        </w:r>
        <w:r w:rsidRPr="00CB0166">
          <w:rPr>
            <w:rFonts w:asciiTheme="majorHAnsi" w:hAnsiTheme="majorHAnsi" w:cstheme="majorHAnsi"/>
            <w:b w:val="0"/>
            <w:bCs w:val="0"/>
          </w:rPr>
          <w:fldChar w:fldCharType="begin"/>
        </w:r>
        <w:r w:rsidRPr="00CB0166">
          <w:rPr>
            <w:rFonts w:asciiTheme="majorHAnsi" w:hAnsiTheme="majorHAnsi" w:cstheme="majorHAnsi"/>
          </w:rPr>
          <w:instrText xml:space="preserve"> SEQ </w:instrText>
        </w:r>
        <w:r w:rsidRPr="00CB0166">
          <w:rPr>
            <w:rFonts w:asciiTheme="majorHAnsi" w:hAnsiTheme="majorHAnsi" w:cstheme="majorHAnsi"/>
          </w:rPr>
          <w:instrText>図</w:instrText>
        </w:r>
        <w:r w:rsidRPr="00CB0166">
          <w:rPr>
            <w:rFonts w:asciiTheme="majorHAnsi" w:hAnsiTheme="majorHAnsi" w:cstheme="majorHAnsi"/>
          </w:rPr>
          <w:instrText xml:space="preserve"> \* ARABIC \s 3 </w:instrText>
        </w:r>
        <w:r w:rsidRPr="00CB0166">
          <w:rPr>
            <w:rFonts w:asciiTheme="majorHAnsi" w:hAnsiTheme="majorHAnsi" w:cstheme="majorHAnsi"/>
            <w:b w:val="0"/>
            <w:bCs w:val="0"/>
          </w:rPr>
          <w:fldChar w:fldCharType="separate"/>
        </w:r>
      </w:ins>
      <w:r w:rsidR="00D751A3">
        <w:rPr>
          <w:rFonts w:asciiTheme="majorHAnsi" w:hAnsiTheme="majorHAnsi" w:cstheme="majorHAnsi"/>
          <w:noProof/>
        </w:rPr>
        <w:t>1</w:t>
      </w:r>
      <w:ins w:id="889" w:author="作成者">
        <w:r w:rsidRPr="00CB0166">
          <w:rPr>
            <w:rFonts w:asciiTheme="majorHAnsi" w:hAnsiTheme="majorHAnsi" w:cstheme="majorHAnsi"/>
            <w:b w:val="0"/>
            <w:bCs w:val="0"/>
          </w:rPr>
          <w:fldChar w:fldCharType="end"/>
        </w:r>
        <w:r w:rsidRPr="00CB0166">
          <w:rPr>
            <w:rFonts w:asciiTheme="majorHAnsi" w:hAnsiTheme="majorHAnsi" w:cstheme="majorHAnsi"/>
          </w:rPr>
          <w:t xml:space="preserve"> </w:t>
        </w:r>
      </w:ins>
      <w:r w:rsidRPr="00CB0166">
        <w:rPr>
          <w:rFonts w:asciiTheme="majorHAnsi" w:hAnsiTheme="majorHAnsi" w:cstheme="majorHAnsi"/>
        </w:rPr>
        <w:t>Submenu screen</w:t>
      </w:r>
      <w:ins w:id="890" w:author="作成者">
        <w:r w:rsidRPr="00CB0166">
          <w:rPr>
            <w:rFonts w:asciiTheme="majorHAnsi" w:hAnsiTheme="majorHAnsi" w:cstheme="majorHAnsi"/>
          </w:rPr>
          <w:t>（</w:t>
        </w:r>
      </w:ins>
      <w:r w:rsidR="00F970AE">
        <w:rPr>
          <w:rFonts w:asciiTheme="majorHAnsi" w:hAnsiTheme="majorHAnsi" w:cstheme="majorHAnsi"/>
        </w:rPr>
        <w:t>Nested variable list</w:t>
      </w:r>
      <w:ins w:id="891" w:author="作成者">
        <w:r w:rsidRPr="00CB0166">
          <w:rPr>
            <w:rFonts w:asciiTheme="majorHAnsi" w:hAnsiTheme="majorHAnsi" w:cstheme="majorHAnsi"/>
          </w:rPr>
          <w:t>）</w:t>
        </w:r>
      </w:ins>
    </w:p>
    <w:p w14:paraId="0266DCED" w14:textId="77777777" w:rsidR="009D5448" w:rsidRDefault="009D5448" w:rsidP="009D5448">
      <w:pPr>
        <w:pStyle w:val="aff0"/>
        <w:ind w:left="567"/>
        <w:rPr>
          <w:rFonts w:asciiTheme="majorHAnsi" w:hAnsiTheme="majorHAnsi" w:cstheme="majorHAnsi"/>
        </w:rPr>
      </w:pPr>
    </w:p>
    <w:p w14:paraId="5DE6369B" w14:textId="79385D79" w:rsidR="00366ECC" w:rsidRPr="00CB0166" w:rsidRDefault="007234D9" w:rsidP="00D361BF">
      <w:pPr>
        <w:pStyle w:val="aff0"/>
        <w:numPr>
          <w:ilvl w:val="0"/>
          <w:numId w:val="43"/>
        </w:numPr>
        <w:ind w:leftChars="70" w:left="567"/>
        <w:rPr>
          <w:ins w:id="892" w:author="作成者"/>
          <w:rFonts w:asciiTheme="majorHAnsi" w:hAnsiTheme="majorHAnsi" w:cstheme="majorHAnsi"/>
        </w:rPr>
      </w:pPr>
      <w:r w:rsidRPr="00CB0166">
        <w:rPr>
          <w:rFonts w:asciiTheme="majorHAnsi" w:hAnsiTheme="majorHAnsi" w:cstheme="majorHAnsi"/>
        </w:rPr>
        <w:t>Press the “List”&gt;”Update” button to edit the maximum amount of repetitions.</w:t>
      </w:r>
    </w:p>
    <w:p w14:paraId="63C9B0B9" w14:textId="77777777" w:rsidR="00366ECC" w:rsidRPr="00CB0166" w:rsidRDefault="00366ECC" w:rsidP="00366ECC">
      <w:pPr>
        <w:keepNext/>
        <w:ind w:left="703"/>
        <w:rPr>
          <w:ins w:id="893" w:author="作成者"/>
          <w:rFonts w:asciiTheme="majorHAnsi" w:hAnsiTheme="majorHAnsi" w:cstheme="majorHAnsi"/>
        </w:rPr>
      </w:pPr>
      <w:ins w:id="894" w:author="作成者">
        <w:r w:rsidRPr="00CB0166">
          <w:rPr>
            <w:rFonts w:asciiTheme="majorHAnsi" w:hAnsiTheme="majorHAnsi" w:cstheme="majorHAnsi"/>
            <w:noProof/>
          </w:rPr>
          <w:drawing>
            <wp:inline distT="0" distB="0" distL="0" distR="0" wp14:anchorId="4AA9C520" wp14:editId="6DFC2BAC">
              <wp:extent cx="6119495" cy="1062355"/>
              <wp:effectExtent l="0" t="0" r="0" b="4445"/>
              <wp:docPr id="449" name="図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1062355"/>
                      </a:xfrm>
                      <a:prstGeom prst="rect">
                        <a:avLst/>
                      </a:prstGeom>
                    </pic:spPr>
                  </pic:pic>
                </a:graphicData>
              </a:graphic>
            </wp:inline>
          </w:drawing>
        </w:r>
      </w:ins>
    </w:p>
    <w:p w14:paraId="4B8D8FEF" w14:textId="66DAC0D2" w:rsidR="00366ECC" w:rsidRPr="00CB0166" w:rsidRDefault="003D5B41" w:rsidP="00366ECC">
      <w:pPr>
        <w:pStyle w:val="af2"/>
        <w:jc w:val="center"/>
        <w:rPr>
          <w:ins w:id="895" w:author="作成者"/>
          <w:rFonts w:asciiTheme="majorHAnsi" w:hAnsiTheme="majorHAnsi" w:cstheme="majorHAnsi"/>
        </w:rPr>
      </w:pPr>
      <w:r w:rsidRPr="00CB0166">
        <w:rPr>
          <w:rFonts w:asciiTheme="majorHAnsi" w:hAnsiTheme="majorHAnsi" w:cstheme="majorHAnsi"/>
        </w:rPr>
        <w:t>Figure</w:t>
      </w:r>
      <w:ins w:id="896" w:author="作成者">
        <w:r w:rsidR="00366ECC" w:rsidRPr="00CB0166">
          <w:rPr>
            <w:rFonts w:asciiTheme="majorHAnsi" w:hAnsiTheme="majorHAnsi" w:cstheme="majorHAnsi"/>
          </w:rPr>
          <w:t xml:space="preserve"> </w:t>
        </w:r>
      </w:ins>
      <w:r w:rsidR="009D5448">
        <w:rPr>
          <w:rFonts w:asciiTheme="majorHAnsi" w:hAnsiTheme="majorHAnsi" w:cstheme="majorHAnsi"/>
        </w:rPr>
        <w:t>5.2.66</w:t>
      </w:r>
      <w:ins w:id="897" w:author="作成者">
        <w:r w:rsidR="00366ECC" w:rsidRPr="00CB0166">
          <w:rPr>
            <w:rFonts w:asciiTheme="majorHAnsi" w:hAnsiTheme="majorHAnsi" w:cstheme="majorHAnsi"/>
          </w:rPr>
          <w:noBreakHyphen/>
        </w:r>
        <w:r w:rsidR="00366ECC" w:rsidRPr="00CB0166">
          <w:rPr>
            <w:rFonts w:asciiTheme="majorHAnsi" w:hAnsiTheme="majorHAnsi" w:cstheme="majorHAnsi"/>
          </w:rPr>
          <w:fldChar w:fldCharType="begin"/>
        </w:r>
        <w:r w:rsidR="00366ECC" w:rsidRPr="00CB0166">
          <w:rPr>
            <w:rFonts w:asciiTheme="majorHAnsi" w:hAnsiTheme="majorHAnsi" w:cstheme="majorHAnsi"/>
          </w:rPr>
          <w:instrText xml:space="preserve"> SEQ </w:instrText>
        </w:r>
        <w:r w:rsidR="00366ECC" w:rsidRPr="00CB0166">
          <w:rPr>
            <w:rFonts w:asciiTheme="majorHAnsi" w:hAnsiTheme="majorHAnsi" w:cstheme="majorHAnsi"/>
          </w:rPr>
          <w:instrText>図</w:instrText>
        </w:r>
        <w:r w:rsidR="00366ECC" w:rsidRPr="00CB0166">
          <w:rPr>
            <w:rFonts w:asciiTheme="majorHAnsi" w:hAnsiTheme="majorHAnsi" w:cstheme="majorHAnsi"/>
          </w:rPr>
          <w:instrText xml:space="preserve"> \* ARABIC \s 3 </w:instrText>
        </w:r>
        <w:r w:rsidR="00366ECC" w:rsidRPr="00CB0166">
          <w:rPr>
            <w:rFonts w:asciiTheme="majorHAnsi" w:hAnsiTheme="majorHAnsi" w:cstheme="majorHAnsi"/>
          </w:rPr>
          <w:fldChar w:fldCharType="separate"/>
        </w:r>
      </w:ins>
      <w:r w:rsidR="00D751A3">
        <w:rPr>
          <w:rFonts w:asciiTheme="majorHAnsi" w:hAnsiTheme="majorHAnsi" w:cstheme="majorHAnsi"/>
          <w:noProof/>
        </w:rPr>
        <w:t>2</w:t>
      </w:r>
      <w:ins w:id="898" w:author="作成者">
        <w:r w:rsidR="00366ECC" w:rsidRPr="00CB0166">
          <w:rPr>
            <w:rFonts w:asciiTheme="majorHAnsi" w:hAnsiTheme="majorHAnsi" w:cstheme="majorHAnsi"/>
          </w:rPr>
          <w:fldChar w:fldCharType="end"/>
        </w:r>
        <w:r w:rsidR="00366ECC" w:rsidRPr="00CB0166">
          <w:rPr>
            <w:rFonts w:asciiTheme="majorHAnsi" w:hAnsiTheme="majorHAnsi" w:cstheme="majorHAnsi"/>
          </w:rPr>
          <w:t xml:space="preserve"> </w:t>
        </w:r>
      </w:ins>
      <w:r w:rsidRPr="00CB0166">
        <w:rPr>
          <w:rFonts w:asciiTheme="majorHAnsi" w:hAnsiTheme="majorHAnsi" w:cstheme="majorHAnsi"/>
        </w:rPr>
        <w:t>Update screen</w:t>
      </w:r>
      <w:ins w:id="899" w:author="作成者">
        <w:r w:rsidR="00366ECC" w:rsidRPr="00CB0166">
          <w:rPr>
            <w:rFonts w:asciiTheme="majorHAnsi" w:hAnsiTheme="majorHAnsi" w:cstheme="majorHAnsi"/>
          </w:rPr>
          <w:t>（</w:t>
        </w:r>
      </w:ins>
      <w:r w:rsidR="00F970AE">
        <w:rPr>
          <w:rFonts w:asciiTheme="majorHAnsi" w:hAnsiTheme="majorHAnsi" w:cstheme="majorHAnsi"/>
        </w:rPr>
        <w:t>Nested variable list</w:t>
      </w:r>
      <w:ins w:id="900" w:author="作成者">
        <w:r w:rsidR="00366ECC" w:rsidRPr="00CB0166">
          <w:rPr>
            <w:rFonts w:asciiTheme="majorHAnsi" w:hAnsiTheme="majorHAnsi" w:cstheme="majorHAnsi"/>
          </w:rPr>
          <w:t>）</w:t>
        </w:r>
      </w:ins>
    </w:p>
    <w:p w14:paraId="10D79ECA" w14:textId="79CAF427" w:rsidR="00366ECC" w:rsidRPr="00CB0166" w:rsidRDefault="00366ECC" w:rsidP="00366ECC">
      <w:pPr>
        <w:ind w:left="703"/>
        <w:rPr>
          <w:ins w:id="901" w:author="作成者"/>
          <w:rFonts w:asciiTheme="majorHAnsi" w:hAnsiTheme="majorHAnsi" w:cstheme="majorHAnsi"/>
        </w:rPr>
      </w:pPr>
    </w:p>
    <w:p w14:paraId="3AF3727E" w14:textId="0DC074B4" w:rsidR="00366ECC" w:rsidRDefault="003D5B41" w:rsidP="00D361BF">
      <w:pPr>
        <w:pStyle w:val="aff0"/>
        <w:numPr>
          <w:ilvl w:val="0"/>
          <w:numId w:val="43"/>
        </w:numPr>
        <w:ind w:left="0" w:firstLine="142"/>
        <w:rPr>
          <w:rFonts w:asciiTheme="majorHAnsi" w:hAnsiTheme="majorHAnsi" w:cstheme="majorHAnsi"/>
        </w:rPr>
      </w:pPr>
      <w:r w:rsidRPr="00CB0166">
        <w:rPr>
          <w:rFonts w:asciiTheme="majorHAnsi" w:hAnsiTheme="majorHAnsi" w:cstheme="majorHAnsi"/>
        </w:rPr>
        <w:t>The item list is as following</w:t>
      </w:r>
      <w:r w:rsidR="009D5448">
        <w:rPr>
          <w:rFonts w:asciiTheme="majorHAnsi" w:hAnsiTheme="majorHAnsi" w:cstheme="majorHAnsi"/>
        </w:rPr>
        <w:br/>
      </w:r>
    </w:p>
    <w:p w14:paraId="626F434A" w14:textId="5DDE5750" w:rsidR="009D5448" w:rsidRPr="00CB0166" w:rsidRDefault="009D5448" w:rsidP="009D5448">
      <w:pPr>
        <w:pStyle w:val="af2"/>
        <w:ind w:left="709"/>
        <w:jc w:val="center"/>
        <w:rPr>
          <w:ins w:id="902" w:author="作成者"/>
          <w:rFonts w:asciiTheme="majorHAnsi" w:hAnsiTheme="majorHAnsi" w:cstheme="majorHAnsi"/>
        </w:rPr>
      </w:pPr>
      <w:r w:rsidRPr="00CB0166">
        <w:rPr>
          <w:rFonts w:asciiTheme="majorHAnsi" w:hAnsiTheme="majorHAnsi" w:cstheme="majorHAnsi"/>
        </w:rPr>
        <w:t>Figure</w:t>
      </w:r>
      <w:ins w:id="903" w:author="作成者">
        <w:r w:rsidRPr="00CB0166">
          <w:rPr>
            <w:rFonts w:asciiTheme="majorHAnsi" w:hAnsiTheme="majorHAnsi" w:cstheme="majorHAnsi"/>
          </w:rPr>
          <w:t xml:space="preserve"> </w:t>
        </w:r>
      </w:ins>
      <w:r>
        <w:rPr>
          <w:rFonts w:asciiTheme="majorHAnsi" w:hAnsiTheme="majorHAnsi" w:cstheme="majorHAnsi"/>
        </w:rPr>
        <w:t>5.</w:t>
      </w:r>
      <w:r w:rsidR="001060D7">
        <w:rPr>
          <w:rFonts w:asciiTheme="majorHAnsi" w:hAnsiTheme="majorHAnsi" w:cstheme="majorHAnsi"/>
        </w:rPr>
        <w:t>2.6</w:t>
      </w:r>
      <w:r>
        <w:rPr>
          <w:rFonts w:asciiTheme="majorHAnsi" w:hAnsiTheme="majorHAnsi" w:cstheme="majorHAnsi"/>
        </w:rPr>
        <w:t>6</w:t>
      </w:r>
      <w:ins w:id="904" w:author="作成者">
        <w:r w:rsidRPr="00CB0166">
          <w:rPr>
            <w:rFonts w:asciiTheme="majorHAnsi" w:hAnsiTheme="majorHAnsi" w:cstheme="majorHAnsi"/>
          </w:rPr>
          <w:noBreakHyphen/>
        </w:r>
        <w:r w:rsidRPr="00CB0166">
          <w:rPr>
            <w:rFonts w:asciiTheme="majorHAnsi" w:hAnsiTheme="majorHAnsi" w:cstheme="majorHAnsi"/>
          </w:rPr>
          <w:fldChar w:fldCharType="begin"/>
        </w:r>
        <w:r w:rsidRPr="00CB0166">
          <w:rPr>
            <w:rFonts w:asciiTheme="majorHAnsi" w:hAnsiTheme="majorHAnsi" w:cstheme="majorHAnsi"/>
          </w:rPr>
          <w:instrText xml:space="preserve"> SEQ </w:instrText>
        </w:r>
        <w:r w:rsidRPr="00CB0166">
          <w:rPr>
            <w:rFonts w:asciiTheme="majorHAnsi" w:hAnsiTheme="majorHAnsi" w:cstheme="majorHAnsi"/>
          </w:rPr>
          <w:instrText>図</w:instrText>
        </w:r>
        <w:r w:rsidRPr="00CB0166">
          <w:rPr>
            <w:rFonts w:asciiTheme="majorHAnsi" w:hAnsiTheme="majorHAnsi" w:cstheme="majorHAnsi"/>
          </w:rPr>
          <w:instrText xml:space="preserve"> \* ARABIC \s 3 </w:instrText>
        </w:r>
        <w:r w:rsidRPr="00CB0166">
          <w:rPr>
            <w:rFonts w:asciiTheme="majorHAnsi" w:hAnsiTheme="majorHAnsi" w:cstheme="majorHAnsi"/>
          </w:rPr>
          <w:fldChar w:fldCharType="separate"/>
        </w:r>
      </w:ins>
      <w:r w:rsidR="00D751A3">
        <w:rPr>
          <w:rFonts w:asciiTheme="majorHAnsi" w:hAnsiTheme="majorHAnsi" w:cstheme="majorHAnsi"/>
          <w:noProof/>
        </w:rPr>
        <w:t>3</w:t>
      </w:r>
      <w:ins w:id="905" w:author="作成者">
        <w:r w:rsidRPr="00CB0166">
          <w:rPr>
            <w:rFonts w:asciiTheme="majorHAnsi" w:hAnsiTheme="majorHAnsi" w:cstheme="majorHAnsi"/>
          </w:rPr>
          <w:fldChar w:fldCharType="end"/>
        </w:r>
        <w:r w:rsidRPr="00CB0166">
          <w:rPr>
            <w:rFonts w:asciiTheme="majorHAnsi" w:hAnsiTheme="majorHAnsi" w:cstheme="majorHAnsi"/>
          </w:rPr>
          <w:t xml:space="preserve"> </w:t>
        </w:r>
      </w:ins>
      <w:r>
        <w:rPr>
          <w:rFonts w:asciiTheme="majorHAnsi" w:hAnsiTheme="majorHAnsi" w:cstheme="majorHAnsi"/>
        </w:rPr>
        <w:t xml:space="preserve">Item list </w:t>
      </w:r>
      <w:ins w:id="906" w:author="作成者">
        <w:r w:rsidRPr="00CB0166">
          <w:rPr>
            <w:rFonts w:asciiTheme="majorHAnsi" w:hAnsiTheme="majorHAnsi" w:cstheme="majorHAnsi"/>
          </w:rPr>
          <w:t>（</w:t>
        </w:r>
      </w:ins>
      <w:r w:rsidR="00F970AE">
        <w:rPr>
          <w:rFonts w:asciiTheme="majorHAnsi" w:hAnsiTheme="majorHAnsi" w:cstheme="majorHAnsi"/>
        </w:rPr>
        <w:t>Nested variable list</w:t>
      </w:r>
      <w:ins w:id="907" w:author="作成者">
        <w:r w:rsidRPr="00CB0166">
          <w:rPr>
            <w:rFonts w:asciiTheme="majorHAnsi" w:hAnsiTheme="majorHAnsi" w:cstheme="majorHAnsi"/>
          </w:rPr>
          <w:t>）</w:t>
        </w:r>
      </w:ins>
    </w:p>
    <w:tbl>
      <w:tblPr>
        <w:tblStyle w:val="ab"/>
        <w:tblpPr w:leftFromText="142" w:rightFromText="142" w:vertAnchor="text" w:tblpY="1"/>
        <w:tblOverlap w:val="never"/>
        <w:tblW w:w="9735" w:type="dxa"/>
        <w:tblLayout w:type="fixed"/>
        <w:tblLook w:val="04A0" w:firstRow="1" w:lastRow="0" w:firstColumn="1" w:lastColumn="0" w:noHBand="0" w:noVBand="1"/>
      </w:tblPr>
      <w:tblGrid>
        <w:gridCol w:w="1271"/>
        <w:gridCol w:w="4726"/>
        <w:gridCol w:w="697"/>
        <w:gridCol w:w="977"/>
        <w:gridCol w:w="2064"/>
      </w:tblGrid>
      <w:tr w:rsidR="00366ECC" w:rsidRPr="00CB0166" w14:paraId="347E3D33" w14:textId="77777777" w:rsidTr="00DD1144">
        <w:trPr>
          <w:trHeight w:val="506"/>
        </w:trPr>
        <w:tc>
          <w:tcPr>
            <w:tcW w:w="1271" w:type="dxa"/>
            <w:shd w:val="clear" w:color="auto" w:fill="002B62"/>
          </w:tcPr>
          <w:p w14:paraId="287C0DB6" w14:textId="1409C9F4" w:rsidR="00366ECC" w:rsidRPr="00CB0166" w:rsidRDefault="007234D9" w:rsidP="00DD1144">
            <w:pPr>
              <w:spacing w:line="240" w:lineRule="exact"/>
              <w:jc w:val="left"/>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Item</w:t>
            </w:r>
          </w:p>
        </w:tc>
        <w:tc>
          <w:tcPr>
            <w:tcW w:w="4726" w:type="dxa"/>
            <w:shd w:val="clear" w:color="auto" w:fill="002B62"/>
          </w:tcPr>
          <w:p w14:paraId="3A26D2F6" w14:textId="1906CD4B" w:rsidR="00366ECC" w:rsidRPr="00CB0166" w:rsidRDefault="007234D9" w:rsidP="00DD1144">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Description</w:t>
            </w:r>
          </w:p>
        </w:tc>
        <w:tc>
          <w:tcPr>
            <w:tcW w:w="697" w:type="dxa"/>
            <w:shd w:val="clear" w:color="auto" w:fill="002B62"/>
          </w:tcPr>
          <w:p w14:paraId="5E4BAEFC" w14:textId="68AE4007" w:rsidR="00366ECC" w:rsidRPr="00CB0166" w:rsidRDefault="007234D9" w:rsidP="00DD1144">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Input required</w:t>
            </w:r>
          </w:p>
        </w:tc>
        <w:tc>
          <w:tcPr>
            <w:tcW w:w="977" w:type="dxa"/>
            <w:shd w:val="clear" w:color="auto" w:fill="002B62"/>
          </w:tcPr>
          <w:p w14:paraId="1884D03E" w14:textId="32705C4B" w:rsidR="00366ECC" w:rsidRPr="00CB0166" w:rsidRDefault="003D5B41" w:rsidP="00DD1144">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Input method</w:t>
            </w:r>
          </w:p>
        </w:tc>
        <w:tc>
          <w:tcPr>
            <w:tcW w:w="2064" w:type="dxa"/>
            <w:shd w:val="clear" w:color="auto" w:fill="002B62"/>
          </w:tcPr>
          <w:p w14:paraId="3A359412" w14:textId="7D020DA4" w:rsidR="00366ECC" w:rsidRPr="00CB0166" w:rsidRDefault="007234D9" w:rsidP="00DD1144">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Restrictions</w:t>
            </w:r>
          </w:p>
        </w:tc>
      </w:tr>
      <w:tr w:rsidR="00366ECC" w:rsidRPr="00CB0166" w14:paraId="671C8A2D" w14:textId="77777777" w:rsidTr="00DD1144">
        <w:trPr>
          <w:trHeight w:val="506"/>
        </w:trPr>
        <w:tc>
          <w:tcPr>
            <w:tcW w:w="1271" w:type="dxa"/>
            <w:shd w:val="clear" w:color="auto" w:fill="E5EAEF"/>
          </w:tcPr>
          <w:p w14:paraId="69FE8C04" w14:textId="7B223B31" w:rsidR="00366ECC" w:rsidRPr="00CB0166" w:rsidRDefault="00DD1144" w:rsidP="00DD1144">
            <w:pPr>
              <w:spacing w:line="240" w:lineRule="exact"/>
              <w:jc w:val="left"/>
              <w:rPr>
                <w:rFonts w:asciiTheme="majorHAnsi" w:hAnsiTheme="majorHAnsi" w:cstheme="majorHAnsi"/>
                <w:sz w:val="18"/>
                <w:szCs w:val="18"/>
              </w:rPr>
            </w:pPr>
            <w:r w:rsidRPr="00CB0166">
              <w:rPr>
                <w:rFonts w:asciiTheme="majorHAnsi" w:hAnsiTheme="majorHAnsi" w:cstheme="majorHAnsi"/>
                <w:sz w:val="18"/>
                <w:szCs w:val="18"/>
              </w:rPr>
              <w:t>Variable name</w:t>
            </w:r>
          </w:p>
        </w:tc>
        <w:tc>
          <w:tcPr>
            <w:tcW w:w="4726" w:type="dxa"/>
            <w:shd w:val="clear" w:color="auto" w:fill="auto"/>
          </w:tcPr>
          <w:p w14:paraId="654E6206" w14:textId="1AC0B868" w:rsidR="00366ECC" w:rsidRPr="00CB0166" w:rsidRDefault="00DA3E39" w:rsidP="00DD1144">
            <w:pPr>
              <w:spacing w:line="240" w:lineRule="exact"/>
              <w:rPr>
                <w:rFonts w:asciiTheme="majorHAnsi" w:hAnsiTheme="majorHAnsi" w:cstheme="majorHAnsi"/>
                <w:sz w:val="18"/>
                <w:szCs w:val="18"/>
              </w:rPr>
            </w:pPr>
            <w:r w:rsidRPr="00CB0166">
              <w:rPr>
                <w:rFonts w:asciiTheme="majorHAnsi" w:hAnsiTheme="majorHAnsi" w:cstheme="majorHAnsi"/>
                <w:sz w:val="18"/>
                <w:szCs w:val="18"/>
              </w:rPr>
              <w:t>Displays the variable(s) used in the file registered with the Movement-Module link.</w:t>
            </w:r>
          </w:p>
        </w:tc>
        <w:tc>
          <w:tcPr>
            <w:tcW w:w="697" w:type="dxa"/>
            <w:shd w:val="clear" w:color="auto" w:fill="auto"/>
          </w:tcPr>
          <w:p w14:paraId="0B136197" w14:textId="77777777" w:rsidR="00366ECC" w:rsidRPr="00CB0166" w:rsidRDefault="00366ECC" w:rsidP="00DD1144">
            <w:pPr>
              <w:spacing w:line="240" w:lineRule="exact"/>
              <w:jc w:val="center"/>
              <w:rPr>
                <w:rFonts w:asciiTheme="majorHAnsi" w:hAnsiTheme="majorHAnsi" w:cstheme="majorHAnsi"/>
                <w:sz w:val="18"/>
                <w:szCs w:val="18"/>
              </w:rPr>
            </w:pPr>
            <w:r w:rsidRPr="00CB0166">
              <w:rPr>
                <w:rFonts w:asciiTheme="majorHAnsi" w:hAnsiTheme="majorHAnsi" w:cstheme="majorHAnsi"/>
                <w:sz w:val="18"/>
                <w:szCs w:val="18"/>
              </w:rPr>
              <w:t>-</w:t>
            </w:r>
          </w:p>
        </w:tc>
        <w:tc>
          <w:tcPr>
            <w:tcW w:w="977" w:type="dxa"/>
            <w:shd w:val="clear" w:color="auto" w:fill="auto"/>
          </w:tcPr>
          <w:p w14:paraId="0193966E" w14:textId="049788B2" w:rsidR="00366ECC" w:rsidRPr="00CB0166" w:rsidRDefault="003D5B41" w:rsidP="00DD1144">
            <w:pPr>
              <w:spacing w:line="240" w:lineRule="exact"/>
              <w:jc w:val="center"/>
              <w:rPr>
                <w:rFonts w:asciiTheme="majorHAnsi" w:hAnsiTheme="majorHAnsi" w:cstheme="majorHAnsi"/>
                <w:sz w:val="18"/>
                <w:szCs w:val="18"/>
              </w:rPr>
            </w:pPr>
            <w:r w:rsidRPr="00CB0166">
              <w:rPr>
                <w:rFonts w:asciiTheme="majorHAnsi" w:hAnsiTheme="majorHAnsi" w:cstheme="majorHAnsi"/>
                <w:sz w:val="18"/>
                <w:szCs w:val="18"/>
              </w:rPr>
              <w:t>No input required</w:t>
            </w:r>
          </w:p>
        </w:tc>
        <w:tc>
          <w:tcPr>
            <w:tcW w:w="2064" w:type="dxa"/>
            <w:shd w:val="clear" w:color="auto" w:fill="auto"/>
          </w:tcPr>
          <w:p w14:paraId="15FEB2C2" w14:textId="77777777" w:rsidR="00366ECC" w:rsidRPr="00CB0166" w:rsidRDefault="00366ECC" w:rsidP="00DD1144">
            <w:pPr>
              <w:spacing w:line="240" w:lineRule="exact"/>
              <w:jc w:val="center"/>
              <w:rPr>
                <w:rFonts w:asciiTheme="majorHAnsi" w:hAnsiTheme="majorHAnsi" w:cstheme="majorHAnsi"/>
                <w:sz w:val="18"/>
                <w:szCs w:val="18"/>
              </w:rPr>
            </w:pPr>
          </w:p>
        </w:tc>
      </w:tr>
      <w:tr w:rsidR="00366ECC" w:rsidRPr="00CB0166" w14:paraId="1EB39F97" w14:textId="77777777" w:rsidTr="00DD1144">
        <w:trPr>
          <w:trHeight w:val="506"/>
        </w:trPr>
        <w:tc>
          <w:tcPr>
            <w:tcW w:w="1271" w:type="dxa"/>
            <w:shd w:val="clear" w:color="auto" w:fill="E5EAEF"/>
          </w:tcPr>
          <w:p w14:paraId="4CEDD38D" w14:textId="0CCCE39A" w:rsidR="00366ECC" w:rsidRPr="00CB0166" w:rsidRDefault="003D5B41" w:rsidP="007234D9">
            <w:pPr>
              <w:spacing w:line="240" w:lineRule="exact"/>
              <w:jc w:val="left"/>
              <w:rPr>
                <w:rFonts w:asciiTheme="majorHAnsi" w:hAnsiTheme="majorHAnsi" w:cstheme="majorHAnsi"/>
                <w:sz w:val="18"/>
                <w:szCs w:val="18"/>
              </w:rPr>
            </w:pPr>
            <w:r w:rsidRPr="00CB0166">
              <w:rPr>
                <w:rFonts w:asciiTheme="majorHAnsi" w:hAnsiTheme="majorHAnsi" w:cstheme="majorHAnsi"/>
                <w:sz w:val="18"/>
                <w:szCs w:val="18"/>
              </w:rPr>
              <w:t xml:space="preserve">Member </w:t>
            </w:r>
            <w:r w:rsidR="00DD1144" w:rsidRPr="00CB0166">
              <w:rPr>
                <w:rFonts w:asciiTheme="majorHAnsi" w:hAnsiTheme="majorHAnsi" w:cstheme="majorHAnsi"/>
                <w:sz w:val="18"/>
                <w:szCs w:val="18"/>
              </w:rPr>
              <w:t>Variable name</w:t>
            </w:r>
            <w:r w:rsidR="00366ECC" w:rsidRPr="00CB0166">
              <w:rPr>
                <w:rFonts w:asciiTheme="majorHAnsi" w:hAnsiTheme="majorHAnsi" w:cstheme="majorHAnsi"/>
                <w:sz w:val="18"/>
                <w:szCs w:val="18"/>
              </w:rPr>
              <w:t>（</w:t>
            </w:r>
            <w:r w:rsidR="007234D9" w:rsidRPr="00CB0166">
              <w:rPr>
                <w:rFonts w:asciiTheme="majorHAnsi" w:hAnsiTheme="majorHAnsi" w:cstheme="majorHAnsi"/>
                <w:sz w:val="18"/>
                <w:szCs w:val="18"/>
              </w:rPr>
              <w:t>With repetitions</w:t>
            </w:r>
            <w:r w:rsidR="00366ECC" w:rsidRPr="00CB0166">
              <w:rPr>
                <w:rFonts w:asciiTheme="majorHAnsi" w:hAnsiTheme="majorHAnsi" w:cstheme="majorHAnsi"/>
                <w:sz w:val="18"/>
                <w:szCs w:val="18"/>
              </w:rPr>
              <w:t>）</w:t>
            </w:r>
          </w:p>
        </w:tc>
        <w:tc>
          <w:tcPr>
            <w:tcW w:w="4726" w:type="dxa"/>
            <w:shd w:val="clear" w:color="auto" w:fill="auto"/>
          </w:tcPr>
          <w:p w14:paraId="5AD9994B" w14:textId="63AA37BC" w:rsidR="00366ECC" w:rsidRPr="00CB0166" w:rsidRDefault="00DA3E39" w:rsidP="00DD1144">
            <w:pPr>
              <w:spacing w:line="240" w:lineRule="exact"/>
              <w:rPr>
                <w:rFonts w:asciiTheme="majorHAnsi" w:hAnsiTheme="majorHAnsi" w:cstheme="majorHAnsi"/>
                <w:sz w:val="18"/>
                <w:szCs w:val="18"/>
              </w:rPr>
            </w:pPr>
            <w:r w:rsidRPr="00CB0166">
              <w:rPr>
                <w:rFonts w:asciiTheme="majorHAnsi" w:hAnsiTheme="majorHAnsi" w:cstheme="majorHAnsi"/>
                <w:sz w:val="18"/>
                <w:szCs w:val="18"/>
              </w:rPr>
              <w:t>If the Nest variable list target is a Member variable, the Member variable name will be displayed. The Member variables are displayed concatenating with variables with "." for each stage.</w:t>
            </w:r>
          </w:p>
        </w:tc>
        <w:tc>
          <w:tcPr>
            <w:tcW w:w="697" w:type="dxa"/>
            <w:shd w:val="clear" w:color="auto" w:fill="auto"/>
          </w:tcPr>
          <w:p w14:paraId="68DAC09D" w14:textId="77777777" w:rsidR="00366ECC" w:rsidRPr="00CB0166" w:rsidRDefault="00366ECC" w:rsidP="00DD1144">
            <w:pPr>
              <w:spacing w:line="240" w:lineRule="exact"/>
              <w:jc w:val="center"/>
              <w:rPr>
                <w:rFonts w:asciiTheme="majorHAnsi" w:hAnsiTheme="majorHAnsi" w:cstheme="majorHAnsi"/>
                <w:sz w:val="18"/>
                <w:szCs w:val="18"/>
              </w:rPr>
            </w:pPr>
            <w:r w:rsidRPr="00CB0166">
              <w:rPr>
                <w:rFonts w:asciiTheme="majorHAnsi" w:hAnsiTheme="majorHAnsi" w:cstheme="majorHAnsi"/>
                <w:sz w:val="18"/>
                <w:szCs w:val="18"/>
              </w:rPr>
              <w:t>-</w:t>
            </w:r>
          </w:p>
        </w:tc>
        <w:tc>
          <w:tcPr>
            <w:tcW w:w="977" w:type="dxa"/>
            <w:shd w:val="clear" w:color="auto" w:fill="auto"/>
          </w:tcPr>
          <w:p w14:paraId="2B1C363B" w14:textId="47CDE99C" w:rsidR="00366ECC" w:rsidRPr="00CB0166" w:rsidRDefault="003D5B41" w:rsidP="00DD1144">
            <w:pPr>
              <w:spacing w:line="240" w:lineRule="exact"/>
              <w:jc w:val="center"/>
              <w:rPr>
                <w:rFonts w:asciiTheme="majorHAnsi" w:hAnsiTheme="majorHAnsi" w:cstheme="majorHAnsi"/>
                <w:sz w:val="18"/>
                <w:szCs w:val="18"/>
              </w:rPr>
            </w:pPr>
            <w:r w:rsidRPr="00CB0166">
              <w:rPr>
                <w:rFonts w:asciiTheme="majorHAnsi" w:hAnsiTheme="majorHAnsi" w:cstheme="majorHAnsi"/>
                <w:sz w:val="18"/>
                <w:szCs w:val="18"/>
              </w:rPr>
              <w:t>No input required</w:t>
            </w:r>
          </w:p>
        </w:tc>
        <w:tc>
          <w:tcPr>
            <w:tcW w:w="2064" w:type="dxa"/>
            <w:shd w:val="clear" w:color="auto" w:fill="auto"/>
          </w:tcPr>
          <w:p w14:paraId="74593E30" w14:textId="77777777" w:rsidR="00366ECC" w:rsidRPr="00CB0166" w:rsidRDefault="00366ECC" w:rsidP="00DD1144">
            <w:pPr>
              <w:spacing w:line="240" w:lineRule="exact"/>
              <w:jc w:val="center"/>
              <w:rPr>
                <w:rFonts w:asciiTheme="majorHAnsi" w:hAnsiTheme="majorHAnsi" w:cstheme="majorHAnsi"/>
                <w:sz w:val="18"/>
                <w:szCs w:val="18"/>
              </w:rPr>
            </w:pPr>
          </w:p>
        </w:tc>
      </w:tr>
      <w:tr w:rsidR="00366ECC" w:rsidRPr="00CB0166" w14:paraId="343C470E" w14:textId="77777777" w:rsidTr="00DD1144">
        <w:trPr>
          <w:trHeight w:val="744"/>
        </w:trPr>
        <w:tc>
          <w:tcPr>
            <w:tcW w:w="1271" w:type="dxa"/>
            <w:shd w:val="clear" w:color="auto" w:fill="E5EAEF"/>
          </w:tcPr>
          <w:p w14:paraId="6BFE29E9" w14:textId="036A94EC" w:rsidR="00366ECC" w:rsidRPr="00CB0166" w:rsidRDefault="007234D9" w:rsidP="00DD1144">
            <w:pPr>
              <w:spacing w:line="240" w:lineRule="exact"/>
              <w:rPr>
                <w:rFonts w:asciiTheme="majorHAnsi" w:hAnsiTheme="majorHAnsi" w:cstheme="majorHAnsi"/>
                <w:sz w:val="18"/>
                <w:szCs w:val="18"/>
                <w:shd w:val="clear" w:color="auto" w:fill="FFFFFF"/>
              </w:rPr>
            </w:pPr>
            <w:r w:rsidRPr="00CB0166">
              <w:rPr>
                <w:rFonts w:asciiTheme="majorHAnsi" w:hAnsiTheme="majorHAnsi" w:cstheme="majorHAnsi"/>
                <w:sz w:val="18"/>
                <w:szCs w:val="18"/>
                <w:shd w:val="clear" w:color="auto" w:fill="FFFFFF"/>
              </w:rPr>
              <w:t>Maximum amount of repetitions</w:t>
            </w:r>
          </w:p>
        </w:tc>
        <w:tc>
          <w:tcPr>
            <w:tcW w:w="4726" w:type="dxa"/>
          </w:tcPr>
          <w:p w14:paraId="125AC042" w14:textId="77777777" w:rsidR="00856936" w:rsidRPr="00CB0166" w:rsidRDefault="00856936" w:rsidP="00EA1349">
            <w:pPr>
              <w:spacing w:line="240" w:lineRule="exact"/>
              <w:jc w:val="left"/>
              <w:rPr>
                <w:rStyle w:val="af6"/>
                <w:rFonts w:asciiTheme="majorHAnsi" w:eastAsia="ＭＳ Ｐゴシック" w:hAnsiTheme="majorHAnsi" w:cstheme="majorHAnsi"/>
                <w:b w:val="0"/>
                <w:sz w:val="18"/>
                <w:szCs w:val="18"/>
              </w:rPr>
            </w:pPr>
            <w:r w:rsidRPr="00CB0166">
              <w:rPr>
                <w:rStyle w:val="af6"/>
                <w:rFonts w:asciiTheme="majorHAnsi" w:eastAsia="ＭＳ Ｐゴシック" w:hAnsiTheme="majorHAnsi" w:cstheme="majorHAnsi"/>
                <w:b w:val="0"/>
                <w:sz w:val="18"/>
                <w:szCs w:val="18"/>
              </w:rPr>
              <w:t>Input a number between 1 and 99,999,999.</w:t>
            </w:r>
          </w:p>
          <w:p w14:paraId="3E8E6910" w14:textId="77777777" w:rsidR="00856936" w:rsidRPr="00CB0166" w:rsidRDefault="00856936" w:rsidP="00EA1349">
            <w:pPr>
              <w:spacing w:line="240" w:lineRule="exact"/>
              <w:jc w:val="left"/>
              <w:rPr>
                <w:rStyle w:val="af6"/>
                <w:rFonts w:asciiTheme="majorHAnsi" w:eastAsia="ＭＳ Ｐゴシック" w:hAnsiTheme="majorHAnsi" w:cstheme="majorHAnsi"/>
                <w:b w:val="0"/>
                <w:sz w:val="18"/>
                <w:szCs w:val="18"/>
              </w:rPr>
            </w:pPr>
            <w:r w:rsidRPr="00CB0166">
              <w:rPr>
                <w:rStyle w:val="af6"/>
                <w:rFonts w:asciiTheme="majorHAnsi" w:eastAsia="ＭＳ Ｐゴシック" w:hAnsiTheme="majorHAnsi" w:cstheme="majorHAnsi"/>
                <w:b w:val="0"/>
                <w:sz w:val="18"/>
                <w:szCs w:val="18"/>
              </w:rPr>
              <w:t>The initial value is set to the number obtained from the defauly value in the tf file.</w:t>
            </w:r>
          </w:p>
          <w:p w14:paraId="7861506B" w14:textId="77777777" w:rsidR="00856936" w:rsidRPr="00CB0166" w:rsidRDefault="00856936" w:rsidP="00EA1349">
            <w:pPr>
              <w:spacing w:line="240" w:lineRule="exact"/>
              <w:jc w:val="left"/>
              <w:rPr>
                <w:rStyle w:val="af6"/>
                <w:rFonts w:asciiTheme="majorHAnsi" w:eastAsia="ＭＳ Ｐゴシック" w:hAnsiTheme="majorHAnsi" w:cstheme="majorHAnsi"/>
                <w:b w:val="0"/>
                <w:sz w:val="18"/>
                <w:szCs w:val="18"/>
              </w:rPr>
            </w:pPr>
            <w:r w:rsidRPr="00CB0166">
              <w:rPr>
                <w:rStyle w:val="af6"/>
                <w:rFonts w:asciiTheme="majorHAnsi" w:eastAsia="ＭＳ Ｐゴシック" w:hAnsiTheme="majorHAnsi" w:cstheme="majorHAnsi"/>
                <w:b w:val="0"/>
                <w:sz w:val="18"/>
                <w:szCs w:val="18"/>
              </w:rPr>
              <w:t>If there is not "default" in the tf file, the value "1" will be set.</w:t>
            </w:r>
          </w:p>
          <w:p w14:paraId="5BA60562" w14:textId="48570F42" w:rsidR="00366ECC" w:rsidRPr="00CB0166" w:rsidRDefault="00856936" w:rsidP="00EA1349">
            <w:pPr>
              <w:spacing w:line="240" w:lineRule="exact"/>
              <w:jc w:val="left"/>
              <w:rPr>
                <w:rFonts w:asciiTheme="majorHAnsi" w:eastAsia="ＭＳ Ｐゴシック" w:hAnsiTheme="majorHAnsi" w:cstheme="majorHAnsi"/>
                <w:bCs/>
                <w:sz w:val="18"/>
                <w:szCs w:val="18"/>
              </w:rPr>
            </w:pPr>
            <w:r w:rsidRPr="00CB0166">
              <w:rPr>
                <w:rStyle w:val="af6"/>
                <w:rFonts w:asciiTheme="majorHAnsi" w:eastAsia="ＭＳ Ｐゴシック" w:hAnsiTheme="majorHAnsi" w:cstheme="majorHAnsi"/>
                <w:b w:val="0"/>
                <w:sz w:val="18"/>
                <w:szCs w:val="18"/>
              </w:rPr>
              <w:t>If it is not last updated by "Terraform variable update procedure", it is not possible to change the value from updating the Module file.</w:t>
            </w:r>
          </w:p>
        </w:tc>
        <w:tc>
          <w:tcPr>
            <w:tcW w:w="697" w:type="dxa"/>
          </w:tcPr>
          <w:p w14:paraId="0B296BE7" w14:textId="77777777" w:rsidR="00366ECC" w:rsidRPr="00CB0166" w:rsidRDefault="00366ECC" w:rsidP="00DD1144">
            <w:pPr>
              <w:spacing w:line="240" w:lineRule="exact"/>
              <w:jc w:val="center"/>
              <w:rPr>
                <w:rFonts w:asciiTheme="majorHAnsi" w:hAnsiTheme="majorHAnsi" w:cstheme="majorHAnsi"/>
                <w:color w:val="000000"/>
                <w:sz w:val="18"/>
                <w:szCs w:val="18"/>
                <w:shd w:val="clear" w:color="auto" w:fill="FFFFFF"/>
              </w:rPr>
            </w:pPr>
            <w:r w:rsidRPr="00CB0166">
              <w:rPr>
                <w:rFonts w:asciiTheme="majorHAnsi" w:hAnsiTheme="majorHAnsi" w:cstheme="majorHAnsi"/>
                <w:color w:val="000000"/>
                <w:sz w:val="18"/>
                <w:szCs w:val="18"/>
                <w:shd w:val="clear" w:color="auto" w:fill="FFFFFF"/>
              </w:rPr>
              <w:t>○</w:t>
            </w:r>
          </w:p>
        </w:tc>
        <w:tc>
          <w:tcPr>
            <w:tcW w:w="977" w:type="dxa"/>
          </w:tcPr>
          <w:p w14:paraId="4F1D3497" w14:textId="5ABBB172" w:rsidR="00366ECC" w:rsidRPr="00CB0166" w:rsidRDefault="003D5B41" w:rsidP="00DD1144">
            <w:pPr>
              <w:spacing w:line="240" w:lineRule="exact"/>
              <w:rPr>
                <w:rFonts w:asciiTheme="majorHAnsi" w:hAnsiTheme="majorHAnsi" w:cstheme="majorHAnsi"/>
                <w:color w:val="000000"/>
                <w:sz w:val="18"/>
                <w:szCs w:val="18"/>
                <w:shd w:val="clear" w:color="auto" w:fill="FFFFFF"/>
              </w:rPr>
            </w:pPr>
            <w:r w:rsidRPr="00CB0166">
              <w:rPr>
                <w:rFonts w:asciiTheme="majorHAnsi" w:hAnsiTheme="majorHAnsi" w:cstheme="majorHAnsi"/>
                <w:color w:val="000000"/>
                <w:sz w:val="18"/>
                <w:szCs w:val="18"/>
                <w:shd w:val="clear" w:color="auto" w:fill="FFFFFF"/>
              </w:rPr>
              <w:t>Manual input</w:t>
            </w:r>
          </w:p>
        </w:tc>
        <w:tc>
          <w:tcPr>
            <w:tcW w:w="2064" w:type="dxa"/>
          </w:tcPr>
          <w:p w14:paraId="2E775D1F" w14:textId="1290E7A4" w:rsidR="00366ECC" w:rsidRPr="00CB0166" w:rsidRDefault="003D5B41" w:rsidP="00DD1144">
            <w:pPr>
              <w:spacing w:line="240" w:lineRule="exact"/>
              <w:jc w:val="left"/>
              <w:rPr>
                <w:rFonts w:asciiTheme="majorHAnsi" w:hAnsiTheme="majorHAnsi" w:cstheme="majorHAnsi"/>
                <w:color w:val="000000"/>
                <w:sz w:val="18"/>
                <w:szCs w:val="18"/>
                <w:shd w:val="clear" w:color="auto" w:fill="FFFFFF"/>
              </w:rPr>
            </w:pPr>
            <w:r w:rsidRPr="00CB0166">
              <w:rPr>
                <w:rFonts w:asciiTheme="majorHAnsi" w:hAnsiTheme="majorHAnsi" w:cstheme="majorHAnsi"/>
                <w:color w:val="000000"/>
                <w:sz w:val="18"/>
                <w:szCs w:val="18"/>
                <w:shd w:val="clear" w:color="auto" w:fill="FFFFFF"/>
              </w:rPr>
              <w:t xml:space="preserve">Input value: </w:t>
            </w:r>
            <w:r w:rsidRPr="00CB0166">
              <w:rPr>
                <w:rFonts w:asciiTheme="majorHAnsi" w:hAnsiTheme="majorHAnsi" w:cstheme="majorHAnsi"/>
                <w:color w:val="000000"/>
                <w:sz w:val="18"/>
                <w:szCs w:val="18"/>
                <w:shd w:val="clear" w:color="auto" w:fill="FFFFFF"/>
              </w:rPr>
              <w:br/>
            </w:r>
            <w:r w:rsidR="00366ECC" w:rsidRPr="00CB0166">
              <w:rPr>
                <w:rFonts w:asciiTheme="majorHAnsi" w:hAnsiTheme="majorHAnsi" w:cstheme="majorHAnsi"/>
                <w:color w:val="000000"/>
                <w:sz w:val="18"/>
                <w:szCs w:val="18"/>
                <w:shd w:val="clear" w:color="auto" w:fill="FFFFFF"/>
              </w:rPr>
              <w:t xml:space="preserve"> 1</w:t>
            </w:r>
            <w:r w:rsidR="00366ECC" w:rsidRPr="00CB0166">
              <w:rPr>
                <w:rFonts w:asciiTheme="majorHAnsi" w:hAnsiTheme="majorHAnsi" w:cstheme="majorHAnsi"/>
                <w:color w:val="000000"/>
                <w:sz w:val="18"/>
                <w:szCs w:val="18"/>
                <w:shd w:val="clear" w:color="auto" w:fill="FFFFFF"/>
              </w:rPr>
              <w:t>～</w:t>
            </w:r>
            <w:r w:rsidR="00366ECC" w:rsidRPr="00CB0166">
              <w:rPr>
                <w:rFonts w:asciiTheme="majorHAnsi" w:hAnsiTheme="majorHAnsi" w:cstheme="majorHAnsi"/>
                <w:color w:val="000000"/>
                <w:sz w:val="18"/>
                <w:szCs w:val="18"/>
                <w:shd w:val="clear" w:color="auto" w:fill="FFFFFF"/>
              </w:rPr>
              <w:t>99,999,999</w:t>
            </w:r>
          </w:p>
        </w:tc>
      </w:tr>
      <w:tr w:rsidR="00366ECC" w:rsidRPr="00CB0166" w14:paraId="32AD907E" w14:textId="77777777" w:rsidTr="00DD1144">
        <w:trPr>
          <w:trHeight w:val="252"/>
        </w:trPr>
        <w:tc>
          <w:tcPr>
            <w:tcW w:w="1271" w:type="dxa"/>
            <w:shd w:val="clear" w:color="auto" w:fill="E5EAEF"/>
          </w:tcPr>
          <w:p w14:paraId="077EA0EE" w14:textId="215EDA08" w:rsidR="00366ECC" w:rsidRPr="00CB0166" w:rsidRDefault="007234D9" w:rsidP="00DD1144">
            <w:pPr>
              <w:spacing w:line="240" w:lineRule="exact"/>
              <w:rPr>
                <w:rFonts w:asciiTheme="majorHAnsi" w:hAnsiTheme="majorHAnsi" w:cstheme="majorHAnsi"/>
                <w:sz w:val="18"/>
                <w:szCs w:val="18"/>
                <w:shd w:val="clear" w:color="auto" w:fill="FFFFFF"/>
              </w:rPr>
            </w:pPr>
            <w:r w:rsidRPr="00CB0166">
              <w:rPr>
                <w:rFonts w:asciiTheme="majorHAnsi" w:hAnsiTheme="majorHAnsi" w:cstheme="majorHAnsi"/>
                <w:sz w:val="18"/>
                <w:szCs w:val="18"/>
                <w:shd w:val="clear" w:color="auto" w:fill="FFFFFF"/>
              </w:rPr>
              <w:t>Remarks</w:t>
            </w:r>
          </w:p>
        </w:tc>
        <w:tc>
          <w:tcPr>
            <w:tcW w:w="4726" w:type="dxa"/>
          </w:tcPr>
          <w:p w14:paraId="1FF090D2" w14:textId="3C75FBA0" w:rsidR="00366ECC" w:rsidRPr="00CB0166" w:rsidRDefault="007234D9" w:rsidP="00DD1144">
            <w:pPr>
              <w:spacing w:line="240" w:lineRule="exact"/>
              <w:rPr>
                <w:rFonts w:asciiTheme="majorHAnsi" w:hAnsiTheme="majorHAnsi" w:cstheme="majorHAnsi"/>
                <w:sz w:val="18"/>
                <w:szCs w:val="18"/>
                <w:shd w:val="clear" w:color="auto" w:fill="FFFFFF"/>
              </w:rPr>
            </w:pPr>
            <w:r w:rsidRPr="00CB0166">
              <w:rPr>
                <w:rFonts w:asciiTheme="majorHAnsi" w:hAnsiTheme="majorHAnsi" w:cstheme="majorHAnsi"/>
                <w:sz w:val="18"/>
                <w:szCs w:val="18"/>
                <w:shd w:val="clear" w:color="auto" w:fill="FFFFFF"/>
              </w:rPr>
              <w:t>Free description field</w:t>
            </w:r>
          </w:p>
        </w:tc>
        <w:tc>
          <w:tcPr>
            <w:tcW w:w="697" w:type="dxa"/>
          </w:tcPr>
          <w:p w14:paraId="6AF09144" w14:textId="77777777" w:rsidR="00366ECC" w:rsidRPr="00CB0166" w:rsidRDefault="00366ECC" w:rsidP="00DD1144">
            <w:pPr>
              <w:spacing w:line="240" w:lineRule="exact"/>
              <w:jc w:val="center"/>
              <w:rPr>
                <w:rFonts w:asciiTheme="majorHAnsi" w:hAnsiTheme="majorHAnsi" w:cstheme="majorHAnsi"/>
                <w:color w:val="000000"/>
                <w:sz w:val="18"/>
                <w:szCs w:val="18"/>
                <w:shd w:val="clear" w:color="auto" w:fill="FFFFFF"/>
              </w:rPr>
            </w:pPr>
            <w:r w:rsidRPr="00CB0166">
              <w:rPr>
                <w:rFonts w:asciiTheme="majorHAnsi" w:hAnsiTheme="majorHAnsi" w:cstheme="majorHAnsi"/>
                <w:color w:val="000000"/>
                <w:sz w:val="18"/>
                <w:szCs w:val="18"/>
                <w:shd w:val="clear" w:color="auto" w:fill="FFFFFF"/>
              </w:rPr>
              <w:t>-</w:t>
            </w:r>
          </w:p>
        </w:tc>
        <w:tc>
          <w:tcPr>
            <w:tcW w:w="977" w:type="dxa"/>
          </w:tcPr>
          <w:p w14:paraId="2A01DAC3" w14:textId="593D4AF6" w:rsidR="00366ECC" w:rsidRPr="00CB0166" w:rsidRDefault="003D5B41" w:rsidP="00DD1144">
            <w:pPr>
              <w:spacing w:line="240" w:lineRule="exact"/>
              <w:rPr>
                <w:rFonts w:asciiTheme="majorHAnsi" w:hAnsiTheme="majorHAnsi" w:cstheme="majorHAnsi"/>
                <w:color w:val="000000"/>
                <w:sz w:val="18"/>
                <w:szCs w:val="18"/>
                <w:shd w:val="clear" w:color="auto" w:fill="FFFFFF"/>
              </w:rPr>
            </w:pPr>
            <w:r w:rsidRPr="00CB0166">
              <w:rPr>
                <w:rFonts w:asciiTheme="majorHAnsi" w:hAnsiTheme="majorHAnsi" w:cstheme="majorHAnsi"/>
                <w:color w:val="000000"/>
                <w:sz w:val="18"/>
                <w:szCs w:val="18"/>
                <w:shd w:val="clear" w:color="auto" w:fill="FFFFFF"/>
              </w:rPr>
              <w:t>Manual input</w:t>
            </w:r>
          </w:p>
        </w:tc>
        <w:tc>
          <w:tcPr>
            <w:tcW w:w="2064" w:type="dxa"/>
          </w:tcPr>
          <w:p w14:paraId="24322476" w14:textId="6D751212" w:rsidR="00366ECC" w:rsidRPr="00CB0166" w:rsidRDefault="003D5B41" w:rsidP="00DD1144">
            <w:pPr>
              <w:spacing w:line="240" w:lineRule="exact"/>
              <w:jc w:val="left"/>
              <w:rPr>
                <w:rFonts w:asciiTheme="majorHAnsi" w:hAnsiTheme="majorHAnsi" w:cstheme="majorHAnsi"/>
                <w:color w:val="000000"/>
                <w:sz w:val="18"/>
                <w:szCs w:val="18"/>
                <w:shd w:val="clear" w:color="auto" w:fill="FFFFFF"/>
              </w:rPr>
            </w:pPr>
            <w:r w:rsidRPr="00CB0166">
              <w:rPr>
                <w:rFonts w:asciiTheme="majorHAnsi" w:hAnsiTheme="majorHAnsi" w:cstheme="majorHAnsi"/>
                <w:color w:val="000000"/>
                <w:sz w:val="18"/>
                <w:szCs w:val="18"/>
                <w:shd w:val="clear" w:color="auto" w:fill="FFFFFF"/>
              </w:rPr>
              <w:t xml:space="preserve">Maximum length </w:t>
            </w:r>
            <w:r w:rsidR="00366ECC" w:rsidRPr="00CB0166">
              <w:rPr>
                <w:rFonts w:asciiTheme="majorHAnsi" w:hAnsiTheme="majorHAnsi" w:cstheme="majorHAnsi"/>
                <w:color w:val="000000"/>
                <w:sz w:val="18"/>
                <w:szCs w:val="18"/>
                <w:shd w:val="clear" w:color="auto" w:fill="FFFFFF"/>
              </w:rPr>
              <w:t>4000</w:t>
            </w:r>
            <w:r w:rsidRPr="00CB0166">
              <w:rPr>
                <w:rFonts w:asciiTheme="majorHAnsi" w:hAnsiTheme="majorHAnsi" w:cstheme="majorHAnsi"/>
                <w:color w:val="000000"/>
                <w:sz w:val="18"/>
                <w:szCs w:val="18"/>
                <w:shd w:val="clear" w:color="auto" w:fill="FFFFFF"/>
              </w:rPr>
              <w:t xml:space="preserve"> bytes</w:t>
            </w:r>
          </w:p>
        </w:tc>
      </w:tr>
    </w:tbl>
    <w:p w14:paraId="478D1281" w14:textId="77777777" w:rsidR="00366ECC" w:rsidRPr="00CB0166" w:rsidRDefault="00366ECC" w:rsidP="00366ECC">
      <w:pPr>
        <w:widowControl/>
        <w:jc w:val="left"/>
        <w:rPr>
          <w:del w:id="908" w:author="作成者"/>
          <w:rFonts w:asciiTheme="majorHAnsi" w:hAnsiTheme="majorHAnsi" w:cstheme="majorHAnsi"/>
        </w:rPr>
      </w:pPr>
    </w:p>
    <w:p w14:paraId="0A0BCBD0" w14:textId="77777777" w:rsidR="00366ECC" w:rsidRPr="00CB0166" w:rsidRDefault="00366ECC" w:rsidP="00366ECC">
      <w:pPr>
        <w:widowControl/>
        <w:jc w:val="left"/>
        <w:rPr>
          <w:del w:id="909" w:author="作成者"/>
          <w:rFonts w:asciiTheme="majorHAnsi" w:hAnsiTheme="majorHAnsi" w:cstheme="majorHAnsi"/>
        </w:rPr>
      </w:pPr>
    </w:p>
    <w:p w14:paraId="0196A217" w14:textId="77777777" w:rsidR="00366ECC" w:rsidRPr="00CB0166" w:rsidRDefault="00366ECC" w:rsidP="00366ECC">
      <w:pPr>
        <w:widowControl/>
        <w:jc w:val="left"/>
        <w:rPr>
          <w:del w:id="910" w:author="作成者"/>
          <w:rFonts w:asciiTheme="majorHAnsi" w:hAnsiTheme="majorHAnsi" w:cstheme="majorHAnsi"/>
        </w:rPr>
      </w:pPr>
    </w:p>
    <w:p w14:paraId="0AD4F053" w14:textId="77777777" w:rsidR="00366ECC" w:rsidRPr="00CB0166" w:rsidRDefault="00366ECC" w:rsidP="00366ECC">
      <w:pPr>
        <w:pStyle w:val="aff0"/>
        <w:rPr>
          <w:ins w:id="911" w:author="作成者"/>
          <w:rFonts w:asciiTheme="majorHAnsi" w:hAnsiTheme="majorHAnsi" w:cstheme="majorHAnsi"/>
        </w:rPr>
      </w:pPr>
      <w:del w:id="912" w:author="作成者">
        <w:r w:rsidRPr="00CB0166">
          <w:rPr>
            <w:rFonts w:asciiTheme="majorHAnsi" w:hAnsiTheme="majorHAnsi" w:cstheme="majorHAnsi"/>
          </w:rPr>
          <w:br w:type="page"/>
        </w:r>
      </w:del>
    </w:p>
    <w:p w14:paraId="26145AD3" w14:textId="6F243D6E" w:rsidR="00366ECC" w:rsidRPr="00CB0166" w:rsidRDefault="00366ECC" w:rsidP="00366ECC">
      <w:pPr>
        <w:pStyle w:val="aff0"/>
        <w:rPr>
          <w:ins w:id="913" w:author="作成者"/>
          <w:rStyle w:val="generalbold1"/>
          <w:rFonts w:asciiTheme="majorHAnsi" w:eastAsia="ＭＳ Ｐゴシック" w:hAnsiTheme="majorHAnsi" w:cstheme="majorHAnsi"/>
          <w:bCs/>
          <w:sz w:val="21"/>
          <w:szCs w:val="21"/>
        </w:rPr>
      </w:pPr>
      <w:ins w:id="914" w:author="作成者">
        <w:r w:rsidRPr="00CB0166">
          <w:rPr>
            <w:rStyle w:val="generalbold1"/>
            <w:rFonts w:ascii="ＭＳ ゴシック" w:eastAsia="ＭＳ ゴシック" w:hAnsi="ＭＳ ゴシック" w:cs="ＭＳ ゴシック" w:hint="eastAsia"/>
            <w:bCs/>
            <w:sz w:val="21"/>
            <w:szCs w:val="21"/>
          </w:rPr>
          <w:t>※</w:t>
        </w:r>
      </w:ins>
      <w:r w:rsidR="00AF501C" w:rsidRPr="00CB0166">
        <w:rPr>
          <w:rStyle w:val="generalbold1"/>
          <w:rFonts w:asciiTheme="majorHAnsi" w:eastAsia="ＭＳ Ｐゴシック" w:hAnsiTheme="majorHAnsi" w:cstheme="majorHAnsi"/>
          <w:bCs/>
          <w:sz w:val="21"/>
          <w:szCs w:val="21"/>
        </w:rPr>
        <w:t>Initial registrations and repetition updates are not happening in real-time, so it might take a couple of minutes before the variables can be used in "</w:t>
      </w:r>
      <w:r w:rsidR="00AB6542" w:rsidRPr="00AB6542">
        <w:rPr>
          <w:rStyle w:val="generalbold1"/>
          <w:rFonts w:asciiTheme="majorHAnsi" w:eastAsia="ＭＳ Ｐゴシック" w:hAnsiTheme="majorHAnsi" w:cstheme="majorHAnsi"/>
          <w:bCs/>
          <w:sz w:val="21"/>
          <w:szCs w:val="21"/>
          <w:u w:val="single"/>
        </w:rPr>
        <w:fldChar w:fldCharType="begin"/>
      </w:r>
      <w:r w:rsidR="00AB6542" w:rsidRPr="00AB6542">
        <w:rPr>
          <w:rStyle w:val="generalbold1"/>
          <w:rFonts w:asciiTheme="majorHAnsi" w:eastAsia="ＭＳ Ｐゴシック" w:hAnsiTheme="majorHAnsi" w:cstheme="majorHAnsi"/>
          <w:bCs/>
          <w:sz w:val="21"/>
          <w:szCs w:val="21"/>
          <w:u w:val="single"/>
        </w:rPr>
        <w:instrText xml:space="preserve"> REF _Ref56088131 \r \h </w:instrText>
      </w:r>
      <w:r w:rsidR="00AB6542" w:rsidRPr="00AB6542">
        <w:rPr>
          <w:rStyle w:val="generalbold1"/>
          <w:rFonts w:asciiTheme="majorHAnsi" w:eastAsia="ＭＳ Ｐゴシック" w:hAnsiTheme="majorHAnsi" w:cstheme="majorHAnsi"/>
          <w:bCs/>
          <w:sz w:val="21"/>
          <w:szCs w:val="21"/>
          <w:u w:val="single"/>
        </w:rPr>
      </w:r>
      <w:r w:rsidR="00AB6542">
        <w:rPr>
          <w:rStyle w:val="generalbold1"/>
          <w:rFonts w:asciiTheme="majorHAnsi" w:eastAsia="ＭＳ Ｐゴシック" w:hAnsiTheme="majorHAnsi" w:cstheme="majorHAnsi"/>
          <w:bCs/>
          <w:sz w:val="21"/>
          <w:szCs w:val="21"/>
          <w:u w:val="single"/>
        </w:rPr>
        <w:instrText xml:space="preserve"> \* MERGEFORMAT </w:instrText>
      </w:r>
      <w:r w:rsidR="00AB6542" w:rsidRPr="00AB6542">
        <w:rPr>
          <w:rStyle w:val="generalbold1"/>
          <w:rFonts w:asciiTheme="majorHAnsi" w:eastAsia="ＭＳ Ｐゴシック" w:hAnsiTheme="majorHAnsi" w:cstheme="majorHAnsi"/>
          <w:bCs/>
          <w:sz w:val="21"/>
          <w:szCs w:val="21"/>
          <w:u w:val="single"/>
        </w:rPr>
        <w:fldChar w:fldCharType="separate"/>
      </w:r>
      <w:r w:rsidR="00D751A3">
        <w:rPr>
          <w:rStyle w:val="generalbold1"/>
          <w:rFonts w:asciiTheme="majorHAnsi" w:eastAsia="ＭＳ Ｐゴシック" w:hAnsiTheme="majorHAnsi" w:cstheme="majorHAnsi"/>
          <w:bCs/>
          <w:sz w:val="21"/>
          <w:szCs w:val="21"/>
          <w:u w:val="single"/>
        </w:rPr>
        <w:t>5.2.7</w:t>
      </w:r>
      <w:r w:rsidR="00AB6542" w:rsidRPr="00AB6542">
        <w:rPr>
          <w:rStyle w:val="generalbold1"/>
          <w:rFonts w:asciiTheme="majorHAnsi" w:eastAsia="ＭＳ Ｐゴシック" w:hAnsiTheme="majorHAnsi" w:cstheme="majorHAnsi"/>
          <w:bCs/>
          <w:sz w:val="21"/>
          <w:szCs w:val="21"/>
          <w:u w:val="single"/>
        </w:rPr>
        <w:fldChar w:fldCharType="end"/>
      </w:r>
      <w:r w:rsidR="00AB6542" w:rsidRPr="00AB6542">
        <w:rPr>
          <w:rStyle w:val="generalbold1"/>
          <w:rFonts w:asciiTheme="majorHAnsi" w:eastAsia="ＭＳ Ｐゴシック" w:hAnsiTheme="majorHAnsi" w:cstheme="majorHAnsi"/>
          <w:bCs/>
          <w:sz w:val="21"/>
          <w:szCs w:val="21"/>
          <w:u w:val="single"/>
        </w:rPr>
        <w:t xml:space="preserve"> </w:t>
      </w:r>
      <w:r w:rsidR="00AB6542" w:rsidRPr="00AB6542">
        <w:rPr>
          <w:rStyle w:val="generalbold1"/>
          <w:rFonts w:asciiTheme="majorHAnsi" w:eastAsia="ＭＳ Ｐゴシック" w:hAnsiTheme="majorHAnsi" w:cstheme="majorHAnsi"/>
          <w:bCs/>
          <w:sz w:val="21"/>
          <w:szCs w:val="21"/>
          <w:u w:val="single"/>
        </w:rPr>
        <w:fldChar w:fldCharType="begin"/>
      </w:r>
      <w:r w:rsidR="00AB6542" w:rsidRPr="00AB6542">
        <w:rPr>
          <w:rStyle w:val="generalbold1"/>
          <w:rFonts w:asciiTheme="majorHAnsi" w:eastAsia="ＭＳ Ｐゴシック" w:hAnsiTheme="majorHAnsi" w:cstheme="majorHAnsi"/>
          <w:bCs/>
          <w:sz w:val="21"/>
          <w:szCs w:val="21"/>
          <w:u w:val="single"/>
        </w:rPr>
        <w:instrText xml:space="preserve"> REF _Ref56088131 \h </w:instrText>
      </w:r>
      <w:r w:rsidR="00AB6542" w:rsidRPr="00AB6542">
        <w:rPr>
          <w:rStyle w:val="generalbold1"/>
          <w:rFonts w:asciiTheme="majorHAnsi" w:eastAsia="ＭＳ Ｐゴシック" w:hAnsiTheme="majorHAnsi" w:cstheme="majorHAnsi"/>
          <w:bCs/>
          <w:sz w:val="21"/>
          <w:szCs w:val="21"/>
          <w:u w:val="single"/>
        </w:rPr>
      </w:r>
      <w:r w:rsidR="00AB6542">
        <w:rPr>
          <w:rStyle w:val="generalbold1"/>
          <w:rFonts w:asciiTheme="majorHAnsi" w:eastAsia="ＭＳ Ｐゴシック" w:hAnsiTheme="majorHAnsi" w:cstheme="majorHAnsi"/>
          <w:bCs/>
          <w:sz w:val="21"/>
          <w:szCs w:val="21"/>
          <w:u w:val="single"/>
        </w:rPr>
        <w:instrText xml:space="preserve"> \* MERGEFORMAT </w:instrText>
      </w:r>
      <w:r w:rsidR="00AB6542" w:rsidRPr="00AB6542">
        <w:rPr>
          <w:rStyle w:val="generalbold1"/>
          <w:rFonts w:asciiTheme="majorHAnsi" w:eastAsia="ＭＳ Ｐゴシック" w:hAnsiTheme="majorHAnsi" w:cstheme="majorHAnsi"/>
          <w:bCs/>
          <w:sz w:val="21"/>
          <w:szCs w:val="21"/>
          <w:u w:val="single"/>
        </w:rPr>
        <w:fldChar w:fldCharType="separate"/>
      </w:r>
      <w:r w:rsidR="00D751A3" w:rsidRPr="00D751A3">
        <w:rPr>
          <w:rFonts w:cstheme="majorHAnsi"/>
          <w:u w:val="single"/>
        </w:rPr>
        <w:t>Substitution value automatic registration</w:t>
      </w:r>
      <w:r w:rsidR="00AB6542" w:rsidRPr="00AB6542">
        <w:rPr>
          <w:rStyle w:val="generalbold1"/>
          <w:rFonts w:asciiTheme="majorHAnsi" w:eastAsia="ＭＳ Ｐゴシック" w:hAnsiTheme="majorHAnsi" w:cstheme="majorHAnsi"/>
          <w:bCs/>
          <w:sz w:val="21"/>
          <w:szCs w:val="21"/>
          <w:u w:val="single"/>
        </w:rPr>
        <w:fldChar w:fldCharType="end"/>
      </w:r>
      <w:r w:rsidR="00AB6542" w:rsidRPr="00CB0166">
        <w:rPr>
          <w:rStyle w:val="generalbold1"/>
          <w:rFonts w:asciiTheme="majorHAnsi" w:eastAsia="ＭＳ Ｐゴシック" w:hAnsiTheme="majorHAnsi" w:cstheme="majorHAnsi"/>
          <w:bCs/>
          <w:sz w:val="21"/>
          <w:szCs w:val="21"/>
        </w:rPr>
        <w:t>“</w:t>
      </w:r>
      <w:r w:rsidR="00AB6542">
        <w:rPr>
          <w:rStyle w:val="generalbold1"/>
          <w:rFonts w:asciiTheme="majorHAnsi" w:eastAsia="ＭＳ Ｐゴシック" w:hAnsiTheme="majorHAnsi" w:cstheme="majorHAnsi"/>
          <w:bCs/>
          <w:sz w:val="21"/>
          <w:szCs w:val="21"/>
        </w:rPr>
        <w:t xml:space="preserve"> </w:t>
      </w:r>
      <w:r w:rsidR="00AB6542" w:rsidRPr="00CB0166">
        <w:rPr>
          <w:rStyle w:val="generalbold1"/>
          <w:rFonts w:asciiTheme="majorHAnsi" w:eastAsia="ＭＳ Ｐゴシック" w:hAnsiTheme="majorHAnsi" w:cstheme="majorHAnsi"/>
          <w:bCs/>
          <w:sz w:val="21"/>
          <w:szCs w:val="21"/>
        </w:rPr>
        <w:t>and</w:t>
      </w:r>
      <w:r w:rsidR="00AF501C" w:rsidRPr="00CB0166">
        <w:rPr>
          <w:rStyle w:val="generalbold1"/>
          <w:rFonts w:asciiTheme="majorHAnsi" w:eastAsia="ＭＳ Ｐゴシック" w:hAnsiTheme="majorHAnsi" w:cstheme="majorHAnsi"/>
          <w:bCs/>
          <w:sz w:val="21"/>
          <w:szCs w:val="21"/>
        </w:rPr>
        <w:t xml:space="preserve"> "</w:t>
      </w:r>
      <w:r w:rsidR="00AB6542" w:rsidRPr="00AB6542">
        <w:rPr>
          <w:rStyle w:val="generalbold1"/>
          <w:rFonts w:asciiTheme="majorHAnsi" w:eastAsia="ＭＳ Ｐゴシック" w:hAnsiTheme="majorHAnsi" w:cstheme="majorHAnsi"/>
          <w:bCs/>
          <w:sz w:val="21"/>
          <w:szCs w:val="21"/>
          <w:u w:val="single"/>
        </w:rPr>
        <w:fldChar w:fldCharType="begin"/>
      </w:r>
      <w:r w:rsidR="00AB6542" w:rsidRPr="00AB6542">
        <w:rPr>
          <w:rStyle w:val="generalbold1"/>
          <w:rFonts w:asciiTheme="majorHAnsi" w:eastAsia="ＭＳ Ｐゴシック" w:hAnsiTheme="majorHAnsi" w:cstheme="majorHAnsi"/>
          <w:bCs/>
          <w:sz w:val="21"/>
          <w:szCs w:val="21"/>
          <w:u w:val="single"/>
        </w:rPr>
        <w:instrText xml:space="preserve"> REF _Ref126582612 \r \h </w:instrText>
      </w:r>
      <w:r w:rsidR="00AB6542" w:rsidRPr="00AB6542">
        <w:rPr>
          <w:rStyle w:val="generalbold1"/>
          <w:rFonts w:asciiTheme="majorHAnsi" w:eastAsia="ＭＳ Ｐゴシック" w:hAnsiTheme="majorHAnsi" w:cstheme="majorHAnsi"/>
          <w:bCs/>
          <w:sz w:val="21"/>
          <w:szCs w:val="21"/>
          <w:u w:val="single"/>
        </w:rPr>
      </w:r>
      <w:r w:rsidR="00AB6542">
        <w:rPr>
          <w:rStyle w:val="generalbold1"/>
          <w:rFonts w:asciiTheme="majorHAnsi" w:eastAsia="ＭＳ Ｐゴシック" w:hAnsiTheme="majorHAnsi" w:cstheme="majorHAnsi"/>
          <w:bCs/>
          <w:sz w:val="21"/>
          <w:szCs w:val="21"/>
          <w:u w:val="single"/>
        </w:rPr>
        <w:instrText xml:space="preserve"> \* MERGEFORMAT </w:instrText>
      </w:r>
      <w:r w:rsidR="00AB6542" w:rsidRPr="00AB6542">
        <w:rPr>
          <w:rStyle w:val="generalbold1"/>
          <w:rFonts w:asciiTheme="majorHAnsi" w:eastAsia="ＭＳ Ｐゴシック" w:hAnsiTheme="majorHAnsi" w:cstheme="majorHAnsi"/>
          <w:bCs/>
          <w:sz w:val="21"/>
          <w:szCs w:val="21"/>
          <w:u w:val="single"/>
        </w:rPr>
        <w:fldChar w:fldCharType="separate"/>
      </w:r>
      <w:r w:rsidR="00D751A3">
        <w:rPr>
          <w:rStyle w:val="generalbold1"/>
          <w:rFonts w:asciiTheme="majorHAnsi" w:eastAsia="ＭＳ Ｐゴシック" w:hAnsiTheme="majorHAnsi" w:cstheme="majorHAnsi"/>
          <w:bCs/>
          <w:sz w:val="21"/>
          <w:szCs w:val="21"/>
          <w:u w:val="single"/>
        </w:rPr>
        <w:t>5.2.8</w:t>
      </w:r>
      <w:r w:rsidR="00AB6542" w:rsidRPr="00AB6542">
        <w:rPr>
          <w:rStyle w:val="generalbold1"/>
          <w:rFonts w:asciiTheme="majorHAnsi" w:eastAsia="ＭＳ Ｐゴシック" w:hAnsiTheme="majorHAnsi" w:cstheme="majorHAnsi"/>
          <w:bCs/>
          <w:sz w:val="21"/>
          <w:szCs w:val="21"/>
          <w:u w:val="single"/>
        </w:rPr>
        <w:fldChar w:fldCharType="end"/>
      </w:r>
      <w:r w:rsidR="00AB6542" w:rsidRPr="00AB6542">
        <w:rPr>
          <w:rStyle w:val="generalbold1"/>
          <w:rFonts w:asciiTheme="majorHAnsi" w:eastAsia="ＭＳ Ｐゴシック" w:hAnsiTheme="majorHAnsi" w:cstheme="majorHAnsi"/>
          <w:bCs/>
          <w:sz w:val="21"/>
          <w:szCs w:val="21"/>
          <w:u w:val="single"/>
        </w:rPr>
        <w:t xml:space="preserve"> </w:t>
      </w:r>
      <w:r w:rsidR="00AB6542" w:rsidRPr="00AB6542">
        <w:rPr>
          <w:rStyle w:val="generalbold1"/>
          <w:rFonts w:asciiTheme="majorHAnsi" w:eastAsia="ＭＳ Ｐゴシック" w:hAnsiTheme="majorHAnsi" w:cstheme="majorHAnsi"/>
          <w:bCs/>
          <w:sz w:val="21"/>
          <w:szCs w:val="21"/>
          <w:u w:val="single"/>
        </w:rPr>
        <w:fldChar w:fldCharType="begin"/>
      </w:r>
      <w:r w:rsidR="00AB6542" w:rsidRPr="00AB6542">
        <w:rPr>
          <w:rStyle w:val="generalbold1"/>
          <w:rFonts w:asciiTheme="majorHAnsi" w:eastAsia="ＭＳ Ｐゴシック" w:hAnsiTheme="majorHAnsi" w:cstheme="majorHAnsi"/>
          <w:bCs/>
          <w:sz w:val="21"/>
          <w:szCs w:val="21"/>
          <w:u w:val="single"/>
        </w:rPr>
        <w:instrText xml:space="preserve"> REF _Ref126582619 \h </w:instrText>
      </w:r>
      <w:r w:rsidR="00AB6542" w:rsidRPr="00AB6542">
        <w:rPr>
          <w:rStyle w:val="generalbold1"/>
          <w:rFonts w:asciiTheme="majorHAnsi" w:eastAsia="ＭＳ Ｐゴシック" w:hAnsiTheme="majorHAnsi" w:cstheme="majorHAnsi"/>
          <w:bCs/>
          <w:sz w:val="21"/>
          <w:szCs w:val="21"/>
          <w:u w:val="single"/>
        </w:rPr>
      </w:r>
      <w:r w:rsidR="00AB6542">
        <w:rPr>
          <w:rStyle w:val="generalbold1"/>
          <w:rFonts w:asciiTheme="majorHAnsi" w:eastAsia="ＭＳ Ｐゴシック" w:hAnsiTheme="majorHAnsi" w:cstheme="majorHAnsi"/>
          <w:bCs/>
          <w:sz w:val="21"/>
          <w:szCs w:val="21"/>
          <w:u w:val="single"/>
        </w:rPr>
        <w:instrText xml:space="preserve"> \* MERGEFORMAT </w:instrText>
      </w:r>
      <w:r w:rsidR="00AB6542" w:rsidRPr="00AB6542">
        <w:rPr>
          <w:rStyle w:val="generalbold1"/>
          <w:rFonts w:asciiTheme="majorHAnsi" w:eastAsia="ＭＳ Ｐゴシック" w:hAnsiTheme="majorHAnsi" w:cstheme="majorHAnsi"/>
          <w:bCs/>
          <w:sz w:val="21"/>
          <w:szCs w:val="21"/>
          <w:u w:val="single"/>
        </w:rPr>
        <w:fldChar w:fldCharType="separate"/>
      </w:r>
      <w:r w:rsidR="00D751A3" w:rsidRPr="00D751A3">
        <w:rPr>
          <w:rFonts w:cstheme="majorHAnsi"/>
          <w:u w:val="single"/>
        </w:rPr>
        <w:t>Substitution value list</w:t>
      </w:r>
      <w:r w:rsidR="00AB6542" w:rsidRPr="00AB6542">
        <w:rPr>
          <w:rStyle w:val="generalbold1"/>
          <w:rFonts w:asciiTheme="majorHAnsi" w:eastAsia="ＭＳ Ｐゴシック" w:hAnsiTheme="majorHAnsi" w:cstheme="majorHAnsi"/>
          <w:bCs/>
          <w:sz w:val="21"/>
          <w:szCs w:val="21"/>
          <w:u w:val="single"/>
        </w:rPr>
        <w:fldChar w:fldCharType="end"/>
      </w:r>
      <w:r w:rsidR="00AF501C" w:rsidRPr="00CB0166">
        <w:rPr>
          <w:rStyle w:val="generalbold1"/>
          <w:rFonts w:asciiTheme="majorHAnsi" w:eastAsia="ＭＳ Ｐゴシック" w:hAnsiTheme="majorHAnsi" w:cstheme="majorHAnsi"/>
          <w:bCs/>
          <w:sz w:val="21"/>
          <w:szCs w:val="21"/>
        </w:rPr>
        <w:t>"</w:t>
      </w:r>
    </w:p>
    <w:p w14:paraId="23C804F0" w14:textId="6BB7D8B6" w:rsidR="00366ECC" w:rsidRPr="00CB0166" w:rsidRDefault="00AB6542" w:rsidP="00366ECC">
      <w:pPr>
        <w:pStyle w:val="aff0"/>
        <w:rPr>
          <w:ins w:id="915" w:author="作成者"/>
          <w:rStyle w:val="generalbold1"/>
          <w:rFonts w:asciiTheme="majorHAnsi" w:eastAsia="ＭＳ Ｐゴシック" w:hAnsiTheme="majorHAnsi" w:cstheme="majorHAnsi"/>
          <w:bCs/>
          <w:sz w:val="21"/>
          <w:szCs w:val="21"/>
        </w:rPr>
      </w:pPr>
      <w:r>
        <w:rPr>
          <w:rStyle w:val="generalbold1"/>
          <w:rFonts w:asciiTheme="majorHAnsi" w:eastAsia="ＭＳ Ｐゴシック" w:hAnsiTheme="majorHAnsi" w:cstheme="majorHAnsi"/>
          <w:bCs/>
          <w:sz w:val="21"/>
          <w:szCs w:val="21"/>
        </w:rPr>
        <w:t>The c</w:t>
      </w:r>
      <w:r w:rsidR="00AF501C" w:rsidRPr="00CB0166">
        <w:rPr>
          <w:rStyle w:val="generalbold1"/>
          <w:rFonts w:asciiTheme="majorHAnsi" w:eastAsia="ＭＳ Ｐゴシック" w:hAnsiTheme="majorHAnsi" w:cstheme="majorHAnsi"/>
          <w:bCs/>
          <w:sz w:val="21"/>
          <w:szCs w:val="21"/>
        </w:rPr>
        <w:t>hapter "</w:t>
      </w:r>
      <w:r w:rsidRPr="00AB6542">
        <w:rPr>
          <w:rStyle w:val="generalbold1"/>
          <w:rFonts w:asciiTheme="majorHAnsi" w:eastAsia="ＭＳ Ｐゴシック" w:hAnsiTheme="majorHAnsi" w:cstheme="majorHAnsi"/>
          <w:bCs/>
          <w:sz w:val="21"/>
          <w:szCs w:val="21"/>
          <w:u w:val="single"/>
        </w:rPr>
        <w:fldChar w:fldCharType="begin"/>
      </w:r>
      <w:r w:rsidRPr="00AB6542">
        <w:rPr>
          <w:rStyle w:val="generalbold1"/>
          <w:rFonts w:asciiTheme="majorHAnsi" w:eastAsia="ＭＳ Ｐゴシック" w:hAnsiTheme="majorHAnsi" w:cstheme="majorHAnsi"/>
          <w:bCs/>
          <w:sz w:val="21"/>
          <w:szCs w:val="21"/>
          <w:u w:val="single"/>
        </w:rPr>
        <w:instrText xml:space="preserve"> REF _Ref126582646 \r \h </w:instrText>
      </w:r>
      <w:r w:rsidRPr="00AB6542">
        <w:rPr>
          <w:rStyle w:val="generalbold1"/>
          <w:rFonts w:asciiTheme="majorHAnsi" w:eastAsia="ＭＳ Ｐゴシック" w:hAnsiTheme="majorHAnsi" w:cstheme="majorHAnsi"/>
          <w:bCs/>
          <w:sz w:val="21"/>
          <w:szCs w:val="21"/>
          <w:u w:val="single"/>
        </w:rPr>
      </w:r>
      <w:r>
        <w:rPr>
          <w:rStyle w:val="generalbold1"/>
          <w:rFonts w:asciiTheme="majorHAnsi" w:eastAsia="ＭＳ Ｐゴシック" w:hAnsiTheme="majorHAnsi" w:cstheme="majorHAnsi"/>
          <w:bCs/>
          <w:sz w:val="21"/>
          <w:szCs w:val="21"/>
          <w:u w:val="single"/>
        </w:rPr>
        <w:instrText xml:space="preserve"> \* MERGEFORMAT </w:instrText>
      </w:r>
      <w:r w:rsidRPr="00AB6542">
        <w:rPr>
          <w:rStyle w:val="generalbold1"/>
          <w:rFonts w:asciiTheme="majorHAnsi" w:eastAsia="ＭＳ Ｐゴシック" w:hAnsiTheme="majorHAnsi" w:cstheme="majorHAnsi"/>
          <w:bCs/>
          <w:sz w:val="21"/>
          <w:szCs w:val="21"/>
          <w:u w:val="single"/>
        </w:rPr>
        <w:fldChar w:fldCharType="separate"/>
      </w:r>
      <w:r w:rsidR="00D751A3">
        <w:rPr>
          <w:rStyle w:val="generalbold1"/>
          <w:rFonts w:asciiTheme="majorHAnsi" w:eastAsia="ＭＳ Ｐゴシック" w:hAnsiTheme="majorHAnsi" w:cstheme="majorHAnsi"/>
          <w:bCs/>
          <w:sz w:val="21"/>
          <w:szCs w:val="21"/>
          <w:u w:val="single"/>
        </w:rPr>
        <w:t xml:space="preserve"> 7.2</w:t>
      </w:r>
      <w:r w:rsidRPr="00AB6542">
        <w:rPr>
          <w:rStyle w:val="generalbold1"/>
          <w:rFonts w:asciiTheme="majorHAnsi" w:eastAsia="ＭＳ Ｐゴシック" w:hAnsiTheme="majorHAnsi" w:cstheme="majorHAnsi"/>
          <w:bCs/>
          <w:sz w:val="21"/>
          <w:szCs w:val="21"/>
          <w:u w:val="single"/>
        </w:rPr>
        <w:fldChar w:fldCharType="end"/>
      </w:r>
      <w:r w:rsidRPr="00AB6542">
        <w:rPr>
          <w:rStyle w:val="generalbold1"/>
          <w:rFonts w:asciiTheme="majorHAnsi" w:eastAsia="ＭＳ Ｐゴシック" w:hAnsiTheme="majorHAnsi" w:cstheme="majorHAnsi"/>
          <w:bCs/>
          <w:sz w:val="21"/>
          <w:szCs w:val="21"/>
          <w:u w:val="single"/>
        </w:rPr>
        <w:t xml:space="preserve"> </w:t>
      </w:r>
      <w:r w:rsidRPr="00AB6542">
        <w:rPr>
          <w:rStyle w:val="generalbold1"/>
          <w:rFonts w:asciiTheme="majorHAnsi" w:eastAsia="ＭＳ Ｐゴシック" w:hAnsiTheme="majorHAnsi" w:cstheme="majorHAnsi"/>
          <w:bCs/>
          <w:sz w:val="21"/>
          <w:szCs w:val="21"/>
          <w:u w:val="single"/>
        </w:rPr>
        <w:fldChar w:fldCharType="begin"/>
      </w:r>
      <w:r w:rsidRPr="00AB6542">
        <w:rPr>
          <w:rStyle w:val="generalbold1"/>
          <w:rFonts w:asciiTheme="majorHAnsi" w:eastAsia="ＭＳ Ｐゴシック" w:hAnsiTheme="majorHAnsi" w:cstheme="majorHAnsi"/>
          <w:bCs/>
          <w:sz w:val="21"/>
          <w:szCs w:val="21"/>
          <w:u w:val="single"/>
        </w:rPr>
        <w:instrText xml:space="preserve"> REF _Ref126582638 \h </w:instrText>
      </w:r>
      <w:r w:rsidRPr="00AB6542">
        <w:rPr>
          <w:rStyle w:val="generalbold1"/>
          <w:rFonts w:asciiTheme="majorHAnsi" w:eastAsia="ＭＳ Ｐゴシック" w:hAnsiTheme="majorHAnsi" w:cstheme="majorHAnsi"/>
          <w:bCs/>
          <w:sz w:val="21"/>
          <w:szCs w:val="21"/>
          <w:u w:val="single"/>
        </w:rPr>
      </w:r>
      <w:r>
        <w:rPr>
          <w:rStyle w:val="generalbold1"/>
          <w:rFonts w:asciiTheme="majorHAnsi" w:eastAsia="ＭＳ Ｐゴシック" w:hAnsiTheme="majorHAnsi" w:cstheme="majorHAnsi"/>
          <w:bCs/>
          <w:sz w:val="21"/>
          <w:szCs w:val="21"/>
          <w:u w:val="single"/>
        </w:rPr>
        <w:instrText xml:space="preserve"> \* MERGEFORMAT </w:instrText>
      </w:r>
      <w:r w:rsidRPr="00AB6542">
        <w:rPr>
          <w:rStyle w:val="generalbold1"/>
          <w:rFonts w:asciiTheme="majorHAnsi" w:eastAsia="ＭＳ Ｐゴシック" w:hAnsiTheme="majorHAnsi" w:cstheme="majorHAnsi"/>
          <w:bCs/>
          <w:sz w:val="21"/>
          <w:szCs w:val="21"/>
          <w:u w:val="single"/>
        </w:rPr>
        <w:fldChar w:fldCharType="separate"/>
      </w:r>
      <w:r w:rsidR="00D751A3" w:rsidRPr="00D751A3">
        <w:rPr>
          <w:u w:val="single"/>
        </w:rPr>
        <w:t>Maintenance and Maintaining</w:t>
      </w:r>
      <w:r w:rsidRPr="00AB6542">
        <w:rPr>
          <w:rStyle w:val="generalbold1"/>
          <w:rFonts w:asciiTheme="majorHAnsi" w:eastAsia="ＭＳ Ｐゴシック" w:hAnsiTheme="majorHAnsi" w:cstheme="majorHAnsi"/>
          <w:bCs/>
          <w:sz w:val="21"/>
          <w:szCs w:val="21"/>
          <w:u w:val="single"/>
        </w:rPr>
        <w:fldChar w:fldCharType="end"/>
      </w:r>
      <w:r w:rsidR="00AF501C" w:rsidRPr="00CB0166">
        <w:rPr>
          <w:rStyle w:val="generalbold1"/>
          <w:rFonts w:asciiTheme="majorHAnsi" w:eastAsia="ＭＳ Ｐゴシック" w:hAnsiTheme="majorHAnsi" w:cstheme="majorHAnsi"/>
          <w:bCs/>
          <w:sz w:val="21"/>
          <w:szCs w:val="21"/>
        </w:rPr>
        <w:t>" contains more information regarding the timing of when they are updated.</w:t>
      </w:r>
      <w:r w:rsidR="00AF501C" w:rsidRPr="00CB0166">
        <w:rPr>
          <w:rStyle w:val="generalbold1"/>
          <w:rFonts w:asciiTheme="majorHAnsi" w:eastAsia="ＭＳ Ｐゴシック" w:hAnsiTheme="majorHAnsi" w:cstheme="majorHAnsi"/>
          <w:bCs/>
          <w:sz w:val="21"/>
          <w:szCs w:val="21"/>
        </w:rPr>
        <w:br/>
      </w:r>
    </w:p>
    <w:p w14:paraId="4B72378A" w14:textId="178D45D4" w:rsidR="00366ECC" w:rsidRPr="00CB0166" w:rsidRDefault="00856936" w:rsidP="00D361BF">
      <w:pPr>
        <w:pStyle w:val="aff0"/>
        <w:numPr>
          <w:ilvl w:val="0"/>
          <w:numId w:val="43"/>
        </w:numPr>
        <w:ind w:left="703"/>
        <w:rPr>
          <w:ins w:id="916" w:author="作成者"/>
          <w:rStyle w:val="generalbold1"/>
          <w:rFonts w:asciiTheme="majorHAnsi" w:eastAsia="ＭＳ Ｐゴシック" w:hAnsiTheme="majorHAnsi" w:cstheme="majorHAnsi"/>
          <w:bCs/>
          <w:sz w:val="21"/>
          <w:szCs w:val="21"/>
        </w:rPr>
      </w:pPr>
      <w:r w:rsidRPr="00CB0166">
        <w:rPr>
          <w:rStyle w:val="generalbold1"/>
          <w:rFonts w:asciiTheme="majorHAnsi" w:eastAsia="ＭＳ Ｐゴシック" w:hAnsiTheme="majorHAnsi" w:cstheme="majorHAnsi"/>
          <w:bCs/>
          <w:sz w:val="21"/>
          <w:szCs w:val="21"/>
        </w:rPr>
        <w:t>Access permission role</w:t>
      </w:r>
    </w:p>
    <w:p w14:paraId="30311258" w14:textId="008D6DAE" w:rsidR="00EA1349" w:rsidRDefault="00856936">
      <w:pPr>
        <w:widowControl/>
        <w:jc w:val="left"/>
        <w:rPr>
          <w:rFonts w:asciiTheme="majorHAnsi" w:hAnsiTheme="majorHAnsi" w:cstheme="majorHAnsi"/>
        </w:rPr>
      </w:pPr>
      <w:r w:rsidRPr="00CB0166">
        <w:rPr>
          <w:rStyle w:val="generalbold1"/>
          <w:rFonts w:asciiTheme="majorHAnsi" w:eastAsia="ＭＳ Ｐゴシック" w:hAnsiTheme="majorHAnsi" w:cstheme="majorHAnsi"/>
          <w:bCs/>
          <w:sz w:val="21"/>
          <w:szCs w:val="21"/>
        </w:rPr>
        <w:t>The permission roles set for variable nesting management are set to the permission roles of the Module material collection in which the relevant variable is defined.</w:t>
      </w:r>
      <w:r w:rsidRPr="00CB0166">
        <w:rPr>
          <w:rStyle w:val="generalbold1"/>
          <w:rFonts w:asciiTheme="majorHAnsi" w:eastAsia="ＭＳ Ｐゴシック" w:hAnsiTheme="majorHAnsi" w:cstheme="majorHAnsi"/>
          <w:bCs/>
          <w:sz w:val="21"/>
          <w:szCs w:val="21"/>
        </w:rPr>
        <w:br/>
      </w:r>
    </w:p>
    <w:p w14:paraId="4CB54D67" w14:textId="77777777" w:rsidR="00EA1349" w:rsidRDefault="00EA1349">
      <w:pPr>
        <w:widowControl/>
        <w:jc w:val="left"/>
        <w:rPr>
          <w:rFonts w:asciiTheme="majorHAnsi" w:hAnsiTheme="majorHAnsi" w:cstheme="majorHAnsi"/>
        </w:rPr>
      </w:pPr>
      <w:r>
        <w:rPr>
          <w:rFonts w:asciiTheme="majorHAnsi" w:hAnsiTheme="majorHAnsi" w:cstheme="majorHAnsi"/>
        </w:rPr>
        <w:br w:type="page"/>
      </w:r>
    </w:p>
    <w:p w14:paraId="69A52BC7" w14:textId="77777777" w:rsidR="00366ECC" w:rsidRPr="00CB0166" w:rsidRDefault="00366ECC">
      <w:pPr>
        <w:widowControl/>
        <w:jc w:val="left"/>
        <w:rPr>
          <w:rFonts w:asciiTheme="majorHAnsi" w:hAnsiTheme="majorHAnsi" w:cstheme="majorHAnsi"/>
        </w:rPr>
      </w:pPr>
    </w:p>
    <w:p w14:paraId="5B582B7B" w14:textId="71136B94" w:rsidR="00402659" w:rsidRPr="00CB0166" w:rsidRDefault="00402659" w:rsidP="00402659">
      <w:pPr>
        <w:pStyle w:val="30"/>
        <w:ind w:left="1134" w:hanging="709"/>
        <w:rPr>
          <w:rFonts w:cstheme="majorHAnsi"/>
        </w:rPr>
      </w:pPr>
      <w:bookmarkStart w:id="917" w:name="_Ref56088131"/>
      <w:bookmarkStart w:id="918" w:name="_Ref56088138"/>
      <w:bookmarkStart w:id="919" w:name="_Toc56604971"/>
      <w:bookmarkStart w:id="920" w:name="_Toc105604738"/>
      <w:bookmarkStart w:id="921" w:name="_Substitution_value_automatic"/>
      <w:bookmarkStart w:id="922" w:name="_Toc126763579"/>
      <w:bookmarkEnd w:id="921"/>
      <w:r w:rsidRPr="00CB0166">
        <w:rPr>
          <w:rFonts w:cstheme="majorHAnsi"/>
        </w:rPr>
        <w:t xml:space="preserve">Substitution </w:t>
      </w:r>
      <w:r w:rsidR="00624DBE" w:rsidRPr="00CB0166">
        <w:rPr>
          <w:rFonts w:cstheme="majorHAnsi"/>
        </w:rPr>
        <w:t>value automatic registration</w:t>
      </w:r>
      <w:bookmarkEnd w:id="917"/>
      <w:bookmarkEnd w:id="918"/>
      <w:bookmarkEnd w:id="919"/>
      <w:bookmarkEnd w:id="920"/>
      <w:bookmarkEnd w:id="922"/>
    </w:p>
    <w:p w14:paraId="0F16B120" w14:textId="77777777" w:rsidR="0093457B" w:rsidRPr="00CB0166" w:rsidRDefault="00624DBE" w:rsidP="00D361BF">
      <w:pPr>
        <w:pStyle w:val="aff0"/>
        <w:numPr>
          <w:ilvl w:val="1"/>
          <w:numId w:val="30"/>
        </w:numPr>
        <w:rPr>
          <w:rFonts w:asciiTheme="majorHAnsi" w:hAnsiTheme="majorHAnsi" w:cstheme="majorHAnsi"/>
        </w:rPr>
      </w:pPr>
      <w:r w:rsidRPr="00CB0166">
        <w:rPr>
          <w:rFonts w:asciiTheme="majorHAnsi" w:hAnsiTheme="majorHAnsi" w:cstheme="majorHAnsi"/>
        </w:rPr>
        <w:t xml:space="preserve">In "Substitution value automatic registration", </w:t>
      </w:r>
      <w:r w:rsidR="0093457B" w:rsidRPr="00CB0166">
        <w:rPr>
          <w:rFonts w:asciiTheme="majorHAnsi" w:hAnsiTheme="majorHAnsi" w:cstheme="majorHAnsi"/>
        </w:rPr>
        <w:t>users can link Parameter sheets created with the Menu creation tool (With Operation) and Movement variables.</w:t>
      </w:r>
    </w:p>
    <w:p w14:paraId="14219C13" w14:textId="7495C0A2" w:rsidR="00EE3DFD" w:rsidRPr="00CB0166" w:rsidRDefault="0093457B" w:rsidP="0093457B">
      <w:pPr>
        <w:pStyle w:val="aff0"/>
        <w:ind w:left="840"/>
        <w:rPr>
          <w:rFonts w:asciiTheme="majorHAnsi" w:hAnsiTheme="majorHAnsi" w:cstheme="majorHAnsi"/>
        </w:rPr>
      </w:pPr>
      <w:r w:rsidRPr="00CB0166">
        <w:rPr>
          <w:rFonts w:asciiTheme="majorHAnsi" w:hAnsiTheme="majorHAnsi" w:cstheme="majorHAnsi"/>
        </w:rPr>
        <w:t>The registered information will be reflected to the Substitution value list by the BackYard Process.</w:t>
      </w:r>
    </w:p>
    <w:p w14:paraId="51E09DAC" w14:textId="54AB3AF4" w:rsidR="005B6A8A" w:rsidRPr="00CB0166" w:rsidRDefault="00C67AC0" w:rsidP="00CC1CEC">
      <w:pPr>
        <w:pStyle w:val="aff0"/>
        <w:ind w:leftChars="400" w:left="840"/>
        <w:jc w:val="left"/>
        <w:rPr>
          <w:rFonts w:asciiTheme="majorHAnsi" w:hAnsiTheme="majorHAnsi" w:cstheme="majorHAnsi"/>
          <w:u w:val="single"/>
        </w:rPr>
      </w:pPr>
      <w:r w:rsidRPr="00CB0166">
        <w:rPr>
          <w:rFonts w:asciiTheme="majorHAnsi" w:hAnsiTheme="majorHAnsi" w:cstheme="majorHAnsi"/>
          <w:noProof/>
        </w:rPr>
        <mc:AlternateContent>
          <mc:Choice Requires="wps">
            <w:drawing>
              <wp:anchor distT="0" distB="0" distL="114300" distR="114300" simplePos="0" relativeHeight="251778048" behindDoc="0" locked="0" layoutInCell="1" allowOverlap="1" wp14:anchorId="1594F6B9" wp14:editId="6C491367">
                <wp:simplePos x="0" y="0"/>
                <wp:positionH relativeFrom="column">
                  <wp:posOffset>471170</wp:posOffset>
                </wp:positionH>
                <wp:positionV relativeFrom="paragraph">
                  <wp:posOffset>2889250</wp:posOffset>
                </wp:positionV>
                <wp:extent cx="685800" cy="342900"/>
                <wp:effectExtent l="0" t="0" r="19050" b="19050"/>
                <wp:wrapNone/>
                <wp:docPr id="21" name="正方形/長方形 21"/>
                <wp:cNvGraphicFramePr/>
                <a:graphic xmlns:a="http://schemas.openxmlformats.org/drawingml/2006/main">
                  <a:graphicData uri="http://schemas.microsoft.com/office/word/2010/wordprocessingShape">
                    <wps:wsp>
                      <wps:cNvSpPr/>
                      <wps:spPr>
                        <a:xfrm>
                          <a:off x="0" y="0"/>
                          <a:ext cx="6858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6B164" id="正方形/長方形 21" o:spid="_x0000_s1026" style="position:absolute;left:0;text-align:left;margin-left:37.1pt;margin-top:227.5pt;width:54pt;height:2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" filled="f" strokecolor="red" strokeweight="2pt"/>
            </w:pict>
          </mc:Fallback>
        </mc:AlternateContent>
      </w:r>
      <w:r w:rsidR="00A61BFA" w:rsidRPr="00CB0166">
        <w:rPr>
          <w:rFonts w:asciiTheme="majorHAnsi" w:hAnsiTheme="majorHAnsi" w:cstheme="majorHAnsi"/>
        </w:rPr>
        <w:t>The reflection rules is mentioned in</w:t>
      </w:r>
      <w:r w:rsidR="00AB6542">
        <w:rPr>
          <w:rFonts w:asciiTheme="majorHAnsi" w:hAnsiTheme="majorHAnsi" w:cstheme="majorHAnsi"/>
          <w:u w:val="single"/>
        </w:rPr>
        <w:t>”</w:t>
      </w:r>
      <w:r w:rsidR="00AB6542" w:rsidRPr="00AB6542">
        <w:rPr>
          <w:rFonts w:asciiTheme="majorHAnsi" w:hAnsiTheme="majorHAnsi" w:cstheme="majorHAnsi"/>
          <w:u w:val="single"/>
        </w:rPr>
        <w:fldChar w:fldCharType="begin"/>
      </w:r>
      <w:r w:rsidR="00AB6542" w:rsidRPr="00AB6542">
        <w:rPr>
          <w:rFonts w:asciiTheme="majorHAnsi" w:hAnsiTheme="majorHAnsi" w:cstheme="majorHAnsi"/>
          <w:u w:val="single"/>
        </w:rPr>
        <w:instrText xml:space="preserve"> REF _Ref126582763 \r \h </w:instrText>
      </w:r>
      <w:r w:rsidR="00AB6542" w:rsidRPr="00AB6542">
        <w:rPr>
          <w:rFonts w:asciiTheme="majorHAnsi" w:hAnsiTheme="majorHAnsi" w:cstheme="majorHAnsi"/>
          <w:u w:val="single"/>
        </w:rPr>
      </w:r>
      <w:r w:rsidR="00AB6542" w:rsidRPr="00AB6542">
        <w:rPr>
          <w:rFonts w:asciiTheme="majorHAnsi" w:hAnsiTheme="majorHAnsi" w:cstheme="majorHAnsi"/>
          <w:u w:val="single"/>
        </w:rPr>
        <w:instrText xml:space="preserve"> \* MERGEFORMAT </w:instrText>
      </w:r>
      <w:r w:rsidR="00AB6542" w:rsidRPr="00AB6542">
        <w:rPr>
          <w:rFonts w:asciiTheme="majorHAnsi" w:hAnsiTheme="majorHAnsi" w:cstheme="majorHAnsi"/>
          <w:u w:val="single"/>
        </w:rPr>
        <w:fldChar w:fldCharType="separate"/>
      </w:r>
      <w:r w:rsidR="00D751A3">
        <w:rPr>
          <w:rFonts w:asciiTheme="majorHAnsi" w:hAnsiTheme="majorHAnsi" w:cstheme="majorHAnsi"/>
          <w:u w:val="single"/>
        </w:rPr>
        <w:t xml:space="preserve"> 6.2</w:t>
      </w:r>
      <w:r w:rsidR="00AB6542" w:rsidRPr="00AB6542">
        <w:rPr>
          <w:rFonts w:asciiTheme="majorHAnsi" w:hAnsiTheme="majorHAnsi" w:cstheme="majorHAnsi"/>
          <w:u w:val="single"/>
        </w:rPr>
        <w:fldChar w:fldCharType="end"/>
      </w:r>
      <w:r w:rsidR="00AB6542" w:rsidRPr="00AB6542">
        <w:rPr>
          <w:rFonts w:asciiTheme="majorHAnsi" w:hAnsiTheme="majorHAnsi" w:cstheme="majorHAnsi"/>
          <w:u w:val="single"/>
        </w:rPr>
        <w:fldChar w:fldCharType="begin"/>
      </w:r>
      <w:r w:rsidR="00AB6542" w:rsidRPr="00AB6542">
        <w:rPr>
          <w:rFonts w:asciiTheme="majorHAnsi" w:hAnsiTheme="majorHAnsi" w:cstheme="majorHAnsi"/>
          <w:u w:val="single"/>
        </w:rPr>
        <w:instrText xml:space="preserve"> REF _Ref126582767 \h </w:instrText>
      </w:r>
      <w:r w:rsidR="00AB6542" w:rsidRPr="00AB6542">
        <w:rPr>
          <w:rFonts w:asciiTheme="majorHAnsi" w:hAnsiTheme="majorHAnsi" w:cstheme="majorHAnsi"/>
          <w:u w:val="single"/>
        </w:rPr>
      </w:r>
      <w:r w:rsidR="00AB6542" w:rsidRPr="00AB6542">
        <w:rPr>
          <w:rFonts w:asciiTheme="majorHAnsi" w:hAnsiTheme="majorHAnsi" w:cstheme="majorHAnsi"/>
          <w:u w:val="single"/>
        </w:rPr>
        <w:instrText xml:space="preserve"> \* MERGEFORMAT </w:instrText>
      </w:r>
      <w:r w:rsidR="00AB6542" w:rsidRPr="00AB6542">
        <w:rPr>
          <w:rFonts w:asciiTheme="majorHAnsi" w:hAnsiTheme="majorHAnsi" w:cstheme="majorHAnsi"/>
          <w:u w:val="single"/>
        </w:rPr>
        <w:fldChar w:fldCharType="separate"/>
      </w:r>
      <w:r w:rsidR="00D751A3" w:rsidRPr="00D751A3">
        <w:rPr>
          <w:u w:val="single"/>
        </w:rPr>
        <w:t>BackYard Content</w:t>
      </w:r>
      <w:r w:rsidR="00AB6542" w:rsidRPr="00AB6542">
        <w:rPr>
          <w:rFonts w:asciiTheme="majorHAnsi" w:hAnsiTheme="majorHAnsi" w:cstheme="majorHAnsi"/>
          <w:u w:val="single"/>
        </w:rPr>
        <w:fldChar w:fldCharType="end"/>
      </w:r>
      <w:r w:rsidR="00AB6542" w:rsidRPr="00AB6542">
        <w:rPr>
          <w:rFonts w:asciiTheme="majorHAnsi" w:hAnsiTheme="majorHAnsi" w:cstheme="majorHAnsi"/>
          <w:u w:val="single"/>
        </w:rPr>
        <w:t xml:space="preserve"> </w:t>
      </w:r>
      <w:r w:rsidR="00AB6542" w:rsidRPr="00AB6542">
        <w:rPr>
          <w:rFonts w:asciiTheme="majorHAnsi" w:hAnsiTheme="majorHAnsi" w:cstheme="majorHAnsi"/>
          <w:u w:val="single"/>
        </w:rPr>
        <w:fldChar w:fldCharType="begin"/>
      </w:r>
      <w:r w:rsidR="00AB6542" w:rsidRPr="00AB6542">
        <w:rPr>
          <w:rFonts w:asciiTheme="majorHAnsi" w:hAnsiTheme="majorHAnsi" w:cstheme="majorHAnsi"/>
          <w:u w:val="single"/>
        </w:rPr>
        <w:instrText xml:space="preserve"> REF _Ref126582770 \r \h </w:instrText>
      </w:r>
      <w:r w:rsidR="00AB6542" w:rsidRPr="00AB6542">
        <w:rPr>
          <w:rFonts w:asciiTheme="majorHAnsi" w:hAnsiTheme="majorHAnsi" w:cstheme="majorHAnsi"/>
          <w:u w:val="single"/>
        </w:rPr>
      </w:r>
      <w:r w:rsidR="00AB6542" w:rsidRPr="00AB6542">
        <w:rPr>
          <w:rFonts w:asciiTheme="majorHAnsi" w:hAnsiTheme="majorHAnsi" w:cstheme="majorHAnsi"/>
          <w:u w:val="single"/>
        </w:rPr>
        <w:instrText xml:space="preserve"> \* MERGEFORMAT </w:instrText>
      </w:r>
      <w:r w:rsidR="00AB6542" w:rsidRPr="00AB6542">
        <w:rPr>
          <w:rFonts w:asciiTheme="majorHAnsi" w:hAnsiTheme="majorHAnsi" w:cstheme="majorHAnsi"/>
          <w:u w:val="single"/>
        </w:rPr>
        <w:fldChar w:fldCharType="separate"/>
      </w:r>
      <w:r w:rsidR="00D751A3">
        <w:rPr>
          <w:rFonts w:asciiTheme="majorHAnsi" w:hAnsiTheme="majorHAnsi" w:cstheme="majorHAnsi"/>
          <w:u w:val="single"/>
        </w:rPr>
        <w:t>(2)</w:t>
      </w:r>
      <w:r w:rsidR="00AB6542" w:rsidRPr="00AB6542">
        <w:rPr>
          <w:rFonts w:asciiTheme="majorHAnsi" w:hAnsiTheme="majorHAnsi" w:cstheme="majorHAnsi"/>
          <w:u w:val="single"/>
        </w:rPr>
        <w:fldChar w:fldCharType="end"/>
      </w:r>
      <w:r w:rsidR="00AB6542" w:rsidRPr="00AB6542">
        <w:rPr>
          <w:rFonts w:asciiTheme="majorHAnsi" w:hAnsiTheme="majorHAnsi" w:cstheme="majorHAnsi"/>
          <w:u w:val="single"/>
        </w:rPr>
        <w:fldChar w:fldCharType="begin"/>
      </w:r>
      <w:r w:rsidR="00AB6542" w:rsidRPr="00AB6542">
        <w:rPr>
          <w:rFonts w:asciiTheme="majorHAnsi" w:hAnsiTheme="majorHAnsi" w:cstheme="majorHAnsi"/>
          <w:u w:val="single"/>
        </w:rPr>
        <w:instrText xml:space="preserve"> REF _Ref126582770 \h </w:instrText>
      </w:r>
      <w:r w:rsidR="00AB6542" w:rsidRPr="00AB6542">
        <w:rPr>
          <w:rFonts w:asciiTheme="majorHAnsi" w:hAnsiTheme="majorHAnsi" w:cstheme="majorHAnsi"/>
          <w:u w:val="single"/>
        </w:rPr>
      </w:r>
      <w:r w:rsidR="00AB6542" w:rsidRPr="00AB6542">
        <w:rPr>
          <w:rFonts w:asciiTheme="majorHAnsi" w:hAnsiTheme="majorHAnsi" w:cstheme="majorHAnsi"/>
          <w:u w:val="single"/>
        </w:rPr>
        <w:instrText xml:space="preserve"> \* MERGEFORMAT </w:instrText>
      </w:r>
      <w:r w:rsidR="00AB6542" w:rsidRPr="00AB6542">
        <w:rPr>
          <w:rFonts w:asciiTheme="majorHAnsi" w:hAnsiTheme="majorHAnsi" w:cstheme="majorHAnsi"/>
          <w:u w:val="single"/>
        </w:rPr>
        <w:fldChar w:fldCharType="separate"/>
      </w:r>
      <w:r w:rsidR="00D751A3" w:rsidRPr="00D751A3">
        <w:rPr>
          <w:rFonts w:asciiTheme="majorHAnsi" w:hAnsiTheme="majorHAnsi" w:cstheme="majorHAnsi"/>
          <w:u w:val="single"/>
        </w:rPr>
        <w:t>Automatic Substitute Value Registration Settings</w:t>
      </w:r>
      <w:r w:rsidR="00AB6542" w:rsidRPr="00AB6542">
        <w:rPr>
          <w:rFonts w:asciiTheme="majorHAnsi" w:hAnsiTheme="majorHAnsi" w:cstheme="majorHAnsi"/>
          <w:u w:val="single"/>
        </w:rPr>
        <w:fldChar w:fldCharType="end"/>
      </w:r>
      <w:r w:rsidR="00AB6542" w:rsidRPr="00AB6542">
        <w:rPr>
          <w:rFonts w:asciiTheme="majorHAnsi" w:hAnsiTheme="majorHAnsi" w:cstheme="majorHAnsi"/>
          <w:u w:val="single"/>
        </w:rPr>
        <w:t>”.</w:t>
      </w:r>
      <w:r w:rsidR="005B6A8A" w:rsidRPr="00AB6542">
        <w:rPr>
          <w:rFonts w:asciiTheme="majorHAnsi" w:hAnsiTheme="majorHAnsi" w:cstheme="majorHAnsi"/>
          <w:u w:val="single"/>
        </w:rPr>
        <w:t xml:space="preserve"> </w:t>
      </w:r>
      <w:r w:rsidR="00A6249D" w:rsidRPr="00CB0166">
        <w:rPr>
          <w:rFonts w:asciiTheme="majorHAnsi" w:hAnsiTheme="majorHAnsi" w:cstheme="majorHAnsi"/>
          <w:noProof/>
        </w:rPr>
        <w:drawing>
          <wp:inline distT="0" distB="0" distL="0" distR="0" wp14:anchorId="215DD08C" wp14:editId="7E866384">
            <wp:extent cx="5876925" cy="3519805"/>
            <wp:effectExtent l="0" t="0" r="9525" b="4445"/>
            <wp:docPr id="20"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33"/>
                    <a:stretch>
                      <a:fillRect/>
                    </a:stretch>
                  </pic:blipFill>
                  <pic:spPr>
                    <a:xfrm>
                      <a:off x="0" y="0"/>
                      <a:ext cx="5876925" cy="3519805"/>
                    </a:xfrm>
                    <a:prstGeom prst="rect">
                      <a:avLst/>
                    </a:prstGeom>
                  </pic:spPr>
                </pic:pic>
              </a:graphicData>
            </a:graphic>
          </wp:inline>
        </w:drawing>
      </w:r>
    </w:p>
    <w:p w14:paraId="57A15CB3" w14:textId="608D91B1" w:rsidR="005B6A8A" w:rsidRPr="00CB0166" w:rsidRDefault="005B6A8A" w:rsidP="005B6A8A">
      <w:pPr>
        <w:pStyle w:val="aff0"/>
        <w:ind w:leftChars="400" w:left="840"/>
        <w:jc w:val="left"/>
        <w:rPr>
          <w:rFonts w:asciiTheme="majorHAnsi" w:hAnsiTheme="majorHAnsi" w:cstheme="majorHAnsi"/>
          <w:b/>
          <w:noProof/>
        </w:rPr>
      </w:pPr>
      <w:r w:rsidRPr="00CB0166">
        <w:rPr>
          <w:rFonts w:asciiTheme="majorHAnsi" w:hAnsiTheme="majorHAnsi" w:cstheme="majorHAnsi"/>
        </w:rPr>
        <w:t xml:space="preserve">　　　　　</w:t>
      </w:r>
      <w:r w:rsidRPr="00CB0166">
        <w:rPr>
          <w:rFonts w:asciiTheme="majorHAnsi" w:hAnsiTheme="majorHAnsi" w:cstheme="majorHAnsi"/>
          <w:noProof/>
        </w:rPr>
        <w:t xml:space="preserve">　　</w:t>
      </w:r>
      <w:r w:rsidRPr="00CB0166">
        <w:rPr>
          <w:rFonts w:asciiTheme="majorHAnsi" w:hAnsiTheme="majorHAnsi" w:cstheme="majorHAnsi"/>
          <w:b/>
          <w:noProof/>
        </w:rPr>
        <w:t xml:space="preserve">　</w:t>
      </w:r>
      <w:r w:rsidRPr="00CB0166">
        <w:rPr>
          <w:rFonts w:asciiTheme="majorHAnsi" w:hAnsiTheme="majorHAnsi" w:cstheme="majorHAnsi"/>
          <w:b/>
          <w:noProof/>
        </w:rPr>
        <w:t>Figure 6.2.11-1 Sub-menu screen (Substitution value automatic registration</w:t>
      </w:r>
      <w:r w:rsidR="009F378A" w:rsidRPr="00CB0166">
        <w:rPr>
          <w:rFonts w:asciiTheme="majorHAnsi" w:hAnsiTheme="majorHAnsi" w:cstheme="majorHAnsi"/>
          <w:b/>
          <w:noProof/>
        </w:rPr>
        <w:t>)</w:t>
      </w:r>
    </w:p>
    <w:p w14:paraId="2C63AA4F" w14:textId="77777777" w:rsidR="005B6A8A" w:rsidRPr="00CB0166" w:rsidRDefault="005B6A8A" w:rsidP="00EE3DFD">
      <w:pPr>
        <w:pStyle w:val="aff0"/>
        <w:ind w:leftChars="400" w:left="840"/>
        <w:jc w:val="left"/>
        <w:rPr>
          <w:rFonts w:asciiTheme="majorHAnsi" w:hAnsiTheme="majorHAnsi" w:cstheme="majorHAnsi"/>
          <w:noProof/>
        </w:rPr>
      </w:pPr>
    </w:p>
    <w:p w14:paraId="32E47DA6" w14:textId="319B97FD" w:rsidR="005B6A8A" w:rsidRPr="00CB0166" w:rsidRDefault="00A91E1F" w:rsidP="00D361BF">
      <w:pPr>
        <w:pStyle w:val="aff0"/>
        <w:numPr>
          <w:ilvl w:val="1"/>
          <w:numId w:val="30"/>
        </w:numPr>
        <w:jc w:val="center"/>
        <w:rPr>
          <w:rFonts w:asciiTheme="majorHAnsi" w:hAnsiTheme="majorHAnsi" w:cstheme="majorHAnsi"/>
        </w:rPr>
      </w:pPr>
      <w:r w:rsidRPr="00A91E1F">
        <w:rPr>
          <w:rFonts w:asciiTheme="majorHAnsi" w:hAnsiTheme="majorHAnsi" w:cstheme="majorHAnsi" w:hint="eastAsia"/>
        </w:rPr>
        <w:t xml:space="preserve">Click the "Register" </w:t>
      </w:r>
      <w:r w:rsidRPr="00A91E1F">
        <w:rPr>
          <w:rFonts w:asciiTheme="majorHAnsi" w:hAnsiTheme="majorHAnsi" w:cstheme="majorHAnsi" w:hint="eastAsia"/>
        </w:rPr>
        <w:t>→</w:t>
      </w:r>
      <w:r w:rsidRPr="00A91E1F">
        <w:rPr>
          <w:rFonts w:asciiTheme="majorHAnsi" w:hAnsiTheme="majorHAnsi" w:cstheme="majorHAnsi" w:hint="eastAsia"/>
        </w:rPr>
        <w:t xml:space="preserve"> "Start registr</w:t>
      </w:r>
      <w:r>
        <w:rPr>
          <w:rFonts w:asciiTheme="majorHAnsi" w:hAnsiTheme="majorHAnsi" w:cstheme="majorHAnsi" w:hint="eastAsia"/>
        </w:rPr>
        <w:t xml:space="preserve">ation" button to register </w:t>
      </w:r>
      <w:r>
        <w:rPr>
          <w:rFonts w:asciiTheme="majorHAnsi" w:hAnsiTheme="majorHAnsi" w:cstheme="majorHAnsi"/>
        </w:rPr>
        <w:t>Substitute value</w:t>
      </w:r>
      <w:r w:rsidRPr="00A91E1F">
        <w:rPr>
          <w:rFonts w:asciiTheme="majorHAnsi" w:hAnsiTheme="majorHAnsi" w:cstheme="majorHAnsi" w:hint="eastAsia"/>
        </w:rPr>
        <w:t xml:space="preserve"> infornation.</w:t>
      </w:r>
      <w:r w:rsidR="006871FA" w:rsidRPr="00CB0166">
        <w:rPr>
          <w:rFonts w:asciiTheme="majorHAnsi" w:hAnsiTheme="majorHAnsi" w:cstheme="majorHAnsi"/>
          <w:noProof/>
        </w:rPr>
        <w:drawing>
          <wp:inline distT="0" distB="0" distL="0" distR="0" wp14:anchorId="5D27309D" wp14:editId="4380EFAB">
            <wp:extent cx="5495925" cy="1876425"/>
            <wp:effectExtent l="0" t="0" r="9525" b="9525"/>
            <wp:docPr id="22"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34"/>
                    <a:stretch>
                      <a:fillRect/>
                    </a:stretch>
                  </pic:blipFill>
                  <pic:spPr>
                    <a:xfrm>
                      <a:off x="0" y="0"/>
                      <a:ext cx="5495925" cy="1876425"/>
                    </a:xfrm>
                    <a:prstGeom prst="rect">
                      <a:avLst/>
                    </a:prstGeom>
                  </pic:spPr>
                </pic:pic>
              </a:graphicData>
            </a:graphic>
          </wp:inline>
        </w:drawing>
      </w:r>
    </w:p>
    <w:p w14:paraId="655A1250" w14:textId="75BDF701" w:rsidR="006871FA" w:rsidRPr="00CB0166" w:rsidRDefault="006871FA" w:rsidP="006871FA">
      <w:pPr>
        <w:pStyle w:val="aff0"/>
        <w:ind w:left="840"/>
        <w:jc w:val="center"/>
        <w:rPr>
          <w:rFonts w:asciiTheme="majorHAnsi" w:hAnsiTheme="majorHAnsi" w:cstheme="majorHAnsi"/>
          <w:b/>
        </w:rPr>
      </w:pPr>
      <w:r w:rsidRPr="00CB0166">
        <w:rPr>
          <w:rFonts w:asciiTheme="majorHAnsi" w:hAnsiTheme="majorHAnsi" w:cstheme="majorHAnsi"/>
          <w:b/>
        </w:rPr>
        <w:t>Figure 6.2.11-2 Registration Screen (Substitution value automatic registration)</w:t>
      </w:r>
    </w:p>
    <w:p w14:paraId="13B9C9D1" w14:textId="77777777" w:rsidR="006871FA" w:rsidRPr="00CB0166" w:rsidRDefault="006871FA" w:rsidP="006871FA">
      <w:pPr>
        <w:pStyle w:val="aff0"/>
        <w:ind w:left="840"/>
        <w:jc w:val="center"/>
        <w:rPr>
          <w:rFonts w:asciiTheme="majorHAnsi" w:hAnsiTheme="majorHAnsi" w:cstheme="majorHAnsi"/>
        </w:rPr>
      </w:pPr>
    </w:p>
    <w:p w14:paraId="347261A1" w14:textId="29848400" w:rsidR="006871FA" w:rsidRPr="00CB0166" w:rsidRDefault="006871FA" w:rsidP="00D361BF">
      <w:pPr>
        <w:pStyle w:val="aff0"/>
        <w:numPr>
          <w:ilvl w:val="1"/>
          <w:numId w:val="30"/>
        </w:numPr>
        <w:rPr>
          <w:rFonts w:asciiTheme="majorHAnsi" w:hAnsiTheme="majorHAnsi" w:cstheme="majorHAnsi"/>
        </w:rPr>
      </w:pPr>
      <w:r w:rsidRPr="00CB0166">
        <w:rPr>
          <w:rFonts w:asciiTheme="majorHAnsi" w:hAnsiTheme="majorHAnsi" w:cstheme="majorHAnsi"/>
        </w:rPr>
        <w:t>Clicking the Menu ID or the Menu name link will move the user to the target menu.</w:t>
      </w:r>
      <w:r w:rsidR="001A053D">
        <w:rPr>
          <w:rFonts w:asciiTheme="majorHAnsi" w:hAnsiTheme="majorHAnsi" w:cstheme="majorHAnsi"/>
        </w:rPr>
        <w:br/>
      </w:r>
      <w:r w:rsidR="001A053D">
        <w:rPr>
          <w:noProof/>
        </w:rPr>
        <w:lastRenderedPageBreak/>
        <w:drawing>
          <wp:anchor distT="0" distB="0" distL="114300" distR="114300" simplePos="0" relativeHeight="251848704" behindDoc="0" locked="0" layoutInCell="1" allowOverlap="1" wp14:anchorId="51ACC3BF" wp14:editId="41824E3C">
            <wp:simplePos x="0" y="0"/>
            <wp:positionH relativeFrom="margin">
              <wp:align>right</wp:align>
            </wp:positionH>
            <wp:positionV relativeFrom="paragraph">
              <wp:posOffset>261197</wp:posOffset>
            </wp:positionV>
            <wp:extent cx="6119495" cy="1435100"/>
            <wp:effectExtent l="0" t="0" r="0" b="0"/>
            <wp:wrapSquare wrapText="bothSides"/>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19495" cy="1435100"/>
                    </a:xfrm>
                    <a:prstGeom prst="rect">
                      <a:avLst/>
                    </a:prstGeom>
                  </pic:spPr>
                </pic:pic>
              </a:graphicData>
            </a:graphic>
            <wp14:sizeRelH relativeFrom="page">
              <wp14:pctWidth>0</wp14:pctWidth>
            </wp14:sizeRelH>
            <wp14:sizeRelV relativeFrom="page">
              <wp14:pctHeight>0</wp14:pctHeight>
            </wp14:sizeRelV>
          </wp:anchor>
        </w:drawing>
      </w:r>
    </w:p>
    <w:p w14:paraId="3EEE8144" w14:textId="024F4ABE" w:rsidR="00D84758" w:rsidRDefault="006871FA" w:rsidP="006871FA">
      <w:pPr>
        <w:pStyle w:val="aff0"/>
        <w:ind w:left="840"/>
        <w:jc w:val="center"/>
        <w:rPr>
          <w:rFonts w:asciiTheme="majorHAnsi" w:hAnsiTheme="majorHAnsi" w:cstheme="majorHAnsi"/>
          <w:b/>
        </w:rPr>
      </w:pPr>
      <w:r w:rsidRPr="00CB0166">
        <w:rPr>
          <w:rFonts w:asciiTheme="majorHAnsi" w:hAnsiTheme="majorHAnsi" w:cstheme="majorHAnsi"/>
          <w:b/>
        </w:rPr>
        <w:t>Figure 6.2.11-3 Submenu screen (Substitution value auto-registration settings)</w:t>
      </w:r>
    </w:p>
    <w:p w14:paraId="36F30F66" w14:textId="77777777" w:rsidR="00AB6542" w:rsidRPr="00CB0166" w:rsidRDefault="00AB6542" w:rsidP="006871FA">
      <w:pPr>
        <w:pStyle w:val="aff0"/>
        <w:ind w:left="840"/>
        <w:jc w:val="center"/>
        <w:rPr>
          <w:rFonts w:asciiTheme="majorHAnsi" w:hAnsiTheme="majorHAnsi" w:cstheme="majorHAnsi"/>
          <w:b/>
        </w:rPr>
      </w:pPr>
    </w:p>
    <w:p w14:paraId="5639EC76" w14:textId="58393A21" w:rsidR="00E27F3D" w:rsidRPr="00CB0166" w:rsidRDefault="00E06A3B" w:rsidP="00D361BF">
      <w:pPr>
        <w:pStyle w:val="aff0"/>
        <w:numPr>
          <w:ilvl w:val="1"/>
          <w:numId w:val="30"/>
        </w:numPr>
        <w:rPr>
          <w:rFonts w:asciiTheme="majorHAnsi" w:hAnsiTheme="majorHAnsi" w:cstheme="majorHAnsi"/>
        </w:rPr>
      </w:pPr>
      <w:r w:rsidRPr="00CB0166">
        <w:rPr>
          <w:rFonts w:asciiTheme="majorHAnsi" w:hAnsiTheme="majorHAnsi" w:cstheme="majorHAnsi"/>
        </w:rPr>
        <w:t>The list of items on the registration screen is as follows.</w:t>
      </w:r>
    </w:p>
    <w:p w14:paraId="073150C6" w14:textId="77777777" w:rsidR="00E27F3D" w:rsidRPr="00CB0166" w:rsidRDefault="00E27F3D" w:rsidP="00E27F3D">
      <w:pPr>
        <w:rPr>
          <w:rFonts w:asciiTheme="majorHAnsi" w:hAnsiTheme="majorHAnsi" w:cstheme="majorHAnsi"/>
        </w:rPr>
      </w:pPr>
    </w:p>
    <w:p w14:paraId="2513E49A" w14:textId="77777777" w:rsidR="00AB6542" w:rsidRDefault="00AB6542">
      <w:pPr>
        <w:widowControl/>
        <w:jc w:val="left"/>
        <w:rPr>
          <w:rFonts w:asciiTheme="majorHAnsi" w:hAnsiTheme="majorHAnsi" w:cstheme="majorHAnsi"/>
          <w:b/>
        </w:rPr>
      </w:pPr>
      <w:r>
        <w:rPr>
          <w:rFonts w:asciiTheme="majorHAnsi" w:hAnsiTheme="majorHAnsi" w:cstheme="majorHAnsi"/>
          <w:b/>
        </w:rPr>
        <w:br w:type="page"/>
      </w:r>
    </w:p>
    <w:p w14:paraId="08A7E969" w14:textId="1F5A4B74" w:rsidR="00FF534A" w:rsidRDefault="00E06A3B" w:rsidP="00005CC6">
      <w:pPr>
        <w:jc w:val="center"/>
        <w:rPr>
          <w:rFonts w:asciiTheme="majorHAnsi" w:hAnsiTheme="majorHAnsi" w:cstheme="majorHAnsi"/>
          <w:b/>
        </w:rPr>
      </w:pPr>
      <w:r w:rsidRPr="00CB0166">
        <w:rPr>
          <w:rFonts w:asciiTheme="majorHAnsi" w:hAnsiTheme="majorHAnsi" w:cstheme="majorHAnsi"/>
          <w:b/>
        </w:rPr>
        <w:lastRenderedPageBreak/>
        <w:t>Figure 6.2.11-1 Item list (Substitution value automatic registration)</w:t>
      </w:r>
      <w:r w:rsidR="00AB6542">
        <w:rPr>
          <w:rFonts w:asciiTheme="majorHAnsi" w:hAnsiTheme="majorHAnsi" w:cstheme="majorHAnsi"/>
          <w:b/>
        </w:rPr>
        <w:br/>
      </w:r>
    </w:p>
    <w:tbl>
      <w:tblPr>
        <w:tblStyle w:val="ab"/>
        <w:tblW w:w="10632" w:type="dxa"/>
        <w:jc w:val="center"/>
        <w:tblLayout w:type="fixed"/>
        <w:tblLook w:val="04A0" w:firstRow="1" w:lastRow="0" w:firstColumn="1" w:lastColumn="0" w:noHBand="0" w:noVBand="1"/>
      </w:tblPr>
      <w:tblGrid>
        <w:gridCol w:w="1304"/>
        <w:gridCol w:w="1158"/>
        <w:gridCol w:w="4145"/>
        <w:gridCol w:w="1048"/>
        <w:gridCol w:w="992"/>
        <w:gridCol w:w="1985"/>
      </w:tblGrid>
      <w:tr w:rsidR="008B01B4" w:rsidRPr="00CB0166" w14:paraId="4AEBD9D8" w14:textId="77777777" w:rsidTr="008B01B4">
        <w:trPr>
          <w:tblHeader/>
          <w:jc w:val="center"/>
        </w:trPr>
        <w:tc>
          <w:tcPr>
            <w:tcW w:w="2462" w:type="dxa"/>
            <w:gridSpan w:val="2"/>
            <w:shd w:val="clear" w:color="auto" w:fill="002B62"/>
          </w:tcPr>
          <w:p w14:paraId="4239D647" w14:textId="77777777" w:rsidR="008B01B4" w:rsidRPr="00CB0166" w:rsidRDefault="008B01B4" w:rsidP="001A0417">
            <w:pPr>
              <w:pStyle w:val="aff"/>
              <w:rPr>
                <w:rStyle w:val="generalbold1"/>
                <w:rFonts w:asciiTheme="majorHAnsi" w:hAnsiTheme="majorHAnsi" w:cstheme="majorHAnsi"/>
                <w:b/>
                <w:color w:val="FFFFFF" w:themeColor="background1"/>
                <w:sz w:val="18"/>
                <w:szCs w:val="18"/>
              </w:rPr>
            </w:pPr>
            <w:r w:rsidRPr="00CB0166">
              <w:rPr>
                <w:rStyle w:val="generalbold1"/>
                <w:rFonts w:asciiTheme="majorHAnsi" w:hAnsiTheme="majorHAnsi" w:cstheme="majorHAnsi"/>
                <w:b/>
                <w:color w:val="FFFFFF" w:themeColor="background1"/>
                <w:sz w:val="18"/>
                <w:szCs w:val="18"/>
              </w:rPr>
              <w:t>Column</w:t>
            </w:r>
          </w:p>
        </w:tc>
        <w:tc>
          <w:tcPr>
            <w:tcW w:w="4145" w:type="dxa"/>
            <w:shd w:val="clear" w:color="auto" w:fill="002B62"/>
          </w:tcPr>
          <w:p w14:paraId="3FDE2AEC" w14:textId="77777777" w:rsidR="008B01B4" w:rsidRPr="00CB0166" w:rsidRDefault="008B01B4" w:rsidP="001A0417">
            <w:pPr>
              <w:pStyle w:val="aff"/>
              <w:rPr>
                <w:rFonts w:asciiTheme="majorHAnsi" w:hAnsiTheme="majorHAnsi" w:cstheme="majorHAnsi"/>
                <w:b/>
                <w:color w:val="FFFFFF" w:themeColor="background1"/>
              </w:rPr>
            </w:pPr>
            <w:r w:rsidRPr="00CB0166">
              <w:rPr>
                <w:rFonts w:asciiTheme="majorHAnsi" w:hAnsiTheme="majorHAnsi" w:cstheme="majorHAnsi"/>
                <w:b/>
                <w:color w:val="FFFFFF" w:themeColor="background1"/>
              </w:rPr>
              <w:t>Description</w:t>
            </w:r>
          </w:p>
        </w:tc>
        <w:tc>
          <w:tcPr>
            <w:tcW w:w="1048" w:type="dxa"/>
            <w:shd w:val="clear" w:color="auto" w:fill="002B62"/>
          </w:tcPr>
          <w:p w14:paraId="4921845D" w14:textId="77777777" w:rsidR="008B01B4" w:rsidRPr="00CB0166" w:rsidRDefault="008B01B4" w:rsidP="001A0417">
            <w:pPr>
              <w:pStyle w:val="aff"/>
              <w:jc w:val="left"/>
              <w:rPr>
                <w:rStyle w:val="generalbold1"/>
                <w:rFonts w:asciiTheme="majorHAnsi" w:hAnsiTheme="majorHAnsi" w:cstheme="majorHAnsi"/>
                <w:b/>
                <w:color w:val="FFFFFF" w:themeColor="background1"/>
                <w:sz w:val="18"/>
                <w:szCs w:val="18"/>
              </w:rPr>
            </w:pPr>
            <w:r w:rsidRPr="00CB0166">
              <w:rPr>
                <w:rStyle w:val="generalbold1"/>
                <w:rFonts w:asciiTheme="majorHAnsi" w:hAnsiTheme="majorHAnsi" w:cstheme="majorHAnsi"/>
                <w:b/>
                <w:color w:val="FFFFFF" w:themeColor="background1"/>
                <w:sz w:val="18"/>
                <w:szCs w:val="18"/>
              </w:rPr>
              <w:t>Input</w:t>
            </w:r>
          </w:p>
          <w:p w14:paraId="25DFBB74" w14:textId="77777777" w:rsidR="008B01B4" w:rsidRPr="00CB0166" w:rsidRDefault="008B01B4" w:rsidP="001A0417">
            <w:pPr>
              <w:pStyle w:val="aff"/>
              <w:jc w:val="left"/>
              <w:rPr>
                <w:rStyle w:val="generalbold1"/>
                <w:rFonts w:asciiTheme="majorHAnsi" w:hAnsiTheme="majorHAnsi" w:cstheme="majorHAnsi"/>
                <w:b/>
                <w:color w:val="FFFFFF" w:themeColor="background1"/>
                <w:sz w:val="18"/>
                <w:szCs w:val="18"/>
              </w:rPr>
            </w:pPr>
            <w:r w:rsidRPr="00CB0166">
              <w:rPr>
                <w:rStyle w:val="generalbold1"/>
                <w:rFonts w:asciiTheme="majorHAnsi" w:hAnsiTheme="majorHAnsi" w:cstheme="majorHAnsi"/>
                <w:b/>
                <w:color w:val="FFFFFF" w:themeColor="background1"/>
                <w:sz w:val="18"/>
                <w:szCs w:val="18"/>
              </w:rPr>
              <w:t>required</w:t>
            </w:r>
          </w:p>
        </w:tc>
        <w:tc>
          <w:tcPr>
            <w:tcW w:w="992" w:type="dxa"/>
            <w:shd w:val="clear" w:color="auto" w:fill="002B62"/>
          </w:tcPr>
          <w:p w14:paraId="1327188D" w14:textId="77777777" w:rsidR="008B01B4" w:rsidRPr="00CB0166" w:rsidRDefault="008B01B4" w:rsidP="001A0417">
            <w:pPr>
              <w:pStyle w:val="aff"/>
              <w:jc w:val="left"/>
              <w:rPr>
                <w:rFonts w:asciiTheme="majorHAnsi" w:hAnsiTheme="majorHAnsi" w:cstheme="majorHAnsi"/>
                <w:b/>
                <w:color w:val="FFFFFF" w:themeColor="background1"/>
              </w:rPr>
            </w:pPr>
            <w:r w:rsidRPr="00CB0166">
              <w:rPr>
                <w:rFonts w:asciiTheme="majorHAnsi" w:hAnsiTheme="majorHAnsi" w:cstheme="majorHAnsi"/>
                <w:b/>
                <w:color w:val="FFFFFF" w:themeColor="background1"/>
                <w:szCs w:val="18"/>
              </w:rPr>
              <w:t>Input type</w:t>
            </w:r>
          </w:p>
        </w:tc>
        <w:tc>
          <w:tcPr>
            <w:tcW w:w="1985" w:type="dxa"/>
            <w:shd w:val="clear" w:color="auto" w:fill="002B62"/>
          </w:tcPr>
          <w:p w14:paraId="5DE590AB" w14:textId="77777777" w:rsidR="008B01B4" w:rsidRPr="00CB0166" w:rsidRDefault="008B01B4" w:rsidP="001A0417">
            <w:pPr>
              <w:pStyle w:val="aff"/>
              <w:rPr>
                <w:rFonts w:asciiTheme="majorHAnsi" w:hAnsiTheme="majorHAnsi" w:cstheme="majorHAnsi"/>
                <w:b/>
                <w:color w:val="FFFFFF" w:themeColor="background1"/>
              </w:rPr>
            </w:pPr>
            <w:r w:rsidRPr="00CB0166">
              <w:rPr>
                <w:rFonts w:asciiTheme="majorHAnsi" w:hAnsiTheme="majorHAnsi" w:cstheme="majorHAnsi"/>
                <w:b/>
                <w:color w:val="FFFFFF" w:themeColor="background1"/>
                <w:szCs w:val="18"/>
              </w:rPr>
              <w:t>Restriction</w:t>
            </w:r>
          </w:p>
        </w:tc>
      </w:tr>
      <w:tr w:rsidR="008B01B4" w:rsidRPr="00CB0166" w14:paraId="4C9B9C06" w14:textId="77777777" w:rsidTr="008B01B4">
        <w:trPr>
          <w:tblHeader/>
          <w:jc w:val="center"/>
        </w:trPr>
        <w:tc>
          <w:tcPr>
            <w:tcW w:w="2462" w:type="dxa"/>
            <w:gridSpan w:val="2"/>
            <w:shd w:val="clear" w:color="auto" w:fill="E5EAEF"/>
          </w:tcPr>
          <w:p w14:paraId="5511189F" w14:textId="77777777" w:rsidR="008B01B4" w:rsidRPr="00CB0166" w:rsidRDefault="008B01B4" w:rsidP="001A0417">
            <w:pPr>
              <w:pStyle w:val="aff"/>
              <w:rPr>
                <w:rStyle w:val="generalbold1"/>
                <w:rFonts w:asciiTheme="majorHAnsi" w:hAnsiTheme="majorHAnsi" w:cstheme="majorHAnsi"/>
                <w:sz w:val="18"/>
                <w:szCs w:val="18"/>
              </w:rPr>
            </w:pPr>
            <w:r w:rsidRPr="00CB0166">
              <w:rPr>
                <w:rStyle w:val="generalbold1"/>
                <w:rFonts w:asciiTheme="majorHAnsi" w:hAnsiTheme="majorHAnsi" w:cstheme="majorHAnsi"/>
                <w:sz w:val="18"/>
                <w:szCs w:val="18"/>
              </w:rPr>
              <w:t xml:space="preserve">Menu group </w:t>
            </w:r>
            <w:r w:rsidRPr="00CB0166">
              <w:rPr>
                <w:rStyle w:val="generalbold1"/>
                <w:rFonts w:asciiTheme="majorHAnsi" w:hAnsiTheme="majorHAnsi" w:cstheme="majorHAnsi"/>
                <w:sz w:val="18"/>
                <w:szCs w:val="18"/>
              </w:rPr>
              <w:t>：</w:t>
            </w:r>
            <w:r w:rsidRPr="00CB0166">
              <w:rPr>
                <w:rStyle w:val="generalbold1"/>
                <w:rFonts w:asciiTheme="majorHAnsi" w:hAnsiTheme="majorHAnsi" w:cstheme="majorHAnsi"/>
                <w:sz w:val="18"/>
                <w:szCs w:val="18"/>
              </w:rPr>
              <w:t>menu</w:t>
            </w:r>
          </w:p>
        </w:tc>
        <w:tc>
          <w:tcPr>
            <w:tcW w:w="4145" w:type="dxa"/>
          </w:tcPr>
          <w:p w14:paraId="0BEA6DD9" w14:textId="77777777" w:rsidR="008B01B4" w:rsidRPr="00CB0166" w:rsidRDefault="008B01B4" w:rsidP="001A0417">
            <w:pPr>
              <w:pStyle w:val="aff"/>
              <w:jc w:val="left"/>
              <w:rPr>
                <w:rFonts w:asciiTheme="majorHAnsi" w:hAnsiTheme="majorHAnsi" w:cstheme="majorHAnsi"/>
              </w:rPr>
            </w:pPr>
            <w:r w:rsidRPr="00CB0166">
              <w:rPr>
                <w:rFonts w:asciiTheme="majorHAnsi" w:hAnsiTheme="majorHAnsi" w:cstheme="majorHAnsi"/>
              </w:rPr>
              <w:t>The parameter sheet (with operation) created by the menu creation function is displayed.</w:t>
            </w:r>
          </w:p>
          <w:p w14:paraId="3B84C864" w14:textId="77777777" w:rsidR="008B01B4" w:rsidRPr="00CB0166" w:rsidRDefault="008B01B4" w:rsidP="001A0417">
            <w:pPr>
              <w:pStyle w:val="aff"/>
              <w:jc w:val="left"/>
              <w:rPr>
                <w:rFonts w:asciiTheme="majorHAnsi" w:hAnsiTheme="majorHAnsi" w:cstheme="majorHAnsi"/>
              </w:rPr>
            </w:pPr>
            <w:r w:rsidRPr="00CB0166">
              <w:rPr>
                <w:rFonts w:asciiTheme="majorHAnsi" w:hAnsiTheme="majorHAnsi" w:cstheme="majorHAnsi"/>
              </w:rPr>
              <w:t>Select the appropriate parameter sheet.</w:t>
            </w:r>
          </w:p>
        </w:tc>
        <w:tc>
          <w:tcPr>
            <w:tcW w:w="1048" w:type="dxa"/>
          </w:tcPr>
          <w:p w14:paraId="700884C2" w14:textId="77777777" w:rsidR="008B01B4" w:rsidRPr="00CB0166" w:rsidRDefault="008B01B4" w:rsidP="001A0417">
            <w:pPr>
              <w:pStyle w:val="aff"/>
              <w:jc w:val="center"/>
              <w:rPr>
                <w:rStyle w:val="generalbold1"/>
                <w:rFonts w:asciiTheme="majorHAnsi" w:hAnsiTheme="majorHAnsi" w:cstheme="majorHAnsi"/>
                <w:sz w:val="18"/>
                <w:szCs w:val="18"/>
              </w:rPr>
            </w:pPr>
            <w:r w:rsidRPr="00CB0166">
              <w:rPr>
                <w:rStyle w:val="generalbold1"/>
                <w:rFonts w:asciiTheme="majorHAnsi" w:hAnsiTheme="majorHAnsi" w:cstheme="majorHAnsi"/>
                <w:sz w:val="18"/>
                <w:szCs w:val="18"/>
              </w:rPr>
              <w:t>○</w:t>
            </w:r>
          </w:p>
        </w:tc>
        <w:tc>
          <w:tcPr>
            <w:tcW w:w="992" w:type="dxa"/>
          </w:tcPr>
          <w:p w14:paraId="11D9FDEA" w14:textId="77777777" w:rsidR="008B01B4" w:rsidRPr="00CB0166" w:rsidRDefault="008B01B4" w:rsidP="001A0417">
            <w:pPr>
              <w:pStyle w:val="aff"/>
              <w:jc w:val="left"/>
              <w:rPr>
                <w:rFonts w:asciiTheme="majorHAnsi" w:hAnsiTheme="majorHAnsi" w:cstheme="majorHAnsi"/>
              </w:rPr>
            </w:pPr>
            <w:r w:rsidRPr="00CB0166">
              <w:rPr>
                <w:rFonts w:asciiTheme="majorHAnsi" w:hAnsiTheme="majorHAnsi" w:cstheme="majorHAnsi"/>
                <w:szCs w:val="18"/>
              </w:rPr>
              <w:t>List selection</w:t>
            </w:r>
          </w:p>
        </w:tc>
        <w:tc>
          <w:tcPr>
            <w:tcW w:w="1985" w:type="dxa"/>
          </w:tcPr>
          <w:p w14:paraId="72EEC229" w14:textId="77777777" w:rsidR="008B01B4" w:rsidRPr="00CB0166" w:rsidRDefault="008B01B4" w:rsidP="001A0417">
            <w:pPr>
              <w:pStyle w:val="aff"/>
              <w:rPr>
                <w:rFonts w:asciiTheme="majorHAnsi" w:hAnsiTheme="majorHAnsi" w:cstheme="majorHAnsi"/>
              </w:rPr>
            </w:pPr>
          </w:p>
        </w:tc>
      </w:tr>
      <w:tr w:rsidR="008B01B4" w:rsidRPr="00CB0166" w14:paraId="06C0A12C" w14:textId="77777777" w:rsidTr="008B01B4">
        <w:trPr>
          <w:tblHeader/>
          <w:jc w:val="center"/>
        </w:trPr>
        <w:tc>
          <w:tcPr>
            <w:tcW w:w="2462" w:type="dxa"/>
            <w:gridSpan w:val="2"/>
            <w:shd w:val="clear" w:color="auto" w:fill="E5EAEF"/>
          </w:tcPr>
          <w:p w14:paraId="08BD7936" w14:textId="77777777" w:rsidR="008B01B4" w:rsidRPr="00CB0166" w:rsidRDefault="008B01B4" w:rsidP="001A0417">
            <w:pPr>
              <w:pStyle w:val="aff"/>
              <w:rPr>
                <w:rStyle w:val="generalbold1"/>
                <w:rFonts w:asciiTheme="majorHAnsi" w:hAnsiTheme="majorHAnsi" w:cstheme="majorHAnsi"/>
                <w:sz w:val="18"/>
                <w:szCs w:val="18"/>
              </w:rPr>
            </w:pPr>
            <w:r w:rsidRPr="00CB0166">
              <w:rPr>
                <w:rStyle w:val="generalbold1"/>
                <w:rFonts w:asciiTheme="majorHAnsi" w:hAnsiTheme="majorHAnsi" w:cstheme="majorHAnsi"/>
                <w:sz w:val="18"/>
                <w:szCs w:val="18"/>
              </w:rPr>
              <w:t>Item</w:t>
            </w:r>
          </w:p>
        </w:tc>
        <w:tc>
          <w:tcPr>
            <w:tcW w:w="4145" w:type="dxa"/>
          </w:tcPr>
          <w:p w14:paraId="67DFB6BA" w14:textId="77777777" w:rsidR="008B01B4" w:rsidRPr="00CB0166" w:rsidRDefault="008B01B4" w:rsidP="001A0417">
            <w:pPr>
              <w:pStyle w:val="aff"/>
              <w:jc w:val="left"/>
              <w:rPr>
                <w:rFonts w:asciiTheme="majorHAnsi" w:hAnsiTheme="majorHAnsi" w:cstheme="majorHAnsi"/>
              </w:rPr>
            </w:pPr>
            <w:r w:rsidRPr="00CB0166">
              <w:rPr>
                <w:rFonts w:asciiTheme="majorHAnsi" w:hAnsiTheme="majorHAnsi" w:cstheme="majorHAnsi"/>
              </w:rPr>
              <w:t>The items in the selected parameter sheet are displayed.Select the target item.</w:t>
            </w:r>
          </w:p>
        </w:tc>
        <w:tc>
          <w:tcPr>
            <w:tcW w:w="1048" w:type="dxa"/>
          </w:tcPr>
          <w:p w14:paraId="0C71DA8F" w14:textId="77777777" w:rsidR="008B01B4" w:rsidRPr="00CB0166" w:rsidRDefault="008B01B4" w:rsidP="001A0417">
            <w:pPr>
              <w:pStyle w:val="aff"/>
              <w:jc w:val="center"/>
              <w:rPr>
                <w:rStyle w:val="generalbold1"/>
                <w:rFonts w:asciiTheme="majorHAnsi" w:hAnsiTheme="majorHAnsi" w:cstheme="majorHAnsi"/>
                <w:sz w:val="18"/>
                <w:szCs w:val="18"/>
              </w:rPr>
            </w:pPr>
            <w:r w:rsidRPr="00CB0166">
              <w:rPr>
                <w:rStyle w:val="generalbold1"/>
                <w:rFonts w:asciiTheme="majorHAnsi" w:hAnsiTheme="majorHAnsi" w:cstheme="majorHAnsi"/>
                <w:sz w:val="18"/>
                <w:szCs w:val="18"/>
              </w:rPr>
              <w:t>○</w:t>
            </w:r>
          </w:p>
        </w:tc>
        <w:tc>
          <w:tcPr>
            <w:tcW w:w="992" w:type="dxa"/>
          </w:tcPr>
          <w:p w14:paraId="06DA6363" w14:textId="77777777" w:rsidR="008B01B4" w:rsidRPr="00CB0166" w:rsidRDefault="008B01B4" w:rsidP="001A0417">
            <w:pPr>
              <w:pStyle w:val="aff"/>
              <w:jc w:val="left"/>
              <w:rPr>
                <w:rFonts w:asciiTheme="majorHAnsi" w:hAnsiTheme="majorHAnsi" w:cstheme="majorHAnsi"/>
              </w:rPr>
            </w:pPr>
            <w:r w:rsidRPr="00CB0166">
              <w:rPr>
                <w:rFonts w:asciiTheme="majorHAnsi" w:hAnsiTheme="majorHAnsi" w:cstheme="majorHAnsi"/>
                <w:szCs w:val="18"/>
              </w:rPr>
              <w:t>List selection</w:t>
            </w:r>
          </w:p>
        </w:tc>
        <w:tc>
          <w:tcPr>
            <w:tcW w:w="1985" w:type="dxa"/>
          </w:tcPr>
          <w:p w14:paraId="032392BA" w14:textId="77777777" w:rsidR="008B01B4" w:rsidRPr="00CB0166" w:rsidRDefault="008B01B4" w:rsidP="001A0417">
            <w:pPr>
              <w:pStyle w:val="aff"/>
              <w:rPr>
                <w:rFonts w:asciiTheme="majorHAnsi" w:hAnsiTheme="majorHAnsi" w:cstheme="majorHAnsi"/>
              </w:rPr>
            </w:pPr>
          </w:p>
        </w:tc>
      </w:tr>
      <w:tr w:rsidR="008B01B4" w:rsidRPr="00CB0166" w14:paraId="06933796" w14:textId="77777777" w:rsidTr="008B01B4">
        <w:trPr>
          <w:tblHeader/>
          <w:jc w:val="center"/>
        </w:trPr>
        <w:tc>
          <w:tcPr>
            <w:tcW w:w="2462" w:type="dxa"/>
            <w:gridSpan w:val="2"/>
            <w:shd w:val="clear" w:color="auto" w:fill="E5EAEF"/>
          </w:tcPr>
          <w:p w14:paraId="26F3BFEC" w14:textId="77777777" w:rsidR="008B01B4" w:rsidRPr="00CB0166" w:rsidRDefault="008B01B4" w:rsidP="001A0417">
            <w:pPr>
              <w:pStyle w:val="aff"/>
              <w:rPr>
                <w:rStyle w:val="generalbold1"/>
                <w:rFonts w:asciiTheme="majorHAnsi" w:hAnsiTheme="majorHAnsi" w:cstheme="majorHAnsi"/>
                <w:sz w:val="18"/>
                <w:szCs w:val="18"/>
              </w:rPr>
            </w:pPr>
            <w:r w:rsidRPr="00CB0166">
              <w:rPr>
                <w:rStyle w:val="generalbold1"/>
                <w:rFonts w:asciiTheme="majorHAnsi" w:hAnsiTheme="majorHAnsi" w:cstheme="majorHAnsi"/>
                <w:sz w:val="18"/>
                <w:szCs w:val="18"/>
              </w:rPr>
              <w:t>Registration method</w:t>
            </w:r>
          </w:p>
        </w:tc>
        <w:tc>
          <w:tcPr>
            <w:tcW w:w="4145" w:type="dxa"/>
          </w:tcPr>
          <w:p w14:paraId="70168E46" w14:textId="77777777" w:rsidR="008B01B4" w:rsidRPr="00CB0166" w:rsidRDefault="008B01B4" w:rsidP="001A0417">
            <w:pPr>
              <w:pStyle w:val="aff"/>
              <w:jc w:val="left"/>
              <w:rPr>
                <w:rFonts w:asciiTheme="majorHAnsi" w:hAnsiTheme="majorHAnsi" w:cstheme="majorHAnsi"/>
              </w:rPr>
            </w:pPr>
            <w:r w:rsidRPr="00CB0166">
              <w:rPr>
                <w:rFonts w:asciiTheme="majorHAnsi" w:hAnsiTheme="majorHAnsi" w:cstheme="majorHAnsi"/>
              </w:rPr>
              <w:t>Value Type: Select when you want the set value of the item to be the specified value of the linked variable.</w:t>
            </w:r>
          </w:p>
          <w:p w14:paraId="2C5D0450" w14:textId="77777777" w:rsidR="008B01B4" w:rsidRPr="00CB0166" w:rsidRDefault="008B01B4" w:rsidP="001A0417">
            <w:pPr>
              <w:pStyle w:val="aff"/>
              <w:jc w:val="left"/>
              <w:rPr>
                <w:rFonts w:asciiTheme="majorHAnsi" w:hAnsiTheme="majorHAnsi" w:cstheme="majorHAnsi"/>
              </w:rPr>
            </w:pPr>
            <w:r w:rsidRPr="00CB0166">
              <w:rPr>
                <w:rFonts w:asciiTheme="majorHAnsi" w:hAnsiTheme="majorHAnsi" w:cstheme="majorHAnsi"/>
              </w:rPr>
              <w:t>Key Type: Select when you want the name of the item to be the specified value of the linked variable.</w:t>
            </w:r>
          </w:p>
          <w:p w14:paraId="077B2A16" w14:textId="77777777" w:rsidR="008B01B4" w:rsidRPr="00CB0166" w:rsidRDefault="008B01B4" w:rsidP="001A0417">
            <w:pPr>
              <w:pStyle w:val="aff"/>
              <w:jc w:val="left"/>
              <w:rPr>
                <w:rFonts w:asciiTheme="majorHAnsi" w:hAnsiTheme="majorHAnsi" w:cstheme="majorHAnsi"/>
              </w:rPr>
            </w:pPr>
            <w:r w:rsidRPr="00CB0166">
              <w:rPr>
                <w:rFonts w:asciiTheme="majorHAnsi" w:hAnsiTheme="majorHAnsi" w:cstheme="majorHAnsi"/>
              </w:rPr>
              <w:t>If the set value of an item is blank, it will not be linkable.</w:t>
            </w:r>
          </w:p>
          <w:p w14:paraId="1B0A4A3D" w14:textId="77777777" w:rsidR="008B01B4" w:rsidRPr="00CB0166" w:rsidRDefault="008B01B4" w:rsidP="001A0417">
            <w:pPr>
              <w:pStyle w:val="aff"/>
              <w:jc w:val="left"/>
              <w:rPr>
                <w:rFonts w:asciiTheme="majorHAnsi" w:hAnsiTheme="majorHAnsi" w:cstheme="majorHAnsi"/>
              </w:rPr>
            </w:pPr>
            <w:r w:rsidRPr="00CB0166">
              <w:rPr>
                <w:rFonts w:asciiTheme="majorHAnsi" w:hAnsiTheme="majorHAnsi" w:cstheme="majorHAnsi"/>
              </w:rPr>
              <w:t>Key-Value Type: Select when you want the name of the item (Key) and the set value (Value) to be used as the specified value of a linked variable.</w:t>
            </w:r>
          </w:p>
        </w:tc>
        <w:tc>
          <w:tcPr>
            <w:tcW w:w="1048" w:type="dxa"/>
          </w:tcPr>
          <w:p w14:paraId="74CEBB22" w14:textId="77777777" w:rsidR="008B01B4" w:rsidRPr="00CB0166" w:rsidRDefault="008B01B4" w:rsidP="001A0417">
            <w:pPr>
              <w:pStyle w:val="aff"/>
              <w:jc w:val="center"/>
              <w:rPr>
                <w:rStyle w:val="generalbold1"/>
                <w:rFonts w:asciiTheme="majorHAnsi" w:hAnsiTheme="majorHAnsi" w:cstheme="majorHAnsi"/>
                <w:sz w:val="18"/>
                <w:szCs w:val="18"/>
              </w:rPr>
            </w:pPr>
            <w:r w:rsidRPr="00CB0166">
              <w:rPr>
                <w:rStyle w:val="generalbold1"/>
                <w:rFonts w:asciiTheme="majorHAnsi" w:hAnsiTheme="majorHAnsi" w:cstheme="majorHAnsi"/>
                <w:sz w:val="18"/>
                <w:szCs w:val="18"/>
              </w:rPr>
              <w:t>○</w:t>
            </w:r>
          </w:p>
        </w:tc>
        <w:tc>
          <w:tcPr>
            <w:tcW w:w="992" w:type="dxa"/>
          </w:tcPr>
          <w:p w14:paraId="39EDF14D" w14:textId="77777777" w:rsidR="008B01B4" w:rsidRPr="00CB0166" w:rsidRDefault="008B01B4" w:rsidP="001A0417">
            <w:pPr>
              <w:pStyle w:val="aff"/>
              <w:jc w:val="left"/>
              <w:rPr>
                <w:rFonts w:asciiTheme="majorHAnsi" w:hAnsiTheme="majorHAnsi" w:cstheme="majorHAnsi"/>
              </w:rPr>
            </w:pPr>
            <w:r w:rsidRPr="00CB0166">
              <w:rPr>
                <w:rFonts w:asciiTheme="majorHAnsi" w:hAnsiTheme="majorHAnsi" w:cstheme="majorHAnsi"/>
                <w:szCs w:val="18"/>
              </w:rPr>
              <w:t>List selection</w:t>
            </w:r>
          </w:p>
        </w:tc>
        <w:tc>
          <w:tcPr>
            <w:tcW w:w="1985" w:type="dxa"/>
          </w:tcPr>
          <w:p w14:paraId="784EEAD0" w14:textId="77777777" w:rsidR="008B01B4" w:rsidRPr="00CB0166" w:rsidRDefault="008B01B4" w:rsidP="001A0417">
            <w:pPr>
              <w:pStyle w:val="aff"/>
              <w:rPr>
                <w:rFonts w:asciiTheme="majorHAnsi" w:hAnsiTheme="majorHAnsi" w:cstheme="majorHAnsi"/>
              </w:rPr>
            </w:pPr>
          </w:p>
        </w:tc>
      </w:tr>
      <w:tr w:rsidR="008B01B4" w:rsidRPr="00CB0166" w14:paraId="68A09A6E" w14:textId="77777777" w:rsidTr="008B01B4">
        <w:trPr>
          <w:tblHeader/>
          <w:jc w:val="center"/>
        </w:trPr>
        <w:tc>
          <w:tcPr>
            <w:tcW w:w="2462" w:type="dxa"/>
            <w:gridSpan w:val="2"/>
            <w:shd w:val="clear" w:color="auto" w:fill="E5EAEF"/>
          </w:tcPr>
          <w:p w14:paraId="58C81915" w14:textId="77777777" w:rsidR="008B01B4" w:rsidRPr="00CB0166" w:rsidRDefault="008B01B4" w:rsidP="001A0417">
            <w:pPr>
              <w:pStyle w:val="aff"/>
              <w:rPr>
                <w:rStyle w:val="generalbold1"/>
                <w:rFonts w:asciiTheme="majorHAnsi" w:hAnsiTheme="majorHAnsi" w:cstheme="majorHAnsi"/>
                <w:sz w:val="18"/>
                <w:szCs w:val="18"/>
              </w:rPr>
            </w:pPr>
            <w:r w:rsidRPr="00CB0166">
              <w:rPr>
                <w:rStyle w:val="generalbold1"/>
                <w:rFonts w:asciiTheme="majorHAnsi" w:hAnsiTheme="majorHAnsi" w:cstheme="majorHAnsi"/>
                <w:sz w:val="18"/>
                <w:szCs w:val="18"/>
              </w:rPr>
              <w:t>Movement</w:t>
            </w:r>
          </w:p>
        </w:tc>
        <w:tc>
          <w:tcPr>
            <w:tcW w:w="4145" w:type="dxa"/>
          </w:tcPr>
          <w:p w14:paraId="0F771F30" w14:textId="77777777" w:rsidR="008B01B4" w:rsidRPr="00CB0166" w:rsidRDefault="008B01B4" w:rsidP="001A0417">
            <w:pPr>
              <w:pStyle w:val="aff"/>
              <w:jc w:val="left"/>
              <w:rPr>
                <w:rFonts w:asciiTheme="majorHAnsi" w:hAnsiTheme="majorHAnsi" w:cstheme="majorHAnsi"/>
              </w:rPr>
            </w:pPr>
            <w:r w:rsidRPr="00CB0166">
              <w:rPr>
                <w:rFonts w:asciiTheme="majorHAnsi" w:hAnsiTheme="majorHAnsi" w:cstheme="majorHAnsi"/>
              </w:rPr>
              <w:t>The movement registered in the Movement list is displayed.Select Movement.</w:t>
            </w:r>
          </w:p>
        </w:tc>
        <w:tc>
          <w:tcPr>
            <w:tcW w:w="1048" w:type="dxa"/>
          </w:tcPr>
          <w:p w14:paraId="67F41EC5" w14:textId="77777777" w:rsidR="008B01B4" w:rsidRPr="00CB0166" w:rsidRDefault="008B01B4" w:rsidP="001A0417">
            <w:pPr>
              <w:pStyle w:val="aff"/>
              <w:jc w:val="center"/>
              <w:rPr>
                <w:rStyle w:val="generalbold1"/>
                <w:rFonts w:asciiTheme="majorHAnsi" w:hAnsiTheme="majorHAnsi" w:cstheme="majorHAnsi"/>
                <w:sz w:val="18"/>
                <w:szCs w:val="18"/>
              </w:rPr>
            </w:pPr>
            <w:r w:rsidRPr="00CB0166">
              <w:rPr>
                <w:rStyle w:val="generalbold1"/>
                <w:rFonts w:asciiTheme="majorHAnsi" w:hAnsiTheme="majorHAnsi" w:cstheme="majorHAnsi"/>
                <w:sz w:val="18"/>
                <w:szCs w:val="18"/>
              </w:rPr>
              <w:t>○</w:t>
            </w:r>
          </w:p>
        </w:tc>
        <w:tc>
          <w:tcPr>
            <w:tcW w:w="992" w:type="dxa"/>
          </w:tcPr>
          <w:p w14:paraId="1B4D5D76" w14:textId="77777777" w:rsidR="008B01B4" w:rsidRPr="00CB0166" w:rsidRDefault="008B01B4" w:rsidP="001A0417">
            <w:pPr>
              <w:pStyle w:val="aff"/>
              <w:jc w:val="left"/>
              <w:rPr>
                <w:rFonts w:asciiTheme="majorHAnsi" w:hAnsiTheme="majorHAnsi" w:cstheme="majorHAnsi"/>
              </w:rPr>
            </w:pPr>
            <w:r w:rsidRPr="00CB0166">
              <w:rPr>
                <w:rFonts w:asciiTheme="majorHAnsi" w:hAnsiTheme="majorHAnsi" w:cstheme="majorHAnsi"/>
                <w:szCs w:val="18"/>
              </w:rPr>
              <w:t>List selection</w:t>
            </w:r>
          </w:p>
        </w:tc>
        <w:tc>
          <w:tcPr>
            <w:tcW w:w="1985" w:type="dxa"/>
          </w:tcPr>
          <w:p w14:paraId="02072EF2" w14:textId="77777777" w:rsidR="008B01B4" w:rsidRPr="00CB0166" w:rsidRDefault="008B01B4" w:rsidP="001A0417">
            <w:pPr>
              <w:pStyle w:val="aff"/>
              <w:rPr>
                <w:rFonts w:asciiTheme="majorHAnsi" w:hAnsiTheme="majorHAnsi" w:cstheme="majorHAnsi"/>
              </w:rPr>
            </w:pPr>
          </w:p>
        </w:tc>
      </w:tr>
      <w:tr w:rsidR="008B01B4" w:rsidRPr="00CB0166" w14:paraId="7A4D5F4E" w14:textId="77777777" w:rsidTr="008B01B4">
        <w:trPr>
          <w:tblHeader/>
          <w:jc w:val="center"/>
        </w:trPr>
        <w:tc>
          <w:tcPr>
            <w:tcW w:w="1304" w:type="dxa"/>
            <w:vMerge w:val="restart"/>
            <w:shd w:val="clear" w:color="auto" w:fill="E5EAEF"/>
          </w:tcPr>
          <w:p w14:paraId="745167B8" w14:textId="77777777" w:rsidR="008B01B4" w:rsidRPr="00CB0166" w:rsidRDefault="008B01B4" w:rsidP="001A0417">
            <w:pPr>
              <w:pStyle w:val="aff"/>
              <w:rPr>
                <w:rFonts w:asciiTheme="majorHAnsi" w:hAnsiTheme="majorHAnsi" w:cstheme="majorHAnsi"/>
              </w:rPr>
            </w:pPr>
            <w:r w:rsidRPr="00CB0166">
              <w:rPr>
                <w:rFonts w:asciiTheme="majorHAnsi" w:hAnsiTheme="majorHAnsi" w:cstheme="majorHAnsi"/>
              </w:rPr>
              <w:t>Key</w:t>
            </w:r>
          </w:p>
          <w:p w14:paraId="7204F50D" w14:textId="77777777" w:rsidR="008B01B4" w:rsidRPr="00CB0166" w:rsidRDefault="008B01B4" w:rsidP="001A0417">
            <w:pPr>
              <w:pStyle w:val="aff"/>
              <w:rPr>
                <w:rStyle w:val="generalbold1"/>
                <w:rFonts w:asciiTheme="majorHAnsi" w:hAnsiTheme="majorHAnsi" w:cstheme="majorHAnsi"/>
                <w:sz w:val="18"/>
                <w:szCs w:val="18"/>
              </w:rPr>
            </w:pPr>
            <w:r w:rsidRPr="00CB0166">
              <w:rPr>
                <w:rFonts w:asciiTheme="majorHAnsi" w:hAnsiTheme="majorHAnsi" w:cstheme="majorHAnsi"/>
              </w:rPr>
              <w:t>information</w:t>
            </w:r>
          </w:p>
        </w:tc>
        <w:tc>
          <w:tcPr>
            <w:tcW w:w="1158" w:type="dxa"/>
            <w:shd w:val="clear" w:color="auto" w:fill="E5EAEF"/>
          </w:tcPr>
          <w:p w14:paraId="4339F3A0" w14:textId="77777777" w:rsidR="008B01B4" w:rsidRPr="00CB0166" w:rsidRDefault="008B01B4" w:rsidP="001A0417">
            <w:pPr>
              <w:pStyle w:val="aff"/>
              <w:rPr>
                <w:rStyle w:val="generalbold1"/>
                <w:rFonts w:asciiTheme="majorHAnsi" w:hAnsiTheme="majorHAnsi" w:cstheme="majorHAnsi"/>
                <w:sz w:val="18"/>
                <w:szCs w:val="18"/>
              </w:rPr>
            </w:pPr>
            <w:r w:rsidRPr="00CB0166">
              <w:rPr>
                <w:rStyle w:val="generalbold1"/>
                <w:rFonts w:asciiTheme="majorHAnsi" w:hAnsiTheme="majorHAnsi" w:cstheme="majorHAnsi"/>
                <w:sz w:val="18"/>
                <w:szCs w:val="18"/>
              </w:rPr>
              <w:t>Variable name</w:t>
            </w:r>
          </w:p>
        </w:tc>
        <w:tc>
          <w:tcPr>
            <w:tcW w:w="4145" w:type="dxa"/>
          </w:tcPr>
          <w:p w14:paraId="21441D5D" w14:textId="77777777" w:rsidR="008B01B4" w:rsidRPr="00CB0166" w:rsidRDefault="008B01B4" w:rsidP="001A0417">
            <w:pPr>
              <w:pStyle w:val="aff"/>
              <w:jc w:val="left"/>
              <w:rPr>
                <w:rFonts w:asciiTheme="majorHAnsi" w:hAnsiTheme="majorHAnsi" w:cstheme="majorHAnsi"/>
              </w:rPr>
            </w:pPr>
            <w:r w:rsidRPr="00CB0166">
              <w:rPr>
                <w:rFonts w:asciiTheme="majorHAnsi" w:hAnsiTheme="majorHAnsi" w:cstheme="majorHAnsi"/>
              </w:rPr>
              <w:t>The variables used in the materials registered in the Movement module link are displayed.</w:t>
            </w:r>
          </w:p>
          <w:p w14:paraId="4D274343" w14:textId="77777777" w:rsidR="008B01B4" w:rsidRPr="00CB0166" w:rsidRDefault="008B01B4" w:rsidP="001A0417">
            <w:pPr>
              <w:pStyle w:val="aff"/>
              <w:rPr>
                <w:rFonts w:asciiTheme="majorHAnsi" w:hAnsiTheme="majorHAnsi" w:cstheme="majorHAnsi"/>
              </w:rPr>
            </w:pPr>
            <w:r w:rsidRPr="00CB0166">
              <w:rPr>
                <w:rFonts w:asciiTheme="majorHAnsi" w:hAnsiTheme="majorHAnsi" w:cstheme="majorHAnsi"/>
              </w:rPr>
              <w:t>Select the variable you want to link to the specific value in the Key type.</w:t>
            </w:r>
          </w:p>
        </w:tc>
        <w:tc>
          <w:tcPr>
            <w:tcW w:w="1048" w:type="dxa"/>
          </w:tcPr>
          <w:p w14:paraId="764C504E" w14:textId="77777777" w:rsidR="008B01B4" w:rsidRPr="00CB0166" w:rsidRDefault="008B01B4" w:rsidP="001A0417">
            <w:pPr>
              <w:pStyle w:val="aff"/>
              <w:jc w:val="center"/>
              <w:rPr>
                <w:rStyle w:val="generalbold1"/>
                <w:rFonts w:asciiTheme="majorHAnsi" w:hAnsiTheme="majorHAnsi" w:cstheme="majorHAnsi"/>
                <w:sz w:val="18"/>
                <w:szCs w:val="18"/>
              </w:rPr>
            </w:pPr>
            <w:r w:rsidRPr="00CB0166">
              <w:rPr>
                <w:rStyle w:val="generalbold1"/>
                <w:rFonts w:asciiTheme="majorHAnsi" w:hAnsiTheme="majorHAnsi" w:cstheme="majorHAnsi"/>
                <w:sz w:val="18"/>
                <w:szCs w:val="18"/>
              </w:rPr>
              <w:t>○</w:t>
            </w:r>
          </w:p>
          <w:p w14:paraId="68B1C0E9" w14:textId="77777777" w:rsidR="008B01B4" w:rsidRPr="00CB0166" w:rsidRDefault="008B01B4" w:rsidP="001A0417">
            <w:pPr>
              <w:pStyle w:val="aff"/>
              <w:jc w:val="center"/>
              <w:rPr>
                <w:rStyle w:val="generalbold1"/>
                <w:rFonts w:asciiTheme="majorHAnsi" w:hAnsiTheme="majorHAnsi" w:cstheme="majorHAnsi"/>
              </w:rPr>
            </w:pPr>
          </w:p>
        </w:tc>
        <w:tc>
          <w:tcPr>
            <w:tcW w:w="992" w:type="dxa"/>
          </w:tcPr>
          <w:p w14:paraId="06429F29" w14:textId="77777777" w:rsidR="008B01B4" w:rsidRPr="00CB0166" w:rsidRDefault="008B01B4" w:rsidP="001A0417">
            <w:pPr>
              <w:pStyle w:val="aff"/>
              <w:jc w:val="left"/>
              <w:rPr>
                <w:rFonts w:asciiTheme="majorHAnsi" w:hAnsiTheme="majorHAnsi" w:cstheme="majorHAnsi"/>
              </w:rPr>
            </w:pPr>
            <w:r w:rsidRPr="00CB0166">
              <w:rPr>
                <w:rFonts w:asciiTheme="majorHAnsi" w:hAnsiTheme="majorHAnsi" w:cstheme="majorHAnsi"/>
              </w:rPr>
              <w:t>List selection</w:t>
            </w:r>
          </w:p>
        </w:tc>
        <w:tc>
          <w:tcPr>
            <w:tcW w:w="1985" w:type="dxa"/>
          </w:tcPr>
          <w:p w14:paraId="44E0ACAE" w14:textId="77777777" w:rsidR="008B01B4" w:rsidRPr="00CB0166" w:rsidRDefault="008B01B4" w:rsidP="001A0417">
            <w:pPr>
              <w:pStyle w:val="aff"/>
              <w:jc w:val="left"/>
              <w:rPr>
                <w:rFonts w:asciiTheme="majorHAnsi" w:hAnsiTheme="majorHAnsi" w:cstheme="majorHAnsi"/>
              </w:rPr>
            </w:pPr>
            <w:r w:rsidRPr="00CB0166">
              <w:rPr>
                <w:rFonts w:asciiTheme="majorHAnsi" w:hAnsiTheme="majorHAnsi" w:cstheme="majorHAnsi"/>
              </w:rPr>
              <w:t>Required if the registration method is Key or Key-Value type.</w:t>
            </w:r>
          </w:p>
        </w:tc>
      </w:tr>
      <w:tr w:rsidR="008B01B4" w:rsidRPr="00CB0166" w14:paraId="62B51C08" w14:textId="77777777" w:rsidTr="008B01B4">
        <w:trPr>
          <w:tblHeader/>
          <w:jc w:val="center"/>
        </w:trPr>
        <w:tc>
          <w:tcPr>
            <w:tcW w:w="1304" w:type="dxa"/>
            <w:vMerge/>
            <w:shd w:val="clear" w:color="auto" w:fill="E5EAEF"/>
          </w:tcPr>
          <w:p w14:paraId="054E3A36" w14:textId="77777777" w:rsidR="008B01B4" w:rsidRPr="00CB0166" w:rsidRDefault="008B01B4" w:rsidP="001A0417">
            <w:pPr>
              <w:pStyle w:val="aff"/>
              <w:rPr>
                <w:rFonts w:asciiTheme="majorHAnsi" w:hAnsiTheme="majorHAnsi" w:cstheme="majorHAnsi"/>
              </w:rPr>
            </w:pPr>
          </w:p>
        </w:tc>
        <w:tc>
          <w:tcPr>
            <w:tcW w:w="1158" w:type="dxa"/>
            <w:shd w:val="clear" w:color="auto" w:fill="E5EAEF"/>
          </w:tcPr>
          <w:p w14:paraId="251BDB4C" w14:textId="77777777" w:rsidR="008B01B4" w:rsidRPr="00CB0166" w:rsidRDefault="008B01B4" w:rsidP="001A0417">
            <w:pPr>
              <w:pStyle w:val="aff"/>
              <w:rPr>
                <w:rStyle w:val="generalbold1"/>
                <w:rFonts w:asciiTheme="majorHAnsi" w:hAnsiTheme="majorHAnsi" w:cstheme="majorHAnsi"/>
                <w:sz w:val="18"/>
                <w:szCs w:val="18"/>
              </w:rPr>
            </w:pPr>
            <w:r>
              <w:rPr>
                <w:rStyle w:val="generalbold1"/>
                <w:rFonts w:asciiTheme="majorHAnsi" w:hAnsiTheme="majorHAnsi" w:cstheme="majorHAnsi" w:hint="eastAsia"/>
                <w:sz w:val="18"/>
                <w:szCs w:val="18"/>
              </w:rPr>
              <w:t>M</w:t>
            </w:r>
            <w:r>
              <w:rPr>
                <w:rStyle w:val="generalbold1"/>
                <w:rFonts w:asciiTheme="majorHAnsi" w:hAnsiTheme="majorHAnsi" w:cstheme="majorHAnsi"/>
                <w:sz w:val="18"/>
                <w:szCs w:val="18"/>
              </w:rPr>
              <w:t>ember variable</w:t>
            </w:r>
          </w:p>
        </w:tc>
        <w:tc>
          <w:tcPr>
            <w:tcW w:w="4145" w:type="dxa"/>
          </w:tcPr>
          <w:p w14:paraId="38B8B67F" w14:textId="77777777" w:rsidR="008B01B4" w:rsidRDefault="008B01B4" w:rsidP="001A0417">
            <w:pPr>
              <w:pStyle w:val="aff"/>
              <w:jc w:val="left"/>
              <w:rPr>
                <w:rFonts w:asciiTheme="majorHAnsi" w:hAnsiTheme="majorHAnsi" w:cstheme="majorHAnsi"/>
              </w:rPr>
            </w:pPr>
            <w:r>
              <w:rPr>
                <w:rFonts w:asciiTheme="majorHAnsi" w:hAnsiTheme="majorHAnsi" w:cstheme="majorHAnsi" w:hint="eastAsia"/>
              </w:rPr>
              <w:t>I</w:t>
            </w:r>
            <w:r>
              <w:rPr>
                <w:rFonts w:asciiTheme="majorHAnsi" w:hAnsiTheme="majorHAnsi" w:cstheme="majorHAnsi"/>
              </w:rPr>
              <w:t>f the selected variable name has Member variables, the Member variables will be displayed.</w:t>
            </w:r>
          </w:p>
          <w:p w14:paraId="213DEF58" w14:textId="77777777" w:rsidR="008B01B4" w:rsidRPr="00CB0166" w:rsidRDefault="008B01B4" w:rsidP="001A0417">
            <w:pPr>
              <w:pStyle w:val="aff"/>
              <w:jc w:val="left"/>
              <w:rPr>
                <w:rFonts w:asciiTheme="majorHAnsi" w:hAnsiTheme="majorHAnsi" w:cstheme="majorHAnsi"/>
              </w:rPr>
            </w:pPr>
            <w:r>
              <w:rPr>
                <w:rFonts w:asciiTheme="majorHAnsi" w:hAnsiTheme="majorHAnsi" w:cstheme="majorHAnsi"/>
              </w:rPr>
              <w:t>Select Member variable.</w:t>
            </w:r>
          </w:p>
        </w:tc>
        <w:tc>
          <w:tcPr>
            <w:tcW w:w="1048" w:type="dxa"/>
          </w:tcPr>
          <w:p w14:paraId="6013C833" w14:textId="77777777" w:rsidR="008B01B4" w:rsidRPr="00CB0166" w:rsidRDefault="008B01B4" w:rsidP="001A0417">
            <w:pPr>
              <w:pStyle w:val="aff"/>
              <w:jc w:val="center"/>
              <w:rPr>
                <w:rStyle w:val="generalbold1"/>
                <w:rFonts w:asciiTheme="majorHAnsi" w:hAnsiTheme="majorHAnsi" w:cstheme="majorHAnsi"/>
                <w:sz w:val="18"/>
                <w:szCs w:val="18"/>
              </w:rPr>
            </w:pPr>
            <w:r>
              <w:rPr>
                <w:rStyle w:val="generalbold1"/>
                <w:rFonts w:asciiTheme="majorHAnsi" w:hAnsiTheme="majorHAnsi" w:cstheme="majorHAnsi" w:hint="eastAsia"/>
                <w:sz w:val="18"/>
                <w:szCs w:val="18"/>
              </w:rPr>
              <w:t>D</w:t>
            </w:r>
            <w:r>
              <w:rPr>
                <w:rStyle w:val="generalbold1"/>
                <w:rFonts w:asciiTheme="majorHAnsi" w:hAnsiTheme="majorHAnsi" w:cstheme="majorHAnsi"/>
                <w:sz w:val="18"/>
                <w:szCs w:val="18"/>
              </w:rPr>
              <w:t>epends on Variable name</w:t>
            </w:r>
          </w:p>
        </w:tc>
        <w:tc>
          <w:tcPr>
            <w:tcW w:w="992" w:type="dxa"/>
          </w:tcPr>
          <w:p w14:paraId="71F4466F" w14:textId="77777777" w:rsidR="008B01B4" w:rsidRPr="00CB0166" w:rsidRDefault="008B01B4" w:rsidP="001A0417">
            <w:pPr>
              <w:pStyle w:val="aff"/>
              <w:jc w:val="left"/>
              <w:rPr>
                <w:rFonts w:asciiTheme="majorHAnsi" w:hAnsiTheme="majorHAnsi" w:cstheme="majorHAnsi"/>
              </w:rPr>
            </w:pPr>
            <w:r>
              <w:rPr>
                <w:rFonts w:asciiTheme="majorHAnsi" w:hAnsiTheme="majorHAnsi" w:cstheme="majorHAnsi" w:hint="eastAsia"/>
              </w:rPr>
              <w:t>L</w:t>
            </w:r>
            <w:r>
              <w:rPr>
                <w:rFonts w:asciiTheme="majorHAnsi" w:hAnsiTheme="majorHAnsi" w:cstheme="majorHAnsi"/>
              </w:rPr>
              <w:t>ist selection</w:t>
            </w:r>
          </w:p>
        </w:tc>
        <w:tc>
          <w:tcPr>
            <w:tcW w:w="1985" w:type="dxa"/>
          </w:tcPr>
          <w:p w14:paraId="433EFE78" w14:textId="77777777" w:rsidR="008B01B4" w:rsidRPr="00CB0166" w:rsidRDefault="008B01B4" w:rsidP="001A0417">
            <w:pPr>
              <w:pStyle w:val="aff"/>
              <w:jc w:val="left"/>
              <w:rPr>
                <w:rFonts w:asciiTheme="majorHAnsi" w:hAnsiTheme="majorHAnsi" w:cstheme="majorHAnsi"/>
              </w:rPr>
            </w:pPr>
          </w:p>
        </w:tc>
      </w:tr>
      <w:tr w:rsidR="008B01B4" w:rsidRPr="00CB0166" w14:paraId="2D4015E6" w14:textId="77777777" w:rsidTr="008B01B4">
        <w:trPr>
          <w:tblHeader/>
          <w:jc w:val="center"/>
        </w:trPr>
        <w:tc>
          <w:tcPr>
            <w:tcW w:w="1304" w:type="dxa"/>
            <w:vMerge/>
            <w:shd w:val="clear" w:color="auto" w:fill="E5EAEF"/>
          </w:tcPr>
          <w:p w14:paraId="590141F6" w14:textId="77777777" w:rsidR="008B01B4" w:rsidRPr="00CB0166" w:rsidRDefault="008B01B4" w:rsidP="001A0417">
            <w:pPr>
              <w:pStyle w:val="aff"/>
              <w:rPr>
                <w:rFonts w:asciiTheme="majorHAnsi" w:hAnsiTheme="majorHAnsi" w:cstheme="majorHAnsi"/>
              </w:rPr>
            </w:pPr>
          </w:p>
        </w:tc>
        <w:tc>
          <w:tcPr>
            <w:tcW w:w="1158" w:type="dxa"/>
            <w:shd w:val="clear" w:color="auto" w:fill="E5EAEF"/>
          </w:tcPr>
          <w:p w14:paraId="204C5927" w14:textId="77777777" w:rsidR="008B01B4" w:rsidRPr="00CB0166" w:rsidRDefault="008B01B4" w:rsidP="001A0417">
            <w:pPr>
              <w:pStyle w:val="aff"/>
              <w:rPr>
                <w:rStyle w:val="generalbold1"/>
                <w:rFonts w:asciiTheme="majorHAnsi" w:hAnsiTheme="majorHAnsi" w:cstheme="majorHAnsi"/>
                <w:sz w:val="18"/>
                <w:szCs w:val="18"/>
              </w:rPr>
            </w:pPr>
            <w:r>
              <w:rPr>
                <w:rStyle w:val="generalbold1"/>
                <w:rFonts w:asciiTheme="majorHAnsi" w:hAnsiTheme="majorHAnsi" w:cstheme="majorHAnsi"/>
                <w:sz w:val="18"/>
                <w:szCs w:val="18"/>
              </w:rPr>
              <w:t>Substitute order</w:t>
            </w:r>
          </w:p>
        </w:tc>
        <w:tc>
          <w:tcPr>
            <w:tcW w:w="4145" w:type="dxa"/>
          </w:tcPr>
          <w:p w14:paraId="2C04FE64" w14:textId="77777777" w:rsidR="008B01B4" w:rsidRPr="00CB0166" w:rsidRDefault="008B01B4" w:rsidP="001A0417">
            <w:pPr>
              <w:pStyle w:val="aff"/>
              <w:jc w:val="left"/>
              <w:rPr>
                <w:rFonts w:asciiTheme="majorHAnsi" w:hAnsiTheme="majorHAnsi" w:cstheme="majorHAnsi"/>
              </w:rPr>
            </w:pPr>
            <w:r>
              <w:rPr>
                <w:rFonts w:asciiTheme="majorHAnsi" w:hAnsiTheme="majorHAnsi" w:cstheme="majorHAnsi" w:hint="eastAsia"/>
              </w:rPr>
              <w:t>O</w:t>
            </w:r>
            <w:r>
              <w:rPr>
                <w:rFonts w:asciiTheme="majorHAnsi" w:hAnsiTheme="majorHAnsi" w:cstheme="majorHAnsi"/>
              </w:rPr>
              <w:t>nly required if multiple specific values can be set to a variable name.</w:t>
            </w:r>
            <w:r>
              <w:rPr>
                <w:rFonts w:asciiTheme="majorHAnsi" w:hAnsiTheme="majorHAnsi" w:cstheme="majorHAnsi"/>
              </w:rPr>
              <w:br/>
              <w:t>The substitute order of the specific values are input starting from (1~). The values are substituted rising from the input value.</w:t>
            </w:r>
          </w:p>
        </w:tc>
        <w:tc>
          <w:tcPr>
            <w:tcW w:w="1048" w:type="dxa"/>
          </w:tcPr>
          <w:p w14:paraId="56A01845" w14:textId="77777777" w:rsidR="008B01B4" w:rsidRPr="00CB0166" w:rsidRDefault="008B01B4" w:rsidP="001A0417">
            <w:pPr>
              <w:pStyle w:val="aff"/>
              <w:jc w:val="center"/>
              <w:rPr>
                <w:rStyle w:val="generalbold1"/>
                <w:rFonts w:asciiTheme="majorHAnsi" w:hAnsiTheme="majorHAnsi" w:cstheme="majorHAnsi"/>
                <w:sz w:val="18"/>
                <w:szCs w:val="18"/>
              </w:rPr>
            </w:pPr>
            <w:r>
              <w:rPr>
                <w:rStyle w:val="generalbold1"/>
                <w:rFonts w:asciiTheme="majorHAnsi" w:hAnsiTheme="majorHAnsi" w:cstheme="majorHAnsi" w:hint="eastAsia"/>
                <w:sz w:val="18"/>
                <w:szCs w:val="18"/>
              </w:rPr>
              <w:t>D</w:t>
            </w:r>
            <w:r>
              <w:rPr>
                <w:rStyle w:val="generalbold1"/>
                <w:rFonts w:asciiTheme="majorHAnsi" w:hAnsiTheme="majorHAnsi" w:cstheme="majorHAnsi"/>
                <w:sz w:val="18"/>
                <w:szCs w:val="18"/>
              </w:rPr>
              <w:t>epends on Variable name</w:t>
            </w:r>
          </w:p>
        </w:tc>
        <w:tc>
          <w:tcPr>
            <w:tcW w:w="992" w:type="dxa"/>
          </w:tcPr>
          <w:p w14:paraId="56CFF604" w14:textId="77777777" w:rsidR="008B01B4" w:rsidRPr="00CB0166" w:rsidRDefault="008B01B4" w:rsidP="001A0417">
            <w:pPr>
              <w:pStyle w:val="aff"/>
              <w:jc w:val="left"/>
              <w:rPr>
                <w:rFonts w:asciiTheme="majorHAnsi" w:hAnsiTheme="majorHAnsi" w:cstheme="majorHAnsi"/>
              </w:rPr>
            </w:pPr>
            <w:r>
              <w:rPr>
                <w:rFonts w:asciiTheme="majorHAnsi" w:hAnsiTheme="majorHAnsi" w:cstheme="majorHAnsi" w:hint="eastAsia"/>
              </w:rPr>
              <w:t>M</w:t>
            </w:r>
            <w:r>
              <w:rPr>
                <w:rFonts w:asciiTheme="majorHAnsi" w:hAnsiTheme="majorHAnsi" w:cstheme="majorHAnsi"/>
              </w:rPr>
              <w:t>anual input</w:t>
            </w:r>
          </w:p>
        </w:tc>
        <w:tc>
          <w:tcPr>
            <w:tcW w:w="1985" w:type="dxa"/>
          </w:tcPr>
          <w:p w14:paraId="031DE753" w14:textId="77777777" w:rsidR="008B01B4" w:rsidRPr="00CB0166" w:rsidRDefault="008B01B4" w:rsidP="001A0417">
            <w:pPr>
              <w:pStyle w:val="aff"/>
              <w:jc w:val="left"/>
              <w:rPr>
                <w:rFonts w:asciiTheme="majorHAnsi" w:hAnsiTheme="majorHAnsi" w:cstheme="majorHAnsi"/>
              </w:rPr>
            </w:pPr>
            <w:r>
              <w:rPr>
                <w:rFonts w:asciiTheme="majorHAnsi" w:hAnsiTheme="majorHAnsi" w:cstheme="majorHAnsi"/>
              </w:rPr>
              <w:t xml:space="preserve">Must be Blank or a positive integer </w:t>
            </w:r>
          </w:p>
        </w:tc>
      </w:tr>
    </w:tbl>
    <w:p w14:paraId="0FCBA40A" w14:textId="77777777" w:rsidR="008B01B4" w:rsidRDefault="008B01B4">
      <w:r>
        <w:br w:type="page"/>
      </w:r>
    </w:p>
    <w:tbl>
      <w:tblPr>
        <w:tblStyle w:val="ab"/>
        <w:tblW w:w="10632" w:type="dxa"/>
        <w:jc w:val="center"/>
        <w:tblLayout w:type="fixed"/>
        <w:tblLook w:val="04A0" w:firstRow="1" w:lastRow="0" w:firstColumn="1" w:lastColumn="0" w:noHBand="0" w:noVBand="1"/>
      </w:tblPr>
      <w:tblGrid>
        <w:gridCol w:w="1304"/>
        <w:gridCol w:w="1158"/>
        <w:gridCol w:w="4145"/>
        <w:gridCol w:w="1048"/>
        <w:gridCol w:w="992"/>
        <w:gridCol w:w="1985"/>
      </w:tblGrid>
      <w:tr w:rsidR="008B01B4" w:rsidRPr="00CB0166" w14:paraId="50B167D5" w14:textId="77777777" w:rsidTr="008B01B4">
        <w:trPr>
          <w:tblHeader/>
          <w:jc w:val="center"/>
        </w:trPr>
        <w:tc>
          <w:tcPr>
            <w:tcW w:w="1304" w:type="dxa"/>
            <w:vMerge w:val="restart"/>
            <w:shd w:val="clear" w:color="auto" w:fill="E5EAEF"/>
          </w:tcPr>
          <w:p w14:paraId="0E94DB9F" w14:textId="3E9C5DEA" w:rsidR="008B01B4" w:rsidRPr="00CB0166" w:rsidRDefault="008B01B4" w:rsidP="001A0417">
            <w:pPr>
              <w:pStyle w:val="aff"/>
              <w:rPr>
                <w:rFonts w:asciiTheme="majorHAnsi" w:hAnsiTheme="majorHAnsi" w:cstheme="majorHAnsi"/>
              </w:rPr>
            </w:pPr>
            <w:r w:rsidRPr="00CB0166">
              <w:rPr>
                <w:rFonts w:asciiTheme="majorHAnsi" w:hAnsiTheme="majorHAnsi" w:cstheme="majorHAnsi"/>
              </w:rPr>
              <w:lastRenderedPageBreak/>
              <w:t>Value</w:t>
            </w:r>
          </w:p>
          <w:p w14:paraId="7FBA1CAD" w14:textId="77777777" w:rsidR="008B01B4" w:rsidRPr="00CB0166" w:rsidRDefault="008B01B4" w:rsidP="001A0417">
            <w:pPr>
              <w:pStyle w:val="aff"/>
              <w:rPr>
                <w:rStyle w:val="generalbold1"/>
                <w:rFonts w:asciiTheme="majorHAnsi" w:hAnsiTheme="majorHAnsi" w:cstheme="majorHAnsi"/>
                <w:sz w:val="18"/>
                <w:szCs w:val="22"/>
              </w:rPr>
            </w:pPr>
            <w:r w:rsidRPr="00CB0166">
              <w:rPr>
                <w:rFonts w:asciiTheme="majorHAnsi" w:hAnsiTheme="majorHAnsi" w:cstheme="majorHAnsi"/>
              </w:rPr>
              <w:t>information</w:t>
            </w:r>
          </w:p>
        </w:tc>
        <w:tc>
          <w:tcPr>
            <w:tcW w:w="1158" w:type="dxa"/>
            <w:shd w:val="clear" w:color="auto" w:fill="E5EAEF"/>
          </w:tcPr>
          <w:p w14:paraId="21EB28B6" w14:textId="77777777" w:rsidR="008B01B4" w:rsidRPr="00CB0166" w:rsidRDefault="008B01B4" w:rsidP="001A0417">
            <w:pPr>
              <w:pStyle w:val="aff"/>
              <w:rPr>
                <w:rStyle w:val="generalbold1"/>
                <w:rFonts w:asciiTheme="majorHAnsi" w:hAnsiTheme="majorHAnsi" w:cstheme="majorHAnsi"/>
                <w:sz w:val="18"/>
                <w:szCs w:val="18"/>
              </w:rPr>
            </w:pPr>
            <w:r w:rsidRPr="00CB0166">
              <w:rPr>
                <w:rStyle w:val="generalbold1"/>
                <w:rFonts w:asciiTheme="majorHAnsi" w:hAnsiTheme="majorHAnsi" w:cstheme="majorHAnsi"/>
                <w:sz w:val="18"/>
                <w:szCs w:val="18"/>
              </w:rPr>
              <w:t>Variable name</w:t>
            </w:r>
          </w:p>
        </w:tc>
        <w:tc>
          <w:tcPr>
            <w:tcW w:w="4145" w:type="dxa"/>
          </w:tcPr>
          <w:p w14:paraId="55859E5D" w14:textId="77777777" w:rsidR="008B01B4" w:rsidRPr="00CB0166" w:rsidRDefault="008B01B4" w:rsidP="001A0417">
            <w:pPr>
              <w:pStyle w:val="aff"/>
              <w:jc w:val="left"/>
              <w:rPr>
                <w:rFonts w:asciiTheme="majorHAnsi" w:hAnsiTheme="majorHAnsi" w:cstheme="majorHAnsi"/>
                <w:szCs w:val="18"/>
              </w:rPr>
            </w:pPr>
            <w:r w:rsidRPr="00CB0166">
              <w:rPr>
                <w:rFonts w:asciiTheme="majorHAnsi" w:hAnsiTheme="majorHAnsi" w:cstheme="majorHAnsi"/>
                <w:szCs w:val="18"/>
              </w:rPr>
              <w:t>The variables used in the materials registered in the Movement module link are displayed.</w:t>
            </w:r>
          </w:p>
          <w:p w14:paraId="0219443C" w14:textId="77777777" w:rsidR="008B01B4" w:rsidRPr="00CB0166" w:rsidRDefault="008B01B4" w:rsidP="001A0417">
            <w:pPr>
              <w:pStyle w:val="aff"/>
              <w:rPr>
                <w:rFonts w:asciiTheme="majorHAnsi" w:hAnsiTheme="majorHAnsi" w:cstheme="majorHAnsi"/>
                <w:szCs w:val="18"/>
              </w:rPr>
            </w:pPr>
            <w:r w:rsidRPr="00CB0166">
              <w:rPr>
                <w:rFonts w:asciiTheme="majorHAnsi" w:hAnsiTheme="majorHAnsi" w:cstheme="majorHAnsi"/>
                <w:szCs w:val="18"/>
              </w:rPr>
              <w:t>Select the variable you want to link to the specific value in the Value type.</w:t>
            </w:r>
          </w:p>
        </w:tc>
        <w:tc>
          <w:tcPr>
            <w:tcW w:w="1048" w:type="dxa"/>
          </w:tcPr>
          <w:p w14:paraId="1E5B5B3C" w14:textId="77777777" w:rsidR="008B01B4" w:rsidRPr="00CB0166" w:rsidRDefault="008B01B4" w:rsidP="001A0417">
            <w:pPr>
              <w:pStyle w:val="aff"/>
              <w:jc w:val="center"/>
              <w:rPr>
                <w:rStyle w:val="generalbold1"/>
                <w:rFonts w:asciiTheme="majorHAnsi" w:hAnsiTheme="majorHAnsi" w:cstheme="majorHAnsi"/>
                <w:sz w:val="18"/>
                <w:szCs w:val="18"/>
              </w:rPr>
            </w:pPr>
            <w:r w:rsidRPr="00CB0166">
              <w:rPr>
                <w:rStyle w:val="generalbold1"/>
                <w:rFonts w:asciiTheme="majorHAnsi" w:hAnsiTheme="majorHAnsi" w:cstheme="majorHAnsi"/>
                <w:sz w:val="18"/>
                <w:szCs w:val="18"/>
              </w:rPr>
              <w:t>○</w:t>
            </w:r>
          </w:p>
          <w:p w14:paraId="31C7D16F" w14:textId="77777777" w:rsidR="008B01B4" w:rsidRPr="00CB0166" w:rsidRDefault="008B01B4" w:rsidP="001A0417">
            <w:pPr>
              <w:pStyle w:val="aff"/>
              <w:jc w:val="center"/>
              <w:rPr>
                <w:rStyle w:val="generalbold1"/>
                <w:rFonts w:asciiTheme="majorHAnsi" w:hAnsiTheme="majorHAnsi" w:cstheme="majorHAnsi"/>
              </w:rPr>
            </w:pPr>
          </w:p>
        </w:tc>
        <w:tc>
          <w:tcPr>
            <w:tcW w:w="992" w:type="dxa"/>
          </w:tcPr>
          <w:p w14:paraId="59BA687D" w14:textId="77777777" w:rsidR="008B01B4" w:rsidRPr="00CB0166" w:rsidRDefault="008B01B4" w:rsidP="001A0417">
            <w:pPr>
              <w:pStyle w:val="aff"/>
              <w:jc w:val="left"/>
              <w:rPr>
                <w:rFonts w:asciiTheme="majorHAnsi" w:hAnsiTheme="majorHAnsi" w:cstheme="majorHAnsi"/>
              </w:rPr>
            </w:pPr>
            <w:r w:rsidRPr="00CB0166">
              <w:rPr>
                <w:rFonts w:asciiTheme="majorHAnsi" w:hAnsiTheme="majorHAnsi" w:cstheme="majorHAnsi"/>
                <w:szCs w:val="18"/>
              </w:rPr>
              <w:t>List selection</w:t>
            </w:r>
          </w:p>
        </w:tc>
        <w:tc>
          <w:tcPr>
            <w:tcW w:w="1985" w:type="dxa"/>
          </w:tcPr>
          <w:p w14:paraId="5F476318" w14:textId="77777777" w:rsidR="008B01B4" w:rsidRPr="00CB0166" w:rsidRDefault="008B01B4" w:rsidP="001A0417">
            <w:pPr>
              <w:pStyle w:val="aff"/>
              <w:jc w:val="left"/>
              <w:rPr>
                <w:rFonts w:asciiTheme="majorHAnsi" w:hAnsiTheme="majorHAnsi" w:cstheme="majorHAnsi"/>
              </w:rPr>
            </w:pPr>
            <w:r w:rsidRPr="00CB0166">
              <w:rPr>
                <w:rFonts w:asciiTheme="majorHAnsi" w:hAnsiTheme="majorHAnsi" w:cstheme="majorHAnsi"/>
                <w:szCs w:val="18"/>
              </w:rPr>
              <w:t>Required if the registration method is Key or Key-Value type.</w:t>
            </w:r>
          </w:p>
        </w:tc>
      </w:tr>
      <w:tr w:rsidR="008B01B4" w:rsidRPr="00CB0166" w14:paraId="320D2A15" w14:textId="77777777" w:rsidTr="008B01B4">
        <w:trPr>
          <w:tblHeader/>
          <w:jc w:val="center"/>
        </w:trPr>
        <w:tc>
          <w:tcPr>
            <w:tcW w:w="1304" w:type="dxa"/>
            <w:vMerge/>
            <w:shd w:val="clear" w:color="auto" w:fill="E5EAEF"/>
          </w:tcPr>
          <w:p w14:paraId="40E94799" w14:textId="77777777" w:rsidR="008B01B4" w:rsidRPr="00CB0166" w:rsidRDefault="008B01B4" w:rsidP="001A0417">
            <w:pPr>
              <w:pStyle w:val="aff"/>
              <w:rPr>
                <w:rFonts w:asciiTheme="majorHAnsi" w:hAnsiTheme="majorHAnsi" w:cstheme="majorHAnsi"/>
              </w:rPr>
            </w:pPr>
          </w:p>
        </w:tc>
        <w:tc>
          <w:tcPr>
            <w:tcW w:w="1158" w:type="dxa"/>
            <w:shd w:val="clear" w:color="auto" w:fill="E5EAEF"/>
          </w:tcPr>
          <w:p w14:paraId="506C7DAA" w14:textId="77777777" w:rsidR="008B01B4" w:rsidRPr="00CB0166" w:rsidRDefault="008B01B4" w:rsidP="001A0417">
            <w:pPr>
              <w:pStyle w:val="aff"/>
              <w:rPr>
                <w:rStyle w:val="generalbold1"/>
                <w:rFonts w:asciiTheme="majorHAnsi" w:hAnsiTheme="majorHAnsi" w:cstheme="majorHAnsi"/>
                <w:sz w:val="18"/>
                <w:szCs w:val="18"/>
              </w:rPr>
            </w:pPr>
            <w:r>
              <w:rPr>
                <w:rStyle w:val="generalbold1"/>
                <w:rFonts w:asciiTheme="majorHAnsi" w:hAnsiTheme="majorHAnsi" w:cstheme="majorHAnsi"/>
                <w:sz w:val="18"/>
                <w:szCs w:val="18"/>
              </w:rPr>
              <w:t>HCL Settings</w:t>
            </w:r>
          </w:p>
        </w:tc>
        <w:tc>
          <w:tcPr>
            <w:tcW w:w="4145" w:type="dxa"/>
          </w:tcPr>
          <w:p w14:paraId="6D1DCEBA" w14:textId="77777777" w:rsidR="008B01B4" w:rsidRPr="00CB0166" w:rsidRDefault="008B01B4" w:rsidP="001A0417">
            <w:pPr>
              <w:pStyle w:val="aff"/>
              <w:rPr>
                <w:rFonts w:asciiTheme="majorHAnsi" w:hAnsiTheme="majorHAnsi" w:cstheme="majorHAnsi"/>
              </w:rPr>
            </w:pPr>
            <w:r w:rsidRPr="00CB0166">
              <w:rPr>
                <w:rFonts w:asciiTheme="majorHAnsi" w:hAnsiTheme="majorHAnsi" w:cstheme="majorHAnsi"/>
              </w:rPr>
              <w:t>Select "OFF" or "ON".</w:t>
            </w:r>
          </w:p>
          <w:p w14:paraId="2B90ABF5" w14:textId="77777777" w:rsidR="008B01B4" w:rsidRPr="00CB0166" w:rsidRDefault="008B01B4" w:rsidP="001A0417">
            <w:pPr>
              <w:pStyle w:val="aff"/>
              <w:jc w:val="left"/>
              <w:rPr>
                <w:rFonts w:asciiTheme="majorHAnsi" w:hAnsiTheme="majorHAnsi" w:cstheme="majorHAnsi"/>
                <w:szCs w:val="18"/>
              </w:rPr>
            </w:pPr>
            <w:r w:rsidRPr="00CB0166">
              <w:rPr>
                <w:rFonts w:asciiTheme="majorHAnsi" w:hAnsiTheme="majorHAnsi" w:cstheme="majorHAnsi"/>
              </w:rPr>
              <w:t>BackYard processing takes over the selected value when it is reflected in the subsititution value list.</w:t>
            </w:r>
          </w:p>
        </w:tc>
        <w:tc>
          <w:tcPr>
            <w:tcW w:w="1048" w:type="dxa"/>
          </w:tcPr>
          <w:p w14:paraId="6821AF8B" w14:textId="77777777" w:rsidR="008B01B4" w:rsidRPr="00CB0166" w:rsidRDefault="008B01B4" w:rsidP="001A0417">
            <w:pPr>
              <w:pStyle w:val="aff"/>
              <w:jc w:val="center"/>
              <w:rPr>
                <w:rStyle w:val="generalbold1"/>
                <w:rFonts w:asciiTheme="majorHAnsi" w:hAnsiTheme="majorHAnsi" w:cstheme="majorHAnsi"/>
                <w:sz w:val="18"/>
                <w:szCs w:val="18"/>
              </w:rPr>
            </w:pPr>
          </w:p>
        </w:tc>
        <w:tc>
          <w:tcPr>
            <w:tcW w:w="992" w:type="dxa"/>
          </w:tcPr>
          <w:p w14:paraId="6F5843A8" w14:textId="77777777" w:rsidR="008B01B4" w:rsidRPr="00CB0166" w:rsidRDefault="008B01B4" w:rsidP="001A0417">
            <w:pPr>
              <w:pStyle w:val="aff"/>
              <w:jc w:val="left"/>
              <w:rPr>
                <w:rFonts w:asciiTheme="majorHAnsi" w:hAnsiTheme="majorHAnsi" w:cstheme="majorHAnsi"/>
                <w:szCs w:val="18"/>
              </w:rPr>
            </w:pPr>
            <w:r w:rsidRPr="00CB0166">
              <w:rPr>
                <w:rFonts w:asciiTheme="majorHAnsi" w:hAnsiTheme="majorHAnsi" w:cstheme="majorHAnsi"/>
              </w:rPr>
              <w:t>List selection</w:t>
            </w:r>
          </w:p>
        </w:tc>
        <w:tc>
          <w:tcPr>
            <w:tcW w:w="1985" w:type="dxa"/>
          </w:tcPr>
          <w:p w14:paraId="28286DE8" w14:textId="77777777" w:rsidR="008B01B4" w:rsidRPr="00CB0166" w:rsidRDefault="008B01B4" w:rsidP="001A0417">
            <w:pPr>
              <w:pStyle w:val="aff"/>
              <w:jc w:val="left"/>
              <w:rPr>
                <w:rFonts w:asciiTheme="majorHAnsi" w:hAnsiTheme="majorHAnsi" w:cstheme="majorHAnsi"/>
                <w:szCs w:val="18"/>
              </w:rPr>
            </w:pPr>
            <w:r>
              <w:rPr>
                <w:rFonts w:asciiTheme="majorHAnsi" w:hAnsiTheme="majorHAnsi" w:cstheme="majorHAnsi"/>
                <w:szCs w:val="18"/>
              </w:rPr>
              <w:t>If the selected variable name is “map” type, the HCL settings must be set to “ON”. Make sure that the HCL settings matches the Operation, Movement and/or variable names are the same.</w:t>
            </w:r>
          </w:p>
        </w:tc>
      </w:tr>
      <w:tr w:rsidR="008B01B4" w:rsidRPr="00CB0166" w14:paraId="6A7F663F" w14:textId="77777777" w:rsidTr="008B01B4">
        <w:trPr>
          <w:tblHeader/>
          <w:jc w:val="center"/>
        </w:trPr>
        <w:tc>
          <w:tcPr>
            <w:tcW w:w="1304" w:type="dxa"/>
            <w:vMerge/>
            <w:shd w:val="clear" w:color="auto" w:fill="E5EAEF"/>
          </w:tcPr>
          <w:p w14:paraId="3E144870" w14:textId="77777777" w:rsidR="008B01B4" w:rsidRPr="00CB0166" w:rsidRDefault="008B01B4" w:rsidP="001A0417">
            <w:pPr>
              <w:pStyle w:val="aff"/>
              <w:rPr>
                <w:rFonts w:asciiTheme="majorHAnsi" w:hAnsiTheme="majorHAnsi" w:cstheme="majorHAnsi"/>
              </w:rPr>
            </w:pPr>
          </w:p>
        </w:tc>
        <w:tc>
          <w:tcPr>
            <w:tcW w:w="1158" w:type="dxa"/>
            <w:shd w:val="clear" w:color="auto" w:fill="E5EAEF"/>
          </w:tcPr>
          <w:p w14:paraId="2B2BBE3D" w14:textId="77777777" w:rsidR="008B01B4" w:rsidRDefault="008B01B4" w:rsidP="001A0417">
            <w:pPr>
              <w:pStyle w:val="aff"/>
              <w:rPr>
                <w:rStyle w:val="generalbold1"/>
                <w:rFonts w:asciiTheme="majorHAnsi" w:hAnsiTheme="majorHAnsi" w:cstheme="majorHAnsi"/>
                <w:sz w:val="18"/>
                <w:szCs w:val="18"/>
              </w:rPr>
            </w:pPr>
            <w:r>
              <w:rPr>
                <w:rStyle w:val="generalbold1"/>
                <w:rFonts w:asciiTheme="majorHAnsi" w:hAnsiTheme="majorHAnsi" w:cstheme="majorHAnsi" w:hint="eastAsia"/>
                <w:sz w:val="18"/>
                <w:szCs w:val="18"/>
              </w:rPr>
              <w:t>M</w:t>
            </w:r>
            <w:r>
              <w:rPr>
                <w:rStyle w:val="generalbold1"/>
                <w:rFonts w:asciiTheme="majorHAnsi" w:hAnsiTheme="majorHAnsi" w:cstheme="majorHAnsi"/>
                <w:sz w:val="18"/>
                <w:szCs w:val="18"/>
              </w:rPr>
              <w:t>ember variable</w:t>
            </w:r>
          </w:p>
        </w:tc>
        <w:tc>
          <w:tcPr>
            <w:tcW w:w="4145" w:type="dxa"/>
          </w:tcPr>
          <w:p w14:paraId="482E03ED" w14:textId="77777777" w:rsidR="008B01B4" w:rsidRDefault="008B01B4" w:rsidP="001A0417">
            <w:pPr>
              <w:pStyle w:val="aff"/>
              <w:jc w:val="left"/>
              <w:rPr>
                <w:rFonts w:asciiTheme="majorHAnsi" w:hAnsiTheme="majorHAnsi" w:cstheme="majorHAnsi"/>
              </w:rPr>
            </w:pPr>
            <w:r>
              <w:rPr>
                <w:rFonts w:asciiTheme="majorHAnsi" w:hAnsiTheme="majorHAnsi" w:cstheme="majorHAnsi" w:hint="eastAsia"/>
              </w:rPr>
              <w:t>I</w:t>
            </w:r>
            <w:r>
              <w:rPr>
                <w:rFonts w:asciiTheme="majorHAnsi" w:hAnsiTheme="majorHAnsi" w:cstheme="majorHAnsi"/>
              </w:rPr>
              <w:t>f the selected variable name has Member variables, the Member variables will be displayed.</w:t>
            </w:r>
          </w:p>
          <w:p w14:paraId="285965CE" w14:textId="77777777" w:rsidR="008B01B4" w:rsidRPr="00CB0166" w:rsidRDefault="008B01B4" w:rsidP="001A0417">
            <w:pPr>
              <w:pStyle w:val="aff"/>
              <w:jc w:val="left"/>
              <w:rPr>
                <w:rFonts w:asciiTheme="majorHAnsi" w:hAnsiTheme="majorHAnsi" w:cstheme="majorHAnsi"/>
                <w:szCs w:val="18"/>
              </w:rPr>
            </w:pPr>
            <w:r>
              <w:rPr>
                <w:rFonts w:asciiTheme="majorHAnsi" w:hAnsiTheme="majorHAnsi" w:cstheme="majorHAnsi"/>
              </w:rPr>
              <w:t>Select Member variable.</w:t>
            </w:r>
          </w:p>
        </w:tc>
        <w:tc>
          <w:tcPr>
            <w:tcW w:w="1048" w:type="dxa"/>
          </w:tcPr>
          <w:p w14:paraId="08A346FD" w14:textId="77777777" w:rsidR="008B01B4" w:rsidRPr="00CB0166" w:rsidRDefault="008B01B4" w:rsidP="001A0417">
            <w:pPr>
              <w:pStyle w:val="aff"/>
              <w:jc w:val="center"/>
              <w:rPr>
                <w:rStyle w:val="generalbold1"/>
                <w:rFonts w:asciiTheme="majorHAnsi" w:hAnsiTheme="majorHAnsi" w:cstheme="majorHAnsi"/>
                <w:sz w:val="18"/>
                <w:szCs w:val="18"/>
              </w:rPr>
            </w:pPr>
            <w:r>
              <w:rPr>
                <w:rStyle w:val="generalbold1"/>
                <w:rFonts w:asciiTheme="majorHAnsi" w:hAnsiTheme="majorHAnsi" w:cstheme="majorHAnsi" w:hint="eastAsia"/>
                <w:sz w:val="18"/>
                <w:szCs w:val="18"/>
              </w:rPr>
              <w:t>D</w:t>
            </w:r>
            <w:r>
              <w:rPr>
                <w:rStyle w:val="generalbold1"/>
                <w:rFonts w:asciiTheme="majorHAnsi" w:hAnsiTheme="majorHAnsi" w:cstheme="majorHAnsi"/>
                <w:sz w:val="18"/>
                <w:szCs w:val="18"/>
              </w:rPr>
              <w:t>epends on Variable name</w:t>
            </w:r>
          </w:p>
        </w:tc>
        <w:tc>
          <w:tcPr>
            <w:tcW w:w="992" w:type="dxa"/>
          </w:tcPr>
          <w:p w14:paraId="7AE6FF65" w14:textId="77777777" w:rsidR="008B01B4" w:rsidRPr="00CB0166" w:rsidRDefault="008B01B4" w:rsidP="001A0417">
            <w:pPr>
              <w:pStyle w:val="aff"/>
              <w:jc w:val="left"/>
              <w:rPr>
                <w:rFonts w:asciiTheme="majorHAnsi" w:hAnsiTheme="majorHAnsi" w:cstheme="majorHAnsi"/>
                <w:szCs w:val="18"/>
              </w:rPr>
            </w:pPr>
            <w:r>
              <w:rPr>
                <w:rFonts w:asciiTheme="majorHAnsi" w:hAnsiTheme="majorHAnsi" w:cstheme="majorHAnsi" w:hint="eastAsia"/>
              </w:rPr>
              <w:t>L</w:t>
            </w:r>
            <w:r>
              <w:rPr>
                <w:rFonts w:asciiTheme="majorHAnsi" w:hAnsiTheme="majorHAnsi" w:cstheme="majorHAnsi"/>
              </w:rPr>
              <w:t>ist selection</w:t>
            </w:r>
          </w:p>
        </w:tc>
        <w:tc>
          <w:tcPr>
            <w:tcW w:w="1985" w:type="dxa"/>
          </w:tcPr>
          <w:p w14:paraId="0AE0BB55" w14:textId="77777777" w:rsidR="008B01B4" w:rsidRPr="00CB0166" w:rsidRDefault="008B01B4" w:rsidP="001A0417">
            <w:pPr>
              <w:pStyle w:val="aff"/>
              <w:jc w:val="left"/>
              <w:rPr>
                <w:rFonts w:asciiTheme="majorHAnsi" w:hAnsiTheme="majorHAnsi" w:cstheme="majorHAnsi"/>
                <w:szCs w:val="18"/>
              </w:rPr>
            </w:pPr>
          </w:p>
        </w:tc>
      </w:tr>
      <w:tr w:rsidR="008B01B4" w:rsidRPr="00CB0166" w14:paraId="0D38A3D7" w14:textId="77777777" w:rsidTr="008B01B4">
        <w:trPr>
          <w:tblHeader/>
          <w:jc w:val="center"/>
        </w:trPr>
        <w:tc>
          <w:tcPr>
            <w:tcW w:w="1304" w:type="dxa"/>
            <w:vMerge/>
            <w:shd w:val="clear" w:color="auto" w:fill="E5EAEF"/>
          </w:tcPr>
          <w:p w14:paraId="34826BD5" w14:textId="77777777" w:rsidR="008B01B4" w:rsidRPr="00CB0166" w:rsidRDefault="008B01B4" w:rsidP="001A0417">
            <w:pPr>
              <w:pStyle w:val="aff"/>
              <w:rPr>
                <w:rFonts w:asciiTheme="majorHAnsi" w:hAnsiTheme="majorHAnsi" w:cstheme="majorHAnsi"/>
              </w:rPr>
            </w:pPr>
          </w:p>
        </w:tc>
        <w:tc>
          <w:tcPr>
            <w:tcW w:w="1158" w:type="dxa"/>
            <w:shd w:val="clear" w:color="auto" w:fill="E5EAEF"/>
          </w:tcPr>
          <w:p w14:paraId="0A6FA845" w14:textId="77777777" w:rsidR="008B01B4" w:rsidRPr="00CB0166" w:rsidRDefault="008B01B4" w:rsidP="001A0417">
            <w:pPr>
              <w:pStyle w:val="aff"/>
              <w:rPr>
                <w:rStyle w:val="generalbold1"/>
                <w:rFonts w:asciiTheme="majorHAnsi" w:hAnsiTheme="majorHAnsi" w:cstheme="majorHAnsi"/>
                <w:sz w:val="18"/>
                <w:szCs w:val="18"/>
              </w:rPr>
            </w:pPr>
            <w:r>
              <w:rPr>
                <w:rStyle w:val="generalbold1"/>
                <w:rFonts w:asciiTheme="majorHAnsi" w:hAnsiTheme="majorHAnsi" w:cstheme="majorHAnsi"/>
                <w:sz w:val="18"/>
                <w:szCs w:val="18"/>
              </w:rPr>
              <w:t>Substitute order</w:t>
            </w:r>
          </w:p>
        </w:tc>
        <w:tc>
          <w:tcPr>
            <w:tcW w:w="4145" w:type="dxa"/>
          </w:tcPr>
          <w:p w14:paraId="78970307" w14:textId="77777777" w:rsidR="008B01B4" w:rsidRPr="00CB0166" w:rsidRDefault="008B01B4" w:rsidP="001A0417">
            <w:pPr>
              <w:pStyle w:val="aff"/>
              <w:jc w:val="left"/>
              <w:rPr>
                <w:rFonts w:asciiTheme="majorHAnsi" w:hAnsiTheme="majorHAnsi" w:cstheme="majorHAnsi"/>
                <w:szCs w:val="18"/>
              </w:rPr>
            </w:pPr>
            <w:r>
              <w:rPr>
                <w:rFonts w:asciiTheme="majorHAnsi" w:hAnsiTheme="majorHAnsi" w:cstheme="majorHAnsi" w:hint="eastAsia"/>
              </w:rPr>
              <w:t>O</w:t>
            </w:r>
            <w:r>
              <w:rPr>
                <w:rFonts w:asciiTheme="majorHAnsi" w:hAnsiTheme="majorHAnsi" w:cstheme="majorHAnsi"/>
              </w:rPr>
              <w:t>nly required if multiple specific values can be set to a variable name.</w:t>
            </w:r>
            <w:r>
              <w:rPr>
                <w:rFonts w:asciiTheme="majorHAnsi" w:hAnsiTheme="majorHAnsi" w:cstheme="majorHAnsi"/>
              </w:rPr>
              <w:br/>
              <w:t>The substitute order of the specific values are input starting from (1~). The values are substituted rising from the input value.</w:t>
            </w:r>
          </w:p>
        </w:tc>
        <w:tc>
          <w:tcPr>
            <w:tcW w:w="1048" w:type="dxa"/>
          </w:tcPr>
          <w:p w14:paraId="545C2AF0" w14:textId="77777777" w:rsidR="008B01B4" w:rsidRPr="00CB0166" w:rsidRDefault="008B01B4" w:rsidP="001A0417">
            <w:pPr>
              <w:pStyle w:val="aff"/>
              <w:jc w:val="center"/>
              <w:rPr>
                <w:rStyle w:val="generalbold1"/>
                <w:rFonts w:asciiTheme="majorHAnsi" w:hAnsiTheme="majorHAnsi" w:cstheme="majorHAnsi"/>
                <w:sz w:val="18"/>
                <w:szCs w:val="18"/>
              </w:rPr>
            </w:pPr>
            <w:r>
              <w:rPr>
                <w:rStyle w:val="generalbold1"/>
                <w:rFonts w:asciiTheme="majorHAnsi" w:hAnsiTheme="majorHAnsi" w:cstheme="majorHAnsi" w:hint="eastAsia"/>
                <w:sz w:val="18"/>
                <w:szCs w:val="18"/>
              </w:rPr>
              <w:t>D</w:t>
            </w:r>
            <w:r>
              <w:rPr>
                <w:rStyle w:val="generalbold1"/>
                <w:rFonts w:asciiTheme="majorHAnsi" w:hAnsiTheme="majorHAnsi" w:cstheme="majorHAnsi"/>
                <w:sz w:val="18"/>
                <w:szCs w:val="18"/>
              </w:rPr>
              <w:t>epends on Variable name</w:t>
            </w:r>
          </w:p>
        </w:tc>
        <w:tc>
          <w:tcPr>
            <w:tcW w:w="992" w:type="dxa"/>
          </w:tcPr>
          <w:p w14:paraId="6EE81BB7" w14:textId="77777777" w:rsidR="008B01B4" w:rsidRPr="00CB0166" w:rsidRDefault="008B01B4" w:rsidP="001A0417">
            <w:pPr>
              <w:pStyle w:val="aff"/>
              <w:jc w:val="left"/>
              <w:rPr>
                <w:rFonts w:asciiTheme="majorHAnsi" w:hAnsiTheme="majorHAnsi" w:cstheme="majorHAnsi"/>
                <w:szCs w:val="18"/>
              </w:rPr>
            </w:pPr>
            <w:r>
              <w:rPr>
                <w:rFonts w:asciiTheme="majorHAnsi" w:hAnsiTheme="majorHAnsi" w:cstheme="majorHAnsi" w:hint="eastAsia"/>
              </w:rPr>
              <w:t>M</w:t>
            </w:r>
            <w:r>
              <w:rPr>
                <w:rFonts w:asciiTheme="majorHAnsi" w:hAnsiTheme="majorHAnsi" w:cstheme="majorHAnsi"/>
              </w:rPr>
              <w:t>anual input</w:t>
            </w:r>
          </w:p>
        </w:tc>
        <w:tc>
          <w:tcPr>
            <w:tcW w:w="1985" w:type="dxa"/>
          </w:tcPr>
          <w:p w14:paraId="597C3636" w14:textId="77777777" w:rsidR="008B01B4" w:rsidRPr="00CB0166" w:rsidRDefault="008B01B4" w:rsidP="001A0417">
            <w:pPr>
              <w:pStyle w:val="aff"/>
              <w:jc w:val="left"/>
              <w:rPr>
                <w:rFonts w:asciiTheme="majorHAnsi" w:hAnsiTheme="majorHAnsi" w:cstheme="majorHAnsi"/>
                <w:szCs w:val="18"/>
              </w:rPr>
            </w:pPr>
            <w:r>
              <w:rPr>
                <w:rFonts w:asciiTheme="majorHAnsi" w:hAnsiTheme="majorHAnsi" w:cstheme="majorHAnsi"/>
              </w:rPr>
              <w:t xml:space="preserve">Must be Blank or a positive integer </w:t>
            </w:r>
          </w:p>
        </w:tc>
      </w:tr>
      <w:tr w:rsidR="008B01B4" w:rsidRPr="00CB0166" w14:paraId="513172AB" w14:textId="77777777" w:rsidTr="008B01B4">
        <w:trPr>
          <w:tblHeader/>
          <w:jc w:val="center"/>
        </w:trPr>
        <w:tc>
          <w:tcPr>
            <w:tcW w:w="2462" w:type="dxa"/>
            <w:gridSpan w:val="2"/>
            <w:shd w:val="clear" w:color="auto" w:fill="E5EAEF"/>
          </w:tcPr>
          <w:p w14:paraId="50F22A00" w14:textId="77777777" w:rsidR="008B01B4" w:rsidRDefault="008B01B4" w:rsidP="001A0417">
            <w:pPr>
              <w:pStyle w:val="aff"/>
              <w:rPr>
                <w:rStyle w:val="generalbold1"/>
                <w:rFonts w:asciiTheme="majorHAnsi" w:hAnsiTheme="majorHAnsi" w:cstheme="majorHAnsi"/>
                <w:sz w:val="18"/>
                <w:szCs w:val="18"/>
              </w:rPr>
            </w:pPr>
            <w:r w:rsidRPr="00CB0166">
              <w:rPr>
                <w:rStyle w:val="generalbold1"/>
                <w:rFonts w:asciiTheme="majorHAnsi" w:hAnsiTheme="majorHAnsi" w:cstheme="majorHAnsi"/>
                <w:sz w:val="18"/>
                <w:szCs w:val="18"/>
              </w:rPr>
              <w:t>NULL link</w:t>
            </w:r>
          </w:p>
        </w:tc>
        <w:tc>
          <w:tcPr>
            <w:tcW w:w="4145" w:type="dxa"/>
          </w:tcPr>
          <w:p w14:paraId="754212FF" w14:textId="77777777" w:rsidR="008B01B4" w:rsidRPr="00CB0166" w:rsidRDefault="008B01B4" w:rsidP="001A0417">
            <w:pPr>
              <w:pStyle w:val="aff"/>
              <w:jc w:val="left"/>
              <w:rPr>
                <w:rFonts w:asciiTheme="majorHAnsi" w:hAnsiTheme="majorHAnsi" w:cstheme="majorHAnsi"/>
              </w:rPr>
            </w:pPr>
            <w:r w:rsidRPr="00CB0166">
              <w:rPr>
                <w:rFonts w:asciiTheme="majorHAnsi" w:hAnsiTheme="majorHAnsi" w:cstheme="majorHAnsi"/>
              </w:rPr>
              <w:t>If the specific value of the parameter sheet in the "Substitution value auto-registration setting" is NULL(blank), users can set registrations to the list to have the value NULL(blank) or not.</w:t>
            </w:r>
          </w:p>
          <w:p w14:paraId="02DFA80B" w14:textId="77777777" w:rsidR="008B01B4" w:rsidRPr="00CB0166" w:rsidRDefault="008B01B4" w:rsidP="001A0417">
            <w:pPr>
              <w:pStyle w:val="aff"/>
              <w:rPr>
                <w:rFonts w:asciiTheme="majorHAnsi" w:hAnsiTheme="majorHAnsi" w:cstheme="majorHAnsi"/>
              </w:rPr>
            </w:pPr>
            <w:r w:rsidRPr="00CB0166">
              <w:rPr>
                <w:rFonts w:asciiTheme="majorHAnsi" w:hAnsiTheme="majorHAnsi" w:cstheme="majorHAnsi"/>
              </w:rPr>
              <w:t>This value is applied when "NULL Link"(In the Substitution value auto-registration setting menu) is blank.</w:t>
            </w:r>
          </w:p>
          <w:p w14:paraId="593E5495" w14:textId="77777777" w:rsidR="008B01B4" w:rsidRPr="00CB0166" w:rsidRDefault="008B01B4" w:rsidP="001A0417">
            <w:pPr>
              <w:pStyle w:val="aff"/>
              <w:jc w:val="left"/>
              <w:rPr>
                <w:rFonts w:asciiTheme="majorHAnsi" w:hAnsiTheme="majorHAnsi" w:cstheme="majorHAnsi"/>
              </w:rPr>
            </w:pPr>
            <w:r w:rsidRPr="00CB0166">
              <w:rPr>
                <w:rFonts w:asciiTheme="majorHAnsi" w:hAnsiTheme="majorHAnsi" w:cstheme="majorHAnsi"/>
              </w:rPr>
              <w:t>・</w:t>
            </w:r>
            <w:r w:rsidRPr="00CB0166">
              <w:rPr>
                <w:rFonts w:asciiTheme="majorHAnsi" w:hAnsiTheme="majorHAnsi" w:cstheme="majorHAnsi"/>
              </w:rPr>
              <w:t>If "Enable", any value in the parameter sheet is registered in the substitution value list.</w:t>
            </w:r>
          </w:p>
          <w:p w14:paraId="473FC6E0" w14:textId="77777777" w:rsidR="008B01B4" w:rsidRPr="00CB0166" w:rsidRDefault="008B01B4" w:rsidP="001A0417">
            <w:pPr>
              <w:pStyle w:val="aff"/>
              <w:rPr>
                <w:rFonts w:asciiTheme="majorHAnsi" w:hAnsiTheme="majorHAnsi" w:cstheme="majorHAnsi"/>
              </w:rPr>
            </w:pPr>
            <w:r w:rsidRPr="00CB0166">
              <w:rPr>
                <w:rFonts w:asciiTheme="majorHAnsi" w:hAnsiTheme="majorHAnsi" w:cstheme="majorHAnsi"/>
              </w:rPr>
              <w:t>・</w:t>
            </w:r>
            <w:r w:rsidRPr="00CB0166">
              <w:rPr>
                <w:rFonts w:asciiTheme="majorHAnsi" w:hAnsiTheme="majorHAnsi" w:cstheme="majorHAnsi"/>
              </w:rPr>
              <w:t>If "Disable", the value is registered in the value list only if the parameter sheet contains a value.</w:t>
            </w:r>
          </w:p>
          <w:p w14:paraId="74BD5BAF" w14:textId="77777777" w:rsidR="008B01B4" w:rsidRPr="00CB0166" w:rsidRDefault="008B01B4" w:rsidP="001A0417">
            <w:pPr>
              <w:pStyle w:val="aff"/>
              <w:jc w:val="left"/>
              <w:rPr>
                <w:rFonts w:asciiTheme="majorHAnsi" w:hAnsiTheme="majorHAnsi" w:cstheme="majorHAnsi"/>
                <w:szCs w:val="18"/>
              </w:rPr>
            </w:pPr>
            <w:r w:rsidRPr="00CB0166">
              <w:rPr>
                <w:rFonts w:asciiTheme="majorHAnsi" w:hAnsiTheme="majorHAnsi" w:cstheme="majorHAnsi"/>
              </w:rPr>
              <w:t>・</w:t>
            </w:r>
            <w:r>
              <w:rPr>
                <w:rFonts w:asciiTheme="majorHAnsi" w:hAnsiTheme="majorHAnsi" w:cstheme="majorHAnsi"/>
              </w:rPr>
              <w:t>If</w:t>
            </w:r>
            <w:r w:rsidRPr="00CB0166">
              <w:rPr>
                <w:rFonts w:asciiTheme="majorHAnsi" w:hAnsiTheme="majorHAnsi" w:cstheme="majorHAnsi"/>
              </w:rPr>
              <w:t xml:space="preserve"> blank, the "NULL link" value of the interface information is applied.</w:t>
            </w:r>
          </w:p>
        </w:tc>
        <w:tc>
          <w:tcPr>
            <w:tcW w:w="1048" w:type="dxa"/>
          </w:tcPr>
          <w:p w14:paraId="1F734063" w14:textId="77777777" w:rsidR="008B01B4" w:rsidRPr="00CB0166" w:rsidRDefault="008B01B4" w:rsidP="001A0417">
            <w:pPr>
              <w:pStyle w:val="aff"/>
              <w:jc w:val="center"/>
              <w:rPr>
                <w:rStyle w:val="generalbold1"/>
                <w:rFonts w:asciiTheme="majorHAnsi" w:hAnsiTheme="majorHAnsi" w:cstheme="majorHAnsi"/>
                <w:sz w:val="18"/>
                <w:szCs w:val="18"/>
              </w:rPr>
            </w:pPr>
            <w:r w:rsidRPr="00CB0166">
              <w:rPr>
                <w:rStyle w:val="generalbold1"/>
                <w:rFonts w:asciiTheme="majorHAnsi" w:hAnsiTheme="majorHAnsi" w:cstheme="majorHAnsi"/>
              </w:rPr>
              <w:t>-</w:t>
            </w:r>
          </w:p>
        </w:tc>
        <w:tc>
          <w:tcPr>
            <w:tcW w:w="992" w:type="dxa"/>
          </w:tcPr>
          <w:p w14:paraId="2379DA87" w14:textId="77777777" w:rsidR="008B01B4" w:rsidRPr="00CB0166" w:rsidRDefault="008B01B4" w:rsidP="001A0417">
            <w:pPr>
              <w:pStyle w:val="aff"/>
              <w:jc w:val="left"/>
              <w:rPr>
                <w:rFonts w:asciiTheme="majorHAnsi" w:hAnsiTheme="majorHAnsi" w:cstheme="majorHAnsi"/>
                <w:szCs w:val="18"/>
              </w:rPr>
            </w:pPr>
            <w:r w:rsidRPr="00CB0166">
              <w:rPr>
                <w:rFonts w:asciiTheme="majorHAnsi" w:hAnsiTheme="majorHAnsi" w:cstheme="majorHAnsi"/>
              </w:rPr>
              <w:t>List selection</w:t>
            </w:r>
          </w:p>
        </w:tc>
        <w:tc>
          <w:tcPr>
            <w:tcW w:w="1985" w:type="dxa"/>
          </w:tcPr>
          <w:p w14:paraId="14C1283D" w14:textId="77777777" w:rsidR="008B01B4" w:rsidRPr="00CB0166" w:rsidRDefault="008B01B4" w:rsidP="001A0417">
            <w:pPr>
              <w:pStyle w:val="aff"/>
              <w:jc w:val="left"/>
              <w:rPr>
                <w:rFonts w:asciiTheme="majorHAnsi" w:hAnsiTheme="majorHAnsi" w:cstheme="majorHAnsi"/>
                <w:szCs w:val="18"/>
              </w:rPr>
            </w:pPr>
            <w:r w:rsidRPr="00CB0166">
              <w:rPr>
                <w:rFonts w:asciiTheme="majorHAnsi" w:hAnsiTheme="majorHAnsi" w:cstheme="majorHAnsi"/>
              </w:rPr>
              <w:t>-</w:t>
            </w:r>
          </w:p>
        </w:tc>
      </w:tr>
      <w:tr w:rsidR="008B01B4" w:rsidRPr="00CB0166" w14:paraId="5B32307D" w14:textId="77777777" w:rsidTr="008B01B4">
        <w:trPr>
          <w:tblHeader/>
          <w:jc w:val="center"/>
        </w:trPr>
        <w:tc>
          <w:tcPr>
            <w:tcW w:w="2462" w:type="dxa"/>
            <w:gridSpan w:val="2"/>
            <w:shd w:val="clear" w:color="auto" w:fill="E5EAEF"/>
          </w:tcPr>
          <w:p w14:paraId="7108E109" w14:textId="77777777" w:rsidR="008B01B4" w:rsidRDefault="008B01B4" w:rsidP="001A0417">
            <w:pPr>
              <w:pStyle w:val="aff"/>
              <w:rPr>
                <w:rStyle w:val="generalbold1"/>
                <w:rFonts w:asciiTheme="majorHAnsi" w:hAnsiTheme="majorHAnsi" w:cstheme="majorHAnsi"/>
                <w:sz w:val="18"/>
                <w:szCs w:val="18"/>
              </w:rPr>
            </w:pPr>
            <w:r w:rsidRPr="00CB0166">
              <w:rPr>
                <w:rFonts w:asciiTheme="majorHAnsi" w:hAnsiTheme="majorHAnsi" w:cstheme="majorHAnsi"/>
              </w:rPr>
              <w:t>Remarks</w:t>
            </w:r>
          </w:p>
        </w:tc>
        <w:tc>
          <w:tcPr>
            <w:tcW w:w="4145" w:type="dxa"/>
          </w:tcPr>
          <w:p w14:paraId="7CAE0B14" w14:textId="77777777" w:rsidR="008B01B4" w:rsidRPr="00CB0166" w:rsidRDefault="008B01B4" w:rsidP="001A0417">
            <w:pPr>
              <w:pStyle w:val="aff"/>
              <w:jc w:val="left"/>
              <w:rPr>
                <w:rFonts w:asciiTheme="majorHAnsi" w:hAnsiTheme="majorHAnsi" w:cstheme="majorHAnsi"/>
                <w:szCs w:val="18"/>
              </w:rPr>
            </w:pPr>
            <w:r w:rsidRPr="00CB0166">
              <w:rPr>
                <w:rFonts w:asciiTheme="majorHAnsi" w:hAnsiTheme="majorHAnsi" w:cstheme="majorHAnsi"/>
              </w:rPr>
              <w:t>Free description field.</w:t>
            </w:r>
          </w:p>
        </w:tc>
        <w:tc>
          <w:tcPr>
            <w:tcW w:w="1048" w:type="dxa"/>
          </w:tcPr>
          <w:p w14:paraId="3BEC055D" w14:textId="77777777" w:rsidR="008B01B4" w:rsidRPr="00CB0166" w:rsidRDefault="008B01B4" w:rsidP="001A0417">
            <w:pPr>
              <w:pStyle w:val="aff"/>
              <w:jc w:val="center"/>
              <w:rPr>
                <w:rStyle w:val="generalbold1"/>
                <w:rFonts w:asciiTheme="majorHAnsi" w:hAnsiTheme="majorHAnsi" w:cstheme="majorHAnsi"/>
                <w:sz w:val="18"/>
                <w:szCs w:val="18"/>
              </w:rPr>
            </w:pPr>
            <w:r w:rsidRPr="00CB0166">
              <w:rPr>
                <w:rFonts w:asciiTheme="majorHAnsi" w:hAnsiTheme="majorHAnsi" w:cstheme="majorHAnsi"/>
              </w:rPr>
              <w:t>-</w:t>
            </w:r>
          </w:p>
        </w:tc>
        <w:tc>
          <w:tcPr>
            <w:tcW w:w="992" w:type="dxa"/>
          </w:tcPr>
          <w:p w14:paraId="68968771" w14:textId="77777777" w:rsidR="008B01B4" w:rsidRPr="00CB0166" w:rsidRDefault="008B01B4" w:rsidP="001A0417">
            <w:pPr>
              <w:pStyle w:val="aff"/>
              <w:jc w:val="left"/>
              <w:rPr>
                <w:rFonts w:asciiTheme="majorHAnsi" w:hAnsiTheme="majorHAnsi" w:cstheme="majorHAnsi"/>
                <w:szCs w:val="18"/>
              </w:rPr>
            </w:pPr>
            <w:r w:rsidRPr="00CB0166">
              <w:rPr>
                <w:rFonts w:asciiTheme="majorHAnsi" w:hAnsiTheme="majorHAnsi" w:cstheme="majorHAnsi"/>
              </w:rPr>
              <w:t>Manual input</w:t>
            </w:r>
          </w:p>
        </w:tc>
        <w:tc>
          <w:tcPr>
            <w:tcW w:w="1985" w:type="dxa"/>
          </w:tcPr>
          <w:p w14:paraId="71D6DEE7" w14:textId="77777777" w:rsidR="008B01B4" w:rsidRPr="00CB0166" w:rsidRDefault="008B01B4" w:rsidP="001A0417">
            <w:pPr>
              <w:pStyle w:val="aff"/>
              <w:jc w:val="left"/>
              <w:rPr>
                <w:rFonts w:asciiTheme="majorHAnsi" w:hAnsiTheme="majorHAnsi" w:cstheme="majorHAnsi"/>
                <w:szCs w:val="18"/>
              </w:rPr>
            </w:pPr>
            <w:r w:rsidRPr="00CB0166">
              <w:rPr>
                <w:rFonts w:asciiTheme="majorHAnsi" w:hAnsiTheme="majorHAnsi" w:cstheme="majorHAnsi"/>
              </w:rPr>
              <w:t>Maxumum length 4000 byte</w:t>
            </w:r>
          </w:p>
        </w:tc>
      </w:tr>
    </w:tbl>
    <w:p w14:paraId="660D60D4" w14:textId="77777777" w:rsidR="008B01B4" w:rsidRPr="00CB0166" w:rsidRDefault="008B01B4" w:rsidP="00005CC6">
      <w:pPr>
        <w:jc w:val="center"/>
        <w:rPr>
          <w:rFonts w:asciiTheme="majorHAnsi" w:hAnsiTheme="majorHAnsi" w:cstheme="majorHAnsi" w:hint="eastAsia"/>
          <w:b/>
        </w:rPr>
      </w:pPr>
    </w:p>
    <w:p w14:paraId="0E80F2DA" w14:textId="77777777" w:rsidR="00051708" w:rsidRDefault="00051708" w:rsidP="00051708">
      <w:pPr>
        <w:widowControl/>
        <w:jc w:val="left"/>
        <w:rPr>
          <w:szCs w:val="18"/>
        </w:rPr>
      </w:pPr>
      <w:r>
        <w:rPr>
          <w:rFonts w:hint="eastAsia"/>
          <w:szCs w:val="18"/>
        </w:rPr>
        <w:t>※</w:t>
      </w:r>
      <w:r w:rsidR="00434C00">
        <w:rPr>
          <w:rFonts w:hint="eastAsia"/>
          <w:szCs w:val="18"/>
        </w:rPr>
        <w:t>I</w:t>
      </w:r>
      <w:r w:rsidR="00434C00">
        <w:rPr>
          <w:szCs w:val="18"/>
        </w:rPr>
        <w:t xml:space="preserve">f the selected registration method is set to “Key type”, the HCL settings are set to OFF when displayed in the Substitute value list. </w:t>
      </w:r>
    </w:p>
    <w:p w14:paraId="03F1606D" w14:textId="4CC34CE3" w:rsidR="00051708" w:rsidRPr="00320A68" w:rsidRDefault="00051708" w:rsidP="00320A68">
      <w:r w:rsidRPr="00320A68">
        <w:rPr>
          <w:rFonts w:hint="eastAsia"/>
        </w:rPr>
        <w:t>※</w:t>
      </w:r>
      <w:r w:rsidR="00434C00" w:rsidRPr="00320A68">
        <w:t xml:space="preserve">When configuring Member values, make sure to </w:t>
      </w:r>
      <w:r w:rsidR="00F96EE0" w:rsidRPr="00320A68">
        <w:t>configure the variable’s other member variable’s specific values.</w:t>
      </w:r>
      <w:r w:rsidR="00F96EE0" w:rsidRPr="00320A68">
        <w:br/>
      </w:r>
      <w:r w:rsidR="00320A68" w:rsidRPr="00320A68">
        <w:t>Other values that did not have substitute value set to them will not use default values.</w:t>
      </w:r>
      <w:r w:rsidR="00F96EE0" w:rsidRPr="00320A68">
        <w:t xml:space="preserve"> </w:t>
      </w:r>
    </w:p>
    <w:p w14:paraId="3272B743" w14:textId="33703C91" w:rsidR="00051708" w:rsidRDefault="00BC27BE" w:rsidP="00051708">
      <w:pPr>
        <w:widowControl/>
        <w:jc w:val="left"/>
        <w:rPr>
          <w:rFonts w:ascii="ＭＳ ゴシック" w:eastAsia="ＭＳ ゴシック" w:hAnsi="ＭＳ ゴシック" w:cs="ＭＳ 明朝"/>
        </w:rPr>
      </w:pPr>
      <w:r>
        <w:rPr>
          <w:noProof/>
        </w:rPr>
        <w:lastRenderedPageBreak/>
        <mc:AlternateContent>
          <mc:Choice Requires="wps">
            <w:drawing>
              <wp:anchor distT="0" distB="0" distL="114300" distR="114300" simplePos="0" relativeHeight="251845632" behindDoc="0" locked="0" layoutInCell="1" allowOverlap="1" wp14:anchorId="0E31F74D" wp14:editId="180B880E">
                <wp:simplePos x="0" y="0"/>
                <wp:positionH relativeFrom="column">
                  <wp:posOffset>4537287</wp:posOffset>
                </wp:positionH>
                <wp:positionV relativeFrom="paragraph">
                  <wp:posOffset>3862282</wp:posOffset>
                </wp:positionV>
                <wp:extent cx="914400" cy="447675"/>
                <wp:effectExtent l="0" t="0" r="15240" b="28575"/>
                <wp:wrapNone/>
                <wp:docPr id="208" name="テキスト ボックス 208"/>
                <wp:cNvGraphicFramePr/>
                <a:graphic xmlns:a="http://schemas.openxmlformats.org/drawingml/2006/main">
                  <a:graphicData uri="http://schemas.microsoft.com/office/word/2010/wordprocessingShape">
                    <wps:wsp>
                      <wps:cNvSpPr txBox="1"/>
                      <wps:spPr>
                        <a:xfrm>
                          <a:off x="0" y="0"/>
                          <a:ext cx="914400" cy="447675"/>
                        </a:xfrm>
                        <a:prstGeom prst="rect">
                          <a:avLst/>
                        </a:prstGeom>
                        <a:solidFill>
                          <a:schemeClr val="lt1"/>
                        </a:solidFill>
                        <a:ln w="19050">
                          <a:solidFill>
                            <a:srgbClr val="FF0000"/>
                          </a:solidFill>
                        </a:ln>
                      </wps:spPr>
                      <wps:txbx>
                        <w:txbxContent>
                          <w:p w14:paraId="5C3F9696" w14:textId="47CC6754" w:rsidR="00CC00D9" w:rsidRDefault="00CC00D9" w:rsidP="00051708">
                            <w:r>
                              <w:rPr>
                                <w:rFonts w:hint="eastAsia"/>
                              </w:rPr>
                              <w:t>T</w:t>
                            </w:r>
                            <w:r>
                              <w:t>hese values must</w:t>
                            </w:r>
                            <w:r>
                              <w:br/>
                              <w:t>be configured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31F74D" id="テキスト ボックス 208" o:spid="_x0000_s1057" type="#_x0000_t202" style="position:absolute;margin-left:357.25pt;margin-top:304.1pt;width:1in;height:35.25pt;z-index:251845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" fillcolor="white [3201]" strokecolor="red" strokeweight="1.5pt">
                <v:textbox>
                  <w:txbxContent>
                    <w:p w14:paraId="5C3F9696" w14:textId="47CC6754" w:rsidR="00CC00D9" w:rsidRDefault="00CC00D9" w:rsidP="00051708">
                      <w:r>
                        <w:rPr>
                          <w:rFonts w:hint="eastAsia"/>
                        </w:rPr>
                        <w:t>T</w:t>
                      </w:r>
                      <w:r>
                        <w:t>hese values must</w:t>
                      </w:r>
                      <w:r>
                        <w:br/>
                        <w:t>be configured</w:t>
                      </w:r>
                    </w:p>
                  </w:txbxContent>
                </v:textbox>
              </v:shape>
            </w:pict>
          </mc:Fallback>
        </mc:AlternateContent>
      </w:r>
      <w:r>
        <w:rPr>
          <w:noProof/>
        </w:rPr>
        <mc:AlternateContent>
          <mc:Choice Requires="wps">
            <w:drawing>
              <wp:anchor distT="0" distB="0" distL="114300" distR="114300" simplePos="0" relativeHeight="251846656" behindDoc="0" locked="0" layoutInCell="1" allowOverlap="1" wp14:anchorId="76915849" wp14:editId="04B559F1">
                <wp:simplePos x="0" y="0"/>
                <wp:positionH relativeFrom="column">
                  <wp:posOffset>4009813</wp:posOffset>
                </wp:positionH>
                <wp:positionV relativeFrom="paragraph">
                  <wp:posOffset>3885142</wp:posOffset>
                </wp:positionV>
                <wp:extent cx="523875" cy="346075"/>
                <wp:effectExtent l="19050" t="19050" r="28575" b="15875"/>
                <wp:wrapNone/>
                <wp:docPr id="209" name="屈折矢印 209"/>
                <wp:cNvGraphicFramePr/>
                <a:graphic xmlns:a="http://schemas.openxmlformats.org/drawingml/2006/main">
                  <a:graphicData uri="http://schemas.microsoft.com/office/word/2010/wordprocessingShape">
                    <wps:wsp>
                      <wps:cNvSpPr/>
                      <wps:spPr>
                        <a:xfrm flipH="1">
                          <a:off x="0" y="0"/>
                          <a:ext cx="523875" cy="346075"/>
                        </a:xfrm>
                        <a:prstGeom prst="ben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56B0B" id="屈折矢印 209" o:spid="_x0000_s1026" style="position:absolute;left:0;text-align:left;margin-left:315.75pt;margin-top:305.9pt;width:41.25pt;height:27.25pt;flip:x;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3875,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" path="m,259556r394097,l394097,86519r-43259,l437356,r86519,86519l480616,86519r,259556l,346075,,259556xe" fillcolor="red" strokecolor="red" strokeweight="2pt">
                <v:path arrowok="t" o:connecttype="custom" o:connectlocs="0,259556;394097,259556;394097,86519;350838,86519;437356,0;523875,86519;480616,86519;480616,346075;0,346075;0,259556" o:connectangles="0,0,0,0,0,0,0,0,0,0"/>
              </v:shape>
            </w:pict>
          </mc:Fallback>
        </mc:AlternateContent>
      </w:r>
      <w:r w:rsidR="00320A68">
        <w:rPr>
          <w:noProof/>
        </w:rPr>
        <mc:AlternateContent>
          <mc:Choice Requires="wps">
            <w:drawing>
              <wp:anchor distT="0" distB="0" distL="114300" distR="114300" simplePos="0" relativeHeight="251843584" behindDoc="0" locked="0" layoutInCell="1" allowOverlap="1" wp14:anchorId="75ED573C" wp14:editId="0FD71237">
                <wp:simplePos x="0" y="0"/>
                <wp:positionH relativeFrom="column">
                  <wp:posOffset>1223645</wp:posOffset>
                </wp:positionH>
                <wp:positionV relativeFrom="paragraph">
                  <wp:posOffset>1951990</wp:posOffset>
                </wp:positionV>
                <wp:extent cx="1343025" cy="171450"/>
                <wp:effectExtent l="0" t="0" r="28575" b="19050"/>
                <wp:wrapNone/>
                <wp:docPr id="200" name="正方形/長方形 200"/>
                <wp:cNvGraphicFramePr/>
                <a:graphic xmlns:a="http://schemas.openxmlformats.org/drawingml/2006/main">
                  <a:graphicData uri="http://schemas.microsoft.com/office/word/2010/wordprocessingShape">
                    <wps:wsp>
                      <wps:cNvSpPr/>
                      <wps:spPr>
                        <a:xfrm>
                          <a:off x="0" y="0"/>
                          <a:ext cx="134302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080031" id="正方形/長方形 200" o:spid="_x0000_s1026" style="position:absolute;left:0;text-align:left;margin-left:96.35pt;margin-top:153.7pt;width:105.75pt;height:13.5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" filled="f" strokecolor="red" strokeweight="2pt"/>
            </w:pict>
          </mc:Fallback>
        </mc:AlternateContent>
      </w:r>
      <w:r w:rsidR="00320A68">
        <w:rPr>
          <w:noProof/>
        </w:rPr>
        <mc:AlternateContent>
          <mc:Choice Requires="wps">
            <w:drawing>
              <wp:anchor distT="0" distB="0" distL="114300" distR="114300" simplePos="0" relativeHeight="251844608" behindDoc="0" locked="0" layoutInCell="1" allowOverlap="1" wp14:anchorId="5CF7CC4D" wp14:editId="2B856E34">
                <wp:simplePos x="0" y="0"/>
                <wp:positionH relativeFrom="column">
                  <wp:posOffset>935990</wp:posOffset>
                </wp:positionH>
                <wp:positionV relativeFrom="paragraph">
                  <wp:posOffset>3585845</wp:posOffset>
                </wp:positionV>
                <wp:extent cx="4057650" cy="381000"/>
                <wp:effectExtent l="0" t="0" r="19050" b="19050"/>
                <wp:wrapNone/>
                <wp:docPr id="207" name="正方形/長方形 207"/>
                <wp:cNvGraphicFramePr/>
                <a:graphic xmlns:a="http://schemas.openxmlformats.org/drawingml/2006/main">
                  <a:graphicData uri="http://schemas.microsoft.com/office/word/2010/wordprocessingShape">
                    <wps:wsp>
                      <wps:cNvSpPr/>
                      <wps:spPr>
                        <a:xfrm>
                          <a:off x="0" y="0"/>
                          <a:ext cx="4057650"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4204A" id="正方形/長方形 207" o:spid="_x0000_s1026" style="position:absolute;left:0;text-align:left;margin-left:73.7pt;margin-top:282.35pt;width:319.5pt;height:30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" filled="f" strokecolor="red" strokeweight="2pt"/>
            </w:pict>
          </mc:Fallback>
        </mc:AlternateContent>
      </w:r>
      <w:r w:rsidR="00051708">
        <w:rPr>
          <w:noProof/>
        </w:rPr>
        <mc:AlternateContent>
          <mc:Choice Requires="wps">
            <w:drawing>
              <wp:anchor distT="0" distB="0" distL="114300" distR="114300" simplePos="0" relativeHeight="251842560" behindDoc="0" locked="0" layoutInCell="1" allowOverlap="1" wp14:anchorId="6CA36594" wp14:editId="41FA969E">
                <wp:simplePos x="0" y="0"/>
                <wp:positionH relativeFrom="column">
                  <wp:posOffset>61595</wp:posOffset>
                </wp:positionH>
                <wp:positionV relativeFrom="paragraph">
                  <wp:posOffset>269875</wp:posOffset>
                </wp:positionV>
                <wp:extent cx="5848350" cy="3905250"/>
                <wp:effectExtent l="0" t="0" r="19050" b="19050"/>
                <wp:wrapTopAndBottom/>
                <wp:docPr id="199" name="フローチャート: 処理 199"/>
                <wp:cNvGraphicFramePr/>
                <a:graphic xmlns:a="http://schemas.openxmlformats.org/drawingml/2006/main">
                  <a:graphicData uri="http://schemas.microsoft.com/office/word/2010/wordprocessingShape">
                    <wps:wsp>
                      <wps:cNvSpPr/>
                      <wps:spPr>
                        <a:xfrm>
                          <a:off x="0" y="0"/>
                          <a:ext cx="5848350" cy="3905250"/>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19EA5D1B" w14:textId="3F0B18C5" w:rsidR="00CC00D9" w:rsidRPr="003177F7" w:rsidRDefault="00CC00D9" w:rsidP="00051708">
                            <w:pPr>
                              <w:jc w:val="left"/>
                              <w:rPr>
                                <w:sz w:val="20"/>
                                <w:szCs w:val="20"/>
                              </w:rPr>
                            </w:pPr>
                            <w:r>
                              <w:rPr>
                                <w:sz w:val="20"/>
                                <w:szCs w:val="20"/>
                              </w:rPr>
                              <w:t>E.g.</w:t>
                            </w:r>
                          </w:p>
                          <w:p w14:paraId="4F02A176" w14:textId="65176FBF" w:rsidR="00CC00D9" w:rsidRPr="003177F7" w:rsidRDefault="00CC00D9" w:rsidP="00051708">
                            <w:pPr>
                              <w:jc w:val="left"/>
                              <w:rPr>
                                <w:sz w:val="20"/>
                                <w:szCs w:val="20"/>
                              </w:rPr>
                            </w:pPr>
                            <w:r w:rsidRPr="003177F7">
                              <w:rPr>
                                <w:rFonts w:hint="eastAsia"/>
                                <w:sz w:val="20"/>
                                <w:szCs w:val="20"/>
                              </w:rPr>
                              <w:t>・</w:t>
                            </w:r>
                            <w:r>
                              <w:rPr>
                                <w:rFonts w:hint="eastAsia"/>
                                <w:sz w:val="20"/>
                                <w:szCs w:val="20"/>
                              </w:rPr>
                              <w:t>tf file and register values</w:t>
                            </w:r>
                          </w:p>
                          <w:tbl>
                            <w:tblPr>
                              <w:tblStyle w:val="ab"/>
                              <w:tblW w:w="7166" w:type="dxa"/>
                              <w:jc w:val="center"/>
                              <w:tblLook w:val="04A0" w:firstRow="1" w:lastRow="0" w:firstColumn="1" w:lastColumn="0" w:noHBand="0" w:noVBand="1"/>
                            </w:tblPr>
                            <w:tblGrid>
                              <w:gridCol w:w="7166"/>
                            </w:tblGrid>
                            <w:tr w:rsidR="00CC00D9" w:rsidRPr="003177F7" w14:paraId="2C632BDD" w14:textId="77777777" w:rsidTr="00434C00">
                              <w:trPr>
                                <w:trHeight w:val="1425"/>
                                <w:jc w:val="center"/>
                              </w:trPr>
                              <w:tc>
                                <w:tcPr>
                                  <w:tcW w:w="7166" w:type="dxa"/>
                                </w:tcPr>
                                <w:p w14:paraId="32F8FEBD" w14:textId="77777777" w:rsidR="00CC00D9" w:rsidRPr="003177F7" w:rsidRDefault="00CC00D9" w:rsidP="00434C00">
                                  <w:pPr>
                                    <w:rPr>
                                      <w:sz w:val="20"/>
                                      <w:szCs w:val="20"/>
                                    </w:rPr>
                                  </w:pPr>
                                  <w:r w:rsidRPr="003177F7">
                                    <w:rPr>
                                      <w:sz w:val="20"/>
                                      <w:szCs w:val="20"/>
                                    </w:rPr>
                                    <w:t>variable "VAR_hoge" {</w:t>
                                  </w:r>
                                </w:p>
                                <w:p w14:paraId="15516E75" w14:textId="77777777" w:rsidR="00CC00D9" w:rsidRDefault="00CC00D9" w:rsidP="00434C00">
                                  <w:pPr>
                                    <w:ind w:firstLineChars="200" w:firstLine="400"/>
                                    <w:rPr>
                                      <w:sz w:val="20"/>
                                      <w:szCs w:val="20"/>
                                    </w:rPr>
                                  </w:pPr>
                                  <w:r w:rsidRPr="003177F7">
                                    <w:rPr>
                                      <w:sz w:val="20"/>
                                      <w:szCs w:val="20"/>
                                    </w:rPr>
                                    <w:t xml:space="preserve">type = </w:t>
                                  </w:r>
                                  <w:r>
                                    <w:rPr>
                                      <w:sz w:val="20"/>
                                      <w:szCs w:val="20"/>
                                    </w:rPr>
                                    <w:t>object({</w:t>
                                  </w:r>
                                </w:p>
                                <w:p w14:paraId="70073127" w14:textId="77777777" w:rsidR="00CC00D9" w:rsidRDefault="00CC00D9" w:rsidP="00434C00">
                                  <w:pPr>
                                    <w:ind w:firstLineChars="200" w:firstLine="400"/>
                                    <w:rPr>
                                      <w:sz w:val="20"/>
                                      <w:szCs w:val="20"/>
                                    </w:rPr>
                                  </w:pPr>
                                  <w:r>
                                    <w:rPr>
                                      <w:rFonts w:hint="eastAsia"/>
                                      <w:sz w:val="20"/>
                                      <w:szCs w:val="20"/>
                                    </w:rPr>
                                    <w:t xml:space="preserve">    IP = </w:t>
                                  </w:r>
                                  <w:r>
                                    <w:rPr>
                                      <w:sz w:val="20"/>
                                      <w:szCs w:val="20"/>
                                    </w:rPr>
                                    <w:t>string</w:t>
                                  </w:r>
                                </w:p>
                                <w:p w14:paraId="5EF59D47" w14:textId="77777777" w:rsidR="00CC00D9" w:rsidRDefault="00CC00D9" w:rsidP="00434C00">
                                  <w:pPr>
                                    <w:ind w:firstLineChars="200" w:firstLine="400"/>
                                    <w:rPr>
                                      <w:sz w:val="20"/>
                                      <w:szCs w:val="20"/>
                                    </w:rPr>
                                  </w:pPr>
                                  <w:r>
                                    <w:rPr>
                                      <w:sz w:val="20"/>
                                      <w:szCs w:val="20"/>
                                    </w:rPr>
                                    <w:t xml:space="preserve">    NAME = string</w:t>
                                  </w:r>
                                </w:p>
                                <w:p w14:paraId="0F9F8D3B" w14:textId="77777777" w:rsidR="00CC00D9" w:rsidRDefault="00CC00D9" w:rsidP="00434C00">
                                  <w:pPr>
                                    <w:ind w:firstLineChars="200" w:firstLine="400"/>
                                    <w:rPr>
                                      <w:sz w:val="20"/>
                                      <w:szCs w:val="20"/>
                                    </w:rPr>
                                  </w:pPr>
                                  <w:r>
                                    <w:rPr>
                                      <w:sz w:val="20"/>
                                      <w:szCs w:val="20"/>
                                    </w:rPr>
                                    <w:t>})</w:t>
                                  </w:r>
                                </w:p>
                                <w:p w14:paraId="76F9BB24" w14:textId="77777777" w:rsidR="00CC00D9" w:rsidRDefault="00CC00D9" w:rsidP="00434C00">
                                  <w:pPr>
                                    <w:ind w:firstLineChars="200" w:firstLine="400"/>
                                    <w:rPr>
                                      <w:sz w:val="20"/>
                                      <w:szCs w:val="20"/>
                                    </w:rPr>
                                  </w:pPr>
                                  <w:r>
                                    <w:rPr>
                                      <w:sz w:val="20"/>
                                      <w:szCs w:val="20"/>
                                    </w:rPr>
                                    <w:t>default = {</w:t>
                                  </w:r>
                                </w:p>
                                <w:p w14:paraId="658D4272" w14:textId="77777777" w:rsidR="00CC00D9" w:rsidRDefault="00CC00D9" w:rsidP="00434C00">
                                  <w:pPr>
                                    <w:ind w:firstLineChars="200" w:firstLine="400"/>
                                    <w:rPr>
                                      <w:sz w:val="20"/>
                                      <w:szCs w:val="20"/>
                                    </w:rPr>
                                  </w:pPr>
                                  <w:r>
                                    <w:rPr>
                                      <w:sz w:val="20"/>
                                      <w:szCs w:val="20"/>
                                    </w:rPr>
                                    <w:t xml:space="preserve">    IP = “127.0.0.1”</w:t>
                                  </w:r>
                                </w:p>
                                <w:p w14:paraId="773AFEAE" w14:textId="77777777" w:rsidR="00CC00D9" w:rsidRDefault="00CC00D9" w:rsidP="00434C00">
                                  <w:pPr>
                                    <w:ind w:firstLineChars="200" w:firstLine="400"/>
                                    <w:rPr>
                                      <w:sz w:val="20"/>
                                      <w:szCs w:val="20"/>
                                    </w:rPr>
                                  </w:pPr>
                                  <w:r>
                                    <w:rPr>
                                      <w:sz w:val="20"/>
                                      <w:szCs w:val="20"/>
                                    </w:rPr>
                                    <w:t xml:space="preserve">    NAME = “machine01”</w:t>
                                  </w:r>
                                </w:p>
                                <w:p w14:paraId="2D494F4D" w14:textId="77777777" w:rsidR="00CC00D9" w:rsidRPr="003177F7" w:rsidRDefault="00CC00D9" w:rsidP="00434C00">
                                  <w:pPr>
                                    <w:ind w:firstLineChars="200" w:firstLine="400"/>
                                    <w:rPr>
                                      <w:sz w:val="20"/>
                                      <w:szCs w:val="20"/>
                                    </w:rPr>
                                  </w:pPr>
                                  <w:r>
                                    <w:rPr>
                                      <w:sz w:val="20"/>
                                      <w:szCs w:val="20"/>
                                    </w:rPr>
                                    <w:t>}</w:t>
                                  </w:r>
                                </w:p>
                                <w:p w14:paraId="7073FAA3" w14:textId="77777777" w:rsidR="00CC00D9" w:rsidRPr="003177F7" w:rsidRDefault="00CC00D9" w:rsidP="00434C00">
                                  <w:pPr>
                                    <w:pStyle w:val="a9"/>
                                    <w:ind w:leftChars="0" w:left="0"/>
                                    <w:rPr>
                                      <w:sz w:val="20"/>
                                      <w:szCs w:val="20"/>
                                    </w:rPr>
                                  </w:pPr>
                                  <w:r w:rsidRPr="003177F7">
                                    <w:rPr>
                                      <w:sz w:val="20"/>
                                      <w:szCs w:val="20"/>
                                    </w:rPr>
                                    <w:t>}</w:t>
                                  </w:r>
                                </w:p>
                              </w:tc>
                            </w:tr>
                          </w:tbl>
                          <w:p w14:paraId="73967F72" w14:textId="77777777" w:rsidR="00CC00D9" w:rsidRPr="003177F7" w:rsidRDefault="00CC00D9" w:rsidP="00051708">
                            <w:pPr>
                              <w:jc w:val="left"/>
                              <w:rPr>
                                <w:sz w:val="20"/>
                                <w:szCs w:val="20"/>
                              </w:rPr>
                            </w:pPr>
                          </w:p>
                          <w:p w14:paraId="6FA42129" w14:textId="46FF49B6" w:rsidR="00CC00D9" w:rsidRPr="00517BB7" w:rsidRDefault="00CC00D9" w:rsidP="00051708">
                            <w:pPr>
                              <w:jc w:val="left"/>
                              <w:rPr>
                                <w:sz w:val="20"/>
                                <w:szCs w:val="20"/>
                              </w:rPr>
                            </w:pPr>
                            <w:r>
                              <w:rPr>
                                <w:rFonts w:hint="eastAsia"/>
                                <w:sz w:val="20"/>
                                <w:szCs w:val="20"/>
                              </w:rPr>
                              <w:t>・</w:t>
                            </w:r>
                            <w:r>
                              <w:rPr>
                                <w:sz w:val="20"/>
                                <w:szCs w:val="20"/>
                              </w:rPr>
                              <w:t>Substitute</w:t>
                            </w:r>
                            <w:r>
                              <w:rPr>
                                <w:rFonts w:hint="eastAsia"/>
                                <w:sz w:val="20"/>
                                <w:szCs w:val="20"/>
                              </w:rPr>
                              <w:t xml:space="preserve"> value example</w:t>
                            </w:r>
                            <w:r>
                              <w:rPr>
                                <w:sz w:val="20"/>
                                <w:szCs w:val="20"/>
                              </w:rPr>
                              <w:t>(Substitute value auto registration settings/ Substitute value list)</w:t>
                            </w:r>
                            <w:r w:rsidRPr="00517BB7">
                              <w:rPr>
                                <w:sz w:val="20"/>
                                <w:szCs w:val="20"/>
                              </w:rPr>
                              <w:t xml:space="preserve"> </w:t>
                            </w:r>
                          </w:p>
                          <w:tbl>
                            <w:tblPr>
                              <w:tblStyle w:val="ab"/>
                              <w:tblW w:w="0" w:type="auto"/>
                              <w:jc w:val="center"/>
                              <w:tblLook w:val="04A0" w:firstRow="1" w:lastRow="0" w:firstColumn="1" w:lastColumn="0" w:noHBand="0" w:noVBand="1"/>
                            </w:tblPr>
                            <w:tblGrid>
                              <w:gridCol w:w="788"/>
                              <w:gridCol w:w="1446"/>
                              <w:gridCol w:w="1403"/>
                              <w:gridCol w:w="1403"/>
                              <w:gridCol w:w="1403"/>
                            </w:tblGrid>
                            <w:tr w:rsidR="00CC00D9" w:rsidRPr="003177F7" w14:paraId="6E015C82" w14:textId="77777777" w:rsidTr="00434C00">
                              <w:trPr>
                                <w:trHeight w:val="555"/>
                                <w:jc w:val="center"/>
                              </w:trPr>
                              <w:tc>
                                <w:tcPr>
                                  <w:tcW w:w="788" w:type="dxa"/>
                                  <w:shd w:val="clear" w:color="auto" w:fill="002060"/>
                                </w:tcPr>
                                <w:p w14:paraId="06991FB4" w14:textId="7EE64F70" w:rsidR="00CC00D9" w:rsidRPr="003177F7" w:rsidRDefault="00CC00D9" w:rsidP="00434C00">
                                  <w:pPr>
                                    <w:pStyle w:val="a9"/>
                                    <w:ind w:leftChars="0" w:left="0"/>
                                    <w:jc w:val="left"/>
                                    <w:rPr>
                                      <w:b/>
                                      <w:color w:val="FFFFFF" w:themeColor="background1"/>
                                      <w:sz w:val="20"/>
                                      <w:szCs w:val="20"/>
                                    </w:rPr>
                                  </w:pPr>
                                  <w:r>
                                    <w:rPr>
                                      <w:rFonts w:hint="eastAsia"/>
                                      <w:b/>
                                      <w:color w:val="FFFFFF" w:themeColor="background1"/>
                                      <w:sz w:val="20"/>
                                      <w:szCs w:val="20"/>
                                    </w:rPr>
                                    <w:t>No.</w:t>
                                  </w:r>
                                </w:p>
                              </w:tc>
                              <w:tc>
                                <w:tcPr>
                                  <w:tcW w:w="1446" w:type="dxa"/>
                                  <w:shd w:val="clear" w:color="auto" w:fill="002060"/>
                                </w:tcPr>
                                <w:p w14:paraId="3B61EEF8" w14:textId="03CBE720" w:rsidR="00CC00D9" w:rsidRPr="003177F7" w:rsidRDefault="00CC00D9" w:rsidP="00434C00">
                                  <w:pPr>
                                    <w:pStyle w:val="a9"/>
                                    <w:ind w:leftChars="0" w:left="0"/>
                                    <w:jc w:val="left"/>
                                    <w:rPr>
                                      <w:b/>
                                      <w:color w:val="FFFFFF" w:themeColor="background1"/>
                                      <w:sz w:val="20"/>
                                      <w:szCs w:val="20"/>
                                    </w:rPr>
                                  </w:pPr>
                                  <w:r>
                                    <w:rPr>
                                      <w:rFonts w:hint="eastAsia"/>
                                      <w:b/>
                                      <w:color w:val="FFFFFF" w:themeColor="background1"/>
                                      <w:sz w:val="20"/>
                                      <w:szCs w:val="20"/>
                                    </w:rPr>
                                    <w:t>Variable name</w:t>
                                  </w:r>
                                </w:p>
                              </w:tc>
                              <w:tc>
                                <w:tcPr>
                                  <w:tcW w:w="1403" w:type="dxa"/>
                                  <w:shd w:val="clear" w:color="auto" w:fill="002060"/>
                                </w:tcPr>
                                <w:p w14:paraId="37196AE0" w14:textId="1D73AD10" w:rsidR="00CC00D9" w:rsidRPr="003177F7" w:rsidRDefault="00CC00D9" w:rsidP="00320A68">
                                  <w:pPr>
                                    <w:pStyle w:val="a9"/>
                                    <w:ind w:leftChars="0" w:left="0"/>
                                    <w:jc w:val="left"/>
                                    <w:rPr>
                                      <w:b/>
                                      <w:color w:val="FFFFFF" w:themeColor="background1"/>
                                      <w:sz w:val="20"/>
                                      <w:szCs w:val="20"/>
                                    </w:rPr>
                                  </w:pPr>
                                  <w:r>
                                    <w:rPr>
                                      <w:rFonts w:hint="eastAsia"/>
                                      <w:b/>
                                      <w:color w:val="FFFFFF" w:themeColor="background1"/>
                                      <w:sz w:val="20"/>
                                      <w:szCs w:val="20"/>
                                    </w:rPr>
                                    <w:t>Member variable</w:t>
                                  </w:r>
                                </w:p>
                              </w:tc>
                              <w:tc>
                                <w:tcPr>
                                  <w:tcW w:w="1403" w:type="dxa"/>
                                  <w:shd w:val="clear" w:color="auto" w:fill="002060"/>
                                </w:tcPr>
                                <w:p w14:paraId="6525D17D" w14:textId="0E2621B5" w:rsidR="00CC00D9" w:rsidRPr="003177F7" w:rsidRDefault="00CC00D9" w:rsidP="00434C00">
                                  <w:pPr>
                                    <w:pStyle w:val="a9"/>
                                    <w:ind w:leftChars="0" w:left="0"/>
                                    <w:jc w:val="left"/>
                                    <w:rPr>
                                      <w:b/>
                                      <w:color w:val="FFFFFF" w:themeColor="background1"/>
                                      <w:sz w:val="20"/>
                                      <w:szCs w:val="20"/>
                                    </w:rPr>
                                  </w:pPr>
                                  <w:r>
                                    <w:rPr>
                                      <w:rFonts w:hint="eastAsia"/>
                                      <w:b/>
                                      <w:color w:val="FFFFFF" w:themeColor="background1"/>
                                      <w:sz w:val="20"/>
                                      <w:szCs w:val="20"/>
                                    </w:rPr>
                                    <w:t>Substitute order</w:t>
                                  </w:r>
                                </w:p>
                              </w:tc>
                              <w:tc>
                                <w:tcPr>
                                  <w:tcW w:w="1403" w:type="dxa"/>
                                  <w:shd w:val="clear" w:color="auto" w:fill="002060"/>
                                </w:tcPr>
                                <w:p w14:paraId="76E29880" w14:textId="67812D90" w:rsidR="00CC00D9" w:rsidRPr="003177F7" w:rsidRDefault="00CC00D9" w:rsidP="00434C00">
                                  <w:pPr>
                                    <w:pStyle w:val="a9"/>
                                    <w:ind w:leftChars="0" w:left="0"/>
                                    <w:jc w:val="left"/>
                                    <w:rPr>
                                      <w:b/>
                                      <w:color w:val="FFFFFF" w:themeColor="background1"/>
                                      <w:sz w:val="20"/>
                                      <w:szCs w:val="20"/>
                                    </w:rPr>
                                  </w:pPr>
                                  <w:r>
                                    <w:rPr>
                                      <w:rFonts w:hint="eastAsia"/>
                                      <w:b/>
                                      <w:color w:val="FFFFFF" w:themeColor="background1"/>
                                      <w:sz w:val="20"/>
                                      <w:szCs w:val="20"/>
                                    </w:rPr>
                                    <w:t>Specific value</w:t>
                                  </w:r>
                                </w:p>
                              </w:tc>
                            </w:tr>
                            <w:tr w:rsidR="00CC00D9" w:rsidRPr="003177F7" w14:paraId="44ED5518" w14:textId="77777777" w:rsidTr="00434C00">
                              <w:trPr>
                                <w:trHeight w:val="285"/>
                                <w:jc w:val="center"/>
                              </w:trPr>
                              <w:tc>
                                <w:tcPr>
                                  <w:tcW w:w="788" w:type="dxa"/>
                                  <w:tcBorders>
                                    <w:bottom w:val="nil"/>
                                  </w:tcBorders>
                                </w:tcPr>
                                <w:p w14:paraId="4546EABA" w14:textId="77777777" w:rsidR="00CC00D9" w:rsidRPr="003177F7" w:rsidRDefault="00CC00D9" w:rsidP="00434C00">
                                  <w:pPr>
                                    <w:pStyle w:val="a9"/>
                                    <w:ind w:leftChars="0" w:left="0"/>
                                    <w:jc w:val="left"/>
                                    <w:rPr>
                                      <w:sz w:val="20"/>
                                      <w:szCs w:val="20"/>
                                    </w:rPr>
                                  </w:pPr>
                                  <w:r w:rsidRPr="003177F7">
                                    <w:rPr>
                                      <w:rFonts w:hint="eastAsia"/>
                                      <w:sz w:val="20"/>
                                      <w:szCs w:val="20"/>
                                    </w:rPr>
                                    <w:t>1</w:t>
                                  </w:r>
                                </w:p>
                              </w:tc>
                              <w:tc>
                                <w:tcPr>
                                  <w:tcW w:w="1446" w:type="dxa"/>
                                  <w:tcBorders>
                                    <w:bottom w:val="nil"/>
                                  </w:tcBorders>
                                </w:tcPr>
                                <w:p w14:paraId="4CA7B304" w14:textId="77777777" w:rsidR="00CC00D9" w:rsidRPr="003177F7" w:rsidRDefault="00CC00D9" w:rsidP="00434C00">
                                  <w:pPr>
                                    <w:pStyle w:val="a9"/>
                                    <w:ind w:leftChars="0" w:left="0"/>
                                    <w:jc w:val="left"/>
                                    <w:rPr>
                                      <w:sz w:val="20"/>
                                      <w:szCs w:val="20"/>
                                    </w:rPr>
                                  </w:pPr>
                                  <w:r w:rsidRPr="003177F7">
                                    <w:rPr>
                                      <w:rFonts w:hint="eastAsia"/>
                                      <w:sz w:val="20"/>
                                      <w:szCs w:val="20"/>
                                    </w:rPr>
                                    <w:t>V</w:t>
                                  </w:r>
                                  <w:r w:rsidRPr="003177F7">
                                    <w:rPr>
                                      <w:sz w:val="20"/>
                                      <w:szCs w:val="20"/>
                                    </w:rPr>
                                    <w:t>AR_hoge</w:t>
                                  </w:r>
                                </w:p>
                              </w:tc>
                              <w:tc>
                                <w:tcPr>
                                  <w:tcW w:w="1403" w:type="dxa"/>
                                  <w:tcBorders>
                                    <w:bottom w:val="nil"/>
                                  </w:tcBorders>
                                </w:tcPr>
                                <w:p w14:paraId="588B8B4D" w14:textId="77777777" w:rsidR="00CC00D9" w:rsidRPr="003177F7" w:rsidRDefault="00CC00D9" w:rsidP="00434C00">
                                  <w:pPr>
                                    <w:pStyle w:val="a9"/>
                                    <w:ind w:leftChars="0" w:left="0"/>
                                    <w:jc w:val="left"/>
                                    <w:rPr>
                                      <w:sz w:val="20"/>
                                      <w:szCs w:val="20"/>
                                    </w:rPr>
                                  </w:pPr>
                                  <w:r>
                                    <w:rPr>
                                      <w:rFonts w:hint="eastAsia"/>
                                      <w:sz w:val="20"/>
                                      <w:szCs w:val="20"/>
                                    </w:rPr>
                                    <w:t>IP</w:t>
                                  </w:r>
                                </w:p>
                              </w:tc>
                              <w:tc>
                                <w:tcPr>
                                  <w:tcW w:w="1403" w:type="dxa"/>
                                  <w:tcBorders>
                                    <w:bottom w:val="nil"/>
                                  </w:tcBorders>
                                </w:tcPr>
                                <w:p w14:paraId="7C6BE38F" w14:textId="0AC1FBD0" w:rsidR="00CC00D9" w:rsidRPr="003177F7" w:rsidRDefault="00CC00D9" w:rsidP="00434C00">
                                  <w:pPr>
                                    <w:pStyle w:val="a9"/>
                                    <w:ind w:leftChars="0" w:left="0"/>
                                    <w:jc w:val="left"/>
                                    <w:rPr>
                                      <w:sz w:val="20"/>
                                      <w:szCs w:val="20"/>
                                    </w:rPr>
                                  </w:pPr>
                                  <w:r>
                                    <w:rPr>
                                      <w:rFonts w:hint="eastAsia"/>
                                      <w:sz w:val="20"/>
                                      <w:szCs w:val="20"/>
                                    </w:rPr>
                                    <w:t>No input required</w:t>
                                  </w:r>
                                </w:p>
                              </w:tc>
                              <w:tc>
                                <w:tcPr>
                                  <w:tcW w:w="1403" w:type="dxa"/>
                                  <w:tcBorders>
                                    <w:bottom w:val="nil"/>
                                  </w:tcBorders>
                                </w:tcPr>
                                <w:p w14:paraId="5205D5F1" w14:textId="77777777" w:rsidR="00CC00D9" w:rsidRPr="003177F7" w:rsidRDefault="00CC00D9" w:rsidP="00434C00">
                                  <w:pPr>
                                    <w:pStyle w:val="a9"/>
                                    <w:ind w:leftChars="0" w:left="0"/>
                                    <w:jc w:val="left"/>
                                    <w:rPr>
                                      <w:sz w:val="20"/>
                                      <w:szCs w:val="20"/>
                                    </w:rPr>
                                  </w:pPr>
                                  <w:r>
                                    <w:rPr>
                                      <w:rFonts w:hint="eastAsia"/>
                                      <w:sz w:val="20"/>
                                      <w:szCs w:val="20"/>
                                    </w:rPr>
                                    <w:t>192.168.0.1</w:t>
                                  </w:r>
                                </w:p>
                              </w:tc>
                            </w:tr>
                            <w:tr w:rsidR="00CC00D9" w:rsidRPr="003912B4" w14:paraId="3334E337" w14:textId="77777777" w:rsidTr="00434C00">
                              <w:trPr>
                                <w:trHeight w:val="285"/>
                                <w:jc w:val="center"/>
                              </w:trPr>
                              <w:tc>
                                <w:tcPr>
                                  <w:tcW w:w="788" w:type="dxa"/>
                                  <w:tcBorders>
                                    <w:top w:val="nil"/>
                                    <w:left w:val="nil"/>
                                    <w:bottom w:val="nil"/>
                                    <w:right w:val="nil"/>
                                  </w:tcBorders>
                                </w:tcPr>
                                <w:p w14:paraId="5FE64BB0" w14:textId="77777777" w:rsidR="00CC00D9" w:rsidRPr="003912B4" w:rsidRDefault="00CC00D9" w:rsidP="00320A68">
                                  <w:pPr>
                                    <w:pStyle w:val="a9"/>
                                    <w:ind w:leftChars="0" w:left="0"/>
                                    <w:jc w:val="left"/>
                                    <w:rPr>
                                      <w:color w:val="A6A6A6" w:themeColor="background1" w:themeShade="A6"/>
                                      <w:sz w:val="20"/>
                                      <w:szCs w:val="20"/>
                                    </w:rPr>
                                  </w:pPr>
                                  <w:r w:rsidRPr="003912B4">
                                    <w:rPr>
                                      <w:rFonts w:hint="eastAsia"/>
                                      <w:color w:val="A6A6A6" w:themeColor="background1" w:themeShade="A6"/>
                                      <w:sz w:val="20"/>
                                      <w:szCs w:val="20"/>
                                    </w:rPr>
                                    <w:t>2</w:t>
                                  </w:r>
                                </w:p>
                              </w:tc>
                              <w:tc>
                                <w:tcPr>
                                  <w:tcW w:w="1446" w:type="dxa"/>
                                  <w:tcBorders>
                                    <w:top w:val="nil"/>
                                    <w:left w:val="nil"/>
                                    <w:bottom w:val="nil"/>
                                    <w:right w:val="nil"/>
                                  </w:tcBorders>
                                </w:tcPr>
                                <w:p w14:paraId="20F29434" w14:textId="77777777" w:rsidR="00CC00D9" w:rsidRPr="003912B4" w:rsidRDefault="00CC00D9" w:rsidP="00320A68">
                                  <w:pPr>
                                    <w:pStyle w:val="a9"/>
                                    <w:ind w:leftChars="0" w:left="0"/>
                                    <w:jc w:val="left"/>
                                    <w:rPr>
                                      <w:color w:val="A6A6A6" w:themeColor="background1" w:themeShade="A6"/>
                                      <w:sz w:val="20"/>
                                      <w:szCs w:val="20"/>
                                    </w:rPr>
                                  </w:pPr>
                                  <w:r w:rsidRPr="003912B4">
                                    <w:rPr>
                                      <w:rFonts w:hint="eastAsia"/>
                                      <w:color w:val="A6A6A6" w:themeColor="background1" w:themeShade="A6"/>
                                      <w:sz w:val="20"/>
                                      <w:szCs w:val="20"/>
                                    </w:rPr>
                                    <w:t>VAR_hoge</w:t>
                                  </w:r>
                                </w:p>
                              </w:tc>
                              <w:tc>
                                <w:tcPr>
                                  <w:tcW w:w="1403" w:type="dxa"/>
                                  <w:tcBorders>
                                    <w:top w:val="nil"/>
                                    <w:left w:val="nil"/>
                                    <w:bottom w:val="nil"/>
                                    <w:right w:val="nil"/>
                                  </w:tcBorders>
                                </w:tcPr>
                                <w:p w14:paraId="152C4CA2" w14:textId="77777777" w:rsidR="00CC00D9" w:rsidRPr="003912B4" w:rsidRDefault="00CC00D9" w:rsidP="00320A68">
                                  <w:pPr>
                                    <w:pStyle w:val="a9"/>
                                    <w:ind w:leftChars="0" w:left="0"/>
                                    <w:jc w:val="left"/>
                                    <w:rPr>
                                      <w:color w:val="A6A6A6" w:themeColor="background1" w:themeShade="A6"/>
                                      <w:sz w:val="20"/>
                                      <w:szCs w:val="20"/>
                                    </w:rPr>
                                  </w:pPr>
                                  <w:r w:rsidRPr="003912B4">
                                    <w:rPr>
                                      <w:rFonts w:hint="eastAsia"/>
                                      <w:color w:val="A6A6A6" w:themeColor="background1" w:themeShade="A6"/>
                                      <w:sz w:val="20"/>
                                      <w:szCs w:val="20"/>
                                    </w:rPr>
                                    <w:t>NAME</w:t>
                                  </w:r>
                                </w:p>
                              </w:tc>
                              <w:tc>
                                <w:tcPr>
                                  <w:tcW w:w="1403" w:type="dxa"/>
                                  <w:tcBorders>
                                    <w:top w:val="nil"/>
                                    <w:left w:val="nil"/>
                                    <w:bottom w:val="nil"/>
                                    <w:right w:val="nil"/>
                                  </w:tcBorders>
                                </w:tcPr>
                                <w:p w14:paraId="5F84B01A" w14:textId="36D4552B" w:rsidR="00CC00D9" w:rsidRPr="00320A68" w:rsidRDefault="00CC00D9" w:rsidP="00320A68">
                                  <w:pPr>
                                    <w:pStyle w:val="a9"/>
                                    <w:ind w:leftChars="0" w:left="0"/>
                                    <w:jc w:val="left"/>
                                    <w:rPr>
                                      <w:color w:val="A6A6A6" w:themeColor="background1" w:themeShade="A6"/>
                                      <w:sz w:val="20"/>
                                      <w:szCs w:val="20"/>
                                    </w:rPr>
                                  </w:pPr>
                                  <w:r w:rsidRPr="00320A68">
                                    <w:rPr>
                                      <w:rFonts w:hint="eastAsia"/>
                                      <w:color w:val="A6A6A6" w:themeColor="background2" w:themeShade="A6"/>
                                      <w:sz w:val="20"/>
                                      <w:szCs w:val="20"/>
                                    </w:rPr>
                                    <w:t>No input required</w:t>
                                  </w:r>
                                </w:p>
                              </w:tc>
                              <w:tc>
                                <w:tcPr>
                                  <w:tcW w:w="1403" w:type="dxa"/>
                                  <w:tcBorders>
                                    <w:top w:val="nil"/>
                                    <w:left w:val="nil"/>
                                    <w:bottom w:val="nil"/>
                                    <w:right w:val="nil"/>
                                  </w:tcBorders>
                                </w:tcPr>
                                <w:p w14:paraId="0064B9B4" w14:textId="77777777" w:rsidR="00CC00D9" w:rsidRPr="003912B4" w:rsidRDefault="00CC00D9" w:rsidP="00320A68">
                                  <w:pPr>
                                    <w:pStyle w:val="a9"/>
                                    <w:ind w:leftChars="0" w:left="0"/>
                                    <w:jc w:val="left"/>
                                    <w:rPr>
                                      <w:color w:val="A6A6A6" w:themeColor="background1" w:themeShade="A6"/>
                                      <w:sz w:val="20"/>
                                      <w:szCs w:val="20"/>
                                    </w:rPr>
                                  </w:pPr>
                                </w:p>
                              </w:tc>
                            </w:tr>
                          </w:tbl>
                          <w:p w14:paraId="0EFD90FF" w14:textId="77777777" w:rsidR="00CC00D9" w:rsidRPr="003177F7" w:rsidRDefault="00CC00D9" w:rsidP="00051708">
                            <w:pPr>
                              <w:pStyle w:val="a9"/>
                              <w:ind w:leftChars="0" w:left="360"/>
                              <w:jc w:val="left"/>
                              <w:rPr>
                                <w:sz w:val="20"/>
                                <w:szCs w:val="20"/>
                              </w:rPr>
                            </w:pPr>
                          </w:p>
                          <w:p w14:paraId="30B04A99" w14:textId="77777777" w:rsidR="00CC00D9" w:rsidRPr="003177F7" w:rsidRDefault="00CC00D9" w:rsidP="00051708">
                            <w:pPr>
                              <w:jc w:val="left"/>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36594" id="フローチャート: 処理 199" o:spid="_x0000_s1058" type="#_x0000_t109" style="position:absolute;margin-left:4.85pt;margin-top:21.25pt;width:460.5pt;height:30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" fillcolor="#f2f2f2 [3052]" strokecolor="#d8d8d8 [2732]" strokeweight="2pt">
                <v:textbox>
                  <w:txbxContent>
                    <w:p w14:paraId="19EA5D1B" w14:textId="3F0B18C5" w:rsidR="00CC00D9" w:rsidRPr="003177F7" w:rsidRDefault="00CC00D9" w:rsidP="00051708">
                      <w:pPr>
                        <w:jc w:val="left"/>
                        <w:rPr>
                          <w:sz w:val="20"/>
                          <w:szCs w:val="20"/>
                        </w:rPr>
                      </w:pPr>
                      <w:r>
                        <w:rPr>
                          <w:sz w:val="20"/>
                          <w:szCs w:val="20"/>
                        </w:rPr>
                        <w:t>E.g.</w:t>
                      </w:r>
                    </w:p>
                    <w:p w14:paraId="4F02A176" w14:textId="65176FBF" w:rsidR="00CC00D9" w:rsidRPr="003177F7" w:rsidRDefault="00CC00D9" w:rsidP="00051708">
                      <w:pPr>
                        <w:jc w:val="left"/>
                        <w:rPr>
                          <w:sz w:val="20"/>
                          <w:szCs w:val="20"/>
                        </w:rPr>
                      </w:pPr>
                      <w:r w:rsidRPr="003177F7">
                        <w:rPr>
                          <w:rFonts w:hint="eastAsia"/>
                          <w:sz w:val="20"/>
                          <w:szCs w:val="20"/>
                        </w:rPr>
                        <w:t>・</w:t>
                      </w:r>
                      <w:r>
                        <w:rPr>
                          <w:rFonts w:hint="eastAsia"/>
                          <w:sz w:val="20"/>
                          <w:szCs w:val="20"/>
                        </w:rPr>
                        <w:t>tf file and register values</w:t>
                      </w:r>
                    </w:p>
                    <w:tbl>
                      <w:tblPr>
                        <w:tblStyle w:val="ab"/>
                        <w:tblW w:w="7166" w:type="dxa"/>
                        <w:jc w:val="center"/>
                        <w:tblLook w:val="04A0" w:firstRow="1" w:lastRow="0" w:firstColumn="1" w:lastColumn="0" w:noHBand="0" w:noVBand="1"/>
                      </w:tblPr>
                      <w:tblGrid>
                        <w:gridCol w:w="7166"/>
                      </w:tblGrid>
                      <w:tr w:rsidR="00CC00D9" w:rsidRPr="003177F7" w14:paraId="2C632BDD" w14:textId="77777777" w:rsidTr="00434C00">
                        <w:trPr>
                          <w:trHeight w:val="1425"/>
                          <w:jc w:val="center"/>
                        </w:trPr>
                        <w:tc>
                          <w:tcPr>
                            <w:tcW w:w="7166" w:type="dxa"/>
                          </w:tcPr>
                          <w:p w14:paraId="32F8FEBD" w14:textId="77777777" w:rsidR="00CC00D9" w:rsidRPr="003177F7" w:rsidRDefault="00CC00D9" w:rsidP="00434C00">
                            <w:pPr>
                              <w:rPr>
                                <w:sz w:val="20"/>
                                <w:szCs w:val="20"/>
                              </w:rPr>
                            </w:pPr>
                            <w:r w:rsidRPr="003177F7">
                              <w:rPr>
                                <w:sz w:val="20"/>
                                <w:szCs w:val="20"/>
                              </w:rPr>
                              <w:t>variable "VAR_hoge" {</w:t>
                            </w:r>
                          </w:p>
                          <w:p w14:paraId="15516E75" w14:textId="77777777" w:rsidR="00CC00D9" w:rsidRDefault="00CC00D9" w:rsidP="00434C00">
                            <w:pPr>
                              <w:ind w:firstLineChars="200" w:firstLine="400"/>
                              <w:rPr>
                                <w:sz w:val="20"/>
                                <w:szCs w:val="20"/>
                              </w:rPr>
                            </w:pPr>
                            <w:r w:rsidRPr="003177F7">
                              <w:rPr>
                                <w:sz w:val="20"/>
                                <w:szCs w:val="20"/>
                              </w:rPr>
                              <w:t xml:space="preserve">type = </w:t>
                            </w:r>
                            <w:r>
                              <w:rPr>
                                <w:sz w:val="20"/>
                                <w:szCs w:val="20"/>
                              </w:rPr>
                              <w:t>object({</w:t>
                            </w:r>
                          </w:p>
                          <w:p w14:paraId="70073127" w14:textId="77777777" w:rsidR="00CC00D9" w:rsidRDefault="00CC00D9" w:rsidP="00434C00">
                            <w:pPr>
                              <w:ind w:firstLineChars="200" w:firstLine="400"/>
                              <w:rPr>
                                <w:sz w:val="20"/>
                                <w:szCs w:val="20"/>
                              </w:rPr>
                            </w:pPr>
                            <w:r>
                              <w:rPr>
                                <w:rFonts w:hint="eastAsia"/>
                                <w:sz w:val="20"/>
                                <w:szCs w:val="20"/>
                              </w:rPr>
                              <w:t xml:space="preserve">    IP = </w:t>
                            </w:r>
                            <w:r>
                              <w:rPr>
                                <w:sz w:val="20"/>
                                <w:szCs w:val="20"/>
                              </w:rPr>
                              <w:t>string</w:t>
                            </w:r>
                          </w:p>
                          <w:p w14:paraId="5EF59D47" w14:textId="77777777" w:rsidR="00CC00D9" w:rsidRDefault="00CC00D9" w:rsidP="00434C00">
                            <w:pPr>
                              <w:ind w:firstLineChars="200" w:firstLine="400"/>
                              <w:rPr>
                                <w:sz w:val="20"/>
                                <w:szCs w:val="20"/>
                              </w:rPr>
                            </w:pPr>
                            <w:r>
                              <w:rPr>
                                <w:sz w:val="20"/>
                                <w:szCs w:val="20"/>
                              </w:rPr>
                              <w:t xml:space="preserve">    NAME = string</w:t>
                            </w:r>
                          </w:p>
                          <w:p w14:paraId="0F9F8D3B" w14:textId="77777777" w:rsidR="00CC00D9" w:rsidRDefault="00CC00D9" w:rsidP="00434C00">
                            <w:pPr>
                              <w:ind w:firstLineChars="200" w:firstLine="400"/>
                              <w:rPr>
                                <w:sz w:val="20"/>
                                <w:szCs w:val="20"/>
                              </w:rPr>
                            </w:pPr>
                            <w:r>
                              <w:rPr>
                                <w:sz w:val="20"/>
                                <w:szCs w:val="20"/>
                              </w:rPr>
                              <w:t>})</w:t>
                            </w:r>
                          </w:p>
                          <w:p w14:paraId="76F9BB24" w14:textId="77777777" w:rsidR="00CC00D9" w:rsidRDefault="00CC00D9" w:rsidP="00434C00">
                            <w:pPr>
                              <w:ind w:firstLineChars="200" w:firstLine="400"/>
                              <w:rPr>
                                <w:sz w:val="20"/>
                                <w:szCs w:val="20"/>
                              </w:rPr>
                            </w:pPr>
                            <w:r>
                              <w:rPr>
                                <w:sz w:val="20"/>
                                <w:szCs w:val="20"/>
                              </w:rPr>
                              <w:t>default = {</w:t>
                            </w:r>
                          </w:p>
                          <w:p w14:paraId="658D4272" w14:textId="77777777" w:rsidR="00CC00D9" w:rsidRDefault="00CC00D9" w:rsidP="00434C00">
                            <w:pPr>
                              <w:ind w:firstLineChars="200" w:firstLine="400"/>
                              <w:rPr>
                                <w:sz w:val="20"/>
                                <w:szCs w:val="20"/>
                              </w:rPr>
                            </w:pPr>
                            <w:r>
                              <w:rPr>
                                <w:sz w:val="20"/>
                                <w:szCs w:val="20"/>
                              </w:rPr>
                              <w:t xml:space="preserve">    IP = “127.0.0.1”</w:t>
                            </w:r>
                          </w:p>
                          <w:p w14:paraId="773AFEAE" w14:textId="77777777" w:rsidR="00CC00D9" w:rsidRDefault="00CC00D9" w:rsidP="00434C00">
                            <w:pPr>
                              <w:ind w:firstLineChars="200" w:firstLine="400"/>
                              <w:rPr>
                                <w:sz w:val="20"/>
                                <w:szCs w:val="20"/>
                              </w:rPr>
                            </w:pPr>
                            <w:r>
                              <w:rPr>
                                <w:sz w:val="20"/>
                                <w:szCs w:val="20"/>
                              </w:rPr>
                              <w:t xml:space="preserve">    NAME = “machine01”</w:t>
                            </w:r>
                          </w:p>
                          <w:p w14:paraId="2D494F4D" w14:textId="77777777" w:rsidR="00CC00D9" w:rsidRPr="003177F7" w:rsidRDefault="00CC00D9" w:rsidP="00434C00">
                            <w:pPr>
                              <w:ind w:firstLineChars="200" w:firstLine="400"/>
                              <w:rPr>
                                <w:sz w:val="20"/>
                                <w:szCs w:val="20"/>
                              </w:rPr>
                            </w:pPr>
                            <w:r>
                              <w:rPr>
                                <w:sz w:val="20"/>
                                <w:szCs w:val="20"/>
                              </w:rPr>
                              <w:t>}</w:t>
                            </w:r>
                          </w:p>
                          <w:p w14:paraId="7073FAA3" w14:textId="77777777" w:rsidR="00CC00D9" w:rsidRPr="003177F7" w:rsidRDefault="00CC00D9" w:rsidP="00434C00">
                            <w:pPr>
                              <w:pStyle w:val="a9"/>
                              <w:ind w:leftChars="0" w:left="0"/>
                              <w:rPr>
                                <w:sz w:val="20"/>
                                <w:szCs w:val="20"/>
                              </w:rPr>
                            </w:pPr>
                            <w:r w:rsidRPr="003177F7">
                              <w:rPr>
                                <w:sz w:val="20"/>
                                <w:szCs w:val="20"/>
                              </w:rPr>
                              <w:t>}</w:t>
                            </w:r>
                          </w:p>
                        </w:tc>
                      </w:tr>
                    </w:tbl>
                    <w:p w14:paraId="73967F72" w14:textId="77777777" w:rsidR="00CC00D9" w:rsidRPr="003177F7" w:rsidRDefault="00CC00D9" w:rsidP="00051708">
                      <w:pPr>
                        <w:jc w:val="left"/>
                        <w:rPr>
                          <w:sz w:val="20"/>
                          <w:szCs w:val="20"/>
                        </w:rPr>
                      </w:pPr>
                    </w:p>
                    <w:p w14:paraId="6FA42129" w14:textId="46FF49B6" w:rsidR="00CC00D9" w:rsidRPr="00517BB7" w:rsidRDefault="00CC00D9" w:rsidP="00051708">
                      <w:pPr>
                        <w:jc w:val="left"/>
                        <w:rPr>
                          <w:sz w:val="20"/>
                          <w:szCs w:val="20"/>
                        </w:rPr>
                      </w:pPr>
                      <w:r>
                        <w:rPr>
                          <w:rFonts w:hint="eastAsia"/>
                          <w:sz w:val="20"/>
                          <w:szCs w:val="20"/>
                        </w:rPr>
                        <w:t>・</w:t>
                      </w:r>
                      <w:r>
                        <w:rPr>
                          <w:sz w:val="20"/>
                          <w:szCs w:val="20"/>
                        </w:rPr>
                        <w:t>Substitute</w:t>
                      </w:r>
                      <w:r>
                        <w:rPr>
                          <w:rFonts w:hint="eastAsia"/>
                          <w:sz w:val="20"/>
                          <w:szCs w:val="20"/>
                        </w:rPr>
                        <w:t xml:space="preserve"> value example</w:t>
                      </w:r>
                      <w:r>
                        <w:rPr>
                          <w:sz w:val="20"/>
                          <w:szCs w:val="20"/>
                        </w:rPr>
                        <w:t>(Substitute value auto registration settings/ Substitute value list)</w:t>
                      </w:r>
                      <w:r w:rsidRPr="00517BB7">
                        <w:rPr>
                          <w:sz w:val="20"/>
                          <w:szCs w:val="20"/>
                        </w:rPr>
                        <w:t xml:space="preserve"> </w:t>
                      </w:r>
                    </w:p>
                    <w:tbl>
                      <w:tblPr>
                        <w:tblStyle w:val="ab"/>
                        <w:tblW w:w="0" w:type="auto"/>
                        <w:jc w:val="center"/>
                        <w:tblLook w:val="04A0" w:firstRow="1" w:lastRow="0" w:firstColumn="1" w:lastColumn="0" w:noHBand="0" w:noVBand="1"/>
                      </w:tblPr>
                      <w:tblGrid>
                        <w:gridCol w:w="788"/>
                        <w:gridCol w:w="1446"/>
                        <w:gridCol w:w="1403"/>
                        <w:gridCol w:w="1403"/>
                        <w:gridCol w:w="1403"/>
                      </w:tblGrid>
                      <w:tr w:rsidR="00CC00D9" w:rsidRPr="003177F7" w14:paraId="6E015C82" w14:textId="77777777" w:rsidTr="00434C00">
                        <w:trPr>
                          <w:trHeight w:val="555"/>
                          <w:jc w:val="center"/>
                        </w:trPr>
                        <w:tc>
                          <w:tcPr>
                            <w:tcW w:w="788" w:type="dxa"/>
                            <w:shd w:val="clear" w:color="auto" w:fill="002060"/>
                          </w:tcPr>
                          <w:p w14:paraId="06991FB4" w14:textId="7EE64F70" w:rsidR="00CC00D9" w:rsidRPr="003177F7" w:rsidRDefault="00CC00D9" w:rsidP="00434C00">
                            <w:pPr>
                              <w:pStyle w:val="a9"/>
                              <w:ind w:leftChars="0" w:left="0"/>
                              <w:jc w:val="left"/>
                              <w:rPr>
                                <w:b/>
                                <w:color w:val="FFFFFF" w:themeColor="background1"/>
                                <w:sz w:val="20"/>
                                <w:szCs w:val="20"/>
                              </w:rPr>
                            </w:pPr>
                            <w:r>
                              <w:rPr>
                                <w:rFonts w:hint="eastAsia"/>
                                <w:b/>
                                <w:color w:val="FFFFFF" w:themeColor="background1"/>
                                <w:sz w:val="20"/>
                                <w:szCs w:val="20"/>
                              </w:rPr>
                              <w:t>No.</w:t>
                            </w:r>
                          </w:p>
                        </w:tc>
                        <w:tc>
                          <w:tcPr>
                            <w:tcW w:w="1446" w:type="dxa"/>
                            <w:shd w:val="clear" w:color="auto" w:fill="002060"/>
                          </w:tcPr>
                          <w:p w14:paraId="3B61EEF8" w14:textId="03CBE720" w:rsidR="00CC00D9" w:rsidRPr="003177F7" w:rsidRDefault="00CC00D9" w:rsidP="00434C00">
                            <w:pPr>
                              <w:pStyle w:val="a9"/>
                              <w:ind w:leftChars="0" w:left="0"/>
                              <w:jc w:val="left"/>
                              <w:rPr>
                                <w:b/>
                                <w:color w:val="FFFFFF" w:themeColor="background1"/>
                                <w:sz w:val="20"/>
                                <w:szCs w:val="20"/>
                              </w:rPr>
                            </w:pPr>
                            <w:r>
                              <w:rPr>
                                <w:rFonts w:hint="eastAsia"/>
                                <w:b/>
                                <w:color w:val="FFFFFF" w:themeColor="background1"/>
                                <w:sz w:val="20"/>
                                <w:szCs w:val="20"/>
                              </w:rPr>
                              <w:t>Variable name</w:t>
                            </w:r>
                          </w:p>
                        </w:tc>
                        <w:tc>
                          <w:tcPr>
                            <w:tcW w:w="1403" w:type="dxa"/>
                            <w:shd w:val="clear" w:color="auto" w:fill="002060"/>
                          </w:tcPr>
                          <w:p w14:paraId="37196AE0" w14:textId="1D73AD10" w:rsidR="00CC00D9" w:rsidRPr="003177F7" w:rsidRDefault="00CC00D9" w:rsidP="00320A68">
                            <w:pPr>
                              <w:pStyle w:val="a9"/>
                              <w:ind w:leftChars="0" w:left="0"/>
                              <w:jc w:val="left"/>
                              <w:rPr>
                                <w:b/>
                                <w:color w:val="FFFFFF" w:themeColor="background1"/>
                                <w:sz w:val="20"/>
                                <w:szCs w:val="20"/>
                              </w:rPr>
                            </w:pPr>
                            <w:r>
                              <w:rPr>
                                <w:rFonts w:hint="eastAsia"/>
                                <w:b/>
                                <w:color w:val="FFFFFF" w:themeColor="background1"/>
                                <w:sz w:val="20"/>
                                <w:szCs w:val="20"/>
                              </w:rPr>
                              <w:t>Member variable</w:t>
                            </w:r>
                          </w:p>
                        </w:tc>
                        <w:tc>
                          <w:tcPr>
                            <w:tcW w:w="1403" w:type="dxa"/>
                            <w:shd w:val="clear" w:color="auto" w:fill="002060"/>
                          </w:tcPr>
                          <w:p w14:paraId="6525D17D" w14:textId="0E2621B5" w:rsidR="00CC00D9" w:rsidRPr="003177F7" w:rsidRDefault="00CC00D9" w:rsidP="00434C00">
                            <w:pPr>
                              <w:pStyle w:val="a9"/>
                              <w:ind w:leftChars="0" w:left="0"/>
                              <w:jc w:val="left"/>
                              <w:rPr>
                                <w:b/>
                                <w:color w:val="FFFFFF" w:themeColor="background1"/>
                                <w:sz w:val="20"/>
                                <w:szCs w:val="20"/>
                              </w:rPr>
                            </w:pPr>
                            <w:r>
                              <w:rPr>
                                <w:rFonts w:hint="eastAsia"/>
                                <w:b/>
                                <w:color w:val="FFFFFF" w:themeColor="background1"/>
                                <w:sz w:val="20"/>
                                <w:szCs w:val="20"/>
                              </w:rPr>
                              <w:t>Substitute order</w:t>
                            </w:r>
                          </w:p>
                        </w:tc>
                        <w:tc>
                          <w:tcPr>
                            <w:tcW w:w="1403" w:type="dxa"/>
                            <w:shd w:val="clear" w:color="auto" w:fill="002060"/>
                          </w:tcPr>
                          <w:p w14:paraId="76E29880" w14:textId="67812D90" w:rsidR="00CC00D9" w:rsidRPr="003177F7" w:rsidRDefault="00CC00D9" w:rsidP="00434C00">
                            <w:pPr>
                              <w:pStyle w:val="a9"/>
                              <w:ind w:leftChars="0" w:left="0"/>
                              <w:jc w:val="left"/>
                              <w:rPr>
                                <w:b/>
                                <w:color w:val="FFFFFF" w:themeColor="background1"/>
                                <w:sz w:val="20"/>
                                <w:szCs w:val="20"/>
                              </w:rPr>
                            </w:pPr>
                            <w:r>
                              <w:rPr>
                                <w:rFonts w:hint="eastAsia"/>
                                <w:b/>
                                <w:color w:val="FFFFFF" w:themeColor="background1"/>
                                <w:sz w:val="20"/>
                                <w:szCs w:val="20"/>
                              </w:rPr>
                              <w:t>Specific value</w:t>
                            </w:r>
                          </w:p>
                        </w:tc>
                      </w:tr>
                      <w:tr w:rsidR="00CC00D9" w:rsidRPr="003177F7" w14:paraId="44ED5518" w14:textId="77777777" w:rsidTr="00434C00">
                        <w:trPr>
                          <w:trHeight w:val="285"/>
                          <w:jc w:val="center"/>
                        </w:trPr>
                        <w:tc>
                          <w:tcPr>
                            <w:tcW w:w="788" w:type="dxa"/>
                            <w:tcBorders>
                              <w:bottom w:val="nil"/>
                            </w:tcBorders>
                          </w:tcPr>
                          <w:p w14:paraId="4546EABA" w14:textId="77777777" w:rsidR="00CC00D9" w:rsidRPr="003177F7" w:rsidRDefault="00CC00D9" w:rsidP="00434C00">
                            <w:pPr>
                              <w:pStyle w:val="a9"/>
                              <w:ind w:leftChars="0" w:left="0"/>
                              <w:jc w:val="left"/>
                              <w:rPr>
                                <w:sz w:val="20"/>
                                <w:szCs w:val="20"/>
                              </w:rPr>
                            </w:pPr>
                            <w:r w:rsidRPr="003177F7">
                              <w:rPr>
                                <w:rFonts w:hint="eastAsia"/>
                                <w:sz w:val="20"/>
                                <w:szCs w:val="20"/>
                              </w:rPr>
                              <w:t>1</w:t>
                            </w:r>
                          </w:p>
                        </w:tc>
                        <w:tc>
                          <w:tcPr>
                            <w:tcW w:w="1446" w:type="dxa"/>
                            <w:tcBorders>
                              <w:bottom w:val="nil"/>
                            </w:tcBorders>
                          </w:tcPr>
                          <w:p w14:paraId="4CA7B304" w14:textId="77777777" w:rsidR="00CC00D9" w:rsidRPr="003177F7" w:rsidRDefault="00CC00D9" w:rsidP="00434C00">
                            <w:pPr>
                              <w:pStyle w:val="a9"/>
                              <w:ind w:leftChars="0" w:left="0"/>
                              <w:jc w:val="left"/>
                              <w:rPr>
                                <w:sz w:val="20"/>
                                <w:szCs w:val="20"/>
                              </w:rPr>
                            </w:pPr>
                            <w:r w:rsidRPr="003177F7">
                              <w:rPr>
                                <w:rFonts w:hint="eastAsia"/>
                                <w:sz w:val="20"/>
                                <w:szCs w:val="20"/>
                              </w:rPr>
                              <w:t>V</w:t>
                            </w:r>
                            <w:r w:rsidRPr="003177F7">
                              <w:rPr>
                                <w:sz w:val="20"/>
                                <w:szCs w:val="20"/>
                              </w:rPr>
                              <w:t>AR_hoge</w:t>
                            </w:r>
                          </w:p>
                        </w:tc>
                        <w:tc>
                          <w:tcPr>
                            <w:tcW w:w="1403" w:type="dxa"/>
                            <w:tcBorders>
                              <w:bottom w:val="nil"/>
                            </w:tcBorders>
                          </w:tcPr>
                          <w:p w14:paraId="588B8B4D" w14:textId="77777777" w:rsidR="00CC00D9" w:rsidRPr="003177F7" w:rsidRDefault="00CC00D9" w:rsidP="00434C00">
                            <w:pPr>
                              <w:pStyle w:val="a9"/>
                              <w:ind w:leftChars="0" w:left="0"/>
                              <w:jc w:val="left"/>
                              <w:rPr>
                                <w:sz w:val="20"/>
                                <w:szCs w:val="20"/>
                              </w:rPr>
                            </w:pPr>
                            <w:r>
                              <w:rPr>
                                <w:rFonts w:hint="eastAsia"/>
                                <w:sz w:val="20"/>
                                <w:szCs w:val="20"/>
                              </w:rPr>
                              <w:t>IP</w:t>
                            </w:r>
                          </w:p>
                        </w:tc>
                        <w:tc>
                          <w:tcPr>
                            <w:tcW w:w="1403" w:type="dxa"/>
                            <w:tcBorders>
                              <w:bottom w:val="nil"/>
                            </w:tcBorders>
                          </w:tcPr>
                          <w:p w14:paraId="7C6BE38F" w14:textId="0AC1FBD0" w:rsidR="00CC00D9" w:rsidRPr="003177F7" w:rsidRDefault="00CC00D9" w:rsidP="00434C00">
                            <w:pPr>
                              <w:pStyle w:val="a9"/>
                              <w:ind w:leftChars="0" w:left="0"/>
                              <w:jc w:val="left"/>
                              <w:rPr>
                                <w:sz w:val="20"/>
                                <w:szCs w:val="20"/>
                              </w:rPr>
                            </w:pPr>
                            <w:r>
                              <w:rPr>
                                <w:rFonts w:hint="eastAsia"/>
                                <w:sz w:val="20"/>
                                <w:szCs w:val="20"/>
                              </w:rPr>
                              <w:t>No input required</w:t>
                            </w:r>
                          </w:p>
                        </w:tc>
                        <w:tc>
                          <w:tcPr>
                            <w:tcW w:w="1403" w:type="dxa"/>
                            <w:tcBorders>
                              <w:bottom w:val="nil"/>
                            </w:tcBorders>
                          </w:tcPr>
                          <w:p w14:paraId="5205D5F1" w14:textId="77777777" w:rsidR="00CC00D9" w:rsidRPr="003177F7" w:rsidRDefault="00CC00D9" w:rsidP="00434C00">
                            <w:pPr>
                              <w:pStyle w:val="a9"/>
                              <w:ind w:leftChars="0" w:left="0"/>
                              <w:jc w:val="left"/>
                              <w:rPr>
                                <w:sz w:val="20"/>
                                <w:szCs w:val="20"/>
                              </w:rPr>
                            </w:pPr>
                            <w:r>
                              <w:rPr>
                                <w:rFonts w:hint="eastAsia"/>
                                <w:sz w:val="20"/>
                                <w:szCs w:val="20"/>
                              </w:rPr>
                              <w:t>192.168.0.1</w:t>
                            </w:r>
                          </w:p>
                        </w:tc>
                      </w:tr>
                      <w:tr w:rsidR="00CC00D9" w:rsidRPr="003912B4" w14:paraId="3334E337" w14:textId="77777777" w:rsidTr="00434C00">
                        <w:trPr>
                          <w:trHeight w:val="285"/>
                          <w:jc w:val="center"/>
                        </w:trPr>
                        <w:tc>
                          <w:tcPr>
                            <w:tcW w:w="788" w:type="dxa"/>
                            <w:tcBorders>
                              <w:top w:val="nil"/>
                              <w:left w:val="nil"/>
                              <w:bottom w:val="nil"/>
                              <w:right w:val="nil"/>
                            </w:tcBorders>
                          </w:tcPr>
                          <w:p w14:paraId="5FE64BB0" w14:textId="77777777" w:rsidR="00CC00D9" w:rsidRPr="003912B4" w:rsidRDefault="00CC00D9" w:rsidP="00320A68">
                            <w:pPr>
                              <w:pStyle w:val="a9"/>
                              <w:ind w:leftChars="0" w:left="0"/>
                              <w:jc w:val="left"/>
                              <w:rPr>
                                <w:color w:val="A6A6A6" w:themeColor="background1" w:themeShade="A6"/>
                                <w:sz w:val="20"/>
                                <w:szCs w:val="20"/>
                              </w:rPr>
                            </w:pPr>
                            <w:r w:rsidRPr="003912B4">
                              <w:rPr>
                                <w:rFonts w:hint="eastAsia"/>
                                <w:color w:val="A6A6A6" w:themeColor="background1" w:themeShade="A6"/>
                                <w:sz w:val="20"/>
                                <w:szCs w:val="20"/>
                              </w:rPr>
                              <w:t>2</w:t>
                            </w:r>
                          </w:p>
                        </w:tc>
                        <w:tc>
                          <w:tcPr>
                            <w:tcW w:w="1446" w:type="dxa"/>
                            <w:tcBorders>
                              <w:top w:val="nil"/>
                              <w:left w:val="nil"/>
                              <w:bottom w:val="nil"/>
                              <w:right w:val="nil"/>
                            </w:tcBorders>
                          </w:tcPr>
                          <w:p w14:paraId="20F29434" w14:textId="77777777" w:rsidR="00CC00D9" w:rsidRPr="003912B4" w:rsidRDefault="00CC00D9" w:rsidP="00320A68">
                            <w:pPr>
                              <w:pStyle w:val="a9"/>
                              <w:ind w:leftChars="0" w:left="0"/>
                              <w:jc w:val="left"/>
                              <w:rPr>
                                <w:color w:val="A6A6A6" w:themeColor="background1" w:themeShade="A6"/>
                                <w:sz w:val="20"/>
                                <w:szCs w:val="20"/>
                              </w:rPr>
                            </w:pPr>
                            <w:r w:rsidRPr="003912B4">
                              <w:rPr>
                                <w:rFonts w:hint="eastAsia"/>
                                <w:color w:val="A6A6A6" w:themeColor="background1" w:themeShade="A6"/>
                                <w:sz w:val="20"/>
                                <w:szCs w:val="20"/>
                              </w:rPr>
                              <w:t>VAR_hoge</w:t>
                            </w:r>
                          </w:p>
                        </w:tc>
                        <w:tc>
                          <w:tcPr>
                            <w:tcW w:w="1403" w:type="dxa"/>
                            <w:tcBorders>
                              <w:top w:val="nil"/>
                              <w:left w:val="nil"/>
                              <w:bottom w:val="nil"/>
                              <w:right w:val="nil"/>
                            </w:tcBorders>
                          </w:tcPr>
                          <w:p w14:paraId="152C4CA2" w14:textId="77777777" w:rsidR="00CC00D9" w:rsidRPr="003912B4" w:rsidRDefault="00CC00D9" w:rsidP="00320A68">
                            <w:pPr>
                              <w:pStyle w:val="a9"/>
                              <w:ind w:leftChars="0" w:left="0"/>
                              <w:jc w:val="left"/>
                              <w:rPr>
                                <w:color w:val="A6A6A6" w:themeColor="background1" w:themeShade="A6"/>
                                <w:sz w:val="20"/>
                                <w:szCs w:val="20"/>
                              </w:rPr>
                            </w:pPr>
                            <w:r w:rsidRPr="003912B4">
                              <w:rPr>
                                <w:rFonts w:hint="eastAsia"/>
                                <w:color w:val="A6A6A6" w:themeColor="background1" w:themeShade="A6"/>
                                <w:sz w:val="20"/>
                                <w:szCs w:val="20"/>
                              </w:rPr>
                              <w:t>NAME</w:t>
                            </w:r>
                          </w:p>
                        </w:tc>
                        <w:tc>
                          <w:tcPr>
                            <w:tcW w:w="1403" w:type="dxa"/>
                            <w:tcBorders>
                              <w:top w:val="nil"/>
                              <w:left w:val="nil"/>
                              <w:bottom w:val="nil"/>
                              <w:right w:val="nil"/>
                            </w:tcBorders>
                          </w:tcPr>
                          <w:p w14:paraId="5F84B01A" w14:textId="36D4552B" w:rsidR="00CC00D9" w:rsidRPr="00320A68" w:rsidRDefault="00CC00D9" w:rsidP="00320A68">
                            <w:pPr>
                              <w:pStyle w:val="a9"/>
                              <w:ind w:leftChars="0" w:left="0"/>
                              <w:jc w:val="left"/>
                              <w:rPr>
                                <w:color w:val="A6A6A6" w:themeColor="background1" w:themeShade="A6"/>
                                <w:sz w:val="20"/>
                                <w:szCs w:val="20"/>
                              </w:rPr>
                            </w:pPr>
                            <w:r w:rsidRPr="00320A68">
                              <w:rPr>
                                <w:rFonts w:hint="eastAsia"/>
                                <w:color w:val="A6A6A6" w:themeColor="background2" w:themeShade="A6"/>
                                <w:sz w:val="20"/>
                                <w:szCs w:val="20"/>
                              </w:rPr>
                              <w:t>No input required</w:t>
                            </w:r>
                          </w:p>
                        </w:tc>
                        <w:tc>
                          <w:tcPr>
                            <w:tcW w:w="1403" w:type="dxa"/>
                            <w:tcBorders>
                              <w:top w:val="nil"/>
                              <w:left w:val="nil"/>
                              <w:bottom w:val="nil"/>
                              <w:right w:val="nil"/>
                            </w:tcBorders>
                          </w:tcPr>
                          <w:p w14:paraId="0064B9B4" w14:textId="77777777" w:rsidR="00CC00D9" w:rsidRPr="003912B4" w:rsidRDefault="00CC00D9" w:rsidP="00320A68">
                            <w:pPr>
                              <w:pStyle w:val="a9"/>
                              <w:ind w:leftChars="0" w:left="0"/>
                              <w:jc w:val="left"/>
                              <w:rPr>
                                <w:color w:val="A6A6A6" w:themeColor="background1" w:themeShade="A6"/>
                                <w:sz w:val="20"/>
                                <w:szCs w:val="20"/>
                              </w:rPr>
                            </w:pPr>
                          </w:p>
                        </w:tc>
                      </w:tr>
                    </w:tbl>
                    <w:p w14:paraId="0EFD90FF" w14:textId="77777777" w:rsidR="00CC00D9" w:rsidRPr="003177F7" w:rsidRDefault="00CC00D9" w:rsidP="00051708">
                      <w:pPr>
                        <w:pStyle w:val="a9"/>
                        <w:ind w:leftChars="0" w:left="360"/>
                        <w:jc w:val="left"/>
                        <w:rPr>
                          <w:sz w:val="20"/>
                          <w:szCs w:val="20"/>
                        </w:rPr>
                      </w:pPr>
                    </w:p>
                    <w:p w14:paraId="30B04A99" w14:textId="77777777" w:rsidR="00CC00D9" w:rsidRPr="003177F7" w:rsidRDefault="00CC00D9" w:rsidP="00051708">
                      <w:pPr>
                        <w:jc w:val="left"/>
                        <w:rPr>
                          <w:sz w:val="20"/>
                          <w:szCs w:val="20"/>
                        </w:rPr>
                      </w:pPr>
                    </w:p>
                  </w:txbxContent>
                </v:textbox>
                <w10:wrap type="topAndBottom"/>
              </v:shape>
            </w:pict>
          </mc:Fallback>
        </mc:AlternateContent>
      </w:r>
    </w:p>
    <w:p w14:paraId="1FAA9B94" w14:textId="4C9B1BD5" w:rsidR="005B6A8A" w:rsidRPr="00CB0166" w:rsidRDefault="005B6A8A" w:rsidP="0081177F">
      <w:pPr>
        <w:widowControl/>
        <w:jc w:val="left"/>
        <w:rPr>
          <w:rFonts w:asciiTheme="majorHAnsi" w:hAnsiTheme="majorHAnsi" w:cstheme="majorHAnsi"/>
        </w:rPr>
      </w:pPr>
    </w:p>
    <w:p w14:paraId="5275E0C1" w14:textId="1A8C448D" w:rsidR="006F18C8" w:rsidRPr="006F18C8" w:rsidRDefault="004D34BD" w:rsidP="006F18C8">
      <w:pPr>
        <w:pStyle w:val="30"/>
        <w:ind w:left="1134" w:hanging="709"/>
        <w:rPr>
          <w:rFonts w:cstheme="majorHAnsi" w:hint="eastAsia"/>
        </w:rPr>
      </w:pPr>
      <w:bookmarkStart w:id="923" w:name="_Toc105604739"/>
      <w:bookmarkStart w:id="924" w:name="_Substitution_value_list"/>
      <w:bookmarkStart w:id="925" w:name="_Ref126569898"/>
      <w:bookmarkStart w:id="926" w:name="_Ref126569911"/>
      <w:bookmarkStart w:id="927" w:name="_Ref126569918"/>
      <w:bookmarkStart w:id="928" w:name="_Ref126569958"/>
      <w:bookmarkStart w:id="929" w:name="_Ref126569973"/>
      <w:bookmarkStart w:id="930" w:name="_Ref126570055"/>
      <w:bookmarkStart w:id="931" w:name="_Ref126570058"/>
      <w:bookmarkStart w:id="932" w:name="_Ref126570194"/>
      <w:bookmarkStart w:id="933" w:name="_Ref126570197"/>
      <w:bookmarkStart w:id="934" w:name="_Ref126571539"/>
      <w:bookmarkStart w:id="935" w:name="_Ref126571543"/>
      <w:bookmarkStart w:id="936" w:name="_Ref126573250"/>
      <w:bookmarkStart w:id="937" w:name="_Ref126573259"/>
      <w:bookmarkStart w:id="938" w:name="_Ref126582612"/>
      <w:bookmarkStart w:id="939" w:name="_Ref126582619"/>
      <w:bookmarkStart w:id="940" w:name="_Ref126585522"/>
      <w:bookmarkStart w:id="941" w:name="_Ref126585531"/>
      <w:bookmarkStart w:id="942" w:name="_Toc126763580"/>
      <w:bookmarkEnd w:id="924"/>
      <w:r w:rsidRPr="00CB0166">
        <w:rPr>
          <w:rFonts w:cstheme="majorHAnsi"/>
        </w:rPr>
        <w:t>S</w:t>
      </w:r>
      <w:r w:rsidR="00804D08" w:rsidRPr="00CB0166">
        <w:rPr>
          <w:rFonts w:cstheme="majorHAnsi"/>
        </w:rPr>
        <w:t>ubstitution v</w:t>
      </w:r>
      <w:r w:rsidR="00222326" w:rsidRPr="00CB0166">
        <w:rPr>
          <w:rFonts w:cstheme="majorHAnsi"/>
        </w:rPr>
        <w:t>alue l</w:t>
      </w:r>
      <w:r w:rsidRPr="00CB0166">
        <w:rPr>
          <w:rFonts w:cstheme="majorHAnsi"/>
        </w:rPr>
        <w:t>ist</w:t>
      </w:r>
      <w:bookmarkEnd w:id="923"/>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p>
    <w:p w14:paraId="33306B1B" w14:textId="00B033B3" w:rsidR="0049419D" w:rsidRPr="00CB0166" w:rsidRDefault="00943CD3" w:rsidP="00D361BF">
      <w:pPr>
        <w:pStyle w:val="aff0"/>
        <w:numPr>
          <w:ilvl w:val="0"/>
          <w:numId w:val="43"/>
        </w:numPr>
        <w:jc w:val="left"/>
        <w:rPr>
          <w:rFonts w:asciiTheme="majorHAnsi" w:hAnsiTheme="majorHAnsi" w:cstheme="majorHAnsi"/>
        </w:rPr>
      </w:pPr>
      <w:r w:rsidRPr="00CB0166">
        <w:rPr>
          <w:rFonts w:asciiTheme="majorHAnsi" w:hAnsiTheme="majorHAnsi" w:cstheme="majorHAnsi"/>
        </w:rPr>
        <w:t>I</w:t>
      </w:r>
      <w:r w:rsidR="0083155A" w:rsidRPr="00CB0166">
        <w:rPr>
          <w:rFonts w:asciiTheme="majorHAnsi" w:hAnsiTheme="majorHAnsi" w:cstheme="majorHAnsi"/>
        </w:rPr>
        <w:t xml:space="preserve">n </w:t>
      </w:r>
      <w:r w:rsidR="004D7F01">
        <w:rPr>
          <w:rFonts w:asciiTheme="majorHAnsi" w:hAnsiTheme="majorHAnsi" w:cstheme="majorHAnsi"/>
        </w:rPr>
        <w:t xml:space="preserve">the </w:t>
      </w:r>
      <w:r w:rsidR="0083155A" w:rsidRPr="00CB0166">
        <w:rPr>
          <w:rFonts w:asciiTheme="majorHAnsi" w:hAnsiTheme="majorHAnsi" w:cstheme="majorHAnsi"/>
        </w:rPr>
        <w:t>“</w:t>
      </w:r>
      <w:r w:rsidR="00135791" w:rsidRPr="00CB0166">
        <w:rPr>
          <w:rFonts w:asciiTheme="majorHAnsi" w:hAnsiTheme="majorHAnsi" w:cstheme="majorHAnsi"/>
        </w:rPr>
        <w:t>Substitution value l</w:t>
      </w:r>
      <w:r w:rsidRPr="00CB0166">
        <w:rPr>
          <w:rFonts w:asciiTheme="majorHAnsi" w:hAnsiTheme="majorHAnsi" w:cstheme="majorHAnsi"/>
        </w:rPr>
        <w:t>ist</w:t>
      </w:r>
      <w:r w:rsidR="0083155A" w:rsidRPr="00CB0166">
        <w:rPr>
          <w:rFonts w:asciiTheme="majorHAnsi" w:hAnsiTheme="majorHAnsi" w:cstheme="majorHAnsi"/>
        </w:rPr>
        <w:t>”</w:t>
      </w:r>
      <w:r w:rsidR="004D7F01">
        <w:rPr>
          <w:rFonts w:asciiTheme="majorHAnsi" w:hAnsiTheme="majorHAnsi" w:cstheme="majorHAnsi"/>
        </w:rPr>
        <w:t xml:space="preserve"> menu</w:t>
      </w:r>
      <w:r w:rsidR="00A07423" w:rsidRPr="00CB0166">
        <w:rPr>
          <w:rFonts w:asciiTheme="majorHAnsi" w:hAnsiTheme="majorHAnsi" w:cstheme="majorHAnsi"/>
        </w:rPr>
        <w:t>,</w:t>
      </w:r>
      <w:r w:rsidR="008B5BB4">
        <w:rPr>
          <w:rFonts w:asciiTheme="majorHAnsi" w:hAnsiTheme="majorHAnsi" w:cstheme="majorHAnsi"/>
        </w:rPr>
        <w:t xml:space="preserve"> users can maintain</w:t>
      </w:r>
      <w:r w:rsidR="006C1C92" w:rsidRPr="00CB0166">
        <w:rPr>
          <w:rFonts w:asciiTheme="majorHAnsi" w:hAnsiTheme="majorHAnsi" w:cstheme="majorHAnsi"/>
        </w:rPr>
        <w:t xml:space="preserve"> </w:t>
      </w:r>
      <w:r w:rsidR="008B5BB4">
        <w:rPr>
          <w:rFonts w:asciiTheme="majorHAnsi" w:hAnsiTheme="majorHAnsi" w:cstheme="majorHAnsi"/>
        </w:rPr>
        <w:t>(browse/register/update/abolish</w:t>
      </w:r>
      <w:r w:rsidR="008B5BB4" w:rsidRPr="00CB0166">
        <w:rPr>
          <w:rFonts w:asciiTheme="majorHAnsi" w:hAnsiTheme="majorHAnsi" w:cstheme="majorHAnsi"/>
        </w:rPr>
        <w:t>)</w:t>
      </w:r>
      <w:r w:rsidR="008B5BB4">
        <w:rPr>
          <w:rFonts w:asciiTheme="majorHAnsi" w:hAnsiTheme="majorHAnsi" w:cstheme="majorHAnsi"/>
        </w:rPr>
        <w:t xml:space="preserve"> the specific values that substitutes the variables within the Module used by Movements.</w:t>
      </w:r>
    </w:p>
    <w:p w14:paraId="50116025" w14:textId="1404A3F1" w:rsidR="0051031D" w:rsidRPr="00CB0166" w:rsidRDefault="006F18C8" w:rsidP="00212129">
      <w:pPr>
        <w:pStyle w:val="aff0"/>
        <w:ind w:left="851" w:firstLine="131"/>
        <w:rPr>
          <w:rFonts w:asciiTheme="majorHAnsi" w:hAnsiTheme="majorHAnsi" w:cstheme="majorHAnsi"/>
        </w:rPr>
      </w:pPr>
      <w:r w:rsidRPr="00CB0166">
        <w:rPr>
          <w:rFonts w:asciiTheme="majorHAnsi" w:hAnsiTheme="majorHAnsi" w:cstheme="majorHAnsi"/>
          <w:noProof/>
        </w:rPr>
        <mc:AlternateContent>
          <mc:Choice Requires="wps">
            <w:drawing>
              <wp:anchor distT="0" distB="0" distL="114300" distR="114300" simplePos="0" relativeHeight="251752448" behindDoc="0" locked="0" layoutInCell="1" allowOverlap="1" wp14:anchorId="7D0CFAF2" wp14:editId="4CDA3FFF">
                <wp:simplePos x="0" y="0"/>
                <wp:positionH relativeFrom="column">
                  <wp:posOffset>64770</wp:posOffset>
                </wp:positionH>
                <wp:positionV relativeFrom="paragraph">
                  <wp:posOffset>1636607</wp:posOffset>
                </wp:positionV>
                <wp:extent cx="660400" cy="169333"/>
                <wp:effectExtent l="0" t="0" r="25400" b="21590"/>
                <wp:wrapNone/>
                <wp:docPr id="245" name="正方形/長方形 245"/>
                <wp:cNvGraphicFramePr/>
                <a:graphic xmlns:a="http://schemas.openxmlformats.org/drawingml/2006/main">
                  <a:graphicData uri="http://schemas.microsoft.com/office/word/2010/wordprocessingShape">
                    <wps:wsp>
                      <wps:cNvSpPr/>
                      <wps:spPr>
                        <a:xfrm>
                          <a:off x="0" y="0"/>
                          <a:ext cx="660400" cy="1693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5E8A0" id="正方形/長方形 245" o:spid="_x0000_s1026" style="position:absolute;left:0;text-align:left;margin-left:5.1pt;margin-top:128.85pt;width:52pt;height:13.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" filled="f" strokecolor="red" strokeweight="2pt"/>
            </w:pict>
          </mc:Fallback>
        </mc:AlternateContent>
      </w:r>
      <w:r>
        <w:rPr>
          <w:noProof/>
        </w:rPr>
        <w:drawing>
          <wp:anchor distT="0" distB="0" distL="114300" distR="114300" simplePos="0" relativeHeight="251595766" behindDoc="0" locked="0" layoutInCell="1" allowOverlap="1" wp14:anchorId="15DA7254" wp14:editId="5CB65946">
            <wp:simplePos x="0" y="0"/>
            <wp:positionH relativeFrom="column">
              <wp:posOffset>81280</wp:posOffset>
            </wp:positionH>
            <wp:positionV relativeFrom="paragraph">
              <wp:posOffset>10795</wp:posOffset>
            </wp:positionV>
            <wp:extent cx="5604510" cy="3001010"/>
            <wp:effectExtent l="0" t="0" r="0" b="8890"/>
            <wp:wrapSquare wrapText="bothSides"/>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9410"/>
                    <a:stretch/>
                  </pic:blipFill>
                  <pic:spPr bwMode="auto">
                    <a:xfrm>
                      <a:off x="0" y="0"/>
                      <a:ext cx="5604510" cy="3001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F18C8">
        <w:rPr>
          <w:noProof/>
        </w:rPr>
        <w:t xml:space="preserve"> </w:t>
      </w:r>
    </w:p>
    <w:p w14:paraId="45A247AE" w14:textId="3D8241F0" w:rsidR="00E84364" w:rsidRPr="00CB0166" w:rsidRDefault="009A428E" w:rsidP="00E84364">
      <w:pPr>
        <w:jc w:val="center"/>
        <w:rPr>
          <w:rFonts w:asciiTheme="majorHAnsi" w:hAnsiTheme="majorHAnsi" w:cstheme="majorHAnsi"/>
          <w:b/>
        </w:rPr>
      </w:pPr>
      <w:r w:rsidRPr="00CB0166">
        <w:rPr>
          <w:rFonts w:asciiTheme="majorHAnsi" w:hAnsiTheme="majorHAnsi" w:cstheme="majorHAnsi"/>
          <w:b/>
        </w:rPr>
        <w:t xml:space="preserve">Figure </w:t>
      </w:r>
      <w:r w:rsidR="00320A68">
        <w:rPr>
          <w:rFonts w:asciiTheme="majorHAnsi" w:hAnsiTheme="majorHAnsi" w:cstheme="majorHAnsi"/>
          <w:b/>
        </w:rPr>
        <w:t>5.2.88</w:t>
      </w:r>
      <w:r w:rsidR="00F77B97" w:rsidRPr="00CB0166">
        <w:rPr>
          <w:rFonts w:asciiTheme="majorHAnsi" w:hAnsiTheme="majorHAnsi" w:cstheme="majorHAnsi"/>
          <w:b/>
        </w:rPr>
        <w:t>-1</w:t>
      </w:r>
      <w:r w:rsidRPr="00CB0166">
        <w:rPr>
          <w:rFonts w:asciiTheme="majorHAnsi" w:hAnsiTheme="majorHAnsi" w:cstheme="majorHAnsi"/>
          <w:b/>
        </w:rPr>
        <w:t xml:space="preserve"> Submenu screen </w:t>
      </w:r>
      <w:r w:rsidR="00E84364" w:rsidRPr="00CB0166">
        <w:rPr>
          <w:rFonts w:asciiTheme="majorHAnsi" w:hAnsiTheme="majorHAnsi" w:cstheme="majorHAnsi"/>
          <w:b/>
        </w:rPr>
        <w:t>（</w:t>
      </w:r>
      <w:r w:rsidR="00A82A46" w:rsidRPr="00CB0166">
        <w:rPr>
          <w:rFonts w:asciiTheme="majorHAnsi" w:hAnsiTheme="majorHAnsi" w:cstheme="majorHAnsi"/>
          <w:b/>
        </w:rPr>
        <w:t>S</w:t>
      </w:r>
      <w:r w:rsidRPr="00CB0166">
        <w:rPr>
          <w:rFonts w:asciiTheme="majorHAnsi" w:hAnsiTheme="majorHAnsi" w:cstheme="majorHAnsi"/>
          <w:b/>
        </w:rPr>
        <w:t>ubs</w:t>
      </w:r>
      <w:r w:rsidR="00A82A46" w:rsidRPr="00CB0166">
        <w:rPr>
          <w:rFonts w:asciiTheme="majorHAnsi" w:hAnsiTheme="majorHAnsi" w:cstheme="majorHAnsi"/>
          <w:b/>
        </w:rPr>
        <w:t>titution value l</w:t>
      </w:r>
      <w:r w:rsidRPr="00CB0166">
        <w:rPr>
          <w:rFonts w:asciiTheme="majorHAnsi" w:hAnsiTheme="majorHAnsi" w:cstheme="majorHAnsi"/>
          <w:b/>
        </w:rPr>
        <w:t>ist</w:t>
      </w:r>
      <w:r w:rsidR="00E84364" w:rsidRPr="00CB0166">
        <w:rPr>
          <w:rFonts w:asciiTheme="majorHAnsi" w:hAnsiTheme="majorHAnsi" w:cstheme="majorHAnsi"/>
          <w:b/>
        </w:rPr>
        <w:t>）</w:t>
      </w:r>
    </w:p>
    <w:p w14:paraId="7DA4A8B0" w14:textId="1DC79F95" w:rsidR="00E84364" w:rsidRDefault="00E84364" w:rsidP="00E84364">
      <w:pPr>
        <w:jc w:val="center"/>
        <w:rPr>
          <w:rFonts w:asciiTheme="majorHAnsi" w:hAnsiTheme="majorHAnsi" w:cstheme="majorHAnsi"/>
          <w:b/>
        </w:rPr>
      </w:pPr>
    </w:p>
    <w:p w14:paraId="0E41CFB4" w14:textId="77777777" w:rsidR="001A0417" w:rsidRPr="00CB0166" w:rsidRDefault="001A0417" w:rsidP="00E84364">
      <w:pPr>
        <w:jc w:val="center"/>
        <w:rPr>
          <w:rFonts w:asciiTheme="majorHAnsi" w:hAnsiTheme="majorHAnsi" w:cstheme="majorHAnsi" w:hint="eastAsia"/>
          <w:b/>
        </w:rPr>
      </w:pPr>
    </w:p>
    <w:p w14:paraId="30E856E8" w14:textId="213FBB1F" w:rsidR="00E84364" w:rsidRPr="00CB0166" w:rsidRDefault="00DD5D24" w:rsidP="00D361BF">
      <w:pPr>
        <w:pStyle w:val="aff0"/>
        <w:numPr>
          <w:ilvl w:val="0"/>
          <w:numId w:val="43"/>
        </w:numPr>
        <w:jc w:val="left"/>
        <w:rPr>
          <w:rFonts w:asciiTheme="majorHAnsi" w:hAnsiTheme="majorHAnsi" w:cstheme="majorHAnsi"/>
        </w:rPr>
      </w:pPr>
      <w:r w:rsidRPr="00CB0166">
        <w:rPr>
          <w:rFonts w:asciiTheme="majorHAnsi" w:hAnsiTheme="majorHAnsi" w:cstheme="majorHAnsi"/>
        </w:rPr>
        <w:lastRenderedPageBreak/>
        <w:t>C</w:t>
      </w:r>
      <w:r w:rsidR="00320A68" w:rsidRPr="00320A68">
        <w:rPr>
          <w:rFonts w:asciiTheme="majorHAnsi" w:hAnsiTheme="majorHAnsi" w:cstheme="majorHAnsi" w:hint="eastAsia"/>
        </w:rPr>
        <w:t xml:space="preserve">lick the "Register" </w:t>
      </w:r>
      <w:r w:rsidR="00320A68" w:rsidRPr="00320A68">
        <w:rPr>
          <w:rFonts w:asciiTheme="majorHAnsi" w:hAnsiTheme="majorHAnsi" w:cstheme="majorHAnsi" w:hint="eastAsia"/>
        </w:rPr>
        <w:t>→</w:t>
      </w:r>
      <w:r w:rsidR="00320A68" w:rsidRPr="00320A68">
        <w:rPr>
          <w:rFonts w:asciiTheme="majorHAnsi" w:hAnsiTheme="majorHAnsi" w:cstheme="majorHAnsi" w:hint="eastAsia"/>
        </w:rPr>
        <w:t xml:space="preserve"> "Start registration" button to register </w:t>
      </w:r>
      <w:r w:rsidR="00320A68">
        <w:rPr>
          <w:rFonts w:asciiTheme="majorHAnsi" w:hAnsiTheme="majorHAnsi" w:cstheme="majorHAnsi"/>
        </w:rPr>
        <w:t>Substitute values</w:t>
      </w:r>
      <w:r w:rsidR="00320A68" w:rsidRPr="00320A68">
        <w:rPr>
          <w:rFonts w:asciiTheme="majorHAnsi" w:hAnsiTheme="majorHAnsi" w:cstheme="majorHAnsi" w:hint="eastAsia"/>
        </w:rPr>
        <w:t>.</w:t>
      </w:r>
    </w:p>
    <w:p w14:paraId="42797765" w14:textId="2792B81F" w:rsidR="00DE0435" w:rsidRPr="00CB0166" w:rsidRDefault="0047260A" w:rsidP="00C549E0">
      <w:pPr>
        <w:pStyle w:val="aff0"/>
        <w:ind w:left="709" w:firstLineChars="100" w:firstLine="210"/>
        <w:rPr>
          <w:rFonts w:asciiTheme="majorHAnsi" w:hAnsiTheme="majorHAnsi" w:cstheme="majorHAnsi"/>
        </w:rPr>
      </w:pPr>
      <w:r w:rsidRPr="00CB0166">
        <w:rPr>
          <w:rFonts w:asciiTheme="majorHAnsi" w:hAnsiTheme="majorHAnsi" w:cstheme="majorHAnsi"/>
          <w:noProof/>
        </w:rPr>
        <w:drawing>
          <wp:inline distT="0" distB="0" distL="0" distR="0" wp14:anchorId="0796F749" wp14:editId="45995B8C">
            <wp:extent cx="4924425" cy="1314450"/>
            <wp:effectExtent l="0" t="0" r="9525" b="0"/>
            <wp:docPr id="63"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2"/>
                    <pic:cNvPicPr>
                      <a:picLocks noChangeAspect="1"/>
                    </pic:cNvPicPr>
                  </pic:nvPicPr>
                  <pic:blipFill>
                    <a:blip r:embed="rId37"/>
                    <a:stretch>
                      <a:fillRect/>
                    </a:stretch>
                  </pic:blipFill>
                  <pic:spPr>
                    <a:xfrm>
                      <a:off x="0" y="0"/>
                      <a:ext cx="4924425" cy="1314450"/>
                    </a:xfrm>
                    <a:prstGeom prst="rect">
                      <a:avLst/>
                    </a:prstGeom>
                  </pic:spPr>
                </pic:pic>
              </a:graphicData>
            </a:graphic>
          </wp:inline>
        </w:drawing>
      </w:r>
    </w:p>
    <w:p w14:paraId="29F9ABEE" w14:textId="24F93B27" w:rsidR="00DE0435" w:rsidRPr="00CB0166" w:rsidRDefault="00FB6630" w:rsidP="00DE0435">
      <w:pPr>
        <w:pStyle w:val="af2"/>
        <w:jc w:val="center"/>
        <w:rPr>
          <w:rFonts w:asciiTheme="majorHAnsi" w:hAnsiTheme="majorHAnsi" w:cstheme="majorHAnsi"/>
        </w:rPr>
      </w:pPr>
      <w:r w:rsidRPr="00CB0166">
        <w:rPr>
          <w:rFonts w:asciiTheme="majorHAnsi" w:hAnsiTheme="majorHAnsi" w:cstheme="majorHAnsi"/>
        </w:rPr>
        <w:t>Figure</w:t>
      </w:r>
      <w:r w:rsidR="00DE0435" w:rsidRPr="00CB0166">
        <w:rPr>
          <w:rFonts w:asciiTheme="majorHAnsi" w:hAnsiTheme="majorHAnsi" w:cstheme="majorHAnsi"/>
        </w:rPr>
        <w:t xml:space="preserve"> </w:t>
      </w:r>
      <w:r w:rsidR="00320A68">
        <w:rPr>
          <w:rFonts w:asciiTheme="majorHAnsi" w:hAnsiTheme="majorHAnsi" w:cstheme="majorHAnsi"/>
        </w:rPr>
        <w:t>5.2.88</w:t>
      </w:r>
      <w:r w:rsidR="00F77B97" w:rsidRPr="00CB0166">
        <w:rPr>
          <w:rFonts w:asciiTheme="majorHAnsi" w:hAnsiTheme="majorHAnsi" w:cstheme="majorHAnsi"/>
        </w:rPr>
        <w:t>-2</w:t>
      </w:r>
      <w:r w:rsidR="00A82A46" w:rsidRPr="00CB0166">
        <w:rPr>
          <w:rFonts w:asciiTheme="majorHAnsi" w:hAnsiTheme="majorHAnsi" w:cstheme="majorHAnsi"/>
        </w:rPr>
        <w:t xml:space="preserve"> Registration s</w:t>
      </w:r>
      <w:r w:rsidRPr="00CB0166">
        <w:rPr>
          <w:rFonts w:asciiTheme="majorHAnsi" w:hAnsiTheme="majorHAnsi" w:cstheme="majorHAnsi"/>
        </w:rPr>
        <w:t>creen</w:t>
      </w:r>
      <w:r w:rsidR="00DE0435" w:rsidRPr="00CB0166">
        <w:rPr>
          <w:rFonts w:asciiTheme="majorHAnsi" w:hAnsiTheme="majorHAnsi" w:cstheme="majorHAnsi"/>
        </w:rPr>
        <w:t>（</w:t>
      </w:r>
      <w:r w:rsidR="00A82A46" w:rsidRPr="00CB0166">
        <w:rPr>
          <w:rFonts w:asciiTheme="majorHAnsi" w:hAnsiTheme="majorHAnsi" w:cstheme="majorHAnsi"/>
        </w:rPr>
        <w:t>Substitution value l</w:t>
      </w:r>
      <w:r w:rsidRPr="00CB0166">
        <w:rPr>
          <w:rFonts w:asciiTheme="majorHAnsi" w:hAnsiTheme="majorHAnsi" w:cstheme="majorHAnsi"/>
        </w:rPr>
        <w:t>ist</w:t>
      </w:r>
      <w:r w:rsidR="00DE0435" w:rsidRPr="00CB0166">
        <w:rPr>
          <w:rFonts w:asciiTheme="majorHAnsi" w:hAnsiTheme="majorHAnsi" w:cstheme="majorHAnsi"/>
        </w:rPr>
        <w:t>）</w:t>
      </w:r>
    </w:p>
    <w:p w14:paraId="7A8CF108" w14:textId="77777777" w:rsidR="00DE0435" w:rsidRPr="00CB0166" w:rsidRDefault="00DE0435" w:rsidP="00DE0435">
      <w:pPr>
        <w:pStyle w:val="aff0"/>
        <w:rPr>
          <w:rFonts w:asciiTheme="majorHAnsi" w:hAnsiTheme="majorHAnsi" w:cstheme="majorHAnsi"/>
        </w:rPr>
      </w:pPr>
    </w:p>
    <w:p w14:paraId="04F742B8" w14:textId="7E526280" w:rsidR="00212129" w:rsidRPr="00CB0166" w:rsidRDefault="009C0C82" w:rsidP="00DF537B">
      <w:pPr>
        <w:pStyle w:val="aff0"/>
        <w:ind w:left="709"/>
        <w:jc w:val="left"/>
        <w:rPr>
          <w:rFonts w:asciiTheme="majorHAnsi" w:hAnsiTheme="majorHAnsi" w:cstheme="majorHAnsi"/>
        </w:rPr>
      </w:pPr>
      <w:r w:rsidRPr="00CB0166">
        <w:rPr>
          <w:rFonts w:asciiTheme="majorHAnsi" w:hAnsiTheme="majorHAnsi" w:cstheme="majorHAnsi"/>
        </w:rPr>
        <w:t>The variables in substitution</w:t>
      </w:r>
      <w:r w:rsidR="00DB7B40" w:rsidRPr="00CB0166">
        <w:rPr>
          <w:rFonts w:asciiTheme="majorHAnsi" w:hAnsiTheme="majorHAnsi" w:cstheme="majorHAnsi"/>
        </w:rPr>
        <w:t xml:space="preserve"> value </w:t>
      </w:r>
      <w:r w:rsidR="007A1772" w:rsidRPr="00CB0166">
        <w:rPr>
          <w:rFonts w:asciiTheme="majorHAnsi" w:hAnsiTheme="majorHAnsi" w:cstheme="majorHAnsi"/>
        </w:rPr>
        <w:t>list</w:t>
      </w:r>
      <w:r w:rsidR="00DB7B40" w:rsidRPr="00CB0166">
        <w:rPr>
          <w:rFonts w:asciiTheme="majorHAnsi" w:hAnsiTheme="majorHAnsi" w:cstheme="majorHAnsi"/>
        </w:rPr>
        <w:t xml:space="preserve"> are reflected from the file information registered in </w:t>
      </w:r>
      <w:r w:rsidR="001A0417">
        <w:rPr>
          <w:rFonts w:asciiTheme="majorHAnsi" w:hAnsiTheme="majorHAnsi" w:cstheme="majorHAnsi"/>
        </w:rPr>
        <w:br/>
      </w:r>
      <w:r w:rsidR="00DB7B40" w:rsidRPr="001A0417">
        <w:rPr>
          <w:rFonts w:asciiTheme="majorHAnsi" w:hAnsiTheme="majorHAnsi" w:cstheme="majorHAnsi"/>
          <w:u w:val="single"/>
        </w:rPr>
        <w:t>"</w:t>
      </w:r>
      <w:r w:rsidR="001A0417" w:rsidRPr="001A0417">
        <w:rPr>
          <w:rFonts w:asciiTheme="majorHAnsi" w:hAnsiTheme="majorHAnsi" w:cstheme="majorHAnsi"/>
          <w:u w:val="single"/>
        </w:rPr>
        <w:fldChar w:fldCharType="begin"/>
      </w:r>
      <w:r w:rsidR="001A0417" w:rsidRPr="001A0417">
        <w:rPr>
          <w:rFonts w:asciiTheme="majorHAnsi" w:hAnsiTheme="majorHAnsi" w:cstheme="majorHAnsi"/>
          <w:u w:val="single"/>
        </w:rPr>
        <w:instrText xml:space="preserve"> REF _Ref126584466 \r \h </w:instrText>
      </w:r>
      <w:r w:rsidR="001A0417" w:rsidRPr="001A0417">
        <w:rPr>
          <w:rFonts w:asciiTheme="majorHAnsi" w:hAnsiTheme="majorHAnsi" w:cstheme="majorHAnsi"/>
          <w:u w:val="single"/>
        </w:rPr>
      </w:r>
      <w:r w:rsidR="001A0417">
        <w:rPr>
          <w:rFonts w:asciiTheme="majorHAnsi" w:hAnsiTheme="majorHAnsi" w:cstheme="majorHAnsi"/>
          <w:u w:val="single"/>
        </w:rPr>
        <w:instrText xml:space="preserve"> \* MERGEFORMAT </w:instrText>
      </w:r>
      <w:r w:rsidR="001A0417" w:rsidRPr="001A0417">
        <w:rPr>
          <w:rFonts w:asciiTheme="majorHAnsi" w:hAnsiTheme="majorHAnsi" w:cstheme="majorHAnsi"/>
          <w:u w:val="single"/>
        </w:rPr>
        <w:fldChar w:fldCharType="separate"/>
      </w:r>
      <w:r w:rsidR="00D751A3">
        <w:rPr>
          <w:rFonts w:asciiTheme="majorHAnsi" w:hAnsiTheme="majorHAnsi" w:cstheme="majorHAnsi"/>
          <w:u w:val="single"/>
        </w:rPr>
        <w:t>5.2.4</w:t>
      </w:r>
      <w:r w:rsidR="001A0417" w:rsidRPr="001A0417">
        <w:rPr>
          <w:rFonts w:asciiTheme="majorHAnsi" w:hAnsiTheme="majorHAnsi" w:cstheme="majorHAnsi"/>
          <w:u w:val="single"/>
        </w:rPr>
        <w:fldChar w:fldCharType="end"/>
      </w:r>
      <w:r w:rsidR="001A0417" w:rsidRPr="001A0417">
        <w:rPr>
          <w:rFonts w:asciiTheme="majorHAnsi" w:hAnsiTheme="majorHAnsi" w:cstheme="majorHAnsi"/>
          <w:u w:val="single"/>
        </w:rPr>
        <w:t xml:space="preserve"> </w:t>
      </w:r>
      <w:r w:rsidR="001A0417" w:rsidRPr="001A0417">
        <w:rPr>
          <w:rFonts w:asciiTheme="majorHAnsi" w:hAnsiTheme="majorHAnsi" w:cstheme="majorHAnsi"/>
          <w:u w:val="single"/>
        </w:rPr>
        <w:fldChar w:fldCharType="begin"/>
      </w:r>
      <w:r w:rsidR="001A0417" w:rsidRPr="001A0417">
        <w:rPr>
          <w:rFonts w:asciiTheme="majorHAnsi" w:hAnsiTheme="majorHAnsi" w:cstheme="majorHAnsi"/>
          <w:u w:val="single"/>
        </w:rPr>
        <w:instrText xml:space="preserve"> REF _Ref126584469 \h </w:instrText>
      </w:r>
      <w:r w:rsidR="001A0417" w:rsidRPr="001A0417">
        <w:rPr>
          <w:rFonts w:asciiTheme="majorHAnsi" w:hAnsiTheme="majorHAnsi" w:cstheme="majorHAnsi"/>
          <w:u w:val="single"/>
        </w:rPr>
      </w:r>
      <w:r w:rsidR="001A0417">
        <w:rPr>
          <w:rFonts w:asciiTheme="majorHAnsi" w:hAnsiTheme="majorHAnsi" w:cstheme="majorHAnsi"/>
          <w:u w:val="single"/>
        </w:rPr>
        <w:instrText xml:space="preserve"> \* MERGEFORMAT </w:instrText>
      </w:r>
      <w:r w:rsidR="001A0417" w:rsidRPr="001A0417">
        <w:rPr>
          <w:rFonts w:asciiTheme="majorHAnsi" w:hAnsiTheme="majorHAnsi" w:cstheme="majorHAnsi"/>
          <w:u w:val="single"/>
        </w:rPr>
        <w:fldChar w:fldCharType="separate"/>
      </w:r>
      <w:r w:rsidR="00D751A3" w:rsidRPr="00D751A3">
        <w:rPr>
          <w:rFonts w:cstheme="majorHAnsi"/>
          <w:u w:val="single"/>
        </w:rPr>
        <w:t>Module files</w:t>
      </w:r>
      <w:r w:rsidR="001A0417" w:rsidRPr="001A0417">
        <w:rPr>
          <w:rFonts w:asciiTheme="majorHAnsi" w:hAnsiTheme="majorHAnsi" w:cstheme="majorHAnsi"/>
          <w:u w:val="single"/>
        </w:rPr>
        <w:fldChar w:fldCharType="end"/>
      </w:r>
      <w:r w:rsidR="001A0417" w:rsidRPr="001A0417">
        <w:rPr>
          <w:rFonts w:asciiTheme="majorHAnsi" w:hAnsiTheme="majorHAnsi" w:cstheme="majorHAnsi"/>
          <w:u w:val="single"/>
        </w:rPr>
        <w:t>”</w:t>
      </w:r>
    </w:p>
    <w:p w14:paraId="0F42CE40" w14:textId="77777777" w:rsidR="00DE0435" w:rsidRPr="00CB0166" w:rsidRDefault="00DE0435" w:rsidP="00DF537B">
      <w:pPr>
        <w:jc w:val="left"/>
        <w:rPr>
          <w:rFonts w:asciiTheme="majorHAnsi" w:hAnsiTheme="majorHAnsi" w:cstheme="majorHAnsi"/>
          <w:b/>
          <w:color w:val="FF0000"/>
        </w:rPr>
      </w:pPr>
    </w:p>
    <w:p w14:paraId="3E2158B9" w14:textId="47A42EA6" w:rsidR="002C0E72" w:rsidRPr="00CB0166" w:rsidRDefault="002C0E72" w:rsidP="00DF537B">
      <w:pPr>
        <w:ind w:leftChars="300" w:left="630"/>
        <w:jc w:val="left"/>
        <w:rPr>
          <w:rFonts w:asciiTheme="majorHAnsi" w:hAnsiTheme="majorHAnsi" w:cstheme="majorHAnsi"/>
          <w:b/>
          <w:color w:val="FF0000"/>
        </w:rPr>
      </w:pPr>
      <w:r w:rsidRPr="00CB0166">
        <w:rPr>
          <w:rFonts w:ascii="ＭＳ ゴシック" w:eastAsia="ＭＳ ゴシック" w:hAnsi="ＭＳ ゴシック" w:cs="ＭＳ ゴシック" w:hint="eastAsia"/>
          <w:b/>
          <w:color w:val="FF0000"/>
        </w:rPr>
        <w:t>※</w:t>
      </w:r>
      <w:r w:rsidR="009B6937" w:rsidRPr="00CB0166">
        <w:rPr>
          <w:rFonts w:asciiTheme="majorHAnsi" w:hAnsiTheme="majorHAnsi" w:cstheme="majorHAnsi"/>
          <w:b/>
          <w:color w:val="FF0000"/>
          <w:szCs w:val="21"/>
        </w:rPr>
        <w:t>Please refer to the timing of reflection is described in "(3) Change of starting period" of "</w:t>
      </w:r>
      <w:r w:rsidR="001A0417" w:rsidRPr="001A0417">
        <w:rPr>
          <w:rFonts w:asciiTheme="majorHAnsi" w:hAnsiTheme="majorHAnsi" w:cstheme="majorHAnsi"/>
          <w:b/>
          <w:color w:val="FF0000"/>
          <w:szCs w:val="21"/>
          <w:u w:val="single"/>
        </w:rPr>
        <w:fldChar w:fldCharType="begin"/>
      </w:r>
      <w:r w:rsidR="001A0417" w:rsidRPr="001A0417">
        <w:rPr>
          <w:rFonts w:asciiTheme="majorHAnsi" w:hAnsiTheme="majorHAnsi" w:cstheme="majorHAnsi"/>
          <w:b/>
          <w:color w:val="FF0000"/>
          <w:szCs w:val="21"/>
          <w:u w:val="single"/>
        </w:rPr>
        <w:instrText xml:space="preserve"> REF _Ref126584602 \r \h </w:instrText>
      </w:r>
      <w:r w:rsidR="001A0417" w:rsidRPr="001A0417">
        <w:rPr>
          <w:rFonts w:asciiTheme="majorHAnsi" w:hAnsiTheme="majorHAnsi" w:cstheme="majorHAnsi"/>
          <w:b/>
          <w:color w:val="FF0000"/>
          <w:szCs w:val="21"/>
          <w:u w:val="single"/>
        </w:rPr>
      </w:r>
      <w:r w:rsidR="001A0417" w:rsidRPr="001A0417">
        <w:rPr>
          <w:rFonts w:asciiTheme="majorHAnsi" w:hAnsiTheme="majorHAnsi" w:cstheme="majorHAnsi"/>
          <w:b/>
          <w:color w:val="FF0000"/>
          <w:szCs w:val="21"/>
          <w:u w:val="single"/>
        </w:rPr>
        <w:instrText xml:space="preserve"> \* MERGEFORMAT </w:instrText>
      </w:r>
      <w:r w:rsidR="001A0417" w:rsidRPr="001A0417">
        <w:rPr>
          <w:rFonts w:asciiTheme="majorHAnsi" w:hAnsiTheme="majorHAnsi" w:cstheme="majorHAnsi"/>
          <w:b/>
          <w:color w:val="FF0000"/>
          <w:szCs w:val="21"/>
          <w:u w:val="single"/>
        </w:rPr>
        <w:fldChar w:fldCharType="separate"/>
      </w:r>
      <w:r w:rsidR="00D751A3">
        <w:rPr>
          <w:rFonts w:asciiTheme="majorHAnsi" w:hAnsiTheme="majorHAnsi" w:cstheme="majorHAnsi"/>
          <w:b/>
          <w:color w:val="FF0000"/>
          <w:szCs w:val="21"/>
          <w:u w:val="single"/>
        </w:rPr>
        <w:t xml:space="preserve"> 7.2</w:t>
      </w:r>
      <w:r w:rsidR="001A0417" w:rsidRPr="001A0417">
        <w:rPr>
          <w:rFonts w:asciiTheme="majorHAnsi" w:hAnsiTheme="majorHAnsi" w:cstheme="majorHAnsi"/>
          <w:b/>
          <w:color w:val="FF0000"/>
          <w:szCs w:val="21"/>
          <w:u w:val="single"/>
        </w:rPr>
        <w:fldChar w:fldCharType="end"/>
      </w:r>
      <w:r w:rsidR="001A0417" w:rsidRPr="001A0417">
        <w:rPr>
          <w:rFonts w:asciiTheme="majorHAnsi" w:hAnsiTheme="majorHAnsi" w:cstheme="majorHAnsi"/>
          <w:b/>
          <w:color w:val="FF0000"/>
          <w:szCs w:val="21"/>
          <w:u w:val="single"/>
        </w:rPr>
        <w:t xml:space="preserve"> </w:t>
      </w:r>
      <w:r w:rsidR="001A0417" w:rsidRPr="001A0417">
        <w:rPr>
          <w:rFonts w:asciiTheme="majorHAnsi" w:hAnsiTheme="majorHAnsi" w:cstheme="majorHAnsi"/>
          <w:b/>
          <w:color w:val="FF0000"/>
          <w:szCs w:val="21"/>
          <w:u w:val="single"/>
        </w:rPr>
        <w:fldChar w:fldCharType="begin"/>
      </w:r>
      <w:r w:rsidR="001A0417" w:rsidRPr="001A0417">
        <w:rPr>
          <w:rFonts w:asciiTheme="majorHAnsi" w:hAnsiTheme="majorHAnsi" w:cstheme="majorHAnsi"/>
          <w:b/>
          <w:color w:val="FF0000"/>
          <w:szCs w:val="21"/>
          <w:u w:val="single"/>
        </w:rPr>
        <w:instrText xml:space="preserve"> REF _Ref126584605 \h </w:instrText>
      </w:r>
      <w:r w:rsidR="001A0417" w:rsidRPr="001A0417">
        <w:rPr>
          <w:rFonts w:asciiTheme="majorHAnsi" w:hAnsiTheme="majorHAnsi" w:cstheme="majorHAnsi"/>
          <w:b/>
          <w:color w:val="FF0000"/>
          <w:szCs w:val="21"/>
          <w:u w:val="single"/>
        </w:rPr>
      </w:r>
      <w:r w:rsidR="001A0417" w:rsidRPr="001A0417">
        <w:rPr>
          <w:rFonts w:asciiTheme="majorHAnsi" w:hAnsiTheme="majorHAnsi" w:cstheme="majorHAnsi"/>
          <w:b/>
          <w:color w:val="FF0000"/>
          <w:szCs w:val="21"/>
          <w:u w:val="single"/>
        </w:rPr>
        <w:instrText xml:space="preserve"> \* MERGEFORMAT </w:instrText>
      </w:r>
      <w:r w:rsidR="001A0417" w:rsidRPr="001A0417">
        <w:rPr>
          <w:rFonts w:asciiTheme="majorHAnsi" w:hAnsiTheme="majorHAnsi" w:cstheme="majorHAnsi"/>
          <w:b/>
          <w:color w:val="FF0000"/>
          <w:szCs w:val="21"/>
          <w:u w:val="single"/>
        </w:rPr>
        <w:fldChar w:fldCharType="separate"/>
      </w:r>
      <w:r w:rsidR="00D751A3" w:rsidRPr="00D751A3">
        <w:rPr>
          <w:b/>
          <w:color w:val="FF0000"/>
          <w:u w:val="single"/>
        </w:rPr>
        <w:t>Maintenance and Maintaining</w:t>
      </w:r>
      <w:r w:rsidR="001A0417" w:rsidRPr="001A0417">
        <w:rPr>
          <w:rFonts w:asciiTheme="majorHAnsi" w:hAnsiTheme="majorHAnsi" w:cstheme="majorHAnsi"/>
          <w:b/>
          <w:color w:val="FF0000"/>
          <w:szCs w:val="21"/>
          <w:u w:val="single"/>
        </w:rPr>
        <w:fldChar w:fldCharType="end"/>
      </w:r>
      <w:r w:rsidR="001A0417" w:rsidRPr="001A0417">
        <w:rPr>
          <w:rFonts w:asciiTheme="majorHAnsi" w:hAnsiTheme="majorHAnsi" w:cstheme="majorHAnsi"/>
          <w:b/>
          <w:color w:val="FF0000"/>
          <w:szCs w:val="21"/>
          <w:u w:val="single"/>
        </w:rPr>
        <w:t xml:space="preserve"> </w:t>
      </w:r>
      <w:r w:rsidR="009B6937" w:rsidRPr="001A0417">
        <w:rPr>
          <w:rFonts w:asciiTheme="majorHAnsi" w:hAnsiTheme="majorHAnsi" w:cstheme="majorHAnsi"/>
          <w:b/>
          <w:color w:val="FF0000"/>
          <w:szCs w:val="21"/>
        </w:rPr>
        <w:t>".</w:t>
      </w:r>
    </w:p>
    <w:p w14:paraId="5FD3E890" w14:textId="37CF0109" w:rsidR="00E84364" w:rsidRPr="00CB0166" w:rsidRDefault="00E84364" w:rsidP="00DF537B">
      <w:pPr>
        <w:widowControl/>
        <w:jc w:val="left"/>
        <w:rPr>
          <w:rFonts w:asciiTheme="majorHAnsi" w:hAnsiTheme="majorHAnsi" w:cstheme="majorHAnsi"/>
        </w:rPr>
      </w:pPr>
    </w:p>
    <w:p w14:paraId="142045F5" w14:textId="65CB615B" w:rsidR="00882D14" w:rsidRPr="00CB0166" w:rsidRDefault="00DB7B40" w:rsidP="00D361BF">
      <w:pPr>
        <w:pStyle w:val="aff0"/>
        <w:numPr>
          <w:ilvl w:val="0"/>
          <w:numId w:val="43"/>
        </w:numPr>
        <w:jc w:val="left"/>
        <w:rPr>
          <w:rFonts w:asciiTheme="majorHAnsi" w:hAnsiTheme="majorHAnsi" w:cstheme="majorHAnsi"/>
        </w:rPr>
      </w:pPr>
      <w:r w:rsidRPr="00CB0166">
        <w:rPr>
          <w:rFonts w:asciiTheme="majorHAnsi" w:hAnsiTheme="majorHAnsi" w:cstheme="majorHAnsi"/>
        </w:rPr>
        <w:t xml:space="preserve">For the variables registered in the substitution value </w:t>
      </w:r>
      <w:r w:rsidR="007A1772" w:rsidRPr="00CB0166">
        <w:rPr>
          <w:rFonts w:asciiTheme="majorHAnsi" w:hAnsiTheme="majorHAnsi" w:cstheme="majorHAnsi"/>
        </w:rPr>
        <w:t>list</w:t>
      </w:r>
      <w:r w:rsidRPr="00CB0166">
        <w:rPr>
          <w:rFonts w:asciiTheme="majorHAnsi" w:hAnsiTheme="majorHAnsi" w:cstheme="majorHAnsi"/>
        </w:rPr>
        <w:t>, the "variable name" is regis</w:t>
      </w:r>
      <w:r w:rsidR="005C441E" w:rsidRPr="00CB0166">
        <w:rPr>
          <w:rFonts w:asciiTheme="majorHAnsi" w:hAnsiTheme="majorHAnsi" w:cstheme="majorHAnsi"/>
        </w:rPr>
        <w:t>tered as "Key" and "Specific</w:t>
      </w:r>
      <w:r w:rsidRPr="00CB0166">
        <w:rPr>
          <w:rFonts w:asciiTheme="majorHAnsi" w:hAnsiTheme="majorHAnsi" w:cstheme="majorHAnsi"/>
        </w:rPr>
        <w:t xml:space="preserve"> value" is registered as "Value" for the Variables managed in the Workspace on the </w:t>
      </w:r>
      <w:r w:rsidR="003C684B" w:rsidRPr="00CB0166">
        <w:rPr>
          <w:rFonts w:asciiTheme="majorHAnsi" w:hAnsiTheme="majorHAnsi" w:cstheme="majorHAnsi"/>
        </w:rPr>
        <w:t>Terraform</w:t>
      </w:r>
      <w:r w:rsidR="005C441E" w:rsidRPr="00CB0166">
        <w:rPr>
          <w:rFonts w:asciiTheme="majorHAnsi" w:hAnsiTheme="majorHAnsi" w:cstheme="majorHAnsi"/>
        </w:rPr>
        <w:t xml:space="preserve"> side when the operation</w:t>
      </w:r>
      <w:r w:rsidRPr="00CB0166">
        <w:rPr>
          <w:rFonts w:asciiTheme="majorHAnsi" w:hAnsiTheme="majorHAnsi" w:cstheme="majorHAnsi"/>
        </w:rPr>
        <w:t xml:space="preserve"> is executed.</w:t>
      </w:r>
    </w:p>
    <w:p w14:paraId="4C7EBDF1" w14:textId="0C488113" w:rsidR="00D00664" w:rsidRPr="00CB0166" w:rsidRDefault="009A0932" w:rsidP="00D00664">
      <w:pPr>
        <w:pStyle w:val="aff0"/>
        <w:ind w:left="289" w:firstLineChars="200" w:firstLine="420"/>
        <w:jc w:val="left"/>
        <w:rPr>
          <w:rFonts w:asciiTheme="majorHAnsi" w:hAnsiTheme="majorHAnsi" w:cstheme="majorHAnsi"/>
        </w:rPr>
      </w:pPr>
      <w:r w:rsidRPr="00CB0166">
        <w:rPr>
          <w:rFonts w:asciiTheme="majorHAnsi" w:hAnsiTheme="majorHAnsi" w:cstheme="majorHAnsi"/>
        </w:rPr>
        <w:t>If "HCL settings</w:t>
      </w:r>
      <w:r w:rsidR="00D00664" w:rsidRPr="00CB0166">
        <w:rPr>
          <w:rFonts w:asciiTheme="majorHAnsi" w:hAnsiTheme="majorHAnsi" w:cstheme="majorHAnsi"/>
        </w:rPr>
        <w:t>" is set to "ON", it will be registered with "HCL" checked.</w:t>
      </w:r>
    </w:p>
    <w:p w14:paraId="6280C818" w14:textId="13DDE2D8" w:rsidR="00DE0435" w:rsidRPr="00CB0166" w:rsidRDefault="00D00664" w:rsidP="00FB3BC0">
      <w:pPr>
        <w:pStyle w:val="aff0"/>
        <w:ind w:left="709"/>
        <w:jc w:val="left"/>
        <w:rPr>
          <w:rFonts w:asciiTheme="majorHAnsi" w:hAnsiTheme="majorHAnsi" w:cstheme="majorHAnsi"/>
        </w:rPr>
      </w:pPr>
      <w:r w:rsidRPr="00CB0166">
        <w:rPr>
          <w:rFonts w:asciiTheme="majorHAnsi" w:hAnsiTheme="majorHAnsi" w:cstheme="majorHAnsi"/>
        </w:rPr>
        <w:t>If "Senti</w:t>
      </w:r>
      <w:r w:rsidR="009A0932" w:rsidRPr="00CB0166">
        <w:rPr>
          <w:rFonts w:asciiTheme="majorHAnsi" w:hAnsiTheme="majorHAnsi" w:cstheme="majorHAnsi"/>
        </w:rPr>
        <w:t>ve settings</w:t>
      </w:r>
      <w:r w:rsidRPr="00CB0166">
        <w:rPr>
          <w:rFonts w:asciiTheme="majorHAnsi" w:hAnsiTheme="majorHAnsi" w:cstheme="majorHAnsi"/>
        </w:rPr>
        <w:t>" is set to "ON", it will be registered with "Sentive" checked.</w:t>
      </w:r>
    </w:p>
    <w:p w14:paraId="771B1490" w14:textId="1B754F6E" w:rsidR="00882D14" w:rsidRPr="00CB0166" w:rsidRDefault="00882D14" w:rsidP="00882D14">
      <w:pPr>
        <w:widowControl/>
        <w:jc w:val="left"/>
        <w:rPr>
          <w:rFonts w:asciiTheme="majorHAnsi" w:hAnsiTheme="majorHAnsi" w:cstheme="majorHAnsi"/>
        </w:rPr>
      </w:pPr>
      <w:r w:rsidRPr="00CB0166">
        <w:rPr>
          <w:rFonts w:asciiTheme="majorHAnsi" w:hAnsiTheme="majorHAnsi" w:cstheme="majorHAnsi"/>
        </w:rPr>
        <w:br w:type="page"/>
      </w:r>
    </w:p>
    <w:p w14:paraId="1542A16D" w14:textId="5C4EF09C" w:rsidR="00E84364" w:rsidRPr="00CB0166" w:rsidRDefault="003B4D8C" w:rsidP="00D361BF">
      <w:pPr>
        <w:pStyle w:val="aff0"/>
        <w:numPr>
          <w:ilvl w:val="0"/>
          <w:numId w:val="43"/>
        </w:numPr>
        <w:rPr>
          <w:rFonts w:asciiTheme="majorHAnsi" w:hAnsiTheme="majorHAnsi" w:cstheme="majorHAnsi"/>
        </w:rPr>
      </w:pPr>
      <w:r w:rsidRPr="00CB0166">
        <w:rPr>
          <w:rFonts w:asciiTheme="majorHAnsi" w:hAnsiTheme="majorHAnsi" w:cstheme="majorHAnsi"/>
        </w:rPr>
        <w:lastRenderedPageBreak/>
        <w:t xml:space="preserve">The list of items for assignment value </w:t>
      </w:r>
      <w:r w:rsidR="007A1772" w:rsidRPr="00CB0166">
        <w:rPr>
          <w:rFonts w:asciiTheme="majorHAnsi" w:hAnsiTheme="majorHAnsi" w:cstheme="majorHAnsi"/>
        </w:rPr>
        <w:t>list</w:t>
      </w:r>
      <w:r w:rsidRPr="00CB0166">
        <w:rPr>
          <w:rFonts w:asciiTheme="majorHAnsi" w:hAnsiTheme="majorHAnsi" w:cstheme="majorHAnsi"/>
        </w:rPr>
        <w:t xml:space="preserve"> is as follows.</w:t>
      </w:r>
    </w:p>
    <w:p w14:paraId="38378939" w14:textId="77777777" w:rsidR="00E84364" w:rsidRPr="00CB0166" w:rsidRDefault="00E84364" w:rsidP="00E84364">
      <w:pPr>
        <w:rPr>
          <w:rFonts w:asciiTheme="majorHAnsi" w:hAnsiTheme="majorHAnsi" w:cstheme="majorHAnsi"/>
        </w:rPr>
      </w:pPr>
    </w:p>
    <w:p w14:paraId="45981324" w14:textId="48E79BE5" w:rsidR="00E84364" w:rsidRPr="00CB0166" w:rsidRDefault="003B4D8C" w:rsidP="00E84364">
      <w:pPr>
        <w:jc w:val="center"/>
        <w:rPr>
          <w:rFonts w:asciiTheme="majorHAnsi" w:hAnsiTheme="majorHAnsi" w:cstheme="majorHAnsi"/>
          <w:b/>
        </w:rPr>
      </w:pPr>
      <w:r w:rsidRPr="00CB0166">
        <w:rPr>
          <w:rFonts w:asciiTheme="majorHAnsi" w:hAnsiTheme="majorHAnsi" w:cstheme="majorHAnsi"/>
          <w:b/>
        </w:rPr>
        <w:t xml:space="preserve">Table </w:t>
      </w:r>
      <w:r w:rsidR="00BA37ED" w:rsidRPr="00CB0166">
        <w:rPr>
          <w:rFonts w:asciiTheme="majorHAnsi" w:hAnsiTheme="majorHAnsi" w:cstheme="majorHAnsi"/>
          <w:b/>
        </w:rPr>
        <w:t>6.2.12-1</w:t>
      </w:r>
      <w:r w:rsidR="00E84364" w:rsidRPr="00CB0166">
        <w:rPr>
          <w:rFonts w:asciiTheme="majorHAnsi" w:hAnsiTheme="majorHAnsi" w:cstheme="majorHAnsi"/>
          <w:b/>
        </w:rPr>
        <w:t xml:space="preserve">　</w:t>
      </w:r>
      <w:r w:rsidR="00525589" w:rsidRPr="00CB0166">
        <w:rPr>
          <w:rFonts w:asciiTheme="majorHAnsi" w:hAnsiTheme="majorHAnsi" w:cstheme="majorHAnsi"/>
          <w:b/>
        </w:rPr>
        <w:t>Item l</w:t>
      </w:r>
      <w:r w:rsidRPr="00CB0166">
        <w:rPr>
          <w:rFonts w:asciiTheme="majorHAnsi" w:hAnsiTheme="majorHAnsi" w:cstheme="majorHAnsi"/>
          <w:b/>
        </w:rPr>
        <w:t>ist</w:t>
      </w:r>
      <w:r w:rsidR="00E84364" w:rsidRPr="00CB0166">
        <w:rPr>
          <w:rFonts w:asciiTheme="majorHAnsi" w:hAnsiTheme="majorHAnsi" w:cstheme="majorHAnsi"/>
          <w:b/>
        </w:rPr>
        <w:t>（</w:t>
      </w:r>
      <w:r w:rsidR="0049682A" w:rsidRPr="00CB0166">
        <w:rPr>
          <w:rFonts w:asciiTheme="majorHAnsi" w:hAnsiTheme="majorHAnsi" w:cstheme="majorHAnsi"/>
          <w:b/>
        </w:rPr>
        <w:t>Substitution value l</w:t>
      </w:r>
      <w:r w:rsidRPr="00CB0166">
        <w:rPr>
          <w:rFonts w:asciiTheme="majorHAnsi" w:hAnsiTheme="majorHAnsi" w:cstheme="majorHAnsi"/>
          <w:b/>
        </w:rPr>
        <w:t>ist</w:t>
      </w:r>
      <w:r w:rsidR="00E84364" w:rsidRPr="00CB0166">
        <w:rPr>
          <w:rFonts w:asciiTheme="majorHAnsi" w:hAnsiTheme="majorHAnsi" w:cstheme="majorHAnsi"/>
          <w:b/>
        </w:rPr>
        <w:t>）</w:t>
      </w:r>
    </w:p>
    <w:tbl>
      <w:tblPr>
        <w:tblStyle w:val="ab"/>
        <w:tblW w:w="10320" w:type="dxa"/>
        <w:tblInd w:w="-431" w:type="dxa"/>
        <w:tblLayout w:type="fixed"/>
        <w:tblLook w:val="04A0" w:firstRow="1" w:lastRow="0" w:firstColumn="1" w:lastColumn="0" w:noHBand="0" w:noVBand="1"/>
      </w:tblPr>
      <w:tblGrid>
        <w:gridCol w:w="1702"/>
        <w:gridCol w:w="4536"/>
        <w:gridCol w:w="1105"/>
        <w:gridCol w:w="993"/>
        <w:gridCol w:w="1984"/>
      </w:tblGrid>
      <w:tr w:rsidR="00E84364" w:rsidRPr="00CB0166" w14:paraId="183080A0" w14:textId="77777777" w:rsidTr="00367D7D">
        <w:tc>
          <w:tcPr>
            <w:tcW w:w="1702" w:type="dxa"/>
            <w:shd w:val="clear" w:color="auto" w:fill="002B62"/>
          </w:tcPr>
          <w:p w14:paraId="76233832" w14:textId="44EB684A" w:rsidR="00E84364" w:rsidRPr="00CB0166" w:rsidRDefault="003B4D8C" w:rsidP="005900EF">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Item</w:t>
            </w:r>
          </w:p>
        </w:tc>
        <w:tc>
          <w:tcPr>
            <w:tcW w:w="4536" w:type="dxa"/>
            <w:shd w:val="clear" w:color="auto" w:fill="002B62"/>
          </w:tcPr>
          <w:p w14:paraId="402FDA7D" w14:textId="5C796341" w:rsidR="00E84364" w:rsidRPr="00CB0166" w:rsidRDefault="003B4D8C" w:rsidP="005900EF">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Description</w:t>
            </w:r>
          </w:p>
        </w:tc>
        <w:tc>
          <w:tcPr>
            <w:tcW w:w="1105" w:type="dxa"/>
            <w:shd w:val="clear" w:color="auto" w:fill="002B62"/>
          </w:tcPr>
          <w:p w14:paraId="03EFC269" w14:textId="56664CF8" w:rsidR="00E84364" w:rsidRPr="00CB0166" w:rsidRDefault="003B4D8C" w:rsidP="003B4D8C">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Input required</w:t>
            </w:r>
          </w:p>
        </w:tc>
        <w:tc>
          <w:tcPr>
            <w:tcW w:w="993" w:type="dxa"/>
            <w:shd w:val="clear" w:color="auto" w:fill="002B62"/>
          </w:tcPr>
          <w:p w14:paraId="2001EA5F" w14:textId="3AF77D4B" w:rsidR="00E84364" w:rsidRPr="00CB0166" w:rsidRDefault="003B4D8C" w:rsidP="005900EF">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Input type</w:t>
            </w:r>
          </w:p>
        </w:tc>
        <w:tc>
          <w:tcPr>
            <w:tcW w:w="1984" w:type="dxa"/>
            <w:shd w:val="clear" w:color="auto" w:fill="002B62"/>
          </w:tcPr>
          <w:p w14:paraId="04890925" w14:textId="2D4FC9B7" w:rsidR="00E84364" w:rsidRPr="00CB0166" w:rsidRDefault="003B4D8C" w:rsidP="005900EF">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Restriction</w:t>
            </w:r>
          </w:p>
        </w:tc>
      </w:tr>
      <w:tr w:rsidR="007C4A72" w:rsidRPr="00CB0166" w14:paraId="006ECC12" w14:textId="77777777" w:rsidTr="00367D7D">
        <w:tc>
          <w:tcPr>
            <w:tcW w:w="1702" w:type="dxa"/>
          </w:tcPr>
          <w:p w14:paraId="17C325BC" w14:textId="0B081503" w:rsidR="007C4A72" w:rsidRPr="00CB0166" w:rsidRDefault="001777B0" w:rsidP="00982EAC">
            <w:pPr>
              <w:pStyle w:val="aff"/>
              <w:rPr>
                <w:rFonts w:asciiTheme="majorHAnsi" w:hAnsiTheme="majorHAnsi" w:cstheme="majorHAnsi"/>
              </w:rPr>
            </w:pPr>
            <w:r w:rsidRPr="00CB0166">
              <w:rPr>
                <w:rFonts w:asciiTheme="majorHAnsi" w:hAnsiTheme="majorHAnsi" w:cstheme="majorHAnsi"/>
              </w:rPr>
              <w:t>Operation</w:t>
            </w:r>
          </w:p>
        </w:tc>
        <w:tc>
          <w:tcPr>
            <w:tcW w:w="4536" w:type="dxa"/>
          </w:tcPr>
          <w:p w14:paraId="63C29E44" w14:textId="0CAD63CE" w:rsidR="007C4A72" w:rsidRPr="00CB0166" w:rsidRDefault="00277164" w:rsidP="00DF537B">
            <w:pPr>
              <w:pStyle w:val="aff"/>
              <w:jc w:val="left"/>
              <w:rPr>
                <w:rFonts w:asciiTheme="majorHAnsi" w:hAnsiTheme="majorHAnsi" w:cstheme="majorHAnsi"/>
              </w:rPr>
            </w:pPr>
            <w:r w:rsidRPr="00CB0166">
              <w:rPr>
                <w:rFonts w:asciiTheme="majorHAnsi" w:hAnsiTheme="majorHAnsi" w:cstheme="majorHAnsi"/>
              </w:rPr>
              <w:t>Select the target O</w:t>
            </w:r>
            <w:r w:rsidR="00EC36A0" w:rsidRPr="00CB0166">
              <w:rPr>
                <w:rFonts w:asciiTheme="majorHAnsi" w:hAnsiTheme="majorHAnsi" w:cstheme="majorHAnsi"/>
              </w:rPr>
              <w:t>peration.</w:t>
            </w:r>
          </w:p>
        </w:tc>
        <w:tc>
          <w:tcPr>
            <w:tcW w:w="1105" w:type="dxa"/>
          </w:tcPr>
          <w:p w14:paraId="3C3E8A51" w14:textId="77777777" w:rsidR="007C4A72" w:rsidRPr="00CB0166" w:rsidRDefault="0051031D" w:rsidP="00982EAC">
            <w:pPr>
              <w:pStyle w:val="aff"/>
              <w:jc w:val="center"/>
              <w:rPr>
                <w:rFonts w:asciiTheme="majorHAnsi" w:hAnsiTheme="majorHAnsi" w:cstheme="majorHAnsi"/>
              </w:rPr>
            </w:pPr>
            <w:r w:rsidRPr="00CB0166">
              <w:rPr>
                <w:rFonts w:asciiTheme="majorHAnsi" w:hAnsiTheme="majorHAnsi" w:cstheme="majorHAnsi"/>
              </w:rPr>
              <w:t>○</w:t>
            </w:r>
          </w:p>
        </w:tc>
        <w:tc>
          <w:tcPr>
            <w:tcW w:w="993" w:type="dxa"/>
          </w:tcPr>
          <w:p w14:paraId="464D29AE" w14:textId="1BCD661A" w:rsidR="007C4A72" w:rsidRPr="00CB0166" w:rsidRDefault="001777B0" w:rsidP="00982EAC">
            <w:pPr>
              <w:pStyle w:val="aff"/>
              <w:rPr>
                <w:rFonts w:asciiTheme="majorHAnsi" w:hAnsiTheme="majorHAnsi" w:cstheme="majorHAnsi"/>
              </w:rPr>
            </w:pPr>
            <w:r w:rsidRPr="00CB0166">
              <w:rPr>
                <w:rFonts w:asciiTheme="majorHAnsi" w:hAnsiTheme="majorHAnsi" w:cstheme="majorHAnsi"/>
              </w:rPr>
              <w:t>List select</w:t>
            </w:r>
            <w:r w:rsidR="00D8170D" w:rsidRPr="00CB0166">
              <w:rPr>
                <w:rFonts w:asciiTheme="majorHAnsi" w:hAnsiTheme="majorHAnsi" w:cstheme="majorHAnsi"/>
              </w:rPr>
              <w:t>ion</w:t>
            </w:r>
          </w:p>
        </w:tc>
        <w:tc>
          <w:tcPr>
            <w:tcW w:w="1984" w:type="dxa"/>
          </w:tcPr>
          <w:p w14:paraId="1944D367" w14:textId="77777777" w:rsidR="007C4A72" w:rsidRPr="00CB0166" w:rsidRDefault="00F75E7E" w:rsidP="00982EAC">
            <w:pPr>
              <w:pStyle w:val="aff"/>
              <w:rPr>
                <w:rFonts w:asciiTheme="majorHAnsi" w:hAnsiTheme="majorHAnsi" w:cstheme="majorHAnsi"/>
              </w:rPr>
            </w:pPr>
            <w:r w:rsidRPr="00CB0166">
              <w:rPr>
                <w:rFonts w:asciiTheme="majorHAnsi" w:hAnsiTheme="majorHAnsi" w:cstheme="majorHAnsi"/>
              </w:rPr>
              <w:t>-</w:t>
            </w:r>
          </w:p>
        </w:tc>
      </w:tr>
      <w:tr w:rsidR="001777B0" w:rsidRPr="00CB0166" w14:paraId="29BBB66B" w14:textId="77777777" w:rsidTr="00367D7D">
        <w:tc>
          <w:tcPr>
            <w:tcW w:w="1702" w:type="dxa"/>
          </w:tcPr>
          <w:p w14:paraId="3597841D" w14:textId="39CEDF14" w:rsidR="001777B0" w:rsidRPr="00CB0166" w:rsidRDefault="001777B0" w:rsidP="001777B0">
            <w:pPr>
              <w:pStyle w:val="aff"/>
              <w:rPr>
                <w:rFonts w:asciiTheme="majorHAnsi" w:hAnsiTheme="majorHAnsi" w:cstheme="majorHAnsi"/>
              </w:rPr>
            </w:pPr>
            <w:r w:rsidRPr="00CB0166">
              <w:rPr>
                <w:rFonts w:asciiTheme="majorHAnsi" w:hAnsiTheme="majorHAnsi" w:cstheme="majorHAnsi"/>
              </w:rPr>
              <w:t>Movement</w:t>
            </w:r>
          </w:p>
        </w:tc>
        <w:tc>
          <w:tcPr>
            <w:tcW w:w="4536" w:type="dxa"/>
          </w:tcPr>
          <w:p w14:paraId="6976366A" w14:textId="4073758A" w:rsidR="001777B0" w:rsidRPr="00CB0166" w:rsidRDefault="00277164" w:rsidP="00DF537B">
            <w:pPr>
              <w:pStyle w:val="aff"/>
              <w:jc w:val="left"/>
              <w:rPr>
                <w:rFonts w:asciiTheme="majorHAnsi" w:hAnsiTheme="majorHAnsi" w:cstheme="majorHAnsi"/>
              </w:rPr>
            </w:pPr>
            <w:r w:rsidRPr="00CB0166">
              <w:rPr>
                <w:rFonts w:asciiTheme="majorHAnsi" w:hAnsiTheme="majorHAnsi" w:cstheme="majorHAnsi"/>
              </w:rPr>
              <w:t>Select the target M</w:t>
            </w:r>
            <w:r w:rsidR="00EC36A0" w:rsidRPr="00CB0166">
              <w:rPr>
                <w:rFonts w:asciiTheme="majorHAnsi" w:hAnsiTheme="majorHAnsi" w:cstheme="majorHAnsi"/>
              </w:rPr>
              <w:t>ovement.</w:t>
            </w:r>
          </w:p>
        </w:tc>
        <w:tc>
          <w:tcPr>
            <w:tcW w:w="1105" w:type="dxa"/>
          </w:tcPr>
          <w:p w14:paraId="77127791" w14:textId="77777777" w:rsidR="001777B0" w:rsidRPr="00CB0166" w:rsidRDefault="001777B0" w:rsidP="001777B0">
            <w:pPr>
              <w:pStyle w:val="aff"/>
              <w:jc w:val="center"/>
              <w:rPr>
                <w:rFonts w:asciiTheme="majorHAnsi" w:hAnsiTheme="majorHAnsi" w:cstheme="majorHAnsi"/>
              </w:rPr>
            </w:pPr>
            <w:r w:rsidRPr="00CB0166">
              <w:rPr>
                <w:rFonts w:asciiTheme="majorHAnsi" w:hAnsiTheme="majorHAnsi" w:cstheme="majorHAnsi"/>
              </w:rPr>
              <w:t>○</w:t>
            </w:r>
          </w:p>
        </w:tc>
        <w:tc>
          <w:tcPr>
            <w:tcW w:w="993" w:type="dxa"/>
          </w:tcPr>
          <w:p w14:paraId="1A81E792" w14:textId="0FCAA9FF" w:rsidR="001777B0" w:rsidRPr="00CB0166" w:rsidRDefault="001777B0" w:rsidP="001777B0">
            <w:pPr>
              <w:pStyle w:val="aff"/>
              <w:rPr>
                <w:rFonts w:asciiTheme="majorHAnsi" w:hAnsiTheme="majorHAnsi" w:cstheme="majorHAnsi"/>
              </w:rPr>
            </w:pPr>
            <w:r w:rsidRPr="00CB0166">
              <w:rPr>
                <w:rFonts w:asciiTheme="majorHAnsi" w:hAnsiTheme="majorHAnsi" w:cstheme="majorHAnsi"/>
              </w:rPr>
              <w:t>List select</w:t>
            </w:r>
            <w:r w:rsidR="00D8170D" w:rsidRPr="00CB0166">
              <w:rPr>
                <w:rFonts w:asciiTheme="majorHAnsi" w:hAnsiTheme="majorHAnsi" w:cstheme="majorHAnsi"/>
              </w:rPr>
              <w:t>ion</w:t>
            </w:r>
          </w:p>
        </w:tc>
        <w:tc>
          <w:tcPr>
            <w:tcW w:w="1984" w:type="dxa"/>
          </w:tcPr>
          <w:p w14:paraId="049D831E" w14:textId="77777777" w:rsidR="001777B0" w:rsidRPr="00CB0166" w:rsidRDefault="001777B0" w:rsidP="001777B0">
            <w:pPr>
              <w:pStyle w:val="aff"/>
              <w:rPr>
                <w:rFonts w:asciiTheme="majorHAnsi" w:hAnsiTheme="majorHAnsi" w:cstheme="majorHAnsi"/>
              </w:rPr>
            </w:pPr>
            <w:r w:rsidRPr="00CB0166">
              <w:rPr>
                <w:rFonts w:asciiTheme="majorHAnsi" w:hAnsiTheme="majorHAnsi" w:cstheme="majorHAnsi"/>
              </w:rPr>
              <w:t>-</w:t>
            </w:r>
          </w:p>
        </w:tc>
      </w:tr>
      <w:tr w:rsidR="001777B0" w:rsidRPr="00CB0166" w14:paraId="4E25CB8B" w14:textId="77777777" w:rsidTr="00367D7D">
        <w:tc>
          <w:tcPr>
            <w:tcW w:w="1702" w:type="dxa"/>
          </w:tcPr>
          <w:p w14:paraId="2151FA45" w14:textId="05489A54" w:rsidR="001777B0" w:rsidRPr="00CB0166" w:rsidRDefault="00EC36A0" w:rsidP="001777B0">
            <w:pPr>
              <w:pStyle w:val="aff"/>
              <w:rPr>
                <w:rFonts w:asciiTheme="majorHAnsi" w:hAnsiTheme="majorHAnsi" w:cstheme="majorHAnsi"/>
              </w:rPr>
            </w:pPr>
            <w:r w:rsidRPr="00CB0166">
              <w:rPr>
                <w:rFonts w:asciiTheme="majorHAnsi" w:hAnsiTheme="majorHAnsi" w:cstheme="majorHAnsi"/>
              </w:rPr>
              <w:t>Variable name</w:t>
            </w:r>
          </w:p>
        </w:tc>
        <w:tc>
          <w:tcPr>
            <w:tcW w:w="4536" w:type="dxa"/>
          </w:tcPr>
          <w:p w14:paraId="60FAE2E9" w14:textId="46B2CAD3" w:rsidR="001777B0" w:rsidRPr="00CB0166" w:rsidRDefault="005A2B4F" w:rsidP="00DF537B">
            <w:pPr>
              <w:pStyle w:val="aff"/>
              <w:jc w:val="left"/>
              <w:rPr>
                <w:rFonts w:asciiTheme="majorHAnsi" w:hAnsiTheme="majorHAnsi" w:cstheme="majorHAnsi"/>
              </w:rPr>
            </w:pPr>
            <w:r w:rsidRPr="00CB0166">
              <w:rPr>
                <w:rFonts w:asciiTheme="majorHAnsi" w:hAnsiTheme="majorHAnsi" w:cstheme="majorHAnsi"/>
              </w:rPr>
              <w:t xml:space="preserve">From the Module files registered in the </w:t>
            </w:r>
            <w:r w:rsidR="006871FA" w:rsidRPr="00CB0166">
              <w:rPr>
                <w:rFonts w:asciiTheme="majorHAnsi" w:hAnsiTheme="majorHAnsi" w:cstheme="majorHAnsi"/>
              </w:rPr>
              <w:t>Movement module link</w:t>
            </w:r>
            <w:r w:rsidRPr="00CB0166">
              <w:rPr>
                <w:rFonts w:asciiTheme="majorHAnsi" w:hAnsiTheme="majorHAnsi" w:cstheme="majorHAnsi"/>
              </w:rPr>
              <w:t>, the name of the variable attached to the selected Movement is displayed</w:t>
            </w:r>
            <w:r w:rsidR="00EC36A0" w:rsidRPr="00CB0166">
              <w:rPr>
                <w:rFonts w:asciiTheme="majorHAnsi" w:hAnsiTheme="majorHAnsi" w:cstheme="majorHAnsi"/>
              </w:rPr>
              <w:t>. Select a variable.</w:t>
            </w:r>
          </w:p>
        </w:tc>
        <w:tc>
          <w:tcPr>
            <w:tcW w:w="1105" w:type="dxa"/>
          </w:tcPr>
          <w:p w14:paraId="13DFE72E" w14:textId="14C7D9F1" w:rsidR="001777B0" w:rsidRPr="00CB0166" w:rsidRDefault="001777B0" w:rsidP="001777B0">
            <w:pPr>
              <w:pStyle w:val="aff"/>
              <w:jc w:val="center"/>
              <w:rPr>
                <w:rFonts w:asciiTheme="majorHAnsi" w:hAnsiTheme="majorHAnsi" w:cstheme="majorHAnsi"/>
              </w:rPr>
            </w:pPr>
            <w:r w:rsidRPr="00CB0166">
              <w:rPr>
                <w:rFonts w:asciiTheme="majorHAnsi" w:hAnsiTheme="majorHAnsi" w:cstheme="majorHAnsi"/>
              </w:rPr>
              <w:t>○</w:t>
            </w:r>
          </w:p>
        </w:tc>
        <w:tc>
          <w:tcPr>
            <w:tcW w:w="993" w:type="dxa"/>
          </w:tcPr>
          <w:p w14:paraId="0FB47DB8" w14:textId="223D92C5" w:rsidR="001777B0" w:rsidRPr="00CB0166" w:rsidRDefault="001777B0" w:rsidP="001777B0">
            <w:pPr>
              <w:pStyle w:val="aff"/>
              <w:rPr>
                <w:rFonts w:asciiTheme="majorHAnsi" w:hAnsiTheme="majorHAnsi" w:cstheme="majorHAnsi"/>
              </w:rPr>
            </w:pPr>
            <w:r w:rsidRPr="00CB0166">
              <w:rPr>
                <w:rFonts w:asciiTheme="majorHAnsi" w:hAnsiTheme="majorHAnsi" w:cstheme="majorHAnsi"/>
              </w:rPr>
              <w:t>List select</w:t>
            </w:r>
            <w:r w:rsidR="00D8170D" w:rsidRPr="00CB0166">
              <w:rPr>
                <w:rFonts w:asciiTheme="majorHAnsi" w:hAnsiTheme="majorHAnsi" w:cstheme="majorHAnsi"/>
              </w:rPr>
              <w:t>ion</w:t>
            </w:r>
          </w:p>
        </w:tc>
        <w:tc>
          <w:tcPr>
            <w:tcW w:w="1984" w:type="dxa"/>
          </w:tcPr>
          <w:p w14:paraId="1A47C38E" w14:textId="62C68414" w:rsidR="001777B0" w:rsidRPr="00CB0166" w:rsidRDefault="001777B0" w:rsidP="001777B0">
            <w:pPr>
              <w:pStyle w:val="aff"/>
              <w:rPr>
                <w:rFonts w:asciiTheme="majorHAnsi" w:hAnsiTheme="majorHAnsi" w:cstheme="majorHAnsi"/>
              </w:rPr>
            </w:pPr>
            <w:r w:rsidRPr="00CB0166">
              <w:rPr>
                <w:rFonts w:asciiTheme="majorHAnsi" w:hAnsiTheme="majorHAnsi" w:cstheme="majorHAnsi"/>
              </w:rPr>
              <w:t>-</w:t>
            </w:r>
          </w:p>
        </w:tc>
      </w:tr>
      <w:tr w:rsidR="007858EC" w:rsidRPr="00CB0166" w14:paraId="32C7A0B0" w14:textId="77777777" w:rsidTr="00367D7D">
        <w:tc>
          <w:tcPr>
            <w:tcW w:w="1702" w:type="dxa"/>
          </w:tcPr>
          <w:p w14:paraId="0CE94101" w14:textId="6D7A505F" w:rsidR="007858EC" w:rsidRPr="00CB0166" w:rsidRDefault="00BB4227" w:rsidP="001777B0">
            <w:pPr>
              <w:pStyle w:val="aff"/>
              <w:rPr>
                <w:rFonts w:asciiTheme="majorHAnsi" w:hAnsiTheme="majorHAnsi" w:cstheme="majorHAnsi"/>
              </w:rPr>
            </w:pPr>
            <w:r w:rsidRPr="00CB0166">
              <w:rPr>
                <w:rFonts w:asciiTheme="majorHAnsi" w:hAnsiTheme="majorHAnsi" w:cstheme="majorHAnsi"/>
              </w:rPr>
              <w:t>HCL settings</w:t>
            </w:r>
          </w:p>
        </w:tc>
        <w:tc>
          <w:tcPr>
            <w:tcW w:w="4536" w:type="dxa"/>
          </w:tcPr>
          <w:p w14:paraId="57E22503" w14:textId="77777777" w:rsidR="007858EC" w:rsidRPr="00CB0166" w:rsidRDefault="007858EC" w:rsidP="007858EC">
            <w:pPr>
              <w:pStyle w:val="aff"/>
              <w:jc w:val="left"/>
              <w:rPr>
                <w:rFonts w:asciiTheme="majorHAnsi" w:hAnsiTheme="majorHAnsi" w:cstheme="majorHAnsi"/>
              </w:rPr>
            </w:pPr>
            <w:r w:rsidRPr="00CB0166">
              <w:rPr>
                <w:rFonts w:asciiTheme="majorHAnsi" w:hAnsiTheme="majorHAnsi" w:cstheme="majorHAnsi"/>
              </w:rPr>
              <w:t>Select "OFF" or "ON".</w:t>
            </w:r>
          </w:p>
          <w:p w14:paraId="43273E56" w14:textId="573A1EEE" w:rsidR="00366260" w:rsidRPr="00CB0166" w:rsidRDefault="00366260" w:rsidP="00366260">
            <w:pPr>
              <w:pStyle w:val="aff"/>
              <w:jc w:val="left"/>
              <w:rPr>
                <w:rFonts w:asciiTheme="majorHAnsi" w:hAnsiTheme="majorHAnsi" w:cstheme="majorHAnsi"/>
              </w:rPr>
            </w:pPr>
            <w:r w:rsidRPr="00CB0166">
              <w:rPr>
                <w:rFonts w:asciiTheme="majorHAnsi" w:hAnsiTheme="majorHAnsi" w:cstheme="majorHAnsi"/>
              </w:rPr>
              <w:t xml:space="preserve">If "ON" is selected, "HCL" will be enabled for Variables when they are registered in the Workspace on the </w:t>
            </w:r>
            <w:r w:rsidR="003C684B" w:rsidRPr="00CB0166">
              <w:rPr>
                <w:rFonts w:asciiTheme="majorHAnsi" w:hAnsiTheme="majorHAnsi" w:cstheme="majorHAnsi"/>
              </w:rPr>
              <w:t>Terraform</w:t>
            </w:r>
            <w:r w:rsidRPr="00CB0166">
              <w:rPr>
                <w:rFonts w:asciiTheme="majorHAnsi" w:hAnsiTheme="majorHAnsi" w:cstheme="majorHAnsi"/>
              </w:rPr>
              <w:t xml:space="preserve"> side.</w:t>
            </w:r>
          </w:p>
          <w:p w14:paraId="6B6F703E" w14:textId="538F4DF2" w:rsidR="007858EC" w:rsidRPr="00CB0166" w:rsidRDefault="00366260" w:rsidP="00366260">
            <w:pPr>
              <w:pStyle w:val="aff"/>
              <w:jc w:val="left"/>
              <w:rPr>
                <w:rFonts w:asciiTheme="majorHAnsi" w:hAnsiTheme="majorHAnsi" w:cstheme="majorHAnsi"/>
              </w:rPr>
            </w:pPr>
            <w:r w:rsidRPr="00CB0166">
              <w:rPr>
                <w:rFonts w:asciiTheme="majorHAnsi" w:hAnsiTheme="majorHAnsi" w:cstheme="majorHAnsi"/>
              </w:rPr>
              <w:t>Use this setting when configuring a variable to a value that is not a character string.</w:t>
            </w:r>
          </w:p>
        </w:tc>
        <w:tc>
          <w:tcPr>
            <w:tcW w:w="1105" w:type="dxa"/>
          </w:tcPr>
          <w:p w14:paraId="2D31F329" w14:textId="2DBEDE84" w:rsidR="007858EC" w:rsidRPr="00CB0166" w:rsidRDefault="007858EC" w:rsidP="001777B0">
            <w:pPr>
              <w:pStyle w:val="aff"/>
              <w:jc w:val="center"/>
              <w:rPr>
                <w:rFonts w:asciiTheme="majorHAnsi" w:hAnsiTheme="majorHAnsi" w:cstheme="majorHAnsi"/>
              </w:rPr>
            </w:pPr>
            <w:r w:rsidRPr="00CB0166">
              <w:rPr>
                <w:rFonts w:asciiTheme="majorHAnsi" w:hAnsiTheme="majorHAnsi" w:cstheme="majorHAnsi"/>
              </w:rPr>
              <w:t>○</w:t>
            </w:r>
          </w:p>
        </w:tc>
        <w:tc>
          <w:tcPr>
            <w:tcW w:w="993" w:type="dxa"/>
          </w:tcPr>
          <w:p w14:paraId="704A3074" w14:textId="1FA5296E" w:rsidR="007858EC" w:rsidRPr="00CB0166" w:rsidRDefault="007858EC" w:rsidP="001777B0">
            <w:pPr>
              <w:pStyle w:val="aff"/>
              <w:rPr>
                <w:rFonts w:asciiTheme="majorHAnsi" w:hAnsiTheme="majorHAnsi" w:cstheme="majorHAnsi"/>
              </w:rPr>
            </w:pPr>
            <w:r w:rsidRPr="00CB0166">
              <w:rPr>
                <w:rFonts w:asciiTheme="majorHAnsi" w:hAnsiTheme="majorHAnsi" w:cstheme="majorHAnsi"/>
              </w:rPr>
              <w:t>List selection</w:t>
            </w:r>
          </w:p>
        </w:tc>
        <w:tc>
          <w:tcPr>
            <w:tcW w:w="1984" w:type="dxa"/>
          </w:tcPr>
          <w:p w14:paraId="6931B3B2" w14:textId="77777777" w:rsidR="007858EC" w:rsidRPr="00CB0166" w:rsidRDefault="007858EC" w:rsidP="001777B0">
            <w:pPr>
              <w:pStyle w:val="aff"/>
              <w:rPr>
                <w:rFonts w:asciiTheme="majorHAnsi" w:hAnsiTheme="majorHAnsi" w:cstheme="majorHAnsi"/>
              </w:rPr>
            </w:pPr>
          </w:p>
        </w:tc>
      </w:tr>
      <w:tr w:rsidR="008B5BB4" w:rsidRPr="00CB0166" w14:paraId="5FAF4AB0" w14:textId="77777777" w:rsidTr="00367D7D">
        <w:tc>
          <w:tcPr>
            <w:tcW w:w="1702" w:type="dxa"/>
          </w:tcPr>
          <w:p w14:paraId="11701B1C" w14:textId="135482B3" w:rsidR="008B5BB4" w:rsidRPr="00CB0166" w:rsidRDefault="008B5BB4" w:rsidP="008B5BB4">
            <w:pPr>
              <w:pStyle w:val="aff"/>
              <w:rPr>
                <w:rFonts w:asciiTheme="majorHAnsi" w:hAnsiTheme="majorHAnsi" w:cstheme="majorHAnsi"/>
              </w:rPr>
            </w:pPr>
            <w:r w:rsidRPr="00CB0166">
              <w:rPr>
                <w:rStyle w:val="generalbold1"/>
                <w:rFonts w:asciiTheme="majorHAnsi" w:hAnsiTheme="majorHAnsi" w:cstheme="majorHAnsi"/>
                <w:sz w:val="18"/>
                <w:szCs w:val="18"/>
              </w:rPr>
              <w:t>Variable name</w:t>
            </w:r>
          </w:p>
        </w:tc>
        <w:tc>
          <w:tcPr>
            <w:tcW w:w="4536" w:type="dxa"/>
          </w:tcPr>
          <w:p w14:paraId="2C26D27D" w14:textId="77777777" w:rsidR="008B5BB4" w:rsidRPr="00CB0166" w:rsidRDefault="008B5BB4" w:rsidP="008B5BB4">
            <w:pPr>
              <w:pStyle w:val="aff"/>
              <w:jc w:val="left"/>
              <w:rPr>
                <w:rFonts w:asciiTheme="majorHAnsi" w:hAnsiTheme="majorHAnsi" w:cstheme="majorHAnsi"/>
              </w:rPr>
            </w:pPr>
            <w:r w:rsidRPr="00CB0166">
              <w:rPr>
                <w:rFonts w:asciiTheme="majorHAnsi" w:hAnsiTheme="majorHAnsi" w:cstheme="majorHAnsi"/>
              </w:rPr>
              <w:t>The variables used in the materials registered in the Movement module link are displayed.</w:t>
            </w:r>
          </w:p>
          <w:p w14:paraId="14CCAD3C" w14:textId="6865C77F" w:rsidR="008B5BB4" w:rsidRPr="00CB0166" w:rsidRDefault="008B5BB4" w:rsidP="008B5BB4">
            <w:pPr>
              <w:pStyle w:val="aff"/>
              <w:jc w:val="left"/>
              <w:rPr>
                <w:rFonts w:asciiTheme="majorHAnsi" w:hAnsiTheme="majorHAnsi" w:cstheme="majorHAnsi"/>
              </w:rPr>
            </w:pPr>
            <w:r w:rsidRPr="00CB0166">
              <w:rPr>
                <w:rFonts w:asciiTheme="majorHAnsi" w:hAnsiTheme="majorHAnsi" w:cstheme="majorHAnsi"/>
              </w:rPr>
              <w:t>Select the variable you want to link to the specific value in the Key type.</w:t>
            </w:r>
          </w:p>
        </w:tc>
        <w:tc>
          <w:tcPr>
            <w:tcW w:w="1105" w:type="dxa"/>
          </w:tcPr>
          <w:p w14:paraId="0B1E82C9" w14:textId="77777777" w:rsidR="008B5BB4" w:rsidRPr="00CB0166" w:rsidRDefault="008B5BB4" w:rsidP="008B5BB4">
            <w:pPr>
              <w:pStyle w:val="aff"/>
              <w:jc w:val="center"/>
              <w:rPr>
                <w:rFonts w:asciiTheme="majorHAnsi" w:hAnsiTheme="majorHAnsi" w:cstheme="majorHAnsi"/>
              </w:rPr>
            </w:pPr>
          </w:p>
        </w:tc>
        <w:tc>
          <w:tcPr>
            <w:tcW w:w="993" w:type="dxa"/>
          </w:tcPr>
          <w:p w14:paraId="2C8BFE09" w14:textId="77777777" w:rsidR="008B5BB4" w:rsidRPr="00CB0166" w:rsidRDefault="008B5BB4" w:rsidP="008B5BB4">
            <w:pPr>
              <w:pStyle w:val="aff"/>
              <w:rPr>
                <w:rFonts w:asciiTheme="majorHAnsi" w:hAnsiTheme="majorHAnsi" w:cstheme="majorHAnsi"/>
              </w:rPr>
            </w:pPr>
          </w:p>
        </w:tc>
        <w:tc>
          <w:tcPr>
            <w:tcW w:w="1984" w:type="dxa"/>
          </w:tcPr>
          <w:p w14:paraId="119D6EC6" w14:textId="77777777" w:rsidR="008B5BB4" w:rsidRPr="00CB0166" w:rsidRDefault="008B5BB4" w:rsidP="008B5BB4">
            <w:pPr>
              <w:pStyle w:val="aff"/>
              <w:rPr>
                <w:rFonts w:asciiTheme="majorHAnsi" w:hAnsiTheme="majorHAnsi" w:cstheme="majorHAnsi"/>
              </w:rPr>
            </w:pPr>
          </w:p>
        </w:tc>
      </w:tr>
      <w:tr w:rsidR="001A0417" w:rsidRPr="00CB0166" w14:paraId="4465490C" w14:textId="77777777" w:rsidTr="00367D7D">
        <w:tc>
          <w:tcPr>
            <w:tcW w:w="1702" w:type="dxa"/>
          </w:tcPr>
          <w:p w14:paraId="2BFA1111" w14:textId="0179DD6F" w:rsidR="001A0417" w:rsidRPr="00CB0166" w:rsidRDefault="001A0417" w:rsidP="001A0417">
            <w:pPr>
              <w:pStyle w:val="aff"/>
              <w:rPr>
                <w:rFonts w:asciiTheme="majorHAnsi" w:hAnsiTheme="majorHAnsi" w:cstheme="majorHAnsi"/>
              </w:rPr>
            </w:pPr>
            <w:r>
              <w:rPr>
                <w:rStyle w:val="generalbold1"/>
                <w:rFonts w:asciiTheme="majorHAnsi" w:hAnsiTheme="majorHAnsi" w:cstheme="majorHAnsi"/>
                <w:sz w:val="18"/>
                <w:szCs w:val="18"/>
              </w:rPr>
              <w:t>Substitute order</w:t>
            </w:r>
          </w:p>
        </w:tc>
        <w:tc>
          <w:tcPr>
            <w:tcW w:w="4536" w:type="dxa"/>
          </w:tcPr>
          <w:p w14:paraId="336D786B" w14:textId="3B309476" w:rsidR="001A0417" w:rsidRPr="00CB0166" w:rsidRDefault="001A0417" w:rsidP="001A0417">
            <w:pPr>
              <w:pStyle w:val="aff"/>
              <w:jc w:val="left"/>
              <w:rPr>
                <w:rFonts w:asciiTheme="majorHAnsi" w:hAnsiTheme="majorHAnsi" w:cstheme="majorHAnsi"/>
              </w:rPr>
            </w:pPr>
            <w:r>
              <w:rPr>
                <w:rFonts w:asciiTheme="majorHAnsi" w:hAnsiTheme="majorHAnsi" w:cstheme="majorHAnsi" w:hint="eastAsia"/>
              </w:rPr>
              <w:t>O</w:t>
            </w:r>
            <w:r>
              <w:rPr>
                <w:rFonts w:asciiTheme="majorHAnsi" w:hAnsiTheme="majorHAnsi" w:cstheme="majorHAnsi"/>
              </w:rPr>
              <w:t>nly required if multiple specific values can be set to a variable name.</w:t>
            </w:r>
            <w:r>
              <w:rPr>
                <w:rFonts w:asciiTheme="majorHAnsi" w:hAnsiTheme="majorHAnsi" w:cstheme="majorHAnsi"/>
              </w:rPr>
              <w:br/>
              <w:t>The substitute order of the specific values are input starting from (1~). The values are substituted rising from the input value.</w:t>
            </w:r>
          </w:p>
        </w:tc>
        <w:tc>
          <w:tcPr>
            <w:tcW w:w="1105" w:type="dxa"/>
          </w:tcPr>
          <w:p w14:paraId="09B1600A" w14:textId="51BC41FE" w:rsidR="001A0417" w:rsidRPr="00CB0166" w:rsidRDefault="001A0417" w:rsidP="001A0417">
            <w:pPr>
              <w:pStyle w:val="aff"/>
              <w:jc w:val="center"/>
              <w:rPr>
                <w:rFonts w:asciiTheme="majorHAnsi" w:hAnsiTheme="majorHAnsi" w:cstheme="majorHAnsi"/>
              </w:rPr>
            </w:pPr>
            <w:r>
              <w:rPr>
                <w:rStyle w:val="generalbold1"/>
                <w:rFonts w:asciiTheme="majorHAnsi" w:hAnsiTheme="majorHAnsi" w:cstheme="majorHAnsi" w:hint="eastAsia"/>
                <w:sz w:val="18"/>
                <w:szCs w:val="18"/>
              </w:rPr>
              <w:t>D</w:t>
            </w:r>
            <w:r>
              <w:rPr>
                <w:rStyle w:val="generalbold1"/>
                <w:rFonts w:asciiTheme="majorHAnsi" w:hAnsiTheme="majorHAnsi" w:cstheme="majorHAnsi"/>
                <w:sz w:val="18"/>
                <w:szCs w:val="18"/>
              </w:rPr>
              <w:t>epends on Variable name</w:t>
            </w:r>
          </w:p>
        </w:tc>
        <w:tc>
          <w:tcPr>
            <w:tcW w:w="993" w:type="dxa"/>
          </w:tcPr>
          <w:p w14:paraId="74BE17D3" w14:textId="3E3C8B62" w:rsidR="001A0417" w:rsidRPr="00CB0166" w:rsidRDefault="001A0417" w:rsidP="001A0417">
            <w:pPr>
              <w:pStyle w:val="aff"/>
              <w:rPr>
                <w:rFonts w:asciiTheme="majorHAnsi" w:hAnsiTheme="majorHAnsi" w:cstheme="majorHAnsi"/>
              </w:rPr>
            </w:pPr>
            <w:r>
              <w:rPr>
                <w:rFonts w:asciiTheme="majorHAnsi" w:hAnsiTheme="majorHAnsi" w:cstheme="majorHAnsi" w:hint="eastAsia"/>
              </w:rPr>
              <w:t>M</w:t>
            </w:r>
            <w:r>
              <w:rPr>
                <w:rFonts w:asciiTheme="majorHAnsi" w:hAnsiTheme="majorHAnsi" w:cstheme="majorHAnsi"/>
              </w:rPr>
              <w:t>anual input</w:t>
            </w:r>
          </w:p>
        </w:tc>
        <w:tc>
          <w:tcPr>
            <w:tcW w:w="1984" w:type="dxa"/>
          </w:tcPr>
          <w:p w14:paraId="3BA502B2" w14:textId="33BC0DD6" w:rsidR="001A0417" w:rsidRPr="00CB0166" w:rsidRDefault="001A0417" w:rsidP="001A0417">
            <w:pPr>
              <w:pStyle w:val="aff"/>
              <w:rPr>
                <w:rFonts w:asciiTheme="majorHAnsi" w:hAnsiTheme="majorHAnsi" w:cstheme="majorHAnsi"/>
              </w:rPr>
            </w:pPr>
            <w:r>
              <w:rPr>
                <w:rFonts w:asciiTheme="majorHAnsi" w:hAnsiTheme="majorHAnsi" w:cstheme="majorHAnsi"/>
              </w:rPr>
              <w:t xml:space="preserve">Must be Blank or a positive integer </w:t>
            </w:r>
          </w:p>
        </w:tc>
      </w:tr>
      <w:tr w:rsidR="008B5BB4" w:rsidRPr="00CB0166" w14:paraId="141BE321" w14:textId="77777777" w:rsidTr="00367D7D">
        <w:tc>
          <w:tcPr>
            <w:tcW w:w="1702" w:type="dxa"/>
          </w:tcPr>
          <w:p w14:paraId="238FCF5C" w14:textId="655BFCBF" w:rsidR="008B5BB4" w:rsidRPr="008B5BB4" w:rsidRDefault="008B5BB4" w:rsidP="008B5BB4">
            <w:pPr>
              <w:pStyle w:val="aff"/>
              <w:rPr>
                <w:rFonts w:asciiTheme="majorHAnsi" w:hAnsiTheme="majorHAnsi" w:cstheme="majorHAnsi"/>
                <w:szCs w:val="18"/>
              </w:rPr>
            </w:pPr>
            <w:r w:rsidRPr="008B5BB4">
              <w:rPr>
                <w:rStyle w:val="generalbold1"/>
                <w:sz w:val="18"/>
                <w:szCs w:val="18"/>
              </w:rPr>
              <w:t>Default value</w:t>
            </w:r>
          </w:p>
        </w:tc>
        <w:tc>
          <w:tcPr>
            <w:tcW w:w="4536" w:type="dxa"/>
          </w:tcPr>
          <w:p w14:paraId="5F12D4FC" w14:textId="2D08DC11" w:rsidR="008B5BB4" w:rsidRPr="00CB0166" w:rsidRDefault="0059653B" w:rsidP="008B5BB4">
            <w:pPr>
              <w:pStyle w:val="aff"/>
              <w:jc w:val="left"/>
              <w:rPr>
                <w:rFonts w:asciiTheme="majorHAnsi" w:hAnsiTheme="majorHAnsi" w:cstheme="majorHAnsi"/>
              </w:rPr>
            </w:pPr>
            <w:r>
              <w:rPr>
                <w:rFonts w:asciiTheme="majorHAnsi" w:hAnsiTheme="majorHAnsi" w:cstheme="majorHAnsi" w:hint="eastAsia"/>
              </w:rPr>
              <w:t>D</w:t>
            </w:r>
            <w:r>
              <w:rPr>
                <w:rFonts w:asciiTheme="majorHAnsi" w:hAnsiTheme="majorHAnsi" w:cstheme="majorHAnsi"/>
              </w:rPr>
              <w:t>isplay the specific value linked to the variable within “default”</w:t>
            </w:r>
          </w:p>
        </w:tc>
        <w:tc>
          <w:tcPr>
            <w:tcW w:w="1105" w:type="dxa"/>
          </w:tcPr>
          <w:p w14:paraId="7081BC35" w14:textId="77777777" w:rsidR="008B5BB4" w:rsidRPr="00CB0166" w:rsidRDefault="008B5BB4" w:rsidP="008B5BB4">
            <w:pPr>
              <w:pStyle w:val="aff"/>
              <w:jc w:val="center"/>
              <w:rPr>
                <w:rFonts w:asciiTheme="majorHAnsi" w:hAnsiTheme="majorHAnsi" w:cstheme="majorHAnsi"/>
              </w:rPr>
            </w:pPr>
          </w:p>
        </w:tc>
        <w:tc>
          <w:tcPr>
            <w:tcW w:w="993" w:type="dxa"/>
          </w:tcPr>
          <w:p w14:paraId="3C1E3657" w14:textId="77777777" w:rsidR="008B5BB4" w:rsidRPr="00CB0166" w:rsidRDefault="008B5BB4" w:rsidP="008B5BB4">
            <w:pPr>
              <w:pStyle w:val="aff"/>
              <w:rPr>
                <w:rFonts w:asciiTheme="majorHAnsi" w:hAnsiTheme="majorHAnsi" w:cstheme="majorHAnsi"/>
              </w:rPr>
            </w:pPr>
          </w:p>
        </w:tc>
        <w:tc>
          <w:tcPr>
            <w:tcW w:w="1984" w:type="dxa"/>
          </w:tcPr>
          <w:p w14:paraId="6E176F76" w14:textId="77777777" w:rsidR="008B5BB4" w:rsidRPr="00CB0166" w:rsidRDefault="008B5BB4" w:rsidP="008B5BB4">
            <w:pPr>
              <w:pStyle w:val="aff"/>
              <w:rPr>
                <w:rFonts w:asciiTheme="majorHAnsi" w:hAnsiTheme="majorHAnsi" w:cstheme="majorHAnsi"/>
              </w:rPr>
            </w:pPr>
          </w:p>
        </w:tc>
      </w:tr>
      <w:tr w:rsidR="008B5BB4" w:rsidRPr="00CB0166" w14:paraId="7775C82B" w14:textId="77777777" w:rsidTr="00367D7D">
        <w:tc>
          <w:tcPr>
            <w:tcW w:w="1702" w:type="dxa"/>
          </w:tcPr>
          <w:p w14:paraId="6553AB83" w14:textId="54D63C63" w:rsidR="008B5BB4" w:rsidRPr="00CB0166" w:rsidRDefault="008B5BB4" w:rsidP="008B5BB4">
            <w:pPr>
              <w:pStyle w:val="aff"/>
              <w:rPr>
                <w:rFonts w:asciiTheme="majorHAnsi" w:hAnsiTheme="majorHAnsi" w:cstheme="majorHAnsi"/>
              </w:rPr>
            </w:pPr>
            <w:r w:rsidRPr="00CB0166">
              <w:rPr>
                <w:rFonts w:asciiTheme="majorHAnsi" w:hAnsiTheme="majorHAnsi" w:cstheme="majorHAnsi"/>
              </w:rPr>
              <w:t>Sensitive settings</w:t>
            </w:r>
          </w:p>
        </w:tc>
        <w:tc>
          <w:tcPr>
            <w:tcW w:w="4536" w:type="dxa"/>
          </w:tcPr>
          <w:p w14:paraId="0F187559" w14:textId="2903CC4A" w:rsidR="008B5BB4" w:rsidRPr="00CB0166" w:rsidRDefault="008B5BB4" w:rsidP="008B5BB4">
            <w:pPr>
              <w:pStyle w:val="aff"/>
              <w:jc w:val="left"/>
              <w:rPr>
                <w:rFonts w:asciiTheme="majorHAnsi" w:hAnsiTheme="majorHAnsi" w:cstheme="majorHAnsi"/>
              </w:rPr>
            </w:pPr>
            <w:r w:rsidRPr="00CB0166">
              <w:rPr>
                <w:rFonts w:asciiTheme="majorHAnsi" w:hAnsiTheme="majorHAnsi" w:cstheme="majorHAnsi"/>
              </w:rPr>
              <w:t>Select “OFF” or “ON”.</w:t>
            </w:r>
          </w:p>
          <w:p w14:paraId="3C2E2625" w14:textId="77777777" w:rsidR="008B5BB4" w:rsidRPr="00CB0166" w:rsidRDefault="008B5BB4" w:rsidP="008B5BB4">
            <w:pPr>
              <w:pStyle w:val="aff"/>
              <w:jc w:val="left"/>
              <w:rPr>
                <w:rFonts w:asciiTheme="majorHAnsi" w:hAnsiTheme="majorHAnsi" w:cstheme="majorHAnsi"/>
              </w:rPr>
            </w:pPr>
            <w:r w:rsidRPr="00CB0166">
              <w:rPr>
                <w:rFonts w:asciiTheme="majorHAnsi" w:hAnsiTheme="majorHAnsi" w:cstheme="majorHAnsi"/>
              </w:rPr>
              <w:t>If "ON" is elected, the specific value will be encrypted won't be displayed on ITA.</w:t>
            </w:r>
          </w:p>
          <w:p w14:paraId="55E7A5DB" w14:textId="760C5E29" w:rsidR="008B5BB4" w:rsidRPr="00CB0166" w:rsidRDefault="008B5BB4" w:rsidP="008B5BB4">
            <w:pPr>
              <w:pStyle w:val="aff"/>
              <w:jc w:val="left"/>
              <w:rPr>
                <w:rFonts w:asciiTheme="majorHAnsi" w:hAnsiTheme="majorHAnsi" w:cstheme="majorHAnsi"/>
              </w:rPr>
            </w:pPr>
            <w:r w:rsidRPr="00CB0166">
              <w:rPr>
                <w:rFonts w:asciiTheme="majorHAnsi" w:hAnsiTheme="majorHAnsi" w:cstheme="majorHAnsi"/>
              </w:rPr>
              <w:t>Also keep in mind that when registering any variables to the workspace on the Terraform side, "Sensitive" for that variable will be enabled and specific values will not be displayed.</w:t>
            </w:r>
          </w:p>
        </w:tc>
        <w:tc>
          <w:tcPr>
            <w:tcW w:w="1105" w:type="dxa"/>
          </w:tcPr>
          <w:p w14:paraId="32D29BE0" w14:textId="2276AD64" w:rsidR="008B5BB4" w:rsidRPr="00CB0166" w:rsidRDefault="008B5BB4" w:rsidP="008B5BB4">
            <w:pPr>
              <w:pStyle w:val="aff"/>
              <w:jc w:val="center"/>
              <w:rPr>
                <w:rFonts w:asciiTheme="majorHAnsi" w:hAnsiTheme="majorHAnsi" w:cstheme="majorHAnsi"/>
              </w:rPr>
            </w:pPr>
            <w:r w:rsidRPr="00CB0166">
              <w:rPr>
                <w:rFonts w:asciiTheme="majorHAnsi" w:hAnsiTheme="majorHAnsi" w:cstheme="majorHAnsi"/>
              </w:rPr>
              <w:t>○</w:t>
            </w:r>
          </w:p>
        </w:tc>
        <w:tc>
          <w:tcPr>
            <w:tcW w:w="993" w:type="dxa"/>
          </w:tcPr>
          <w:p w14:paraId="54B2A7A2" w14:textId="02A0E194" w:rsidR="008B5BB4" w:rsidRPr="00CB0166" w:rsidRDefault="008B5BB4" w:rsidP="008B5BB4">
            <w:pPr>
              <w:pStyle w:val="aff"/>
              <w:rPr>
                <w:rFonts w:asciiTheme="majorHAnsi" w:hAnsiTheme="majorHAnsi" w:cstheme="majorHAnsi"/>
              </w:rPr>
            </w:pPr>
            <w:r w:rsidRPr="00CB0166">
              <w:rPr>
                <w:rFonts w:asciiTheme="majorHAnsi" w:hAnsiTheme="majorHAnsi" w:cstheme="majorHAnsi"/>
              </w:rPr>
              <w:t>List selection</w:t>
            </w:r>
          </w:p>
        </w:tc>
        <w:tc>
          <w:tcPr>
            <w:tcW w:w="1984" w:type="dxa"/>
          </w:tcPr>
          <w:p w14:paraId="64D5C1B9" w14:textId="77777777" w:rsidR="008B5BB4" w:rsidRPr="00CB0166" w:rsidRDefault="008B5BB4" w:rsidP="008B5BB4">
            <w:pPr>
              <w:pStyle w:val="aff"/>
              <w:rPr>
                <w:rFonts w:asciiTheme="majorHAnsi" w:hAnsiTheme="majorHAnsi" w:cstheme="majorHAnsi"/>
              </w:rPr>
            </w:pPr>
          </w:p>
        </w:tc>
      </w:tr>
      <w:tr w:rsidR="008B5BB4" w:rsidRPr="00CB0166" w14:paraId="03342548" w14:textId="77777777" w:rsidTr="00367D7D">
        <w:tc>
          <w:tcPr>
            <w:tcW w:w="1702" w:type="dxa"/>
          </w:tcPr>
          <w:p w14:paraId="159CAF6C" w14:textId="039BDB0D" w:rsidR="008B5BB4" w:rsidRPr="00CB0166" w:rsidRDefault="008B5BB4" w:rsidP="008B5BB4">
            <w:pPr>
              <w:pStyle w:val="aff"/>
              <w:rPr>
                <w:rFonts w:asciiTheme="majorHAnsi" w:hAnsiTheme="majorHAnsi" w:cstheme="majorHAnsi"/>
              </w:rPr>
            </w:pPr>
            <w:r w:rsidRPr="00CB0166">
              <w:rPr>
                <w:rFonts w:asciiTheme="majorHAnsi" w:hAnsiTheme="majorHAnsi" w:cstheme="majorHAnsi"/>
              </w:rPr>
              <w:t>Specific value</w:t>
            </w:r>
          </w:p>
        </w:tc>
        <w:tc>
          <w:tcPr>
            <w:tcW w:w="4536" w:type="dxa"/>
          </w:tcPr>
          <w:p w14:paraId="3702782F" w14:textId="4C2F2D9B" w:rsidR="008B5BB4" w:rsidRPr="00CB0166" w:rsidRDefault="008B5BB4" w:rsidP="008B5BB4">
            <w:pPr>
              <w:pStyle w:val="aff"/>
              <w:jc w:val="left"/>
              <w:rPr>
                <w:rFonts w:asciiTheme="majorHAnsi" w:hAnsiTheme="majorHAnsi" w:cstheme="majorHAnsi"/>
              </w:rPr>
            </w:pPr>
            <w:r w:rsidRPr="00CB0166">
              <w:rPr>
                <w:rFonts w:asciiTheme="majorHAnsi" w:hAnsiTheme="majorHAnsi" w:cstheme="majorHAnsi"/>
              </w:rPr>
              <w:t>Enter the specific value of the variable to use in Operations/Movements.</w:t>
            </w:r>
          </w:p>
        </w:tc>
        <w:tc>
          <w:tcPr>
            <w:tcW w:w="1105" w:type="dxa"/>
          </w:tcPr>
          <w:p w14:paraId="74C97485" w14:textId="2752A25A" w:rsidR="008B5BB4" w:rsidRPr="00CB0166" w:rsidRDefault="008B5BB4" w:rsidP="008B5BB4">
            <w:pPr>
              <w:pStyle w:val="aff"/>
              <w:jc w:val="center"/>
              <w:rPr>
                <w:rFonts w:asciiTheme="majorHAnsi" w:hAnsiTheme="majorHAnsi" w:cstheme="majorHAnsi"/>
              </w:rPr>
            </w:pPr>
            <w:r w:rsidRPr="00CB0166">
              <w:rPr>
                <w:rFonts w:asciiTheme="majorHAnsi" w:hAnsiTheme="majorHAnsi" w:cstheme="majorHAnsi"/>
              </w:rPr>
              <w:t>○</w:t>
            </w:r>
          </w:p>
        </w:tc>
        <w:tc>
          <w:tcPr>
            <w:tcW w:w="993" w:type="dxa"/>
          </w:tcPr>
          <w:p w14:paraId="6F87FD29" w14:textId="143A208A" w:rsidR="008B5BB4" w:rsidRPr="00CB0166" w:rsidRDefault="008B5BB4" w:rsidP="008B5BB4">
            <w:pPr>
              <w:pStyle w:val="aff"/>
              <w:rPr>
                <w:rFonts w:asciiTheme="majorHAnsi" w:hAnsiTheme="majorHAnsi" w:cstheme="majorHAnsi"/>
              </w:rPr>
            </w:pPr>
            <w:r w:rsidRPr="00CB0166">
              <w:rPr>
                <w:rFonts w:asciiTheme="majorHAnsi" w:hAnsiTheme="majorHAnsi" w:cstheme="majorHAnsi"/>
              </w:rPr>
              <w:t>Manual input</w:t>
            </w:r>
          </w:p>
        </w:tc>
        <w:tc>
          <w:tcPr>
            <w:tcW w:w="1984" w:type="dxa"/>
          </w:tcPr>
          <w:p w14:paraId="4F080EFF" w14:textId="372C68A5" w:rsidR="008B5BB4" w:rsidRPr="00CB0166" w:rsidRDefault="008B5BB4" w:rsidP="008B5BB4">
            <w:pPr>
              <w:pStyle w:val="aff"/>
              <w:jc w:val="left"/>
              <w:rPr>
                <w:rFonts w:asciiTheme="majorHAnsi" w:hAnsiTheme="majorHAnsi" w:cstheme="majorHAnsi"/>
              </w:rPr>
            </w:pPr>
            <w:r w:rsidRPr="00CB0166">
              <w:rPr>
                <w:rFonts w:asciiTheme="majorHAnsi" w:hAnsiTheme="majorHAnsi" w:cstheme="majorHAnsi"/>
              </w:rPr>
              <w:t>Maximum length 8192 bytes</w:t>
            </w:r>
          </w:p>
        </w:tc>
      </w:tr>
      <w:tr w:rsidR="008B5BB4" w:rsidRPr="00CB0166" w14:paraId="16743E60" w14:textId="77777777" w:rsidTr="00367D7D">
        <w:tc>
          <w:tcPr>
            <w:tcW w:w="1702" w:type="dxa"/>
          </w:tcPr>
          <w:p w14:paraId="1AFE6CBD" w14:textId="406D8DA5" w:rsidR="008B5BB4" w:rsidRPr="00CB0166" w:rsidRDefault="008B5BB4" w:rsidP="008B5BB4">
            <w:pPr>
              <w:pStyle w:val="aff"/>
              <w:rPr>
                <w:rFonts w:asciiTheme="majorHAnsi" w:hAnsiTheme="majorHAnsi" w:cstheme="majorHAnsi"/>
              </w:rPr>
            </w:pPr>
            <w:r w:rsidRPr="00CB0166">
              <w:rPr>
                <w:rFonts w:asciiTheme="majorHAnsi" w:hAnsiTheme="majorHAnsi" w:cstheme="majorHAnsi"/>
              </w:rPr>
              <w:t>Remarks</w:t>
            </w:r>
          </w:p>
        </w:tc>
        <w:tc>
          <w:tcPr>
            <w:tcW w:w="4536" w:type="dxa"/>
          </w:tcPr>
          <w:p w14:paraId="2D9E4EF3" w14:textId="79EF0581" w:rsidR="008B5BB4" w:rsidRPr="00CB0166" w:rsidRDefault="008B5BB4" w:rsidP="008B5BB4">
            <w:pPr>
              <w:pStyle w:val="aff"/>
              <w:jc w:val="left"/>
              <w:rPr>
                <w:rFonts w:asciiTheme="majorHAnsi" w:hAnsiTheme="majorHAnsi" w:cstheme="majorHAnsi"/>
              </w:rPr>
            </w:pPr>
            <w:r w:rsidRPr="00CB0166">
              <w:rPr>
                <w:rFonts w:asciiTheme="majorHAnsi" w:hAnsiTheme="majorHAnsi" w:cstheme="majorHAnsi"/>
              </w:rPr>
              <w:t>Free description field.</w:t>
            </w:r>
          </w:p>
        </w:tc>
        <w:tc>
          <w:tcPr>
            <w:tcW w:w="1105" w:type="dxa"/>
          </w:tcPr>
          <w:p w14:paraId="2D479446" w14:textId="77777777" w:rsidR="008B5BB4" w:rsidRPr="00CB0166" w:rsidRDefault="008B5BB4" w:rsidP="008B5BB4">
            <w:pPr>
              <w:pStyle w:val="aff"/>
              <w:jc w:val="center"/>
              <w:rPr>
                <w:rFonts w:asciiTheme="majorHAnsi" w:hAnsiTheme="majorHAnsi" w:cstheme="majorHAnsi"/>
              </w:rPr>
            </w:pPr>
            <w:r w:rsidRPr="00CB0166">
              <w:rPr>
                <w:rFonts w:asciiTheme="majorHAnsi" w:hAnsiTheme="majorHAnsi" w:cstheme="majorHAnsi"/>
              </w:rPr>
              <w:t>-</w:t>
            </w:r>
          </w:p>
        </w:tc>
        <w:tc>
          <w:tcPr>
            <w:tcW w:w="993" w:type="dxa"/>
          </w:tcPr>
          <w:p w14:paraId="2E100CA9" w14:textId="1A1ADF3D" w:rsidR="008B5BB4" w:rsidRPr="00CB0166" w:rsidRDefault="008B5BB4" w:rsidP="008B5BB4">
            <w:pPr>
              <w:pStyle w:val="aff"/>
              <w:rPr>
                <w:rFonts w:asciiTheme="majorHAnsi" w:hAnsiTheme="majorHAnsi" w:cstheme="majorHAnsi"/>
              </w:rPr>
            </w:pPr>
            <w:r w:rsidRPr="00CB0166">
              <w:rPr>
                <w:rFonts w:asciiTheme="majorHAnsi" w:hAnsiTheme="majorHAnsi" w:cstheme="majorHAnsi"/>
              </w:rPr>
              <w:t>Manual input</w:t>
            </w:r>
          </w:p>
        </w:tc>
        <w:tc>
          <w:tcPr>
            <w:tcW w:w="1984" w:type="dxa"/>
          </w:tcPr>
          <w:p w14:paraId="38C270F5" w14:textId="7C6C2D70" w:rsidR="008B5BB4" w:rsidRPr="00CB0166" w:rsidRDefault="008B5BB4" w:rsidP="008B5BB4">
            <w:pPr>
              <w:pStyle w:val="aff"/>
              <w:jc w:val="left"/>
              <w:rPr>
                <w:rFonts w:asciiTheme="majorHAnsi" w:hAnsiTheme="majorHAnsi" w:cstheme="majorHAnsi"/>
              </w:rPr>
            </w:pPr>
            <w:r w:rsidRPr="00CB0166">
              <w:rPr>
                <w:rFonts w:asciiTheme="majorHAnsi" w:hAnsiTheme="majorHAnsi" w:cstheme="majorHAnsi"/>
              </w:rPr>
              <w:t>Maximum length 4000 bytes</w:t>
            </w:r>
          </w:p>
        </w:tc>
      </w:tr>
    </w:tbl>
    <w:p w14:paraId="0489946A" w14:textId="77777777" w:rsidR="000F6F8F" w:rsidRPr="00CB0166" w:rsidRDefault="000F6F8F" w:rsidP="00882D14">
      <w:pPr>
        <w:rPr>
          <w:rFonts w:asciiTheme="majorHAnsi" w:hAnsiTheme="majorHAnsi" w:cstheme="majorHAnsi"/>
        </w:rPr>
      </w:pPr>
    </w:p>
    <w:p w14:paraId="7CF67F0C" w14:textId="646F22C6" w:rsidR="0068579E" w:rsidRPr="00CB0166" w:rsidRDefault="0068579E" w:rsidP="008250EA">
      <w:pPr>
        <w:rPr>
          <w:rFonts w:asciiTheme="majorHAnsi" w:hAnsiTheme="majorHAnsi" w:cstheme="majorHAnsi"/>
          <w:sz w:val="20"/>
        </w:rPr>
      </w:pPr>
    </w:p>
    <w:p w14:paraId="730616A2" w14:textId="5ACADB65" w:rsidR="001858A6" w:rsidRPr="00CB0166" w:rsidRDefault="008228C6" w:rsidP="00362B42">
      <w:pPr>
        <w:pStyle w:val="aff0"/>
        <w:ind w:left="709"/>
        <w:rPr>
          <w:rFonts w:asciiTheme="majorHAnsi" w:hAnsiTheme="majorHAnsi" w:cstheme="majorHAnsi"/>
          <w:sz w:val="18"/>
        </w:rPr>
      </w:pPr>
      <w:r w:rsidRPr="00CB0166">
        <w:rPr>
          <w:rFonts w:asciiTheme="majorHAnsi" w:hAnsiTheme="majorHAnsi" w:cstheme="majorHAnsi"/>
          <w:sz w:val="18"/>
        </w:rPr>
        <w:br w:type="page"/>
      </w:r>
      <w:bookmarkStart w:id="943" w:name="_Movement詳細"/>
      <w:bookmarkStart w:id="944" w:name="_多段変数最大繰返数管理（Ansible-Legacy_Roleのみ）"/>
      <w:bookmarkStart w:id="945" w:name="_代入値自動登録設定"/>
      <w:bookmarkStart w:id="946" w:name="_作業対象ホスト"/>
      <w:bookmarkStart w:id="947" w:name="_代入値管理"/>
      <w:bookmarkStart w:id="948" w:name="_作業状態確認"/>
      <w:bookmarkEnd w:id="943"/>
      <w:bookmarkEnd w:id="944"/>
      <w:bookmarkEnd w:id="945"/>
      <w:bookmarkEnd w:id="946"/>
      <w:bookmarkEnd w:id="947"/>
      <w:bookmarkEnd w:id="948"/>
      <w:r w:rsidR="00367D7D">
        <w:rPr>
          <w:rFonts w:asciiTheme="majorHAnsi" w:hAnsiTheme="majorHAnsi" w:cstheme="majorHAnsi"/>
          <w:sz w:val="18"/>
        </w:rPr>
        <w:lastRenderedPageBreak/>
        <w:fldChar w:fldCharType="begin"/>
      </w:r>
      <w:r w:rsidR="00367D7D">
        <w:rPr>
          <w:rFonts w:asciiTheme="majorHAnsi" w:hAnsiTheme="majorHAnsi" w:cstheme="majorHAnsi"/>
          <w:sz w:val="18"/>
        </w:rPr>
        <w:instrText xml:space="preserve"> REF _Ref126584893 \r \h </w:instrText>
      </w:r>
      <w:r w:rsidR="00367D7D">
        <w:rPr>
          <w:rFonts w:asciiTheme="majorHAnsi" w:hAnsiTheme="majorHAnsi" w:cstheme="majorHAnsi"/>
          <w:sz w:val="18"/>
        </w:rPr>
      </w:r>
      <w:r w:rsidR="00367D7D">
        <w:rPr>
          <w:rFonts w:asciiTheme="majorHAnsi" w:hAnsiTheme="majorHAnsi" w:cstheme="majorHAnsi"/>
          <w:sz w:val="18"/>
        </w:rPr>
        <w:fldChar w:fldCharType="separate"/>
      </w:r>
      <w:r w:rsidR="00D751A3">
        <w:rPr>
          <w:rFonts w:asciiTheme="majorHAnsi" w:hAnsiTheme="majorHAnsi" w:cstheme="majorHAnsi"/>
          <w:sz w:val="18"/>
        </w:rPr>
        <w:t>5.2.3</w:t>
      </w:r>
      <w:r w:rsidR="00367D7D">
        <w:rPr>
          <w:rFonts w:asciiTheme="majorHAnsi" w:hAnsiTheme="majorHAnsi" w:cstheme="majorHAnsi"/>
          <w:sz w:val="18"/>
        </w:rPr>
        <w:fldChar w:fldCharType="end"/>
      </w:r>
    </w:p>
    <w:p w14:paraId="0F523846" w14:textId="509AE0FE" w:rsidR="006D030E" w:rsidRPr="00CB0166" w:rsidRDefault="00664EF4" w:rsidP="006D030E">
      <w:pPr>
        <w:pStyle w:val="30"/>
        <w:ind w:left="1134" w:hanging="709"/>
        <w:rPr>
          <w:rFonts w:cstheme="majorHAnsi"/>
        </w:rPr>
      </w:pPr>
      <w:bookmarkStart w:id="949" w:name="_作業実行_1"/>
      <w:bookmarkStart w:id="950" w:name="_Toc105604740"/>
      <w:bookmarkStart w:id="951" w:name="_Ref492912723"/>
      <w:bookmarkStart w:id="952" w:name="_Ref492912763"/>
      <w:bookmarkStart w:id="953" w:name="_Ref492913161"/>
      <w:bookmarkStart w:id="954" w:name="_Ref492913163"/>
      <w:bookmarkStart w:id="955" w:name="_Toc435436186"/>
      <w:bookmarkStart w:id="956" w:name="_Ref126571554"/>
      <w:bookmarkStart w:id="957" w:name="_Ref126571556"/>
      <w:bookmarkStart w:id="958" w:name="_Toc126763581"/>
      <w:bookmarkEnd w:id="949"/>
      <w:r w:rsidRPr="00CB0166">
        <w:rPr>
          <w:rFonts w:cstheme="majorHAnsi"/>
        </w:rPr>
        <w:t>Execution</w:t>
      </w:r>
      <w:bookmarkEnd w:id="950"/>
      <w:bookmarkEnd w:id="956"/>
      <w:bookmarkEnd w:id="957"/>
      <w:bookmarkEnd w:id="958"/>
    </w:p>
    <w:p w14:paraId="60459EB5" w14:textId="6C8F0D5C" w:rsidR="006D030E" w:rsidRPr="00CB0166" w:rsidRDefault="0059653B" w:rsidP="00D361BF">
      <w:pPr>
        <w:pStyle w:val="aff0"/>
        <w:numPr>
          <w:ilvl w:val="0"/>
          <w:numId w:val="18"/>
        </w:numPr>
        <w:jc w:val="left"/>
        <w:rPr>
          <w:rFonts w:asciiTheme="majorHAnsi" w:hAnsiTheme="majorHAnsi" w:cstheme="majorHAnsi"/>
        </w:rPr>
      </w:pPr>
      <w:r>
        <w:rPr>
          <w:rFonts w:asciiTheme="majorHAnsi" w:hAnsiTheme="majorHAnsi" w:cstheme="majorHAnsi"/>
        </w:rPr>
        <w:t xml:space="preserve">The “Execution” menu allows users to execute operations. </w:t>
      </w:r>
      <w:r w:rsidR="002449E9">
        <w:rPr>
          <w:rFonts w:asciiTheme="majorHAnsi" w:hAnsiTheme="majorHAnsi" w:cstheme="majorHAnsi"/>
        </w:rPr>
        <w:t xml:space="preserve">The users can use the radio buttons to select which Movement and Operation to execute. Pressing the “Execute” button on the bottom of the </w:t>
      </w:r>
      <w:r w:rsidR="00367D7D">
        <w:rPr>
          <w:rFonts w:asciiTheme="majorHAnsi" w:hAnsiTheme="majorHAnsi" w:cstheme="majorHAnsi"/>
        </w:rPr>
        <w:t>screen will move the user to “</w:t>
      </w:r>
      <w:r w:rsidR="00367D7D" w:rsidRPr="00367D7D">
        <w:rPr>
          <w:rFonts w:asciiTheme="majorHAnsi" w:hAnsiTheme="majorHAnsi" w:cstheme="majorHAnsi"/>
          <w:u w:val="single"/>
        </w:rPr>
        <w:fldChar w:fldCharType="begin"/>
      </w:r>
      <w:r w:rsidR="00367D7D" w:rsidRPr="00367D7D">
        <w:rPr>
          <w:rFonts w:asciiTheme="majorHAnsi" w:hAnsiTheme="majorHAnsi" w:cstheme="majorHAnsi"/>
          <w:u w:val="single"/>
        </w:rPr>
        <w:instrText xml:space="preserve"> REF _Ref126584838 \r \h </w:instrText>
      </w:r>
      <w:r w:rsidR="00367D7D" w:rsidRPr="00367D7D">
        <w:rPr>
          <w:rFonts w:asciiTheme="majorHAnsi" w:hAnsiTheme="majorHAnsi" w:cstheme="majorHAnsi"/>
          <w:u w:val="single"/>
        </w:rPr>
      </w:r>
      <w:r w:rsidR="00367D7D">
        <w:rPr>
          <w:rFonts w:asciiTheme="majorHAnsi" w:hAnsiTheme="majorHAnsi" w:cstheme="majorHAnsi"/>
          <w:u w:val="single"/>
        </w:rPr>
        <w:instrText xml:space="preserve"> \* MERGEFORMAT </w:instrText>
      </w:r>
      <w:r w:rsidR="00367D7D" w:rsidRPr="00367D7D">
        <w:rPr>
          <w:rFonts w:asciiTheme="majorHAnsi" w:hAnsiTheme="majorHAnsi" w:cstheme="majorHAnsi"/>
          <w:u w:val="single"/>
        </w:rPr>
        <w:fldChar w:fldCharType="separate"/>
      </w:r>
      <w:r w:rsidR="00D751A3">
        <w:rPr>
          <w:rFonts w:asciiTheme="majorHAnsi" w:hAnsiTheme="majorHAnsi" w:cstheme="majorHAnsi"/>
          <w:u w:val="single"/>
        </w:rPr>
        <w:t>5.2.10</w:t>
      </w:r>
      <w:r w:rsidR="00367D7D" w:rsidRPr="00367D7D">
        <w:rPr>
          <w:rFonts w:asciiTheme="majorHAnsi" w:hAnsiTheme="majorHAnsi" w:cstheme="majorHAnsi"/>
          <w:u w:val="single"/>
        </w:rPr>
        <w:fldChar w:fldCharType="end"/>
      </w:r>
      <w:r w:rsidR="00367D7D" w:rsidRPr="00367D7D">
        <w:rPr>
          <w:rFonts w:asciiTheme="majorHAnsi" w:hAnsiTheme="majorHAnsi" w:cstheme="majorHAnsi"/>
          <w:u w:val="single"/>
        </w:rPr>
        <w:t xml:space="preserve"> </w:t>
      </w:r>
      <w:r w:rsidR="00367D7D" w:rsidRPr="00367D7D">
        <w:rPr>
          <w:rFonts w:asciiTheme="majorHAnsi" w:hAnsiTheme="majorHAnsi" w:cstheme="majorHAnsi"/>
          <w:u w:val="single"/>
        </w:rPr>
        <w:fldChar w:fldCharType="begin"/>
      </w:r>
      <w:r w:rsidR="00367D7D" w:rsidRPr="00367D7D">
        <w:rPr>
          <w:rFonts w:asciiTheme="majorHAnsi" w:hAnsiTheme="majorHAnsi" w:cstheme="majorHAnsi"/>
          <w:u w:val="single"/>
        </w:rPr>
        <w:instrText xml:space="preserve"> REF _Ref126584827 \h </w:instrText>
      </w:r>
      <w:r w:rsidR="00367D7D" w:rsidRPr="00367D7D">
        <w:rPr>
          <w:rFonts w:asciiTheme="majorHAnsi" w:hAnsiTheme="majorHAnsi" w:cstheme="majorHAnsi"/>
          <w:u w:val="single"/>
        </w:rPr>
      </w:r>
      <w:r w:rsidR="00367D7D">
        <w:rPr>
          <w:rFonts w:asciiTheme="majorHAnsi" w:hAnsiTheme="majorHAnsi" w:cstheme="majorHAnsi"/>
          <w:u w:val="single"/>
        </w:rPr>
        <w:instrText xml:space="preserve"> \* MERGEFORMAT </w:instrText>
      </w:r>
      <w:r w:rsidR="00367D7D" w:rsidRPr="00367D7D">
        <w:rPr>
          <w:rFonts w:asciiTheme="majorHAnsi" w:hAnsiTheme="majorHAnsi" w:cstheme="majorHAnsi"/>
          <w:u w:val="single"/>
        </w:rPr>
        <w:fldChar w:fldCharType="separate"/>
      </w:r>
      <w:r w:rsidR="00D751A3" w:rsidRPr="00D751A3">
        <w:rPr>
          <w:rFonts w:cstheme="majorHAnsi"/>
          <w:u w:val="single"/>
        </w:rPr>
        <w:t>Check operation status</w:t>
      </w:r>
      <w:r w:rsidR="00367D7D" w:rsidRPr="00367D7D">
        <w:rPr>
          <w:rFonts w:asciiTheme="majorHAnsi" w:hAnsiTheme="majorHAnsi" w:cstheme="majorHAnsi"/>
          <w:u w:val="single"/>
        </w:rPr>
        <w:fldChar w:fldCharType="end"/>
      </w:r>
      <w:r w:rsidR="00367D7D">
        <w:rPr>
          <w:rFonts w:asciiTheme="majorHAnsi" w:hAnsiTheme="majorHAnsi" w:cstheme="majorHAnsi"/>
        </w:rPr>
        <w:t>”</w:t>
      </w:r>
      <w:r w:rsidR="002449E9">
        <w:rPr>
          <w:rFonts w:asciiTheme="majorHAnsi" w:hAnsiTheme="majorHAnsi" w:cstheme="majorHAnsi"/>
        </w:rPr>
        <w:t xml:space="preserve"> where the operation is run. </w:t>
      </w:r>
    </w:p>
    <w:p w14:paraId="69E67851" w14:textId="3B28908C" w:rsidR="006D030E" w:rsidRPr="00CB0166" w:rsidRDefault="00211450" w:rsidP="006D030E">
      <w:pPr>
        <w:pStyle w:val="aff0"/>
        <w:ind w:left="709" w:firstLine="131"/>
        <w:jc w:val="center"/>
        <w:rPr>
          <w:rStyle w:val="generalbold1"/>
          <w:rFonts w:asciiTheme="majorHAnsi" w:hAnsiTheme="majorHAnsi" w:cstheme="majorHAnsi"/>
          <w:sz w:val="21"/>
          <w:szCs w:val="22"/>
        </w:rPr>
      </w:pPr>
      <w:r w:rsidRPr="00CB0166">
        <w:rPr>
          <w:rFonts w:asciiTheme="majorHAnsi" w:hAnsiTheme="majorHAnsi" w:cstheme="majorHAnsi"/>
          <w:noProof/>
        </w:rPr>
        <mc:AlternateContent>
          <mc:Choice Requires="wps">
            <w:drawing>
              <wp:anchor distT="0" distB="0" distL="114300" distR="114300" simplePos="0" relativeHeight="251754496" behindDoc="0" locked="0" layoutInCell="1" allowOverlap="1" wp14:anchorId="582CDE10" wp14:editId="27B28B1E">
                <wp:simplePos x="0" y="0"/>
                <wp:positionH relativeFrom="column">
                  <wp:posOffset>422698</wp:posOffset>
                </wp:positionH>
                <wp:positionV relativeFrom="paragraph">
                  <wp:posOffset>2110529</wp:posOffset>
                </wp:positionV>
                <wp:extent cx="738835" cy="190196"/>
                <wp:effectExtent l="0" t="0" r="23495" b="19685"/>
                <wp:wrapNone/>
                <wp:docPr id="246" name="正方形/長方形 246"/>
                <wp:cNvGraphicFramePr/>
                <a:graphic xmlns:a="http://schemas.openxmlformats.org/drawingml/2006/main">
                  <a:graphicData uri="http://schemas.microsoft.com/office/word/2010/wordprocessingShape">
                    <wps:wsp>
                      <wps:cNvSpPr/>
                      <wps:spPr>
                        <a:xfrm>
                          <a:off x="0" y="0"/>
                          <a:ext cx="738835" cy="1901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89D15" id="正方形/長方形 246" o:spid="_x0000_s1026" style="position:absolute;left:0;text-align:left;margin-left:33.3pt;margin-top:166.2pt;width:58.2pt;height: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" filled="f" strokecolor="red" strokeweight="2pt"/>
            </w:pict>
          </mc:Fallback>
        </mc:AlternateContent>
      </w:r>
      <w:r w:rsidR="006F18C8" w:rsidRPr="006F18C8">
        <w:rPr>
          <w:noProof/>
        </w:rPr>
        <w:t xml:space="preserve"> </w:t>
      </w:r>
      <w:r w:rsidR="006F18C8">
        <w:rPr>
          <w:noProof/>
        </w:rPr>
        <w:drawing>
          <wp:inline distT="0" distB="0" distL="0" distR="0" wp14:anchorId="6C66921B" wp14:editId="0DD49F3D">
            <wp:extent cx="6119495" cy="3754120"/>
            <wp:effectExtent l="0" t="0" r="0" b="0"/>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9495" cy="3754120"/>
                    </a:xfrm>
                    <a:prstGeom prst="rect">
                      <a:avLst/>
                    </a:prstGeom>
                  </pic:spPr>
                </pic:pic>
              </a:graphicData>
            </a:graphic>
          </wp:inline>
        </w:drawing>
      </w:r>
    </w:p>
    <w:p w14:paraId="49A2B136" w14:textId="086D333A" w:rsidR="006D030E" w:rsidRPr="00CB0166" w:rsidRDefault="00664EF4" w:rsidP="006D030E">
      <w:pPr>
        <w:jc w:val="center"/>
        <w:rPr>
          <w:rFonts w:asciiTheme="majorHAnsi" w:hAnsiTheme="majorHAnsi" w:cstheme="majorHAnsi"/>
          <w:b/>
        </w:rPr>
      </w:pPr>
      <w:r w:rsidRPr="00CB0166">
        <w:rPr>
          <w:rFonts w:asciiTheme="majorHAnsi" w:hAnsiTheme="majorHAnsi" w:cstheme="majorHAnsi"/>
          <w:b/>
        </w:rPr>
        <w:t>Figure</w:t>
      </w:r>
      <w:r w:rsidR="005F29BC" w:rsidRPr="00CB0166">
        <w:rPr>
          <w:rFonts w:asciiTheme="majorHAnsi" w:hAnsiTheme="majorHAnsi" w:cstheme="majorHAnsi"/>
          <w:b/>
        </w:rPr>
        <w:t xml:space="preserve"> </w:t>
      </w:r>
      <w:r w:rsidR="00271B4C" w:rsidRPr="00CB0166">
        <w:rPr>
          <w:rFonts w:asciiTheme="majorHAnsi" w:hAnsiTheme="majorHAnsi" w:cstheme="majorHAnsi"/>
          <w:b/>
        </w:rPr>
        <w:t>6.2.14</w:t>
      </w:r>
      <w:r w:rsidR="005F29BC" w:rsidRPr="00CB0166">
        <w:rPr>
          <w:rFonts w:asciiTheme="majorHAnsi" w:hAnsiTheme="majorHAnsi" w:cstheme="majorHAnsi"/>
          <w:b/>
        </w:rPr>
        <w:t>-1</w:t>
      </w:r>
      <w:r w:rsidR="006D030E" w:rsidRPr="00CB0166">
        <w:rPr>
          <w:rFonts w:asciiTheme="majorHAnsi" w:hAnsiTheme="majorHAnsi" w:cstheme="majorHAnsi"/>
          <w:b/>
        </w:rPr>
        <w:t xml:space="preserve"> </w:t>
      </w:r>
      <w:r w:rsidRPr="00CB0166">
        <w:rPr>
          <w:rFonts w:asciiTheme="majorHAnsi" w:hAnsiTheme="majorHAnsi" w:cstheme="majorHAnsi"/>
          <w:b/>
        </w:rPr>
        <w:t>Submenu screen</w:t>
      </w:r>
      <w:r w:rsidRPr="00CB0166">
        <w:rPr>
          <w:rFonts w:asciiTheme="majorHAnsi" w:hAnsiTheme="majorHAnsi" w:cstheme="majorHAnsi"/>
          <w:b/>
        </w:rPr>
        <w:t>（</w:t>
      </w:r>
      <w:r w:rsidR="000B6EAC" w:rsidRPr="00CB0166">
        <w:rPr>
          <w:rFonts w:asciiTheme="majorHAnsi" w:hAnsiTheme="majorHAnsi" w:cstheme="majorHAnsi"/>
          <w:b/>
        </w:rPr>
        <w:t>E</w:t>
      </w:r>
      <w:r w:rsidRPr="00CB0166">
        <w:rPr>
          <w:rFonts w:asciiTheme="majorHAnsi" w:hAnsiTheme="majorHAnsi" w:cstheme="majorHAnsi"/>
          <w:b/>
        </w:rPr>
        <w:t>xecution</w:t>
      </w:r>
      <w:r w:rsidR="006D030E" w:rsidRPr="00CB0166">
        <w:rPr>
          <w:rFonts w:asciiTheme="majorHAnsi" w:hAnsiTheme="majorHAnsi" w:cstheme="majorHAnsi"/>
          <w:b/>
        </w:rPr>
        <w:t>）</w:t>
      </w:r>
    </w:p>
    <w:p w14:paraId="01755324" w14:textId="77777777" w:rsidR="006D030E" w:rsidRPr="00CB0166" w:rsidRDefault="006D030E" w:rsidP="006D030E">
      <w:pPr>
        <w:rPr>
          <w:rFonts w:asciiTheme="majorHAnsi" w:hAnsiTheme="majorHAnsi" w:cstheme="majorHAnsi"/>
        </w:rPr>
      </w:pPr>
    </w:p>
    <w:p w14:paraId="3D85EBB0" w14:textId="7E9D4114" w:rsidR="00BC1CDA" w:rsidRPr="00CB0166" w:rsidRDefault="003B1514" w:rsidP="00B73B10">
      <w:pPr>
        <w:pStyle w:val="a9"/>
        <w:numPr>
          <w:ilvl w:val="0"/>
          <w:numId w:val="7"/>
        </w:numPr>
        <w:autoSpaceDE w:val="0"/>
        <w:autoSpaceDN w:val="0"/>
        <w:adjustRightInd w:val="0"/>
        <w:ind w:leftChars="0"/>
        <w:jc w:val="left"/>
        <w:rPr>
          <w:rFonts w:asciiTheme="majorHAnsi" w:hAnsiTheme="majorHAnsi" w:cstheme="majorHAnsi"/>
          <w:color w:val="000000"/>
          <w:kern w:val="0"/>
          <w:szCs w:val="21"/>
        </w:rPr>
      </w:pPr>
      <w:r w:rsidRPr="00CB0166">
        <w:rPr>
          <w:rFonts w:asciiTheme="majorHAnsi" w:hAnsiTheme="majorHAnsi" w:cstheme="majorHAnsi"/>
          <w:b/>
          <w:bCs/>
          <w:color w:val="000000"/>
          <w:kern w:val="0"/>
          <w:szCs w:val="21"/>
        </w:rPr>
        <w:t xml:space="preserve">Specify </w:t>
      </w:r>
      <w:r w:rsidR="005E1FC9" w:rsidRPr="00CB0166">
        <w:rPr>
          <w:rFonts w:asciiTheme="majorHAnsi" w:hAnsiTheme="majorHAnsi" w:cstheme="majorHAnsi"/>
          <w:b/>
          <w:bCs/>
          <w:color w:val="000000"/>
          <w:kern w:val="0"/>
          <w:szCs w:val="21"/>
        </w:rPr>
        <w:t xml:space="preserve">scheduled </w:t>
      </w:r>
      <w:r w:rsidR="005963C2" w:rsidRPr="00CB0166">
        <w:rPr>
          <w:rFonts w:asciiTheme="majorHAnsi" w:hAnsiTheme="majorHAnsi" w:cstheme="majorHAnsi"/>
          <w:b/>
          <w:bCs/>
          <w:color w:val="000000"/>
          <w:kern w:val="0"/>
          <w:szCs w:val="21"/>
        </w:rPr>
        <w:t xml:space="preserve">date/time </w:t>
      </w:r>
    </w:p>
    <w:p w14:paraId="7FAED327" w14:textId="3DB4FE12" w:rsidR="00421B6A" w:rsidRPr="00CB0166" w:rsidRDefault="003B1514" w:rsidP="00421B6A">
      <w:pPr>
        <w:pStyle w:val="a9"/>
        <w:autoSpaceDE w:val="0"/>
        <w:autoSpaceDN w:val="0"/>
        <w:adjustRightInd w:val="0"/>
        <w:ind w:leftChars="0" w:left="1351"/>
        <w:jc w:val="left"/>
        <w:rPr>
          <w:rFonts w:asciiTheme="majorHAnsi" w:hAnsiTheme="majorHAnsi" w:cstheme="majorHAnsi"/>
          <w:color w:val="000000"/>
          <w:kern w:val="0"/>
          <w:szCs w:val="21"/>
        </w:rPr>
      </w:pPr>
      <w:r w:rsidRPr="00CB0166">
        <w:rPr>
          <w:rFonts w:asciiTheme="majorHAnsi" w:hAnsiTheme="majorHAnsi" w:cstheme="majorHAnsi"/>
          <w:szCs w:val="21"/>
        </w:rPr>
        <w:t>Users can reserve Execution and Plan confirmations by entering the "Scheduled date/time"</w:t>
      </w:r>
      <w:r w:rsidR="00421B6A" w:rsidRPr="00CB0166">
        <w:rPr>
          <w:rFonts w:asciiTheme="majorHAnsi" w:hAnsiTheme="majorHAnsi" w:cstheme="majorHAnsi"/>
          <w:szCs w:val="21"/>
        </w:rPr>
        <w:t>.</w:t>
      </w:r>
    </w:p>
    <w:p w14:paraId="42ABC830" w14:textId="49C7DEE7" w:rsidR="00421B6A" w:rsidRPr="00CB0166" w:rsidRDefault="0005695A" w:rsidP="00421B6A">
      <w:pPr>
        <w:pStyle w:val="a9"/>
        <w:autoSpaceDE w:val="0"/>
        <w:autoSpaceDN w:val="0"/>
        <w:adjustRightInd w:val="0"/>
        <w:ind w:leftChars="0" w:left="1351"/>
        <w:jc w:val="left"/>
        <w:rPr>
          <w:rFonts w:asciiTheme="majorHAnsi" w:hAnsiTheme="majorHAnsi" w:cstheme="majorHAnsi"/>
          <w:color w:val="000000"/>
          <w:kern w:val="0"/>
          <w:szCs w:val="21"/>
        </w:rPr>
      </w:pPr>
      <w:r w:rsidRPr="00CB0166">
        <w:rPr>
          <w:rFonts w:asciiTheme="majorHAnsi" w:hAnsiTheme="majorHAnsi" w:cstheme="majorHAnsi"/>
          <w:szCs w:val="21"/>
        </w:rPr>
        <w:t>Only</w:t>
      </w:r>
      <w:r w:rsidR="00421B6A" w:rsidRPr="00CB0166">
        <w:rPr>
          <w:rFonts w:asciiTheme="majorHAnsi" w:hAnsiTheme="majorHAnsi" w:cstheme="majorHAnsi"/>
          <w:szCs w:val="21"/>
        </w:rPr>
        <w:t xml:space="preserve"> date/time can be registered for "Schedule date/time"</w:t>
      </w:r>
    </w:p>
    <w:p w14:paraId="654A2569" w14:textId="5D2852C6" w:rsidR="00BC1CDA" w:rsidRPr="00CB0166" w:rsidRDefault="003B1514" w:rsidP="00BC1CDA">
      <w:pPr>
        <w:pStyle w:val="a9"/>
        <w:numPr>
          <w:ilvl w:val="0"/>
          <w:numId w:val="7"/>
        </w:numPr>
        <w:autoSpaceDE w:val="0"/>
        <w:autoSpaceDN w:val="0"/>
        <w:adjustRightInd w:val="0"/>
        <w:ind w:leftChars="0"/>
        <w:jc w:val="left"/>
        <w:rPr>
          <w:rFonts w:asciiTheme="majorHAnsi" w:hAnsiTheme="majorHAnsi" w:cstheme="majorHAnsi"/>
          <w:b/>
          <w:color w:val="000000"/>
          <w:kern w:val="0"/>
          <w:szCs w:val="21"/>
        </w:rPr>
      </w:pPr>
      <w:r w:rsidRPr="00CB0166">
        <w:rPr>
          <w:rFonts w:asciiTheme="majorHAnsi" w:hAnsiTheme="majorHAnsi" w:cstheme="majorHAnsi"/>
          <w:b/>
          <w:color w:val="000000"/>
          <w:kern w:val="0"/>
          <w:szCs w:val="21"/>
        </w:rPr>
        <w:t xml:space="preserve">Specify </w:t>
      </w:r>
      <w:r w:rsidR="00BC1CDA" w:rsidRPr="00CB0166">
        <w:rPr>
          <w:rFonts w:asciiTheme="majorHAnsi" w:hAnsiTheme="majorHAnsi" w:cstheme="majorHAnsi"/>
          <w:b/>
          <w:color w:val="000000"/>
          <w:kern w:val="0"/>
          <w:szCs w:val="21"/>
        </w:rPr>
        <w:t>Movement</w:t>
      </w:r>
    </w:p>
    <w:p w14:paraId="46A157DA" w14:textId="6DCB866A" w:rsidR="006E60F2" w:rsidRPr="00CB0166" w:rsidRDefault="006E60F2" w:rsidP="006E60F2">
      <w:pPr>
        <w:pStyle w:val="a9"/>
        <w:autoSpaceDE w:val="0"/>
        <w:autoSpaceDN w:val="0"/>
        <w:adjustRightInd w:val="0"/>
        <w:ind w:leftChars="0" w:left="1351"/>
        <w:jc w:val="left"/>
        <w:rPr>
          <w:rFonts w:asciiTheme="majorHAnsi" w:hAnsiTheme="majorHAnsi" w:cstheme="majorHAnsi"/>
          <w:color w:val="000000"/>
          <w:kern w:val="0"/>
          <w:szCs w:val="21"/>
        </w:rPr>
      </w:pPr>
      <w:r w:rsidRPr="00CB0166">
        <w:rPr>
          <w:rFonts w:asciiTheme="majorHAnsi" w:hAnsiTheme="majorHAnsi" w:cstheme="majorHAnsi"/>
          <w:color w:val="000000"/>
          <w:kern w:val="0"/>
          <w:szCs w:val="21"/>
        </w:rPr>
        <w:t xml:space="preserve">Select the Movement registered in the </w:t>
      </w:r>
      <w:r w:rsidRPr="00CB0166">
        <w:rPr>
          <w:rFonts w:asciiTheme="majorHAnsi" w:hAnsiTheme="majorHAnsi" w:cstheme="majorHAnsi"/>
          <w:color w:val="000000"/>
          <w:kern w:val="0"/>
          <w:szCs w:val="21"/>
          <w:u w:val="single"/>
        </w:rPr>
        <w:t>"</w:t>
      </w:r>
      <w:r w:rsidR="00367D7D">
        <w:rPr>
          <w:rFonts w:asciiTheme="majorHAnsi" w:hAnsiTheme="majorHAnsi" w:cstheme="majorHAnsi"/>
          <w:color w:val="000000"/>
          <w:kern w:val="0"/>
          <w:szCs w:val="21"/>
          <w:u w:val="single"/>
        </w:rPr>
        <w:fldChar w:fldCharType="begin"/>
      </w:r>
      <w:r w:rsidR="00367D7D">
        <w:rPr>
          <w:rFonts w:asciiTheme="majorHAnsi" w:hAnsiTheme="majorHAnsi" w:cstheme="majorHAnsi"/>
          <w:color w:val="000000"/>
          <w:kern w:val="0"/>
          <w:szCs w:val="21"/>
          <w:u w:val="single"/>
        </w:rPr>
        <w:instrText xml:space="preserve"> REF _Ref126584904 \r \h </w:instrText>
      </w:r>
      <w:r w:rsidR="00367D7D">
        <w:rPr>
          <w:rFonts w:asciiTheme="majorHAnsi" w:hAnsiTheme="majorHAnsi" w:cstheme="majorHAnsi"/>
          <w:color w:val="000000"/>
          <w:kern w:val="0"/>
          <w:szCs w:val="21"/>
          <w:u w:val="single"/>
        </w:rPr>
      </w:r>
      <w:r w:rsidR="00367D7D">
        <w:rPr>
          <w:rFonts w:asciiTheme="majorHAnsi" w:hAnsiTheme="majorHAnsi" w:cstheme="majorHAnsi"/>
          <w:color w:val="000000"/>
          <w:kern w:val="0"/>
          <w:szCs w:val="21"/>
          <w:u w:val="single"/>
        </w:rPr>
        <w:fldChar w:fldCharType="separate"/>
      </w:r>
      <w:r w:rsidR="00D751A3">
        <w:rPr>
          <w:rFonts w:asciiTheme="majorHAnsi" w:hAnsiTheme="majorHAnsi" w:cstheme="majorHAnsi"/>
          <w:color w:val="000000"/>
          <w:kern w:val="0"/>
          <w:szCs w:val="21"/>
          <w:u w:val="single"/>
        </w:rPr>
        <w:t>5.2.3</w:t>
      </w:r>
      <w:r w:rsidR="00367D7D">
        <w:rPr>
          <w:rFonts w:asciiTheme="majorHAnsi" w:hAnsiTheme="majorHAnsi" w:cstheme="majorHAnsi"/>
          <w:color w:val="000000"/>
          <w:kern w:val="0"/>
          <w:szCs w:val="21"/>
          <w:u w:val="single"/>
        </w:rPr>
        <w:fldChar w:fldCharType="end"/>
      </w:r>
      <w:r w:rsidR="00367D7D">
        <w:rPr>
          <w:rFonts w:asciiTheme="majorHAnsi" w:hAnsiTheme="majorHAnsi" w:cstheme="majorHAnsi"/>
          <w:color w:val="000000"/>
          <w:kern w:val="0"/>
          <w:szCs w:val="21"/>
          <w:u w:val="single"/>
        </w:rPr>
        <w:t xml:space="preserve"> </w:t>
      </w:r>
      <w:r w:rsidR="00367D7D">
        <w:rPr>
          <w:rFonts w:asciiTheme="majorHAnsi" w:hAnsiTheme="majorHAnsi" w:cstheme="majorHAnsi"/>
          <w:color w:val="000000"/>
          <w:kern w:val="0"/>
          <w:szCs w:val="21"/>
          <w:u w:val="single"/>
        </w:rPr>
        <w:fldChar w:fldCharType="begin"/>
      </w:r>
      <w:r w:rsidR="00367D7D">
        <w:rPr>
          <w:rFonts w:asciiTheme="majorHAnsi" w:hAnsiTheme="majorHAnsi" w:cstheme="majorHAnsi"/>
          <w:color w:val="000000"/>
          <w:kern w:val="0"/>
          <w:szCs w:val="21"/>
          <w:u w:val="single"/>
        </w:rPr>
        <w:instrText xml:space="preserve"> REF _Ref126584913 \h </w:instrText>
      </w:r>
      <w:r w:rsidR="00367D7D">
        <w:rPr>
          <w:rFonts w:asciiTheme="majorHAnsi" w:hAnsiTheme="majorHAnsi" w:cstheme="majorHAnsi"/>
          <w:color w:val="000000"/>
          <w:kern w:val="0"/>
          <w:szCs w:val="21"/>
          <w:u w:val="single"/>
        </w:rPr>
      </w:r>
      <w:r w:rsidR="00367D7D">
        <w:rPr>
          <w:rFonts w:asciiTheme="majorHAnsi" w:hAnsiTheme="majorHAnsi" w:cstheme="majorHAnsi"/>
          <w:color w:val="000000"/>
          <w:kern w:val="0"/>
          <w:szCs w:val="21"/>
          <w:u w:val="single"/>
        </w:rPr>
        <w:fldChar w:fldCharType="separate"/>
      </w:r>
      <w:r w:rsidR="00D751A3" w:rsidRPr="00CB0166">
        <w:rPr>
          <w:rFonts w:cstheme="majorHAnsi"/>
          <w:szCs w:val="21"/>
        </w:rPr>
        <w:t>Movement list</w:t>
      </w:r>
      <w:r w:rsidR="00367D7D">
        <w:rPr>
          <w:rFonts w:asciiTheme="majorHAnsi" w:hAnsiTheme="majorHAnsi" w:cstheme="majorHAnsi"/>
          <w:color w:val="000000"/>
          <w:kern w:val="0"/>
          <w:szCs w:val="21"/>
          <w:u w:val="single"/>
        </w:rPr>
        <w:fldChar w:fldCharType="end"/>
      </w:r>
      <w:r w:rsidRPr="00CB0166">
        <w:rPr>
          <w:rFonts w:asciiTheme="majorHAnsi" w:hAnsiTheme="majorHAnsi" w:cstheme="majorHAnsi"/>
          <w:color w:val="000000"/>
          <w:kern w:val="0"/>
          <w:szCs w:val="21"/>
          <w:u w:val="single"/>
        </w:rPr>
        <w:t>"</w:t>
      </w:r>
      <w:r w:rsidRPr="00CB0166">
        <w:rPr>
          <w:rFonts w:asciiTheme="majorHAnsi" w:hAnsiTheme="majorHAnsi" w:cstheme="majorHAnsi"/>
          <w:color w:val="000000"/>
          <w:kern w:val="0"/>
          <w:szCs w:val="21"/>
        </w:rPr>
        <w:t>.</w:t>
      </w:r>
    </w:p>
    <w:p w14:paraId="5123EF79" w14:textId="6C50740A" w:rsidR="006E60F2" w:rsidRPr="00CB0166" w:rsidRDefault="003B1514" w:rsidP="00421B6A">
      <w:pPr>
        <w:pStyle w:val="a9"/>
        <w:numPr>
          <w:ilvl w:val="0"/>
          <w:numId w:val="7"/>
        </w:numPr>
        <w:autoSpaceDE w:val="0"/>
        <w:autoSpaceDN w:val="0"/>
        <w:adjustRightInd w:val="0"/>
        <w:ind w:leftChars="0"/>
        <w:jc w:val="left"/>
        <w:rPr>
          <w:rFonts w:asciiTheme="majorHAnsi" w:hAnsiTheme="majorHAnsi" w:cstheme="majorHAnsi"/>
          <w:b/>
        </w:rPr>
      </w:pPr>
      <w:r w:rsidRPr="00CB0166">
        <w:rPr>
          <w:rFonts w:asciiTheme="majorHAnsi" w:hAnsiTheme="majorHAnsi" w:cstheme="majorHAnsi"/>
          <w:b/>
          <w:u w:color="001F49" w:themeColor="accent6" w:themeShade="BF"/>
        </w:rPr>
        <w:t xml:space="preserve">Specify </w:t>
      </w:r>
      <w:r w:rsidR="00F009BA" w:rsidRPr="00CB0166">
        <w:rPr>
          <w:rFonts w:asciiTheme="majorHAnsi" w:hAnsiTheme="majorHAnsi" w:cstheme="majorHAnsi"/>
          <w:b/>
          <w:u w:color="001F49" w:themeColor="accent6" w:themeShade="BF"/>
        </w:rPr>
        <w:t>Operation</w:t>
      </w:r>
    </w:p>
    <w:p w14:paraId="21871AFF" w14:textId="0ACAD8DC" w:rsidR="00421B6A" w:rsidRPr="00CB0166" w:rsidRDefault="00421B6A" w:rsidP="00421B6A">
      <w:pPr>
        <w:pStyle w:val="a9"/>
        <w:autoSpaceDE w:val="0"/>
        <w:autoSpaceDN w:val="0"/>
        <w:adjustRightInd w:val="0"/>
        <w:ind w:leftChars="0" w:left="1351"/>
        <w:jc w:val="left"/>
        <w:rPr>
          <w:rFonts w:asciiTheme="majorHAnsi" w:hAnsiTheme="majorHAnsi" w:cstheme="majorHAnsi"/>
          <w:b/>
        </w:rPr>
      </w:pPr>
      <w:r w:rsidRPr="00CB0166">
        <w:rPr>
          <w:rFonts w:asciiTheme="majorHAnsi" w:hAnsiTheme="majorHAnsi" w:cstheme="majorHAnsi"/>
        </w:rPr>
        <w:t xml:space="preserve">Select the Operation registered in the </w:t>
      </w:r>
      <w:r w:rsidRPr="00CB0166">
        <w:rPr>
          <w:rFonts w:asciiTheme="majorHAnsi" w:hAnsiTheme="majorHAnsi" w:cstheme="majorHAnsi"/>
          <w:u w:val="single"/>
        </w:rPr>
        <w:t>"</w:t>
      </w:r>
      <w:r w:rsidR="00367D7D">
        <w:rPr>
          <w:rFonts w:asciiTheme="majorHAnsi" w:hAnsiTheme="majorHAnsi" w:cstheme="majorHAnsi"/>
          <w:u w:val="single"/>
        </w:rPr>
        <w:fldChar w:fldCharType="begin"/>
      </w:r>
      <w:r w:rsidR="00367D7D">
        <w:rPr>
          <w:rFonts w:asciiTheme="majorHAnsi" w:hAnsiTheme="majorHAnsi" w:cstheme="majorHAnsi"/>
          <w:u w:val="single"/>
        </w:rPr>
        <w:instrText xml:space="preserve"> REF _Ref126584932 \r \h </w:instrText>
      </w:r>
      <w:r w:rsidR="00367D7D">
        <w:rPr>
          <w:rFonts w:asciiTheme="majorHAnsi" w:hAnsiTheme="majorHAnsi" w:cstheme="majorHAnsi"/>
          <w:u w:val="single"/>
        </w:rPr>
      </w:r>
      <w:r w:rsidR="00367D7D">
        <w:rPr>
          <w:rFonts w:asciiTheme="majorHAnsi" w:hAnsiTheme="majorHAnsi" w:cstheme="majorHAnsi"/>
          <w:u w:val="single"/>
        </w:rPr>
        <w:fldChar w:fldCharType="separate"/>
      </w:r>
      <w:r w:rsidR="00D751A3">
        <w:rPr>
          <w:rFonts w:asciiTheme="majorHAnsi" w:hAnsiTheme="majorHAnsi" w:cstheme="majorHAnsi"/>
          <w:u w:val="single"/>
        </w:rPr>
        <w:t>5.1.1</w:t>
      </w:r>
      <w:r w:rsidR="00367D7D">
        <w:rPr>
          <w:rFonts w:asciiTheme="majorHAnsi" w:hAnsiTheme="majorHAnsi" w:cstheme="majorHAnsi"/>
          <w:u w:val="single"/>
        </w:rPr>
        <w:fldChar w:fldCharType="end"/>
      </w:r>
      <w:r w:rsidR="00367D7D">
        <w:rPr>
          <w:rFonts w:asciiTheme="majorHAnsi" w:hAnsiTheme="majorHAnsi" w:cstheme="majorHAnsi"/>
          <w:u w:val="single"/>
        </w:rPr>
        <w:t xml:space="preserve"> </w:t>
      </w:r>
      <w:r w:rsidR="00367D7D">
        <w:rPr>
          <w:rFonts w:asciiTheme="majorHAnsi" w:hAnsiTheme="majorHAnsi" w:cstheme="majorHAnsi"/>
          <w:u w:val="single"/>
        </w:rPr>
        <w:fldChar w:fldCharType="begin"/>
      </w:r>
      <w:r w:rsidR="00367D7D">
        <w:rPr>
          <w:rFonts w:asciiTheme="majorHAnsi" w:hAnsiTheme="majorHAnsi" w:cstheme="majorHAnsi"/>
          <w:u w:val="single"/>
        </w:rPr>
        <w:instrText xml:space="preserve"> REF _Ref126584940 \h </w:instrText>
      </w:r>
      <w:r w:rsidR="00367D7D">
        <w:rPr>
          <w:rFonts w:asciiTheme="majorHAnsi" w:hAnsiTheme="majorHAnsi" w:cstheme="majorHAnsi"/>
          <w:u w:val="single"/>
        </w:rPr>
      </w:r>
      <w:r w:rsidR="00367D7D">
        <w:rPr>
          <w:rFonts w:asciiTheme="majorHAnsi" w:hAnsiTheme="majorHAnsi" w:cstheme="majorHAnsi"/>
          <w:u w:val="single"/>
        </w:rPr>
        <w:fldChar w:fldCharType="separate"/>
      </w:r>
      <w:r w:rsidR="00D751A3" w:rsidRPr="00CB0166">
        <w:rPr>
          <w:rFonts w:cstheme="majorHAnsi"/>
        </w:rPr>
        <w:t>Operation list</w:t>
      </w:r>
      <w:r w:rsidR="00367D7D">
        <w:rPr>
          <w:rFonts w:asciiTheme="majorHAnsi" w:hAnsiTheme="majorHAnsi" w:cstheme="majorHAnsi"/>
          <w:u w:val="single"/>
        </w:rPr>
        <w:fldChar w:fldCharType="end"/>
      </w:r>
      <w:r w:rsidRPr="00CB0166">
        <w:rPr>
          <w:rFonts w:asciiTheme="majorHAnsi" w:hAnsiTheme="majorHAnsi" w:cstheme="majorHAnsi"/>
          <w:u w:val="single"/>
        </w:rPr>
        <w:t>"</w:t>
      </w:r>
      <w:r w:rsidR="00F82DD7" w:rsidRPr="00CB0166">
        <w:rPr>
          <w:rFonts w:asciiTheme="majorHAnsi" w:hAnsiTheme="majorHAnsi" w:cstheme="majorHAnsi"/>
          <w:u w:val="single"/>
        </w:rPr>
        <w:t>.</w:t>
      </w:r>
    </w:p>
    <w:p w14:paraId="31E729F9" w14:textId="58524DEA" w:rsidR="00F009BA" w:rsidRPr="00CB0166" w:rsidRDefault="00F009BA" w:rsidP="00F009BA">
      <w:pPr>
        <w:pStyle w:val="a9"/>
        <w:numPr>
          <w:ilvl w:val="0"/>
          <w:numId w:val="7"/>
        </w:numPr>
        <w:autoSpaceDE w:val="0"/>
        <w:autoSpaceDN w:val="0"/>
        <w:adjustRightInd w:val="0"/>
        <w:ind w:leftChars="0"/>
        <w:jc w:val="left"/>
        <w:rPr>
          <w:rFonts w:asciiTheme="majorHAnsi" w:hAnsiTheme="majorHAnsi" w:cstheme="majorHAnsi"/>
          <w:b/>
        </w:rPr>
      </w:pPr>
      <w:r w:rsidRPr="00CB0166">
        <w:rPr>
          <w:rFonts w:asciiTheme="majorHAnsi" w:hAnsiTheme="majorHAnsi" w:cstheme="majorHAnsi"/>
          <w:b/>
          <w:u w:color="001F49" w:themeColor="accent6" w:themeShade="BF"/>
        </w:rPr>
        <w:t>Execution</w:t>
      </w:r>
    </w:p>
    <w:p w14:paraId="56A1E518" w14:textId="40D37A18" w:rsidR="00CE3E20" w:rsidRPr="00CB0166" w:rsidRDefault="00CE3E20" w:rsidP="00CE3E20">
      <w:pPr>
        <w:pStyle w:val="a9"/>
        <w:autoSpaceDE w:val="0"/>
        <w:autoSpaceDN w:val="0"/>
        <w:adjustRightInd w:val="0"/>
        <w:ind w:leftChars="0" w:left="1351"/>
        <w:jc w:val="left"/>
        <w:rPr>
          <w:rFonts w:asciiTheme="majorHAnsi" w:hAnsiTheme="majorHAnsi" w:cstheme="majorHAnsi"/>
        </w:rPr>
      </w:pPr>
      <w:r w:rsidRPr="00CB0166">
        <w:rPr>
          <w:rFonts w:asciiTheme="majorHAnsi" w:hAnsiTheme="majorHAnsi" w:cstheme="majorHAnsi"/>
        </w:rPr>
        <w:t>Clicking the "Execute" button will move the user to "</w:t>
      </w:r>
      <w:r w:rsidRPr="00CB0166">
        <w:rPr>
          <w:rFonts w:asciiTheme="majorHAnsi" w:hAnsiTheme="majorHAnsi" w:cstheme="majorHAnsi"/>
          <w:u w:val="single"/>
        </w:rPr>
        <w:t>"</w:t>
      </w:r>
      <w:r w:rsidR="00367D7D" w:rsidRPr="00367D7D">
        <w:rPr>
          <w:rFonts w:asciiTheme="majorHAnsi" w:hAnsiTheme="majorHAnsi" w:cstheme="majorHAnsi"/>
          <w:u w:val="single"/>
        </w:rPr>
        <w:fldChar w:fldCharType="begin"/>
      </w:r>
      <w:r w:rsidR="00367D7D" w:rsidRPr="00367D7D">
        <w:rPr>
          <w:rFonts w:asciiTheme="majorHAnsi" w:hAnsiTheme="majorHAnsi" w:cstheme="majorHAnsi"/>
          <w:u w:val="single"/>
        </w:rPr>
        <w:instrText xml:space="preserve"> REF _Ref126584968 \r \h </w:instrText>
      </w:r>
      <w:r w:rsidR="00367D7D" w:rsidRPr="00367D7D">
        <w:rPr>
          <w:rFonts w:asciiTheme="majorHAnsi" w:hAnsiTheme="majorHAnsi" w:cstheme="majorHAnsi"/>
          <w:u w:val="single"/>
        </w:rPr>
      </w:r>
      <w:r w:rsidR="00367D7D" w:rsidRPr="00367D7D">
        <w:rPr>
          <w:rFonts w:asciiTheme="majorHAnsi" w:hAnsiTheme="majorHAnsi" w:cstheme="majorHAnsi"/>
          <w:u w:val="single"/>
        </w:rPr>
        <w:instrText xml:space="preserve"> \* MERGEFORMAT </w:instrText>
      </w:r>
      <w:r w:rsidR="00367D7D" w:rsidRPr="00367D7D">
        <w:rPr>
          <w:rFonts w:asciiTheme="majorHAnsi" w:hAnsiTheme="majorHAnsi" w:cstheme="majorHAnsi"/>
          <w:u w:val="single"/>
        </w:rPr>
        <w:fldChar w:fldCharType="separate"/>
      </w:r>
      <w:r w:rsidR="00D751A3">
        <w:rPr>
          <w:rFonts w:asciiTheme="majorHAnsi" w:hAnsiTheme="majorHAnsi" w:cstheme="majorHAnsi"/>
          <w:u w:val="single"/>
        </w:rPr>
        <w:t>5.2.10</w:t>
      </w:r>
      <w:r w:rsidR="00367D7D" w:rsidRPr="00367D7D">
        <w:rPr>
          <w:rFonts w:asciiTheme="majorHAnsi" w:hAnsiTheme="majorHAnsi" w:cstheme="majorHAnsi"/>
          <w:u w:val="single"/>
        </w:rPr>
        <w:fldChar w:fldCharType="end"/>
      </w:r>
      <w:r w:rsidR="00367D7D" w:rsidRPr="00367D7D">
        <w:rPr>
          <w:rFonts w:asciiTheme="majorHAnsi" w:hAnsiTheme="majorHAnsi" w:cstheme="majorHAnsi"/>
          <w:u w:val="single"/>
        </w:rPr>
        <w:t xml:space="preserve"> </w:t>
      </w:r>
      <w:r w:rsidR="00367D7D" w:rsidRPr="00367D7D">
        <w:rPr>
          <w:rFonts w:asciiTheme="majorHAnsi" w:hAnsiTheme="majorHAnsi" w:cstheme="majorHAnsi"/>
          <w:u w:val="single"/>
        </w:rPr>
        <w:fldChar w:fldCharType="begin"/>
      </w:r>
      <w:r w:rsidR="00367D7D" w:rsidRPr="00367D7D">
        <w:rPr>
          <w:rFonts w:asciiTheme="majorHAnsi" w:hAnsiTheme="majorHAnsi" w:cstheme="majorHAnsi"/>
          <w:u w:val="single"/>
        </w:rPr>
        <w:instrText xml:space="preserve"> REF _Ref126584976 \h </w:instrText>
      </w:r>
      <w:r w:rsidR="00367D7D" w:rsidRPr="00367D7D">
        <w:rPr>
          <w:rFonts w:asciiTheme="majorHAnsi" w:hAnsiTheme="majorHAnsi" w:cstheme="majorHAnsi"/>
          <w:u w:val="single"/>
        </w:rPr>
      </w:r>
      <w:r w:rsidR="00367D7D" w:rsidRPr="00367D7D">
        <w:rPr>
          <w:rFonts w:asciiTheme="majorHAnsi" w:hAnsiTheme="majorHAnsi" w:cstheme="majorHAnsi"/>
          <w:u w:val="single"/>
        </w:rPr>
        <w:instrText xml:space="preserve"> \* MERGEFORMAT </w:instrText>
      </w:r>
      <w:r w:rsidR="00367D7D" w:rsidRPr="00367D7D">
        <w:rPr>
          <w:rFonts w:asciiTheme="majorHAnsi" w:hAnsiTheme="majorHAnsi" w:cstheme="majorHAnsi"/>
          <w:u w:val="single"/>
        </w:rPr>
        <w:fldChar w:fldCharType="separate"/>
      </w:r>
      <w:r w:rsidR="00D751A3" w:rsidRPr="00D751A3">
        <w:rPr>
          <w:rFonts w:cstheme="majorHAnsi"/>
          <w:u w:val="single"/>
        </w:rPr>
        <w:t>Check operation status</w:t>
      </w:r>
      <w:r w:rsidR="00367D7D" w:rsidRPr="00367D7D">
        <w:rPr>
          <w:rFonts w:asciiTheme="majorHAnsi" w:hAnsiTheme="majorHAnsi" w:cstheme="majorHAnsi"/>
          <w:u w:val="single"/>
        </w:rPr>
        <w:fldChar w:fldCharType="end"/>
      </w:r>
      <w:r w:rsidRPr="00CB0166">
        <w:rPr>
          <w:rFonts w:asciiTheme="majorHAnsi" w:hAnsiTheme="majorHAnsi" w:cstheme="majorHAnsi"/>
          <w:u w:val="single"/>
        </w:rPr>
        <w:t>"</w:t>
      </w:r>
      <w:r w:rsidRPr="00CB0166">
        <w:rPr>
          <w:rFonts w:asciiTheme="majorHAnsi" w:hAnsiTheme="majorHAnsi" w:cstheme="majorHAnsi"/>
        </w:rPr>
        <w:t>" and execute the operation.</w:t>
      </w:r>
    </w:p>
    <w:p w14:paraId="6883E053" w14:textId="1BDEB7F1" w:rsidR="00CE3E20" w:rsidRPr="00CB0166" w:rsidRDefault="00CE3E20" w:rsidP="00CE3E20">
      <w:pPr>
        <w:pStyle w:val="a9"/>
        <w:autoSpaceDE w:val="0"/>
        <w:autoSpaceDN w:val="0"/>
        <w:adjustRightInd w:val="0"/>
        <w:ind w:leftChars="0" w:left="1351"/>
        <w:jc w:val="left"/>
        <w:rPr>
          <w:rFonts w:asciiTheme="majorHAnsi" w:hAnsiTheme="majorHAnsi" w:cstheme="majorHAnsi"/>
        </w:rPr>
      </w:pPr>
      <w:r w:rsidRPr="00CB0166">
        <w:rPr>
          <w:rFonts w:asciiTheme="majorHAnsi" w:hAnsiTheme="majorHAnsi" w:cstheme="majorHAnsi"/>
        </w:rPr>
        <w:t>"Apply" will automatically be executed after the Plan and/or the PolicyCheck are completed.</w:t>
      </w:r>
    </w:p>
    <w:p w14:paraId="54556F57" w14:textId="77777777" w:rsidR="002531EF" w:rsidRPr="00CB0166" w:rsidRDefault="00F009BA" w:rsidP="00F009BA">
      <w:pPr>
        <w:pStyle w:val="a9"/>
        <w:numPr>
          <w:ilvl w:val="0"/>
          <w:numId w:val="7"/>
        </w:numPr>
        <w:autoSpaceDE w:val="0"/>
        <w:autoSpaceDN w:val="0"/>
        <w:adjustRightInd w:val="0"/>
        <w:ind w:leftChars="0"/>
        <w:jc w:val="left"/>
        <w:rPr>
          <w:rFonts w:asciiTheme="majorHAnsi" w:hAnsiTheme="majorHAnsi" w:cstheme="majorHAnsi"/>
          <w:b/>
        </w:rPr>
      </w:pPr>
      <w:r w:rsidRPr="00CB0166">
        <w:rPr>
          <w:rFonts w:asciiTheme="majorHAnsi" w:hAnsiTheme="majorHAnsi" w:cstheme="majorHAnsi"/>
          <w:b/>
          <w:u w:color="001F49" w:themeColor="accent6" w:themeShade="BF"/>
        </w:rPr>
        <w:t>Plan confirmation</w:t>
      </w:r>
    </w:p>
    <w:p w14:paraId="50342190" w14:textId="33317DF0" w:rsidR="006D030E" w:rsidRPr="00CB0166" w:rsidRDefault="00426377" w:rsidP="00426377">
      <w:pPr>
        <w:pStyle w:val="a9"/>
        <w:autoSpaceDE w:val="0"/>
        <w:autoSpaceDN w:val="0"/>
        <w:adjustRightInd w:val="0"/>
        <w:ind w:leftChars="0" w:left="1351"/>
        <w:jc w:val="left"/>
        <w:rPr>
          <w:rFonts w:asciiTheme="majorHAnsi" w:hAnsiTheme="majorHAnsi" w:cstheme="majorHAnsi"/>
        </w:rPr>
      </w:pPr>
      <w:r w:rsidRPr="00CB0166">
        <w:rPr>
          <w:rFonts w:asciiTheme="majorHAnsi" w:hAnsiTheme="majorHAnsi" w:cstheme="majorHAnsi"/>
          <w:u w:color="001F49" w:themeColor="accent6" w:themeShade="BF"/>
        </w:rPr>
        <w:t>Clicking the "Plan Confirmation" button will similarly to clicking the "Execute" button, start the execution. However, "Discard Run" will be applied to RUN after the Plan and PolicyCheck are completed, and "Apply" will not be executed.</w:t>
      </w:r>
      <w:r w:rsidR="006D030E" w:rsidRPr="00CB0166">
        <w:rPr>
          <w:rFonts w:asciiTheme="majorHAnsi" w:hAnsiTheme="majorHAnsi" w:cstheme="majorHAnsi"/>
          <w:u w:color="001F49" w:themeColor="accent6" w:themeShade="BF"/>
        </w:rPr>
        <w:br/>
      </w:r>
    </w:p>
    <w:p w14:paraId="3A8D38B4" w14:textId="04224277" w:rsidR="006D030E" w:rsidRPr="00CB0166" w:rsidRDefault="006D030E" w:rsidP="006D030E">
      <w:pPr>
        <w:widowControl/>
        <w:jc w:val="left"/>
        <w:rPr>
          <w:rFonts w:asciiTheme="majorHAnsi" w:hAnsiTheme="majorHAnsi" w:cstheme="majorHAnsi"/>
        </w:rPr>
      </w:pPr>
    </w:p>
    <w:p w14:paraId="1F6FD4BC" w14:textId="77777777" w:rsidR="00F571B1" w:rsidRPr="00CB0166" w:rsidRDefault="00F571B1" w:rsidP="00F571B1">
      <w:pPr>
        <w:pStyle w:val="aff0"/>
        <w:ind w:left="703"/>
        <w:rPr>
          <w:rFonts w:asciiTheme="majorHAnsi" w:hAnsiTheme="majorHAnsi" w:cstheme="majorHAnsi"/>
        </w:rPr>
      </w:pPr>
      <w:r w:rsidRPr="00CB0166">
        <w:rPr>
          <w:rFonts w:asciiTheme="majorHAnsi" w:hAnsiTheme="majorHAnsi" w:cstheme="majorHAnsi"/>
        </w:rPr>
        <w:t xml:space="preserve">If a module with an output block is run with Conductor, </w:t>
      </w:r>
    </w:p>
    <w:p w14:paraId="2041063E" w14:textId="77777777" w:rsidR="00F571B1" w:rsidRPr="00CB0166" w:rsidRDefault="00F571B1" w:rsidP="00F571B1">
      <w:pPr>
        <w:pStyle w:val="aff0"/>
        <w:ind w:left="703"/>
        <w:rPr>
          <w:rFonts w:asciiTheme="majorHAnsi" w:hAnsiTheme="majorHAnsi" w:cstheme="majorHAnsi"/>
        </w:rPr>
      </w:pPr>
      <w:r w:rsidRPr="00CB0166">
        <w:rPr>
          <w:rFonts w:asciiTheme="majorHAnsi" w:hAnsiTheme="majorHAnsi" w:cstheme="majorHAnsi"/>
        </w:rPr>
        <w:t xml:space="preserve">the contents of the output block will be saved to the deta relay storage path(shared movement directory) as a json file. </w:t>
      </w:r>
    </w:p>
    <w:p w14:paraId="7999391C" w14:textId="77777777" w:rsidR="00F571B1" w:rsidRPr="00CB0166" w:rsidRDefault="00F571B1" w:rsidP="00F571B1">
      <w:pPr>
        <w:pStyle w:val="aff0"/>
        <w:ind w:left="703"/>
        <w:rPr>
          <w:rFonts w:asciiTheme="majorHAnsi" w:hAnsiTheme="majorHAnsi" w:cstheme="majorHAnsi"/>
        </w:rPr>
      </w:pPr>
      <w:r w:rsidRPr="00CB0166">
        <w:rPr>
          <w:rFonts w:asciiTheme="majorHAnsi" w:hAnsiTheme="majorHAnsi" w:cstheme="majorHAnsi"/>
        </w:rPr>
        <w:t>This file allows users to use a value output by Terraform from a different Movement (in the same conductor).</w:t>
      </w:r>
    </w:p>
    <w:p w14:paraId="0630D70B" w14:textId="77777777" w:rsidR="00F571B1" w:rsidRPr="00CB0166" w:rsidRDefault="00F571B1" w:rsidP="00F571B1">
      <w:pPr>
        <w:pStyle w:val="aff0"/>
        <w:ind w:left="703"/>
        <w:rPr>
          <w:rFonts w:asciiTheme="majorHAnsi" w:hAnsiTheme="majorHAnsi" w:cstheme="majorHAnsi"/>
        </w:rPr>
      </w:pPr>
    </w:p>
    <w:p w14:paraId="1AB67BD1" w14:textId="77777777" w:rsidR="00F571B1" w:rsidRPr="00CB0166" w:rsidRDefault="00F571B1" w:rsidP="00F571B1">
      <w:pPr>
        <w:pStyle w:val="aff0"/>
        <w:ind w:left="703"/>
        <w:rPr>
          <w:rFonts w:asciiTheme="majorHAnsi" w:hAnsiTheme="majorHAnsi" w:cstheme="majorHAnsi"/>
        </w:rPr>
      </w:pPr>
      <w:r w:rsidRPr="00CB0166">
        <w:rPr>
          <w:rFonts w:asciiTheme="majorHAnsi" w:hAnsiTheme="majorHAnsi" w:cstheme="majorHAnsi"/>
        </w:rPr>
        <w:t>File path:</w:t>
      </w:r>
    </w:p>
    <w:p w14:paraId="65B8CAF4" w14:textId="77777777" w:rsidR="00F571B1" w:rsidRPr="00CB0166" w:rsidRDefault="00F571B1" w:rsidP="00F571B1">
      <w:pPr>
        <w:pStyle w:val="aff0"/>
        <w:ind w:left="703"/>
        <w:rPr>
          <w:rFonts w:asciiTheme="majorHAnsi" w:hAnsiTheme="majorHAnsi" w:cstheme="majorHAnsi"/>
        </w:rPr>
      </w:pPr>
      <w:r w:rsidRPr="00CB0166">
        <w:rPr>
          <w:rFonts w:asciiTheme="majorHAnsi" w:hAnsiTheme="majorHAnsi" w:cstheme="majorHAnsi"/>
        </w:rPr>
        <w:t>[Data relay storage path]/[Conductor instance ID]/terraform_output_[Operation No].json</w:t>
      </w:r>
    </w:p>
    <w:p w14:paraId="7D4EDE29" w14:textId="77777777" w:rsidR="00F571B1" w:rsidRPr="00CB0166" w:rsidRDefault="00F571B1" w:rsidP="00F571B1">
      <w:pPr>
        <w:pStyle w:val="aff0"/>
        <w:ind w:left="703"/>
        <w:rPr>
          <w:rFonts w:asciiTheme="majorHAnsi" w:hAnsiTheme="majorHAnsi" w:cstheme="majorHAnsi"/>
        </w:rPr>
      </w:pPr>
      <w:r w:rsidRPr="00CB0166">
        <w:rPr>
          <w:rFonts w:asciiTheme="majorHAnsi" w:hAnsiTheme="majorHAnsi" w:cstheme="majorHAnsi"/>
        </w:rPr>
        <w:t>Example</w:t>
      </w:r>
      <w:r w:rsidRPr="00CB0166">
        <w:rPr>
          <w:rFonts w:asciiTheme="majorHAnsi" w:hAnsiTheme="majorHAnsi" w:cstheme="majorHAnsi"/>
        </w:rPr>
        <w:t>：</w:t>
      </w:r>
      <w:r w:rsidRPr="00CB0166">
        <w:rPr>
          <w:rFonts w:asciiTheme="majorHAnsi" w:hAnsiTheme="majorHAnsi" w:cstheme="majorHAnsi"/>
        </w:rPr>
        <w:t>/exastro/data_relay_storage/conductor/0000000001/terraform_output_0000000001.json</w:t>
      </w:r>
    </w:p>
    <w:p w14:paraId="55ADBDD5" w14:textId="77777777" w:rsidR="00F571B1" w:rsidRPr="00CB0166" w:rsidRDefault="00F571B1" w:rsidP="00F571B1">
      <w:pPr>
        <w:pStyle w:val="aff0"/>
        <w:ind w:left="703"/>
        <w:rPr>
          <w:rFonts w:asciiTheme="majorHAnsi" w:hAnsiTheme="majorHAnsi" w:cstheme="majorHAnsi"/>
        </w:rPr>
      </w:pPr>
    </w:p>
    <w:p w14:paraId="055886CC" w14:textId="6DAB5F52" w:rsidR="00F571B1" w:rsidRPr="00CB0166" w:rsidRDefault="00F571B1" w:rsidP="00F571B1">
      <w:pPr>
        <w:pStyle w:val="aff0"/>
        <w:ind w:left="703"/>
        <w:rPr>
          <w:rFonts w:asciiTheme="majorHAnsi" w:hAnsiTheme="majorHAnsi" w:cstheme="majorHAnsi"/>
        </w:rPr>
      </w:pPr>
      <w:r w:rsidRPr="00CB0166">
        <w:rPr>
          <w:rFonts w:asciiTheme="majorHAnsi" w:hAnsiTheme="majorHAnsi" w:cstheme="majorHAnsi"/>
        </w:rPr>
        <w:t>Data relay storage path -[Conductor]-[Conductor interface information ] - [Data relay storage path]</w:t>
      </w:r>
    </w:p>
    <w:p w14:paraId="30380199" w14:textId="77777777" w:rsidR="00F571B1" w:rsidRPr="00CB0166" w:rsidRDefault="00F571B1" w:rsidP="00F571B1">
      <w:pPr>
        <w:pStyle w:val="aff0"/>
        <w:ind w:left="703"/>
        <w:rPr>
          <w:rFonts w:asciiTheme="majorHAnsi" w:hAnsiTheme="majorHAnsi" w:cstheme="majorHAnsi"/>
        </w:rPr>
      </w:pPr>
      <w:r w:rsidRPr="00CB0166">
        <w:rPr>
          <w:rFonts w:asciiTheme="majorHAnsi" w:hAnsiTheme="majorHAnsi" w:cstheme="majorHAnsi"/>
        </w:rPr>
        <w:t>Conductor instance ID</w:t>
      </w:r>
      <w:r w:rsidRPr="00CB0166">
        <w:rPr>
          <w:rFonts w:asciiTheme="majorHAnsi" w:hAnsiTheme="majorHAnsi" w:cstheme="majorHAnsi"/>
        </w:rPr>
        <w:t>・・・</w:t>
      </w:r>
      <w:r w:rsidRPr="00CB0166">
        <w:rPr>
          <w:rFonts w:asciiTheme="majorHAnsi" w:hAnsiTheme="majorHAnsi" w:cstheme="majorHAnsi"/>
        </w:rPr>
        <w:t>[Conductor]-[Conductor list] - [Conductor instance ID]</w:t>
      </w:r>
      <w:r w:rsidRPr="00CB0166">
        <w:rPr>
          <w:rFonts w:asciiTheme="majorHAnsi" w:hAnsiTheme="majorHAnsi" w:cstheme="majorHAnsi"/>
        </w:rPr>
        <w:t>（</w:t>
      </w:r>
      <w:r w:rsidRPr="00CB0166">
        <w:rPr>
          <w:rFonts w:asciiTheme="majorHAnsi" w:hAnsiTheme="majorHAnsi" w:cstheme="majorHAnsi"/>
        </w:rPr>
        <w:t>The 10 numbers from the left.</w:t>
      </w:r>
      <w:r w:rsidRPr="00CB0166">
        <w:rPr>
          <w:rFonts w:asciiTheme="majorHAnsi" w:hAnsiTheme="majorHAnsi" w:cstheme="majorHAnsi"/>
        </w:rPr>
        <w:t>）</w:t>
      </w:r>
    </w:p>
    <w:p w14:paraId="6FA21AFA" w14:textId="77777777" w:rsidR="00F571B1" w:rsidRPr="00CB0166" w:rsidRDefault="00F571B1" w:rsidP="00F571B1">
      <w:pPr>
        <w:pStyle w:val="aff0"/>
        <w:ind w:left="703"/>
        <w:rPr>
          <w:rFonts w:asciiTheme="majorHAnsi" w:hAnsiTheme="majorHAnsi" w:cstheme="majorHAnsi"/>
        </w:rPr>
      </w:pPr>
    </w:p>
    <w:p w14:paraId="33B82AB1" w14:textId="23C09CC3" w:rsidR="002A17F3" w:rsidRPr="00CB0166" w:rsidRDefault="00F571B1" w:rsidP="00F571B1">
      <w:pPr>
        <w:pStyle w:val="aff0"/>
        <w:ind w:left="703"/>
        <w:rPr>
          <w:rFonts w:asciiTheme="majorHAnsi" w:hAnsiTheme="majorHAnsi" w:cstheme="majorHAnsi"/>
        </w:rPr>
      </w:pPr>
      <w:r w:rsidRPr="00CB0166">
        <w:rPr>
          <w:rFonts w:asciiTheme="majorHAnsi" w:hAnsiTheme="majorHAnsi" w:cstheme="majorHAnsi"/>
        </w:rPr>
        <w:t>Operation No.</w:t>
      </w:r>
      <w:r w:rsidRPr="00CB0166">
        <w:rPr>
          <w:rFonts w:asciiTheme="majorHAnsi" w:hAnsiTheme="majorHAnsi" w:cstheme="majorHAnsi"/>
        </w:rPr>
        <w:t>・・・</w:t>
      </w:r>
      <w:r w:rsidRPr="00CB0166">
        <w:rPr>
          <w:rFonts w:asciiTheme="majorHAnsi" w:hAnsiTheme="majorHAnsi" w:cstheme="majorHAnsi"/>
        </w:rPr>
        <w:t xml:space="preserve"> [Terraform]-[Execution list] - [Operation No.]</w:t>
      </w:r>
      <w:r w:rsidRPr="00CB0166">
        <w:rPr>
          <w:rFonts w:asciiTheme="majorHAnsi" w:hAnsiTheme="majorHAnsi" w:cstheme="majorHAnsi"/>
        </w:rPr>
        <w:t>（</w:t>
      </w:r>
      <w:r w:rsidRPr="00CB0166">
        <w:rPr>
          <w:rFonts w:asciiTheme="majorHAnsi" w:hAnsiTheme="majorHAnsi" w:cstheme="majorHAnsi"/>
        </w:rPr>
        <w:t>The 10 numbers from the left.</w:t>
      </w:r>
      <w:r w:rsidRPr="00CB0166">
        <w:rPr>
          <w:rFonts w:asciiTheme="majorHAnsi" w:hAnsiTheme="majorHAnsi" w:cstheme="majorHAnsi"/>
        </w:rPr>
        <w:t>）</w:t>
      </w:r>
    </w:p>
    <w:p w14:paraId="3B4A8658" w14:textId="2BADE1B1" w:rsidR="002A17F3" w:rsidRPr="00CB0166" w:rsidRDefault="002A17F3" w:rsidP="002A17F3">
      <w:pPr>
        <w:pStyle w:val="aff0"/>
        <w:ind w:left="703"/>
        <w:rPr>
          <w:rFonts w:asciiTheme="majorHAnsi" w:hAnsiTheme="majorHAnsi" w:cstheme="majorHAnsi"/>
        </w:rPr>
      </w:pPr>
      <w:r w:rsidRPr="00CB0166">
        <w:rPr>
          <w:rFonts w:asciiTheme="majorHAnsi" w:hAnsiTheme="majorHAnsi" w:cstheme="majorHAnsi"/>
        </w:rPr>
        <w:t>Description</w:t>
      </w:r>
    </w:p>
    <w:tbl>
      <w:tblPr>
        <w:tblStyle w:val="ab"/>
        <w:tblW w:w="0" w:type="auto"/>
        <w:tblInd w:w="454" w:type="dxa"/>
        <w:tblLook w:val="04A0" w:firstRow="1" w:lastRow="0" w:firstColumn="1" w:lastColumn="0" w:noHBand="0" w:noVBand="1"/>
      </w:tblPr>
      <w:tblGrid>
        <w:gridCol w:w="9173"/>
      </w:tblGrid>
      <w:tr w:rsidR="002A17F3" w:rsidRPr="00CB0166" w14:paraId="1CB1D5D0" w14:textId="77777777" w:rsidTr="000C5D1B">
        <w:tc>
          <w:tcPr>
            <w:tcW w:w="9173" w:type="dxa"/>
          </w:tcPr>
          <w:p w14:paraId="3510A0BB" w14:textId="77777777" w:rsidR="002A17F3" w:rsidRPr="00CB0166" w:rsidRDefault="002A17F3" w:rsidP="000C5D1B">
            <w:pPr>
              <w:rPr>
                <w:rFonts w:asciiTheme="majorHAnsi" w:hAnsiTheme="majorHAnsi" w:cstheme="majorHAnsi"/>
                <w:szCs w:val="21"/>
              </w:rPr>
            </w:pPr>
            <w:r w:rsidRPr="00CB0166">
              <w:rPr>
                <w:rFonts w:asciiTheme="majorHAnsi" w:hAnsiTheme="majorHAnsi" w:cstheme="majorHAnsi"/>
                <w:szCs w:val="21"/>
              </w:rPr>
              <w:t>variable "VAR_sample" {</w:t>
            </w:r>
          </w:p>
          <w:p w14:paraId="59F2F9B4" w14:textId="77777777" w:rsidR="002A17F3" w:rsidRPr="00CB0166" w:rsidRDefault="002A17F3" w:rsidP="000C5D1B">
            <w:pPr>
              <w:rPr>
                <w:rFonts w:asciiTheme="majorHAnsi" w:hAnsiTheme="majorHAnsi" w:cstheme="majorHAnsi"/>
                <w:szCs w:val="21"/>
              </w:rPr>
            </w:pPr>
            <w:r w:rsidRPr="00CB0166">
              <w:rPr>
                <w:rFonts w:asciiTheme="majorHAnsi" w:hAnsiTheme="majorHAnsi" w:cstheme="majorHAnsi"/>
                <w:szCs w:val="21"/>
              </w:rPr>
              <w:t xml:space="preserve">  type = string</w:t>
            </w:r>
          </w:p>
          <w:p w14:paraId="59624B13" w14:textId="77777777" w:rsidR="002A17F3" w:rsidRPr="00CB0166" w:rsidRDefault="002A17F3" w:rsidP="000C5D1B">
            <w:pPr>
              <w:rPr>
                <w:rFonts w:asciiTheme="majorHAnsi" w:hAnsiTheme="majorHAnsi" w:cstheme="majorHAnsi"/>
                <w:szCs w:val="21"/>
              </w:rPr>
            </w:pPr>
            <w:r w:rsidRPr="00CB0166">
              <w:rPr>
                <w:rFonts w:asciiTheme="majorHAnsi" w:hAnsiTheme="majorHAnsi" w:cstheme="majorHAnsi"/>
                <w:szCs w:val="21"/>
              </w:rPr>
              <w:t xml:space="preserve">  default = "sample_string"</w:t>
            </w:r>
          </w:p>
          <w:p w14:paraId="2AE70C31" w14:textId="77777777" w:rsidR="002A17F3" w:rsidRPr="00CB0166" w:rsidRDefault="002A17F3" w:rsidP="000C5D1B">
            <w:pPr>
              <w:rPr>
                <w:rFonts w:asciiTheme="majorHAnsi" w:hAnsiTheme="majorHAnsi" w:cstheme="majorHAnsi"/>
                <w:szCs w:val="21"/>
              </w:rPr>
            </w:pPr>
            <w:r w:rsidRPr="00CB0166">
              <w:rPr>
                <w:rFonts w:asciiTheme="majorHAnsi" w:hAnsiTheme="majorHAnsi" w:cstheme="majorHAnsi"/>
                <w:szCs w:val="21"/>
              </w:rPr>
              <w:t>}</w:t>
            </w:r>
          </w:p>
          <w:p w14:paraId="7CCB8A0A" w14:textId="77777777" w:rsidR="002A17F3" w:rsidRPr="00CB0166" w:rsidRDefault="002A17F3" w:rsidP="000C5D1B">
            <w:pPr>
              <w:rPr>
                <w:rFonts w:asciiTheme="majorHAnsi" w:hAnsiTheme="majorHAnsi" w:cstheme="majorHAnsi"/>
                <w:szCs w:val="21"/>
              </w:rPr>
            </w:pPr>
            <w:r w:rsidRPr="00CB0166">
              <w:rPr>
                <w:rFonts w:asciiTheme="majorHAnsi" w:hAnsiTheme="majorHAnsi" w:cstheme="majorHAnsi"/>
                <w:szCs w:val="21"/>
              </w:rPr>
              <w:t>output "output_sample" {</w:t>
            </w:r>
          </w:p>
          <w:p w14:paraId="277BA476" w14:textId="77777777" w:rsidR="002A17F3" w:rsidRPr="00CB0166" w:rsidRDefault="002A17F3" w:rsidP="000C5D1B">
            <w:pPr>
              <w:rPr>
                <w:rFonts w:asciiTheme="majorHAnsi" w:hAnsiTheme="majorHAnsi" w:cstheme="majorHAnsi"/>
                <w:szCs w:val="21"/>
              </w:rPr>
            </w:pPr>
            <w:r w:rsidRPr="00CB0166">
              <w:rPr>
                <w:rFonts w:asciiTheme="majorHAnsi" w:hAnsiTheme="majorHAnsi" w:cstheme="majorHAnsi"/>
                <w:szCs w:val="21"/>
              </w:rPr>
              <w:t xml:space="preserve">  value = "${var.VAR_sample}"</w:t>
            </w:r>
          </w:p>
          <w:p w14:paraId="4D60FC09" w14:textId="77777777" w:rsidR="002A17F3" w:rsidRPr="00CB0166" w:rsidRDefault="002A17F3" w:rsidP="000C5D1B">
            <w:pPr>
              <w:rPr>
                <w:rFonts w:asciiTheme="majorHAnsi" w:hAnsiTheme="majorHAnsi" w:cstheme="majorHAnsi"/>
                <w:szCs w:val="21"/>
              </w:rPr>
            </w:pPr>
            <w:r w:rsidRPr="00CB0166">
              <w:rPr>
                <w:rFonts w:asciiTheme="majorHAnsi" w:hAnsiTheme="majorHAnsi" w:cstheme="majorHAnsi"/>
                <w:szCs w:val="21"/>
              </w:rPr>
              <w:t>}</w:t>
            </w:r>
          </w:p>
        </w:tc>
      </w:tr>
    </w:tbl>
    <w:p w14:paraId="6D645FA8" w14:textId="77777777" w:rsidR="002A17F3" w:rsidRPr="00CB0166" w:rsidRDefault="002A17F3" w:rsidP="002A17F3">
      <w:pPr>
        <w:rPr>
          <w:rFonts w:asciiTheme="majorHAnsi" w:hAnsiTheme="majorHAnsi" w:cstheme="majorHAnsi"/>
        </w:rPr>
      </w:pPr>
    </w:p>
    <w:p w14:paraId="3EB69ABB" w14:textId="3B780E9B" w:rsidR="002A17F3" w:rsidRPr="00CB0166" w:rsidRDefault="002A17F3" w:rsidP="002A17F3">
      <w:pPr>
        <w:pStyle w:val="aff0"/>
        <w:ind w:left="703"/>
        <w:rPr>
          <w:rFonts w:asciiTheme="majorHAnsi" w:hAnsiTheme="majorHAnsi" w:cstheme="majorHAnsi"/>
        </w:rPr>
      </w:pPr>
      <w:r w:rsidRPr="00CB0166">
        <w:rPr>
          <w:rFonts w:asciiTheme="majorHAnsi" w:hAnsiTheme="majorHAnsi" w:cstheme="majorHAnsi"/>
        </w:rPr>
        <w:t>Output</w:t>
      </w:r>
    </w:p>
    <w:tbl>
      <w:tblPr>
        <w:tblStyle w:val="ab"/>
        <w:tblW w:w="0" w:type="auto"/>
        <w:tblInd w:w="454" w:type="dxa"/>
        <w:tblLook w:val="04A0" w:firstRow="1" w:lastRow="0" w:firstColumn="1" w:lastColumn="0" w:noHBand="0" w:noVBand="1"/>
      </w:tblPr>
      <w:tblGrid>
        <w:gridCol w:w="9173"/>
      </w:tblGrid>
      <w:tr w:rsidR="002A17F3" w:rsidRPr="00CB0166" w14:paraId="2B96A099" w14:textId="77777777" w:rsidTr="000C5D1B">
        <w:tc>
          <w:tcPr>
            <w:tcW w:w="9173" w:type="dxa"/>
          </w:tcPr>
          <w:p w14:paraId="7E5AC495" w14:textId="77777777" w:rsidR="002A17F3" w:rsidRPr="00CB0166" w:rsidRDefault="002A17F3" w:rsidP="000C5D1B">
            <w:pPr>
              <w:rPr>
                <w:rFonts w:asciiTheme="majorHAnsi" w:hAnsiTheme="majorHAnsi" w:cstheme="majorHAnsi"/>
                <w:szCs w:val="21"/>
              </w:rPr>
            </w:pPr>
            <w:r w:rsidRPr="00CB0166">
              <w:rPr>
                <w:rFonts w:asciiTheme="majorHAnsi" w:hAnsiTheme="majorHAnsi" w:cstheme="majorHAnsi"/>
                <w:szCs w:val="21"/>
              </w:rPr>
              <w:t>{</w:t>
            </w:r>
          </w:p>
          <w:p w14:paraId="7B34815C" w14:textId="77777777" w:rsidR="002A17F3" w:rsidRPr="00CB0166" w:rsidRDefault="002A17F3" w:rsidP="000C5D1B">
            <w:pPr>
              <w:rPr>
                <w:rFonts w:asciiTheme="majorHAnsi" w:hAnsiTheme="majorHAnsi" w:cstheme="majorHAnsi"/>
                <w:szCs w:val="21"/>
              </w:rPr>
            </w:pPr>
            <w:r w:rsidRPr="00CB0166">
              <w:rPr>
                <w:rFonts w:asciiTheme="majorHAnsi" w:hAnsiTheme="majorHAnsi" w:cstheme="majorHAnsi"/>
                <w:szCs w:val="21"/>
              </w:rPr>
              <w:t xml:space="preserve">  "output_sample": "sample_string"</w:t>
            </w:r>
          </w:p>
          <w:p w14:paraId="2853A2BB" w14:textId="77777777" w:rsidR="002A17F3" w:rsidRPr="00CB0166" w:rsidRDefault="002A17F3" w:rsidP="000C5D1B">
            <w:pPr>
              <w:rPr>
                <w:rFonts w:asciiTheme="majorHAnsi" w:hAnsiTheme="majorHAnsi" w:cstheme="majorHAnsi"/>
                <w:szCs w:val="21"/>
              </w:rPr>
            </w:pPr>
            <w:r w:rsidRPr="00CB0166">
              <w:rPr>
                <w:rFonts w:asciiTheme="majorHAnsi" w:hAnsiTheme="majorHAnsi" w:cstheme="majorHAnsi"/>
                <w:szCs w:val="21"/>
              </w:rPr>
              <w:t>}</w:t>
            </w:r>
          </w:p>
        </w:tc>
      </w:tr>
    </w:tbl>
    <w:p w14:paraId="4C9BDE0E" w14:textId="77777777" w:rsidR="002A17F3" w:rsidRPr="00CB0166" w:rsidRDefault="002A17F3" w:rsidP="002A17F3">
      <w:pPr>
        <w:rPr>
          <w:rFonts w:asciiTheme="majorHAnsi" w:hAnsiTheme="majorHAnsi" w:cstheme="majorHAnsi"/>
        </w:rPr>
      </w:pPr>
    </w:p>
    <w:p w14:paraId="12A29C13" w14:textId="77777777" w:rsidR="002A17F3" w:rsidRPr="00CB0166" w:rsidRDefault="002A17F3" w:rsidP="002A17F3">
      <w:pPr>
        <w:widowControl/>
        <w:jc w:val="left"/>
        <w:rPr>
          <w:rFonts w:asciiTheme="majorHAnsi" w:hAnsiTheme="majorHAnsi" w:cstheme="majorHAnsi"/>
        </w:rPr>
      </w:pPr>
      <w:r w:rsidRPr="00CB0166">
        <w:rPr>
          <w:rFonts w:asciiTheme="majorHAnsi" w:hAnsiTheme="majorHAnsi" w:cstheme="majorHAnsi"/>
        </w:rPr>
        <w:br w:type="page"/>
      </w:r>
    </w:p>
    <w:p w14:paraId="7FE68B7F" w14:textId="77777777" w:rsidR="002A17F3" w:rsidRPr="00CB0166" w:rsidRDefault="002A17F3" w:rsidP="006D030E">
      <w:pPr>
        <w:widowControl/>
        <w:jc w:val="left"/>
        <w:rPr>
          <w:rFonts w:asciiTheme="majorHAnsi" w:hAnsiTheme="majorHAnsi" w:cstheme="majorHAnsi"/>
        </w:rPr>
      </w:pPr>
    </w:p>
    <w:p w14:paraId="525E4F09" w14:textId="436C4084" w:rsidR="006D030E" w:rsidRPr="00CB0166" w:rsidRDefault="006225D4" w:rsidP="004B7AA0">
      <w:pPr>
        <w:pStyle w:val="30"/>
        <w:ind w:left="1134" w:hanging="709"/>
        <w:rPr>
          <w:rFonts w:cstheme="majorHAnsi"/>
        </w:rPr>
      </w:pPr>
      <w:bookmarkStart w:id="959" w:name="_Toc105604741"/>
      <w:bookmarkStart w:id="960" w:name="_Ref126571563"/>
      <w:bookmarkStart w:id="961" w:name="_Ref126571571"/>
      <w:bookmarkStart w:id="962" w:name="_Ref126571723"/>
      <w:bookmarkStart w:id="963" w:name="_Ref126571728"/>
      <w:bookmarkStart w:id="964" w:name="_Ref126571857"/>
      <w:bookmarkStart w:id="965" w:name="_Ref126571859"/>
      <w:bookmarkStart w:id="966" w:name="_Ref126584827"/>
      <w:bookmarkStart w:id="967" w:name="_Ref126584838"/>
      <w:bookmarkStart w:id="968" w:name="_Ref126584968"/>
      <w:bookmarkStart w:id="969" w:name="_Ref126584976"/>
      <w:bookmarkStart w:id="970" w:name="_Ref126585653"/>
      <w:bookmarkStart w:id="971" w:name="_Ref126585656"/>
      <w:bookmarkStart w:id="972" w:name="_Toc126763582"/>
      <w:r w:rsidRPr="00CB0166">
        <w:rPr>
          <w:rFonts w:cstheme="majorHAnsi"/>
        </w:rPr>
        <w:t>C</w:t>
      </w:r>
      <w:r w:rsidR="00C56DDE" w:rsidRPr="00CB0166">
        <w:rPr>
          <w:rFonts w:cstheme="majorHAnsi"/>
        </w:rPr>
        <w:t>heck operation</w:t>
      </w:r>
      <w:r w:rsidRPr="00CB0166">
        <w:rPr>
          <w:rFonts w:cstheme="majorHAnsi"/>
        </w:rPr>
        <w:t xml:space="preserve"> status</w:t>
      </w:r>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p>
    <w:p w14:paraId="06B54CA9" w14:textId="4A375689" w:rsidR="006D030E" w:rsidRPr="00CB0166" w:rsidRDefault="002449E9" w:rsidP="00D361BF">
      <w:pPr>
        <w:pStyle w:val="aff0"/>
        <w:numPr>
          <w:ilvl w:val="0"/>
          <w:numId w:val="19"/>
        </w:numPr>
        <w:rPr>
          <w:rFonts w:asciiTheme="majorHAnsi" w:hAnsiTheme="majorHAnsi" w:cstheme="majorHAnsi"/>
        </w:rPr>
      </w:pPr>
      <w:r>
        <w:rPr>
          <w:rFonts w:asciiTheme="majorHAnsi" w:hAnsiTheme="majorHAnsi" w:cstheme="majorHAnsi"/>
        </w:rPr>
        <w:t>This page allows users to m</w:t>
      </w:r>
      <w:r w:rsidR="006225D4" w:rsidRPr="00CB0166">
        <w:rPr>
          <w:rFonts w:asciiTheme="majorHAnsi" w:hAnsiTheme="majorHAnsi" w:cstheme="majorHAnsi"/>
        </w:rPr>
        <w:t>onitor the</w:t>
      </w:r>
      <w:r>
        <w:rPr>
          <w:rFonts w:asciiTheme="majorHAnsi" w:hAnsiTheme="majorHAnsi" w:cstheme="majorHAnsi"/>
        </w:rPr>
        <w:t xml:space="preserve"> operation execution status.</w:t>
      </w:r>
    </w:p>
    <w:p w14:paraId="744A9335" w14:textId="7B4A97AB" w:rsidR="006D030E" w:rsidRPr="00CB0166" w:rsidRDefault="006F18C8" w:rsidP="006D030E">
      <w:pPr>
        <w:pStyle w:val="aff0"/>
        <w:ind w:left="709"/>
        <w:rPr>
          <w:rFonts w:asciiTheme="majorHAnsi" w:hAnsiTheme="majorHAnsi" w:cstheme="majorHAnsi"/>
        </w:rPr>
      </w:pPr>
      <w:r w:rsidRPr="00CB0166">
        <w:rPr>
          <w:rFonts w:asciiTheme="majorHAnsi" w:hAnsiTheme="majorHAnsi" w:cstheme="majorHAnsi"/>
          <w:noProof/>
        </w:rPr>
        <mc:AlternateContent>
          <mc:Choice Requires="wps">
            <w:drawing>
              <wp:anchor distT="0" distB="0" distL="114300" distR="114300" simplePos="0" relativeHeight="251756544" behindDoc="0" locked="0" layoutInCell="1" allowOverlap="1" wp14:anchorId="3D3BBC44" wp14:editId="614620EC">
                <wp:simplePos x="0" y="0"/>
                <wp:positionH relativeFrom="margin">
                  <wp:align>left</wp:align>
                </wp:positionH>
                <wp:positionV relativeFrom="paragraph">
                  <wp:posOffset>2253192</wp:posOffset>
                </wp:positionV>
                <wp:extent cx="711200" cy="203200"/>
                <wp:effectExtent l="0" t="0" r="12700" b="25400"/>
                <wp:wrapNone/>
                <wp:docPr id="247" name="正方形/長方形 247"/>
                <wp:cNvGraphicFramePr/>
                <a:graphic xmlns:a="http://schemas.openxmlformats.org/drawingml/2006/main">
                  <a:graphicData uri="http://schemas.microsoft.com/office/word/2010/wordprocessingShape">
                    <wps:wsp>
                      <wps:cNvSpPr/>
                      <wps:spPr>
                        <a:xfrm>
                          <a:off x="0" y="0"/>
                          <a:ext cx="71120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A206D" id="正方形/長方形 247" o:spid="_x0000_s1026" style="position:absolute;left:0;text-align:left;margin-left:0;margin-top:177.4pt;width:56pt;height:16pt;z-index:251756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" filled="f" strokecolor="red" strokeweight="2pt">
                <w10:wrap anchorx="margin"/>
              </v:rect>
            </w:pict>
          </mc:Fallback>
        </mc:AlternateContent>
      </w:r>
      <w:r>
        <w:rPr>
          <w:noProof/>
        </w:rPr>
        <w:drawing>
          <wp:anchor distT="0" distB="0" distL="114300" distR="114300" simplePos="0" relativeHeight="251594741" behindDoc="0" locked="0" layoutInCell="1" allowOverlap="1" wp14:anchorId="53412622" wp14:editId="7E267D23">
            <wp:simplePos x="0" y="0"/>
            <wp:positionH relativeFrom="margin">
              <wp:align>right</wp:align>
            </wp:positionH>
            <wp:positionV relativeFrom="paragraph">
              <wp:posOffset>203835</wp:posOffset>
            </wp:positionV>
            <wp:extent cx="6119495" cy="3761105"/>
            <wp:effectExtent l="0" t="0" r="0" b="0"/>
            <wp:wrapSquare wrapText="bothSides"/>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19495" cy="3761105"/>
                    </a:xfrm>
                    <a:prstGeom prst="rect">
                      <a:avLst/>
                    </a:prstGeom>
                  </pic:spPr>
                </pic:pic>
              </a:graphicData>
            </a:graphic>
            <wp14:sizeRelH relativeFrom="page">
              <wp14:pctWidth>0</wp14:pctWidth>
            </wp14:sizeRelH>
            <wp14:sizeRelV relativeFrom="page">
              <wp14:pctHeight>0</wp14:pctHeight>
            </wp14:sizeRelV>
          </wp:anchor>
        </w:drawing>
      </w:r>
      <w:r w:rsidRPr="006F18C8">
        <w:rPr>
          <w:noProof/>
        </w:rPr>
        <w:t xml:space="preserve"> </w:t>
      </w:r>
      <w:r w:rsidR="006D030E" w:rsidRPr="00CB0166">
        <w:rPr>
          <w:rFonts w:asciiTheme="majorHAnsi" w:hAnsiTheme="majorHAnsi" w:cstheme="majorHAnsi"/>
          <w:noProof/>
        </w:rPr>
        <w:t xml:space="preserve"> </w:t>
      </w:r>
    </w:p>
    <w:p w14:paraId="6BFE51B6" w14:textId="550587A7" w:rsidR="006D030E" w:rsidRPr="00CB0166" w:rsidRDefault="005F29BC" w:rsidP="006D030E">
      <w:pPr>
        <w:widowControl/>
        <w:jc w:val="center"/>
        <w:rPr>
          <w:rFonts w:asciiTheme="majorHAnsi" w:hAnsiTheme="majorHAnsi" w:cstheme="majorHAnsi"/>
        </w:rPr>
      </w:pPr>
      <w:r w:rsidRPr="00CB0166">
        <w:rPr>
          <w:rFonts w:asciiTheme="majorHAnsi" w:hAnsiTheme="majorHAnsi" w:cstheme="majorHAnsi"/>
          <w:b/>
        </w:rPr>
        <w:t xml:space="preserve"> </w:t>
      </w:r>
      <w:r w:rsidR="006225D4" w:rsidRPr="00CB0166">
        <w:rPr>
          <w:rFonts w:asciiTheme="majorHAnsi" w:hAnsiTheme="majorHAnsi" w:cstheme="majorHAnsi"/>
          <w:b/>
        </w:rPr>
        <w:t>Figure</w:t>
      </w:r>
      <w:r w:rsidRPr="00CB0166">
        <w:rPr>
          <w:rFonts w:asciiTheme="majorHAnsi" w:hAnsiTheme="majorHAnsi" w:cstheme="majorHAnsi"/>
          <w:b/>
        </w:rPr>
        <w:t xml:space="preserve"> </w:t>
      </w:r>
      <w:r w:rsidR="002449E9">
        <w:rPr>
          <w:rFonts w:asciiTheme="majorHAnsi" w:hAnsiTheme="majorHAnsi" w:cstheme="majorHAnsi"/>
          <w:b/>
        </w:rPr>
        <w:t xml:space="preserve"> 5.2.100</w:t>
      </w:r>
      <w:r w:rsidRPr="00CB0166">
        <w:rPr>
          <w:rFonts w:asciiTheme="majorHAnsi" w:hAnsiTheme="majorHAnsi" w:cstheme="majorHAnsi"/>
          <w:b/>
        </w:rPr>
        <w:t>-1</w:t>
      </w:r>
      <w:r w:rsidR="006225D4" w:rsidRPr="00CB0166">
        <w:rPr>
          <w:rFonts w:asciiTheme="majorHAnsi" w:hAnsiTheme="majorHAnsi" w:cstheme="majorHAnsi"/>
          <w:b/>
        </w:rPr>
        <w:t xml:space="preserve"> Submenu screen </w:t>
      </w:r>
      <w:r w:rsidR="006225D4" w:rsidRPr="00CB0166">
        <w:rPr>
          <w:rFonts w:asciiTheme="majorHAnsi" w:hAnsiTheme="majorHAnsi" w:cstheme="majorHAnsi"/>
          <w:b/>
        </w:rPr>
        <w:t>（</w:t>
      </w:r>
      <w:r w:rsidR="00D829CE" w:rsidRPr="00CB0166">
        <w:rPr>
          <w:rFonts w:asciiTheme="majorHAnsi" w:hAnsiTheme="majorHAnsi" w:cstheme="majorHAnsi"/>
          <w:b/>
        </w:rPr>
        <w:t xml:space="preserve">Check operation </w:t>
      </w:r>
      <w:r w:rsidR="006225D4" w:rsidRPr="00CB0166">
        <w:rPr>
          <w:rFonts w:asciiTheme="majorHAnsi" w:hAnsiTheme="majorHAnsi" w:cstheme="majorHAnsi"/>
          <w:b/>
        </w:rPr>
        <w:t>status</w:t>
      </w:r>
      <w:r w:rsidR="006D030E" w:rsidRPr="00CB0166">
        <w:rPr>
          <w:rFonts w:asciiTheme="majorHAnsi" w:hAnsiTheme="majorHAnsi" w:cstheme="majorHAnsi"/>
          <w:b/>
        </w:rPr>
        <w:t>）</w:t>
      </w:r>
    </w:p>
    <w:p w14:paraId="16919DE5" w14:textId="77777777" w:rsidR="006D030E" w:rsidRPr="00CB0166" w:rsidRDefault="006D030E" w:rsidP="006D030E">
      <w:pPr>
        <w:widowControl/>
        <w:rPr>
          <w:rFonts w:asciiTheme="majorHAnsi" w:hAnsiTheme="majorHAnsi" w:cstheme="majorHAnsi"/>
        </w:rPr>
      </w:pPr>
    </w:p>
    <w:p w14:paraId="420E0879" w14:textId="77777777" w:rsidR="004B7904" w:rsidRPr="00CB0166" w:rsidRDefault="001C02D8" w:rsidP="00B46FB2">
      <w:pPr>
        <w:pStyle w:val="a9"/>
        <w:numPr>
          <w:ilvl w:val="0"/>
          <w:numId w:val="8"/>
        </w:numPr>
        <w:ind w:leftChars="0" w:left="1134"/>
        <w:jc w:val="left"/>
        <w:rPr>
          <w:rFonts w:asciiTheme="majorHAnsi" w:hAnsiTheme="majorHAnsi" w:cstheme="majorHAnsi"/>
          <w:b/>
        </w:rPr>
      </w:pPr>
      <w:r w:rsidRPr="00CB0166">
        <w:rPr>
          <w:rFonts w:asciiTheme="majorHAnsi" w:hAnsiTheme="majorHAnsi" w:cstheme="majorHAnsi"/>
          <w:b/>
        </w:rPr>
        <w:t>Display of e</w:t>
      </w:r>
      <w:r w:rsidR="00B1730F" w:rsidRPr="00CB0166">
        <w:rPr>
          <w:rFonts w:asciiTheme="majorHAnsi" w:hAnsiTheme="majorHAnsi" w:cstheme="majorHAnsi"/>
          <w:b/>
        </w:rPr>
        <w:t xml:space="preserve">xecution </w:t>
      </w:r>
      <w:r w:rsidRPr="00CB0166">
        <w:rPr>
          <w:rFonts w:asciiTheme="majorHAnsi" w:hAnsiTheme="majorHAnsi" w:cstheme="majorHAnsi"/>
          <w:b/>
        </w:rPr>
        <w:t>status</w:t>
      </w:r>
    </w:p>
    <w:p w14:paraId="317EAC94" w14:textId="15937760" w:rsidR="00434F5D" w:rsidRPr="00CB0166" w:rsidRDefault="009E45F8" w:rsidP="004B7904">
      <w:pPr>
        <w:pStyle w:val="a9"/>
        <w:ind w:leftChars="0" w:left="1134"/>
        <w:jc w:val="left"/>
        <w:rPr>
          <w:rFonts w:asciiTheme="majorHAnsi" w:hAnsiTheme="majorHAnsi" w:cstheme="majorHAnsi"/>
        </w:rPr>
      </w:pPr>
      <w:r>
        <w:rPr>
          <w:rFonts w:asciiTheme="majorHAnsi" w:hAnsiTheme="majorHAnsi" w:cstheme="majorHAnsi"/>
        </w:rPr>
        <w:t xml:space="preserve">The Status displayed matches the </w:t>
      </w:r>
      <w:r w:rsidR="00F77052" w:rsidRPr="00CB0166">
        <w:rPr>
          <w:rFonts w:asciiTheme="majorHAnsi" w:hAnsiTheme="majorHAnsi" w:cstheme="majorHAnsi"/>
        </w:rPr>
        <w:t>Execution status</w:t>
      </w:r>
      <w:r>
        <w:rPr>
          <w:rFonts w:asciiTheme="majorHAnsi" w:hAnsiTheme="majorHAnsi" w:cstheme="majorHAnsi"/>
        </w:rPr>
        <w:t xml:space="preserve"> of the operation</w:t>
      </w:r>
      <w:r w:rsidR="00F77052" w:rsidRPr="00CB0166">
        <w:rPr>
          <w:rFonts w:asciiTheme="majorHAnsi" w:hAnsiTheme="majorHAnsi" w:cstheme="majorHAnsi"/>
        </w:rPr>
        <w:t>.</w:t>
      </w:r>
    </w:p>
    <w:p w14:paraId="311D97DA" w14:textId="3392CA7E" w:rsidR="004B7904" w:rsidRPr="00CB0166" w:rsidRDefault="00F77052" w:rsidP="004B7904">
      <w:pPr>
        <w:pStyle w:val="a9"/>
        <w:ind w:leftChars="0" w:left="1134"/>
        <w:jc w:val="left"/>
        <w:rPr>
          <w:rFonts w:asciiTheme="majorHAnsi" w:hAnsiTheme="majorHAnsi" w:cstheme="majorHAnsi"/>
        </w:rPr>
      </w:pPr>
      <w:r w:rsidRPr="00CB0166">
        <w:rPr>
          <w:rFonts w:asciiTheme="majorHAnsi" w:hAnsiTheme="majorHAnsi" w:cstheme="majorHAnsi"/>
        </w:rPr>
        <w:t>The "Execution Type" will contain "Plan Confirmation" for plan confirmations, and "Normal" for other cases</w:t>
      </w:r>
      <w:r w:rsidR="004B7904" w:rsidRPr="00CB0166">
        <w:rPr>
          <w:rFonts w:asciiTheme="majorHAnsi" w:hAnsiTheme="majorHAnsi" w:cstheme="majorHAnsi"/>
        </w:rPr>
        <w:t>.</w:t>
      </w:r>
    </w:p>
    <w:p w14:paraId="2C019D88" w14:textId="77777777" w:rsidR="00C61311" w:rsidRPr="00CB0166" w:rsidRDefault="00C61311" w:rsidP="004B7904">
      <w:pPr>
        <w:pStyle w:val="a9"/>
        <w:ind w:leftChars="0" w:left="1134"/>
        <w:jc w:val="left"/>
        <w:rPr>
          <w:rFonts w:asciiTheme="majorHAnsi" w:hAnsiTheme="majorHAnsi" w:cstheme="majorHAnsi"/>
        </w:rPr>
      </w:pPr>
    </w:p>
    <w:p w14:paraId="42FE6368" w14:textId="384BF61C" w:rsidR="004B7904" w:rsidRPr="00CB0166" w:rsidRDefault="00C94ED3" w:rsidP="004B7904">
      <w:pPr>
        <w:pStyle w:val="a9"/>
        <w:ind w:leftChars="0" w:left="1134"/>
        <w:jc w:val="left"/>
        <w:rPr>
          <w:rFonts w:asciiTheme="majorHAnsi" w:hAnsiTheme="majorHAnsi" w:cstheme="majorHAnsi"/>
        </w:rPr>
      </w:pPr>
      <w:r w:rsidRPr="00CB0166">
        <w:rPr>
          <w:rFonts w:asciiTheme="majorHAnsi" w:hAnsiTheme="majorHAnsi" w:cstheme="majorHAnsi"/>
        </w:rPr>
        <w:t xml:space="preserve">Execution log for </w:t>
      </w:r>
      <w:r w:rsidR="004B7904" w:rsidRPr="00CB0166">
        <w:rPr>
          <w:rFonts w:asciiTheme="majorHAnsi" w:hAnsiTheme="majorHAnsi" w:cstheme="majorHAnsi"/>
        </w:rPr>
        <w:t>Progress (Plan Log), Progress (PolicyCheck Log) and Progress (Apply Log)</w:t>
      </w:r>
      <w:r w:rsidRPr="00CB0166">
        <w:rPr>
          <w:rFonts w:asciiTheme="majorHAnsi" w:hAnsiTheme="majorHAnsi" w:cstheme="majorHAnsi"/>
        </w:rPr>
        <w:t xml:space="preserve"> executed in </w:t>
      </w:r>
      <w:r w:rsidR="003C684B" w:rsidRPr="00CB0166">
        <w:rPr>
          <w:rFonts w:asciiTheme="majorHAnsi" w:hAnsiTheme="majorHAnsi" w:cstheme="majorHAnsi"/>
        </w:rPr>
        <w:t>Terraform</w:t>
      </w:r>
      <w:r w:rsidRPr="00CB0166">
        <w:rPr>
          <w:rFonts w:asciiTheme="majorHAnsi" w:hAnsiTheme="majorHAnsi" w:cstheme="majorHAnsi"/>
        </w:rPr>
        <w:t xml:space="preserve"> are displayed in </w:t>
      </w:r>
      <w:r w:rsidR="004B7904" w:rsidRPr="00CB0166">
        <w:rPr>
          <w:rFonts w:asciiTheme="majorHAnsi" w:hAnsiTheme="majorHAnsi" w:cstheme="majorHAnsi"/>
        </w:rPr>
        <w:t>Plan/</w:t>
      </w:r>
      <w:r w:rsidR="005E1FC9" w:rsidRPr="00CB0166">
        <w:rPr>
          <w:rFonts w:asciiTheme="majorHAnsi" w:hAnsiTheme="majorHAnsi" w:cstheme="majorHAnsi"/>
        </w:rPr>
        <w:t xml:space="preserve"> </w:t>
      </w:r>
      <w:r w:rsidR="004B7904" w:rsidRPr="00CB0166">
        <w:rPr>
          <w:rFonts w:asciiTheme="majorHAnsi" w:hAnsiTheme="majorHAnsi" w:cstheme="majorHAnsi"/>
        </w:rPr>
        <w:t>PolicyCheck /</w:t>
      </w:r>
      <w:r w:rsidR="005E1FC9" w:rsidRPr="00CB0166">
        <w:rPr>
          <w:rFonts w:asciiTheme="majorHAnsi" w:hAnsiTheme="majorHAnsi" w:cstheme="majorHAnsi"/>
        </w:rPr>
        <w:t xml:space="preserve"> </w:t>
      </w:r>
      <w:r w:rsidRPr="00CB0166">
        <w:rPr>
          <w:rFonts w:asciiTheme="majorHAnsi" w:hAnsiTheme="majorHAnsi" w:cstheme="majorHAnsi"/>
        </w:rPr>
        <w:t>Apply.</w:t>
      </w:r>
    </w:p>
    <w:p w14:paraId="18F2FA8C" w14:textId="27DAA6AA" w:rsidR="004B7904" w:rsidRPr="00CB0166" w:rsidRDefault="004B7904" w:rsidP="004B7904">
      <w:pPr>
        <w:pStyle w:val="a9"/>
        <w:ind w:leftChars="0" w:left="1134"/>
        <w:jc w:val="left"/>
        <w:rPr>
          <w:rFonts w:asciiTheme="majorHAnsi" w:hAnsiTheme="majorHAnsi" w:cstheme="majorHAnsi"/>
        </w:rPr>
      </w:pPr>
    </w:p>
    <w:p w14:paraId="0A3897B6" w14:textId="0F25ACAA" w:rsidR="003C7D86" w:rsidRPr="00CB0166" w:rsidRDefault="00367D7D" w:rsidP="004B7904">
      <w:pPr>
        <w:pStyle w:val="a9"/>
        <w:ind w:leftChars="0" w:left="1134"/>
        <w:jc w:val="left"/>
        <w:rPr>
          <w:rFonts w:asciiTheme="majorHAnsi" w:hAnsiTheme="majorHAnsi" w:cstheme="majorHAnsi"/>
        </w:rPr>
      </w:pPr>
      <w:r>
        <w:rPr>
          <w:rFonts w:asciiTheme="majorHAnsi" w:hAnsiTheme="majorHAnsi" w:cstheme="majorHAnsi"/>
        </w:rPr>
        <w:t>If the status displays “</w:t>
      </w:r>
      <w:r w:rsidR="003C7D86" w:rsidRPr="00CB0166">
        <w:rPr>
          <w:rFonts w:asciiTheme="majorHAnsi" w:hAnsiTheme="majorHAnsi" w:cstheme="majorHAnsi"/>
        </w:rPr>
        <w:t>unexpected error</w:t>
      </w:r>
      <w:r>
        <w:rPr>
          <w:rFonts w:asciiTheme="majorHAnsi" w:hAnsiTheme="majorHAnsi" w:cstheme="majorHAnsi"/>
        </w:rPr>
        <w:t>”</w:t>
      </w:r>
      <w:r w:rsidR="003C7D86" w:rsidRPr="00CB0166">
        <w:rPr>
          <w:rFonts w:asciiTheme="majorHAnsi" w:hAnsiTheme="majorHAnsi" w:cstheme="majorHAnsi"/>
        </w:rPr>
        <w:t>,</w:t>
      </w:r>
      <w:r>
        <w:rPr>
          <w:rFonts w:asciiTheme="majorHAnsi" w:hAnsiTheme="majorHAnsi" w:cstheme="majorHAnsi"/>
        </w:rPr>
        <w:t xml:space="preserve"> the Progress status (Error log) will display a message if there might be an issue with the contents registered to “</w:t>
      </w:r>
      <w:r w:rsidRPr="009E45F8">
        <w:rPr>
          <w:rFonts w:asciiTheme="majorHAnsi" w:hAnsiTheme="majorHAnsi" w:cstheme="majorHAnsi"/>
          <w:u w:val="single"/>
        </w:rPr>
        <w:fldChar w:fldCharType="begin"/>
      </w:r>
      <w:r w:rsidRPr="009E45F8">
        <w:rPr>
          <w:rFonts w:asciiTheme="majorHAnsi" w:hAnsiTheme="majorHAnsi" w:cstheme="majorHAnsi"/>
          <w:u w:val="single"/>
        </w:rPr>
        <w:instrText xml:space="preserve"> REF _Ref126585132 \r \h </w:instrText>
      </w:r>
      <w:r w:rsidRPr="009E45F8">
        <w:rPr>
          <w:rFonts w:asciiTheme="majorHAnsi" w:hAnsiTheme="majorHAnsi" w:cstheme="majorHAnsi"/>
          <w:u w:val="single"/>
        </w:rPr>
      </w:r>
      <w:r w:rsidR="009E45F8">
        <w:rPr>
          <w:rFonts w:asciiTheme="majorHAnsi" w:hAnsiTheme="majorHAnsi" w:cstheme="majorHAnsi"/>
          <w:u w:val="single"/>
        </w:rPr>
        <w:instrText xml:space="preserve"> \* MERGEFORMAT </w:instrText>
      </w:r>
      <w:r w:rsidRPr="009E45F8">
        <w:rPr>
          <w:rFonts w:asciiTheme="majorHAnsi" w:hAnsiTheme="majorHAnsi" w:cstheme="majorHAnsi"/>
          <w:u w:val="single"/>
        </w:rPr>
        <w:fldChar w:fldCharType="separate"/>
      </w:r>
      <w:r w:rsidR="00D751A3">
        <w:rPr>
          <w:rFonts w:asciiTheme="majorHAnsi" w:hAnsiTheme="majorHAnsi" w:cstheme="majorHAnsi"/>
          <w:u w:val="single"/>
        </w:rPr>
        <w:t>5.2.1</w:t>
      </w:r>
      <w:r w:rsidRPr="009E45F8">
        <w:rPr>
          <w:rFonts w:asciiTheme="majorHAnsi" w:hAnsiTheme="majorHAnsi" w:cstheme="majorHAnsi"/>
          <w:u w:val="single"/>
        </w:rPr>
        <w:fldChar w:fldCharType="end"/>
      </w:r>
      <w:r w:rsidRPr="009E45F8">
        <w:rPr>
          <w:rFonts w:asciiTheme="majorHAnsi" w:hAnsiTheme="majorHAnsi" w:cstheme="majorHAnsi"/>
          <w:u w:val="single"/>
        </w:rPr>
        <w:t xml:space="preserve"> </w:t>
      </w:r>
      <w:r w:rsidRPr="009E45F8">
        <w:rPr>
          <w:rFonts w:asciiTheme="majorHAnsi" w:hAnsiTheme="majorHAnsi" w:cstheme="majorHAnsi"/>
          <w:u w:val="single"/>
        </w:rPr>
        <w:fldChar w:fldCharType="begin"/>
      </w:r>
      <w:r w:rsidRPr="009E45F8">
        <w:rPr>
          <w:rFonts w:asciiTheme="majorHAnsi" w:hAnsiTheme="majorHAnsi" w:cstheme="majorHAnsi"/>
          <w:u w:val="single"/>
        </w:rPr>
        <w:instrText xml:space="preserve"> REF _Ref126585143 \h </w:instrText>
      </w:r>
      <w:r w:rsidRPr="009E45F8">
        <w:rPr>
          <w:rFonts w:asciiTheme="majorHAnsi" w:hAnsiTheme="majorHAnsi" w:cstheme="majorHAnsi"/>
          <w:u w:val="single"/>
        </w:rPr>
      </w:r>
      <w:r w:rsidR="009E45F8">
        <w:rPr>
          <w:rFonts w:asciiTheme="majorHAnsi" w:hAnsiTheme="majorHAnsi" w:cstheme="majorHAnsi"/>
          <w:u w:val="single"/>
        </w:rPr>
        <w:instrText xml:space="preserve"> \* MERGEFORMAT </w:instrText>
      </w:r>
      <w:r w:rsidRPr="009E45F8">
        <w:rPr>
          <w:rFonts w:asciiTheme="majorHAnsi" w:hAnsiTheme="majorHAnsi" w:cstheme="majorHAnsi"/>
          <w:u w:val="single"/>
        </w:rPr>
        <w:fldChar w:fldCharType="separate"/>
      </w:r>
      <w:r w:rsidR="00D751A3" w:rsidRPr="00D751A3">
        <w:rPr>
          <w:rFonts w:cstheme="majorHAnsi"/>
          <w:u w:val="single"/>
        </w:rPr>
        <w:t>Interface information</w:t>
      </w:r>
      <w:r w:rsidRPr="009E45F8">
        <w:rPr>
          <w:rFonts w:asciiTheme="majorHAnsi" w:hAnsiTheme="majorHAnsi" w:cstheme="majorHAnsi"/>
          <w:u w:val="single"/>
        </w:rPr>
        <w:fldChar w:fldCharType="end"/>
      </w:r>
      <w:r>
        <w:rPr>
          <w:rFonts w:asciiTheme="majorHAnsi" w:hAnsiTheme="majorHAnsi" w:cstheme="majorHAnsi"/>
        </w:rPr>
        <w:t>” or with registered web contents.</w:t>
      </w:r>
    </w:p>
    <w:p w14:paraId="4015A2C4" w14:textId="717DA928" w:rsidR="00B96E3D" w:rsidRPr="00CB0166" w:rsidRDefault="009E45F8" w:rsidP="00B96E3D">
      <w:pPr>
        <w:pStyle w:val="a9"/>
        <w:ind w:leftChars="0" w:left="1134"/>
        <w:jc w:val="left"/>
        <w:rPr>
          <w:rFonts w:asciiTheme="majorHAnsi" w:hAnsiTheme="majorHAnsi" w:cstheme="majorHAnsi"/>
        </w:rPr>
      </w:pPr>
      <w:r>
        <w:rPr>
          <w:rFonts w:asciiTheme="majorHAnsi" w:hAnsiTheme="majorHAnsi" w:cstheme="majorHAnsi"/>
        </w:rPr>
        <w:t>Other errors will not be displays in t</w:t>
      </w:r>
      <w:r w:rsidR="00367D7D">
        <w:rPr>
          <w:rFonts w:asciiTheme="majorHAnsi" w:hAnsiTheme="majorHAnsi" w:cstheme="majorHAnsi"/>
        </w:rPr>
        <w:t>he Progress status (error log)</w:t>
      </w:r>
      <w:r>
        <w:rPr>
          <w:rFonts w:asciiTheme="majorHAnsi" w:hAnsiTheme="majorHAnsi" w:cstheme="majorHAnsi"/>
        </w:rPr>
        <w:t>, but in the Process log.</w:t>
      </w:r>
    </w:p>
    <w:p w14:paraId="68600A4C" w14:textId="20C6B3B4" w:rsidR="00CF751A" w:rsidRPr="00CB0166" w:rsidRDefault="00B1730F" w:rsidP="00DF537B">
      <w:pPr>
        <w:pStyle w:val="a9"/>
        <w:ind w:leftChars="0" w:left="1134"/>
        <w:jc w:val="left"/>
        <w:rPr>
          <w:rFonts w:asciiTheme="majorHAnsi" w:hAnsiTheme="majorHAnsi" w:cstheme="majorHAnsi"/>
        </w:rPr>
      </w:pPr>
      <w:r w:rsidRPr="00CB0166">
        <w:rPr>
          <w:rFonts w:ascii="ＭＳ ゴシック" w:eastAsia="ＭＳ ゴシック" w:hAnsi="ＭＳ ゴシック" w:cs="ＭＳ ゴシック" w:hint="eastAsia"/>
        </w:rPr>
        <w:t>※</w:t>
      </w:r>
      <w:r w:rsidRPr="00CB0166">
        <w:rPr>
          <w:rFonts w:asciiTheme="majorHAnsi" w:hAnsiTheme="majorHAnsi" w:cstheme="majorHAnsi"/>
        </w:rPr>
        <w:t>Please refer to "</w:t>
      </w:r>
      <w:r w:rsidRPr="00CB0166">
        <w:rPr>
          <w:rFonts w:ascii="ＭＳ ゴシック" w:eastAsia="ＭＳ ゴシック" w:hAnsi="ＭＳ ゴシック" w:cs="ＭＳ ゴシック" w:hint="eastAsia"/>
        </w:rPr>
        <w:t>④</w:t>
      </w:r>
      <w:r w:rsidRPr="00CB0166">
        <w:rPr>
          <w:rFonts w:asciiTheme="majorHAnsi" w:hAnsiTheme="majorHAnsi" w:cstheme="majorHAnsi"/>
        </w:rPr>
        <w:t xml:space="preserve"> Log file name" in "</w:t>
      </w:r>
      <w:r w:rsidR="009E45F8" w:rsidRPr="009E45F8">
        <w:rPr>
          <w:rFonts w:asciiTheme="majorHAnsi" w:hAnsiTheme="majorHAnsi" w:cstheme="majorHAnsi"/>
          <w:u w:val="single"/>
        </w:rPr>
        <w:fldChar w:fldCharType="begin"/>
      </w:r>
      <w:r w:rsidR="009E45F8" w:rsidRPr="009E45F8">
        <w:rPr>
          <w:rFonts w:asciiTheme="majorHAnsi" w:hAnsiTheme="majorHAnsi" w:cstheme="majorHAnsi"/>
          <w:u w:val="single"/>
        </w:rPr>
        <w:instrText xml:space="preserve"> REF _Ref126585442 \r \h </w:instrText>
      </w:r>
      <w:r w:rsidR="009E45F8" w:rsidRPr="009E45F8">
        <w:rPr>
          <w:rFonts w:asciiTheme="majorHAnsi" w:hAnsiTheme="majorHAnsi" w:cstheme="majorHAnsi"/>
          <w:u w:val="single"/>
        </w:rPr>
      </w:r>
      <w:r w:rsidR="009E45F8">
        <w:rPr>
          <w:rFonts w:asciiTheme="majorHAnsi" w:hAnsiTheme="majorHAnsi" w:cstheme="majorHAnsi"/>
          <w:u w:val="single"/>
        </w:rPr>
        <w:instrText xml:space="preserve"> \* MERGEFORMAT </w:instrText>
      </w:r>
      <w:r w:rsidR="009E45F8" w:rsidRPr="009E45F8">
        <w:rPr>
          <w:rFonts w:asciiTheme="majorHAnsi" w:hAnsiTheme="majorHAnsi" w:cstheme="majorHAnsi"/>
          <w:u w:val="single"/>
        </w:rPr>
        <w:fldChar w:fldCharType="separate"/>
      </w:r>
      <w:r w:rsidR="00D751A3">
        <w:rPr>
          <w:rFonts w:asciiTheme="majorHAnsi" w:hAnsiTheme="majorHAnsi" w:cstheme="majorHAnsi"/>
          <w:u w:val="single"/>
        </w:rPr>
        <w:t xml:space="preserve"> 7.2</w:t>
      </w:r>
      <w:r w:rsidR="009E45F8" w:rsidRPr="009E45F8">
        <w:rPr>
          <w:rFonts w:asciiTheme="majorHAnsi" w:hAnsiTheme="majorHAnsi" w:cstheme="majorHAnsi"/>
          <w:u w:val="single"/>
        </w:rPr>
        <w:fldChar w:fldCharType="end"/>
      </w:r>
      <w:r w:rsidR="009E45F8" w:rsidRPr="009E45F8">
        <w:rPr>
          <w:rFonts w:asciiTheme="majorHAnsi" w:hAnsiTheme="majorHAnsi" w:cstheme="majorHAnsi"/>
          <w:u w:val="single"/>
        </w:rPr>
        <w:t xml:space="preserve"> </w:t>
      </w:r>
      <w:r w:rsidR="009E45F8" w:rsidRPr="009E45F8">
        <w:rPr>
          <w:rFonts w:asciiTheme="majorHAnsi" w:hAnsiTheme="majorHAnsi" w:cstheme="majorHAnsi"/>
          <w:u w:val="single"/>
        </w:rPr>
        <w:fldChar w:fldCharType="begin"/>
      </w:r>
      <w:r w:rsidR="009E45F8" w:rsidRPr="009E45F8">
        <w:rPr>
          <w:rFonts w:asciiTheme="majorHAnsi" w:hAnsiTheme="majorHAnsi" w:cstheme="majorHAnsi"/>
          <w:u w:val="single"/>
        </w:rPr>
        <w:instrText xml:space="preserve"> REF _Ref126585437 \h </w:instrText>
      </w:r>
      <w:r w:rsidR="009E45F8" w:rsidRPr="009E45F8">
        <w:rPr>
          <w:rFonts w:asciiTheme="majorHAnsi" w:hAnsiTheme="majorHAnsi" w:cstheme="majorHAnsi"/>
          <w:u w:val="single"/>
        </w:rPr>
      </w:r>
      <w:r w:rsidR="009E45F8">
        <w:rPr>
          <w:rFonts w:asciiTheme="majorHAnsi" w:hAnsiTheme="majorHAnsi" w:cstheme="majorHAnsi"/>
          <w:u w:val="single"/>
        </w:rPr>
        <w:instrText xml:space="preserve"> \* MERGEFORMAT </w:instrText>
      </w:r>
      <w:r w:rsidR="009E45F8" w:rsidRPr="009E45F8">
        <w:rPr>
          <w:rFonts w:asciiTheme="majorHAnsi" w:hAnsiTheme="majorHAnsi" w:cstheme="majorHAnsi"/>
          <w:u w:val="single"/>
        </w:rPr>
        <w:fldChar w:fldCharType="separate"/>
      </w:r>
      <w:r w:rsidR="00D751A3" w:rsidRPr="00D751A3">
        <w:rPr>
          <w:u w:val="single"/>
        </w:rPr>
        <w:t>Maintenance and Maintaining</w:t>
      </w:r>
      <w:r w:rsidR="009E45F8" w:rsidRPr="009E45F8">
        <w:rPr>
          <w:rFonts w:asciiTheme="majorHAnsi" w:hAnsiTheme="majorHAnsi" w:cstheme="majorHAnsi"/>
          <w:u w:val="single"/>
        </w:rPr>
        <w:fldChar w:fldCharType="end"/>
      </w:r>
      <w:r w:rsidRPr="00CB0166">
        <w:rPr>
          <w:rFonts w:asciiTheme="majorHAnsi" w:hAnsiTheme="majorHAnsi" w:cstheme="majorHAnsi"/>
        </w:rPr>
        <w:t>" for the process log.</w:t>
      </w:r>
    </w:p>
    <w:p w14:paraId="2627ECD6" w14:textId="77777777" w:rsidR="00410493" w:rsidRPr="00CB0166" w:rsidRDefault="00410493" w:rsidP="00DF537B">
      <w:pPr>
        <w:pStyle w:val="a9"/>
        <w:ind w:leftChars="0" w:left="1134"/>
        <w:jc w:val="left"/>
        <w:rPr>
          <w:rFonts w:asciiTheme="majorHAnsi" w:hAnsiTheme="majorHAnsi" w:cstheme="majorHAnsi"/>
        </w:rPr>
      </w:pPr>
    </w:p>
    <w:p w14:paraId="1A0D4833" w14:textId="21775605" w:rsidR="006D030E" w:rsidRPr="00CB0166" w:rsidRDefault="008B7455" w:rsidP="00DF537B">
      <w:pPr>
        <w:pStyle w:val="a9"/>
        <w:ind w:leftChars="0" w:left="1134"/>
        <w:jc w:val="left"/>
        <w:rPr>
          <w:rFonts w:asciiTheme="majorHAnsi" w:hAnsiTheme="majorHAnsi" w:cstheme="majorHAnsi"/>
        </w:rPr>
      </w:pPr>
      <w:r w:rsidRPr="00CB0166">
        <w:rPr>
          <w:rFonts w:asciiTheme="majorHAnsi" w:hAnsiTheme="majorHAnsi" w:cstheme="majorHAnsi"/>
        </w:rPr>
        <w:t>“Call Symphony”, displays which Symphony was executed</w:t>
      </w:r>
      <w:r w:rsidR="00B1730F" w:rsidRPr="00CB0166">
        <w:rPr>
          <w:rFonts w:asciiTheme="majorHAnsi" w:hAnsiTheme="majorHAnsi" w:cstheme="majorHAnsi"/>
        </w:rPr>
        <w:t xml:space="preserve">. </w:t>
      </w:r>
      <w:r w:rsidR="00933F27" w:rsidRPr="00CB0166">
        <w:rPr>
          <w:rFonts w:asciiTheme="majorHAnsi" w:hAnsiTheme="majorHAnsi" w:cstheme="majorHAnsi"/>
        </w:rPr>
        <w:t>It will be</w:t>
      </w:r>
      <w:r w:rsidRPr="00CB0166">
        <w:rPr>
          <w:rFonts w:asciiTheme="majorHAnsi" w:hAnsiTheme="majorHAnsi" w:cstheme="majorHAnsi"/>
        </w:rPr>
        <w:t xml:space="preserve"> blank if you execute it directly from the Ter</w:t>
      </w:r>
      <w:r w:rsidR="00FA49D6" w:rsidRPr="00CB0166">
        <w:rPr>
          <w:rFonts w:asciiTheme="majorHAnsi" w:hAnsiTheme="majorHAnsi" w:cstheme="majorHAnsi"/>
        </w:rPr>
        <w:t>raform driver or from C</w:t>
      </w:r>
      <w:r w:rsidRPr="00CB0166">
        <w:rPr>
          <w:rFonts w:asciiTheme="majorHAnsi" w:hAnsiTheme="majorHAnsi" w:cstheme="majorHAnsi"/>
        </w:rPr>
        <w:t>onductor</w:t>
      </w:r>
      <w:r w:rsidR="00B1730F" w:rsidRPr="00CB0166">
        <w:rPr>
          <w:rFonts w:asciiTheme="majorHAnsi" w:hAnsiTheme="majorHAnsi" w:cstheme="majorHAnsi"/>
        </w:rPr>
        <w:t>.</w:t>
      </w:r>
    </w:p>
    <w:p w14:paraId="0A9781BB" w14:textId="0AF4261B" w:rsidR="006D030E" w:rsidRPr="00CB0166" w:rsidRDefault="00341269" w:rsidP="00341269">
      <w:pPr>
        <w:pStyle w:val="a9"/>
        <w:ind w:leftChars="0" w:left="1134"/>
        <w:jc w:val="left"/>
        <w:rPr>
          <w:rFonts w:asciiTheme="majorHAnsi" w:hAnsiTheme="majorHAnsi" w:cstheme="majorHAnsi"/>
        </w:rPr>
      </w:pPr>
      <w:r w:rsidRPr="00CB0166">
        <w:rPr>
          <w:rFonts w:asciiTheme="majorHAnsi" w:hAnsiTheme="majorHAnsi" w:cstheme="majorHAnsi"/>
        </w:rPr>
        <w:t>In “Call Conductor”, displays which Conductor was executed. It is blank if you execute it directly from the Terraform driver or from Symphony</w:t>
      </w:r>
      <w:r w:rsidR="00B1730F" w:rsidRPr="00CB0166">
        <w:rPr>
          <w:rFonts w:asciiTheme="majorHAnsi" w:hAnsiTheme="majorHAnsi" w:cstheme="majorHAnsi"/>
        </w:rPr>
        <w:t>.</w:t>
      </w:r>
    </w:p>
    <w:p w14:paraId="781D3D49" w14:textId="77777777" w:rsidR="00434F5D" w:rsidRPr="00CB0166" w:rsidRDefault="00434F5D" w:rsidP="00DF537B">
      <w:pPr>
        <w:pStyle w:val="a9"/>
        <w:ind w:leftChars="0" w:left="1134"/>
        <w:jc w:val="left"/>
        <w:rPr>
          <w:rFonts w:asciiTheme="majorHAnsi" w:hAnsiTheme="majorHAnsi" w:cstheme="majorHAnsi"/>
        </w:rPr>
      </w:pPr>
    </w:p>
    <w:p w14:paraId="7158950F" w14:textId="60B45A2D" w:rsidR="006D030E" w:rsidRPr="00CB0166" w:rsidRDefault="0052189C" w:rsidP="00DF537B">
      <w:pPr>
        <w:pStyle w:val="a9"/>
        <w:ind w:leftChars="0" w:left="1134"/>
        <w:jc w:val="left"/>
        <w:rPr>
          <w:rFonts w:asciiTheme="majorHAnsi" w:hAnsiTheme="majorHAnsi" w:cstheme="majorHAnsi"/>
        </w:rPr>
      </w:pPr>
      <w:r w:rsidRPr="00CB0166">
        <w:rPr>
          <w:rFonts w:asciiTheme="majorHAnsi" w:hAnsiTheme="majorHAnsi" w:cstheme="majorHAnsi"/>
        </w:rPr>
        <w:lastRenderedPageBreak/>
        <w:t xml:space="preserve">"Execution user" displays </w:t>
      </w:r>
      <w:r w:rsidR="009E45F8">
        <w:rPr>
          <w:rFonts w:asciiTheme="majorHAnsi" w:hAnsiTheme="majorHAnsi" w:cstheme="majorHAnsi"/>
        </w:rPr>
        <w:t xml:space="preserve">the </w:t>
      </w:r>
      <w:r w:rsidRPr="00CB0166">
        <w:rPr>
          <w:rFonts w:asciiTheme="majorHAnsi" w:hAnsiTheme="majorHAnsi" w:cstheme="majorHAnsi"/>
        </w:rPr>
        <w:t>user</w:t>
      </w:r>
      <w:r w:rsidR="009E45F8">
        <w:rPr>
          <w:rFonts w:asciiTheme="majorHAnsi" w:hAnsiTheme="majorHAnsi" w:cstheme="majorHAnsi"/>
        </w:rPr>
        <w:t xml:space="preserve"> logged in when the "Execute" button was</w:t>
      </w:r>
      <w:r w:rsidRPr="00CB0166">
        <w:rPr>
          <w:rFonts w:asciiTheme="majorHAnsi" w:hAnsiTheme="majorHAnsi" w:cstheme="majorHAnsi"/>
        </w:rPr>
        <w:t xml:space="preserve"> pressed from the execution menu</w:t>
      </w:r>
      <w:r w:rsidR="00CB31DD" w:rsidRPr="00CB0166">
        <w:rPr>
          <w:rFonts w:asciiTheme="majorHAnsi" w:hAnsiTheme="majorHAnsi" w:cstheme="majorHAnsi"/>
        </w:rPr>
        <w:t>.</w:t>
      </w:r>
    </w:p>
    <w:p w14:paraId="52890165" w14:textId="77777777" w:rsidR="00434F5D" w:rsidRPr="00CB0166" w:rsidRDefault="00434F5D" w:rsidP="00DF537B">
      <w:pPr>
        <w:pStyle w:val="a9"/>
        <w:ind w:leftChars="0" w:left="1134"/>
        <w:jc w:val="left"/>
        <w:rPr>
          <w:rFonts w:asciiTheme="majorHAnsi" w:hAnsiTheme="majorHAnsi" w:cstheme="majorHAnsi"/>
        </w:rPr>
      </w:pPr>
    </w:p>
    <w:p w14:paraId="0E032904" w14:textId="7B5527C2" w:rsidR="00C720F4" w:rsidRDefault="00C720F4" w:rsidP="00C720F4">
      <w:pPr>
        <w:pStyle w:val="a9"/>
        <w:ind w:leftChars="0" w:left="1134"/>
      </w:pPr>
      <w:r>
        <w:rPr>
          <w:rFonts w:hint="eastAsia"/>
        </w:rPr>
        <w:t>※</w:t>
      </w:r>
      <w:r>
        <w:rPr>
          <w:rFonts w:hint="eastAsia"/>
        </w:rPr>
        <w:t>I</w:t>
      </w:r>
      <w:r>
        <w:t xml:space="preserve">f the “Execution type” is set to “Delete resources”, the following items will not be configured. </w:t>
      </w:r>
    </w:p>
    <w:p w14:paraId="2A493EAB" w14:textId="46F07FFD" w:rsidR="00C720F4" w:rsidRDefault="00C720F4" w:rsidP="00C720F4">
      <w:pPr>
        <w:ind w:left="294" w:firstLine="840"/>
      </w:pPr>
      <w:r>
        <w:rPr>
          <w:rFonts w:hint="eastAsia"/>
        </w:rPr>
        <w:t>・</w:t>
      </w:r>
      <w:r>
        <w:rPr>
          <w:rFonts w:hint="eastAsia"/>
        </w:rPr>
        <w:t>C</w:t>
      </w:r>
      <w:r>
        <w:t xml:space="preserve">alled </w:t>
      </w:r>
      <w:r>
        <w:rPr>
          <w:rFonts w:hint="eastAsia"/>
        </w:rPr>
        <w:t>Symphony</w:t>
      </w:r>
    </w:p>
    <w:p w14:paraId="56F5F325" w14:textId="50330604" w:rsidR="00C720F4" w:rsidRDefault="00C720F4" w:rsidP="00C720F4">
      <w:pPr>
        <w:ind w:left="294" w:firstLine="840"/>
      </w:pPr>
      <w:r>
        <w:rPr>
          <w:rFonts w:hint="eastAsia"/>
        </w:rPr>
        <w:t>・</w:t>
      </w:r>
      <w:r>
        <w:rPr>
          <w:rFonts w:hint="eastAsia"/>
        </w:rPr>
        <w:t>C</w:t>
      </w:r>
      <w:r>
        <w:t>alled</w:t>
      </w:r>
      <w:r>
        <w:rPr>
          <w:rFonts w:hint="eastAsia"/>
        </w:rPr>
        <w:t>Conductor</w:t>
      </w:r>
    </w:p>
    <w:p w14:paraId="347DC828" w14:textId="0D346590" w:rsidR="00C720F4" w:rsidRDefault="00C720F4" w:rsidP="00C720F4">
      <w:pPr>
        <w:ind w:left="840" w:firstLine="294"/>
      </w:pPr>
      <w:r>
        <w:rPr>
          <w:rFonts w:hint="eastAsia"/>
        </w:rPr>
        <w:t>・</w:t>
      </w:r>
      <w:r>
        <w:rPr>
          <w:rFonts w:hint="eastAsia"/>
        </w:rPr>
        <w:t>Moveme</w:t>
      </w:r>
      <w:r w:rsidRPr="00C720F4">
        <w:rPr>
          <w:rFonts w:asciiTheme="majorHAnsi" w:hAnsiTheme="majorHAnsi" w:cstheme="majorHAnsi"/>
        </w:rPr>
        <w:t>nt</w:t>
      </w:r>
      <w:r w:rsidRPr="00C720F4">
        <w:rPr>
          <w:rFonts w:asciiTheme="majorHAnsi" w:hAnsiTheme="majorHAnsi" w:cstheme="majorHAnsi"/>
        </w:rPr>
        <w:t>（</w:t>
      </w:r>
      <w:r w:rsidRPr="00C720F4">
        <w:rPr>
          <w:rFonts w:asciiTheme="majorHAnsi" w:hAnsiTheme="majorHAnsi" w:cstheme="majorHAnsi"/>
        </w:rPr>
        <w:t>ID</w:t>
      </w:r>
      <w:r w:rsidRPr="00C720F4">
        <w:rPr>
          <w:rFonts w:asciiTheme="majorHAnsi" w:hAnsiTheme="majorHAnsi" w:cstheme="majorHAnsi"/>
        </w:rPr>
        <w:t>、</w:t>
      </w:r>
      <w:r w:rsidRPr="00C720F4">
        <w:rPr>
          <w:rFonts w:asciiTheme="majorHAnsi" w:hAnsiTheme="majorHAnsi" w:cstheme="majorHAnsi"/>
        </w:rPr>
        <w:t>name</w:t>
      </w:r>
      <w:r w:rsidRPr="00C720F4">
        <w:rPr>
          <w:rFonts w:asciiTheme="majorHAnsi" w:hAnsiTheme="majorHAnsi" w:cstheme="majorHAnsi"/>
        </w:rPr>
        <w:t>、</w:t>
      </w:r>
      <w:r w:rsidRPr="00C720F4">
        <w:rPr>
          <w:rFonts w:asciiTheme="majorHAnsi" w:hAnsiTheme="majorHAnsi" w:cstheme="majorHAnsi"/>
        </w:rPr>
        <w:t>Data delay</w:t>
      </w:r>
      <w:r w:rsidRPr="00C720F4">
        <w:rPr>
          <w:rFonts w:asciiTheme="majorHAnsi" w:hAnsiTheme="majorHAnsi" w:cstheme="majorHAnsi"/>
        </w:rPr>
        <w:t>（</w:t>
      </w:r>
      <w:r w:rsidRPr="00C720F4">
        <w:rPr>
          <w:rFonts w:asciiTheme="majorHAnsi" w:hAnsiTheme="majorHAnsi" w:cstheme="majorHAnsi"/>
        </w:rPr>
        <w:t>min</w:t>
      </w:r>
      <w:r w:rsidRPr="00C720F4">
        <w:rPr>
          <w:rFonts w:asciiTheme="majorHAnsi" w:hAnsiTheme="majorHAnsi" w:cstheme="majorHAnsi"/>
        </w:rPr>
        <w:t>））</w:t>
      </w:r>
    </w:p>
    <w:p w14:paraId="587467B8" w14:textId="6D0F576C" w:rsidR="00C720F4" w:rsidRDefault="00C720F4" w:rsidP="00C720F4">
      <w:pPr>
        <w:ind w:left="840" w:firstLine="294"/>
      </w:pPr>
      <w:r>
        <w:rPr>
          <w:rFonts w:hint="eastAsia"/>
        </w:rPr>
        <w:t>・</w:t>
      </w:r>
      <w:r>
        <w:rPr>
          <w:rFonts w:hint="eastAsia"/>
        </w:rPr>
        <w:t>O</w:t>
      </w:r>
      <w:r>
        <w:t>peration</w:t>
      </w:r>
      <w:r>
        <w:rPr>
          <w:rFonts w:hint="eastAsia"/>
        </w:rPr>
        <w:t>（</w:t>
      </w:r>
      <w:r>
        <w:rPr>
          <w:rFonts w:hint="eastAsia"/>
        </w:rPr>
        <w:t>No</w:t>
      </w:r>
      <w:r>
        <w:t>.</w:t>
      </w:r>
      <w:r>
        <w:rPr>
          <w:rFonts w:hint="eastAsia"/>
        </w:rPr>
        <w:t>、</w:t>
      </w:r>
      <w:r>
        <w:rPr>
          <w:rFonts w:hint="eastAsia"/>
        </w:rPr>
        <w:t>n</w:t>
      </w:r>
      <w:r>
        <w:t>ame</w:t>
      </w:r>
      <w:r>
        <w:rPr>
          <w:rFonts w:hint="eastAsia"/>
        </w:rPr>
        <w:t>、</w:t>
      </w:r>
      <w:r>
        <w:rPr>
          <w:rFonts w:hint="eastAsia"/>
        </w:rPr>
        <w:t>ID</w:t>
      </w:r>
      <w:r>
        <w:rPr>
          <w:rFonts w:hint="eastAsia"/>
        </w:rPr>
        <w:t>）</w:t>
      </w:r>
    </w:p>
    <w:p w14:paraId="04BBD8BC" w14:textId="6DEDD1B9" w:rsidR="00C720F4" w:rsidRDefault="00C720F4" w:rsidP="00C720F4">
      <w:pPr>
        <w:ind w:left="840" w:firstLine="294"/>
      </w:pPr>
      <w:r>
        <w:rPr>
          <w:rFonts w:hint="eastAsia"/>
        </w:rPr>
        <w:t>・</w:t>
      </w:r>
      <w:r>
        <w:rPr>
          <w:rFonts w:hint="eastAsia"/>
        </w:rPr>
        <w:t>S</w:t>
      </w:r>
      <w:r>
        <w:t>ubstitute value</w:t>
      </w:r>
    </w:p>
    <w:p w14:paraId="35766470" w14:textId="017F59F1" w:rsidR="00C720F4" w:rsidRDefault="00C720F4" w:rsidP="00C720F4">
      <w:pPr>
        <w:ind w:left="840" w:firstLine="294"/>
      </w:pPr>
      <w:r>
        <w:rPr>
          <w:rFonts w:hint="eastAsia"/>
        </w:rPr>
        <w:t>・</w:t>
      </w:r>
      <w:r>
        <w:rPr>
          <w:rFonts w:hint="eastAsia"/>
        </w:rPr>
        <w:t>I</w:t>
      </w:r>
      <w:r>
        <w:t>nput data</w:t>
      </w:r>
    </w:p>
    <w:p w14:paraId="73D9AECD" w14:textId="77777777" w:rsidR="00434F5D" w:rsidRPr="00C720F4" w:rsidRDefault="00434F5D" w:rsidP="00434F5D">
      <w:pPr>
        <w:rPr>
          <w:rFonts w:asciiTheme="majorHAnsi" w:hAnsiTheme="majorHAnsi" w:cstheme="majorHAnsi"/>
        </w:rPr>
      </w:pPr>
    </w:p>
    <w:p w14:paraId="3FD1B849" w14:textId="2B0A67DB" w:rsidR="006D030E" w:rsidRPr="00CB0166" w:rsidRDefault="006838A2" w:rsidP="00B46FB2">
      <w:pPr>
        <w:pStyle w:val="a9"/>
        <w:numPr>
          <w:ilvl w:val="0"/>
          <w:numId w:val="8"/>
        </w:numPr>
        <w:ind w:leftChars="0" w:left="1134"/>
        <w:jc w:val="left"/>
        <w:rPr>
          <w:rFonts w:asciiTheme="majorHAnsi" w:hAnsiTheme="majorHAnsi" w:cstheme="majorHAnsi"/>
          <w:b/>
        </w:rPr>
      </w:pPr>
      <w:r w:rsidRPr="00CB0166">
        <w:rPr>
          <w:rFonts w:asciiTheme="majorHAnsi" w:hAnsiTheme="majorHAnsi" w:cstheme="majorHAnsi"/>
          <w:b/>
        </w:rPr>
        <w:t>S</w:t>
      </w:r>
      <w:r w:rsidR="00715DC2" w:rsidRPr="00CB0166">
        <w:rPr>
          <w:rFonts w:asciiTheme="majorHAnsi" w:hAnsiTheme="majorHAnsi" w:cstheme="majorHAnsi"/>
          <w:b/>
        </w:rPr>
        <w:t>ubstitution value</w:t>
      </w:r>
      <w:r w:rsidRPr="00CB0166">
        <w:rPr>
          <w:rFonts w:asciiTheme="majorHAnsi" w:hAnsiTheme="majorHAnsi" w:cstheme="majorHAnsi"/>
          <w:b/>
        </w:rPr>
        <w:t xml:space="preserve"> confirmation</w:t>
      </w:r>
    </w:p>
    <w:p w14:paraId="6B979013" w14:textId="4633FFA9" w:rsidR="006D030E" w:rsidRPr="00CB0166" w:rsidRDefault="006838A2" w:rsidP="00DF537B">
      <w:pPr>
        <w:ind w:leftChars="550" w:left="1155"/>
        <w:jc w:val="left"/>
        <w:rPr>
          <w:rFonts w:asciiTheme="majorHAnsi" w:hAnsiTheme="majorHAnsi" w:cstheme="majorHAnsi"/>
        </w:rPr>
      </w:pPr>
      <w:r w:rsidRPr="00CB0166">
        <w:rPr>
          <w:rFonts w:asciiTheme="majorHAnsi" w:hAnsiTheme="majorHAnsi" w:cstheme="majorHAnsi"/>
          <w:szCs w:val="21"/>
        </w:rPr>
        <w:t>By clicking the "confirmation" button, "</w:t>
      </w:r>
      <w:r w:rsidR="009E45F8" w:rsidRPr="009E45F8">
        <w:rPr>
          <w:rFonts w:asciiTheme="majorHAnsi" w:hAnsiTheme="majorHAnsi" w:cstheme="majorHAnsi"/>
          <w:szCs w:val="21"/>
          <w:u w:val="single"/>
        </w:rPr>
        <w:fldChar w:fldCharType="begin"/>
      </w:r>
      <w:r w:rsidR="009E45F8" w:rsidRPr="009E45F8">
        <w:rPr>
          <w:rFonts w:asciiTheme="majorHAnsi" w:hAnsiTheme="majorHAnsi" w:cstheme="majorHAnsi"/>
          <w:szCs w:val="21"/>
          <w:u w:val="single"/>
        </w:rPr>
        <w:instrText xml:space="preserve"> REF _Ref126585522 \r \h </w:instrText>
      </w:r>
      <w:r w:rsidR="009E45F8" w:rsidRPr="009E45F8">
        <w:rPr>
          <w:rFonts w:asciiTheme="majorHAnsi" w:hAnsiTheme="majorHAnsi" w:cstheme="majorHAnsi"/>
          <w:szCs w:val="21"/>
          <w:u w:val="single"/>
        </w:rPr>
      </w:r>
      <w:r w:rsidR="009E45F8" w:rsidRPr="009E45F8">
        <w:rPr>
          <w:rFonts w:asciiTheme="majorHAnsi" w:hAnsiTheme="majorHAnsi" w:cstheme="majorHAnsi"/>
          <w:szCs w:val="21"/>
          <w:u w:val="single"/>
        </w:rPr>
        <w:instrText xml:space="preserve"> \* MERGEFORMAT </w:instrText>
      </w:r>
      <w:r w:rsidR="009E45F8" w:rsidRPr="009E45F8">
        <w:rPr>
          <w:rFonts w:asciiTheme="majorHAnsi" w:hAnsiTheme="majorHAnsi" w:cstheme="majorHAnsi"/>
          <w:szCs w:val="21"/>
          <w:u w:val="single"/>
        </w:rPr>
        <w:fldChar w:fldCharType="separate"/>
      </w:r>
      <w:r w:rsidR="00D751A3">
        <w:rPr>
          <w:rFonts w:asciiTheme="majorHAnsi" w:hAnsiTheme="majorHAnsi" w:cstheme="majorHAnsi"/>
          <w:szCs w:val="21"/>
          <w:u w:val="single"/>
        </w:rPr>
        <w:t>5.2.8</w:t>
      </w:r>
      <w:r w:rsidR="009E45F8" w:rsidRPr="009E45F8">
        <w:rPr>
          <w:rFonts w:asciiTheme="majorHAnsi" w:hAnsiTheme="majorHAnsi" w:cstheme="majorHAnsi"/>
          <w:szCs w:val="21"/>
          <w:u w:val="single"/>
        </w:rPr>
        <w:fldChar w:fldCharType="end"/>
      </w:r>
      <w:r w:rsidR="009E45F8" w:rsidRPr="009E45F8">
        <w:rPr>
          <w:rFonts w:asciiTheme="majorHAnsi" w:hAnsiTheme="majorHAnsi" w:cstheme="majorHAnsi"/>
          <w:szCs w:val="21"/>
          <w:u w:val="single"/>
        </w:rPr>
        <w:t xml:space="preserve"> </w:t>
      </w:r>
      <w:r w:rsidR="009E45F8" w:rsidRPr="009E45F8">
        <w:rPr>
          <w:rFonts w:asciiTheme="majorHAnsi" w:hAnsiTheme="majorHAnsi" w:cstheme="majorHAnsi"/>
          <w:szCs w:val="21"/>
          <w:u w:val="single"/>
        </w:rPr>
        <w:fldChar w:fldCharType="begin"/>
      </w:r>
      <w:r w:rsidR="009E45F8" w:rsidRPr="009E45F8">
        <w:rPr>
          <w:rFonts w:asciiTheme="majorHAnsi" w:hAnsiTheme="majorHAnsi" w:cstheme="majorHAnsi"/>
          <w:szCs w:val="21"/>
          <w:u w:val="single"/>
        </w:rPr>
        <w:instrText xml:space="preserve"> REF _Ref126585531 \h </w:instrText>
      </w:r>
      <w:r w:rsidR="009E45F8" w:rsidRPr="009E45F8">
        <w:rPr>
          <w:rFonts w:asciiTheme="majorHAnsi" w:hAnsiTheme="majorHAnsi" w:cstheme="majorHAnsi"/>
          <w:szCs w:val="21"/>
          <w:u w:val="single"/>
        </w:rPr>
      </w:r>
      <w:r w:rsidR="009E45F8" w:rsidRPr="009E45F8">
        <w:rPr>
          <w:rFonts w:asciiTheme="majorHAnsi" w:hAnsiTheme="majorHAnsi" w:cstheme="majorHAnsi"/>
          <w:szCs w:val="21"/>
          <w:u w:val="single"/>
        </w:rPr>
        <w:instrText xml:space="preserve"> \* MERGEFORMAT </w:instrText>
      </w:r>
      <w:r w:rsidR="009E45F8" w:rsidRPr="009E45F8">
        <w:rPr>
          <w:rFonts w:asciiTheme="majorHAnsi" w:hAnsiTheme="majorHAnsi" w:cstheme="majorHAnsi"/>
          <w:szCs w:val="21"/>
          <w:u w:val="single"/>
        </w:rPr>
        <w:fldChar w:fldCharType="separate"/>
      </w:r>
      <w:r w:rsidR="00D751A3" w:rsidRPr="00D751A3">
        <w:rPr>
          <w:rFonts w:cstheme="majorHAnsi"/>
          <w:u w:val="single"/>
        </w:rPr>
        <w:t>Substitution value list</w:t>
      </w:r>
      <w:r w:rsidR="009E45F8" w:rsidRPr="009E45F8">
        <w:rPr>
          <w:rFonts w:asciiTheme="majorHAnsi" w:hAnsiTheme="majorHAnsi" w:cstheme="majorHAnsi"/>
          <w:szCs w:val="21"/>
          <w:u w:val="single"/>
        </w:rPr>
        <w:fldChar w:fldCharType="end"/>
      </w:r>
      <w:r w:rsidRPr="00CB0166">
        <w:rPr>
          <w:rFonts w:asciiTheme="majorHAnsi" w:hAnsiTheme="majorHAnsi" w:cstheme="majorHAnsi"/>
          <w:szCs w:val="21"/>
        </w:rPr>
        <w:t>" will display and the substitution value filtered by the operation and Movement of operation target will be displayed.</w:t>
      </w:r>
    </w:p>
    <w:p w14:paraId="26FEE9D6" w14:textId="77777777" w:rsidR="00434F5D" w:rsidRPr="00CB0166" w:rsidRDefault="00434F5D" w:rsidP="00DF537B">
      <w:pPr>
        <w:jc w:val="left"/>
        <w:rPr>
          <w:rFonts w:asciiTheme="majorHAnsi" w:hAnsiTheme="majorHAnsi" w:cstheme="majorHAnsi"/>
        </w:rPr>
      </w:pPr>
    </w:p>
    <w:p w14:paraId="307F14A7" w14:textId="2A47E831" w:rsidR="006D030E" w:rsidRPr="00CB0166" w:rsidRDefault="00715DC2" w:rsidP="00B46FB2">
      <w:pPr>
        <w:pStyle w:val="a9"/>
        <w:numPr>
          <w:ilvl w:val="0"/>
          <w:numId w:val="8"/>
        </w:numPr>
        <w:ind w:leftChars="0" w:left="1134"/>
        <w:jc w:val="left"/>
        <w:rPr>
          <w:rFonts w:asciiTheme="majorHAnsi" w:hAnsiTheme="majorHAnsi" w:cstheme="majorHAnsi"/>
          <w:b/>
        </w:rPr>
      </w:pPr>
      <w:r w:rsidRPr="00CB0166">
        <w:rPr>
          <w:rFonts w:asciiTheme="majorHAnsi" w:hAnsiTheme="majorHAnsi" w:cstheme="majorHAnsi"/>
          <w:b/>
        </w:rPr>
        <w:t>Emergency stop/</w:t>
      </w:r>
      <w:r w:rsidR="004C10F8" w:rsidRPr="00CB0166">
        <w:rPr>
          <w:rFonts w:asciiTheme="majorHAnsi" w:hAnsiTheme="majorHAnsi" w:cstheme="majorHAnsi"/>
          <w:b/>
        </w:rPr>
        <w:t>Schedule cancellation</w:t>
      </w:r>
    </w:p>
    <w:p w14:paraId="40A543FA" w14:textId="60D54A13" w:rsidR="004C10F8" w:rsidRPr="00CB0166" w:rsidRDefault="004C10F8" w:rsidP="00DF537B">
      <w:pPr>
        <w:pStyle w:val="Default"/>
        <w:rPr>
          <w:rFonts w:asciiTheme="majorHAnsi" w:hAnsiTheme="majorHAnsi" w:cstheme="majorHAnsi"/>
          <w:sz w:val="21"/>
          <w:szCs w:val="21"/>
        </w:rPr>
      </w:pPr>
      <w:r w:rsidRPr="00CB0166">
        <w:rPr>
          <w:rFonts w:asciiTheme="majorHAnsi" w:hAnsiTheme="majorHAnsi" w:cstheme="majorHAnsi"/>
        </w:rPr>
        <w:t xml:space="preserve">         </w:t>
      </w:r>
      <w:r w:rsidRPr="00CB0166">
        <w:rPr>
          <w:rFonts w:asciiTheme="majorHAnsi" w:hAnsiTheme="majorHAnsi" w:cstheme="majorHAnsi"/>
          <w:sz w:val="21"/>
          <w:szCs w:val="21"/>
        </w:rPr>
        <w:t>It is possible to stop the construction operation by clicking the "Emergency stop" button</w:t>
      </w:r>
      <w:r w:rsidR="00BD73CE" w:rsidRPr="00CB0166">
        <w:rPr>
          <w:rFonts w:asciiTheme="majorHAnsi" w:hAnsiTheme="majorHAnsi" w:cstheme="majorHAnsi"/>
          <w:sz w:val="21"/>
          <w:szCs w:val="21"/>
        </w:rPr>
        <w:t>.</w:t>
      </w:r>
      <w:r w:rsidRPr="00CB0166">
        <w:rPr>
          <w:rFonts w:asciiTheme="majorHAnsi" w:hAnsiTheme="majorHAnsi" w:cstheme="majorHAnsi"/>
          <w:sz w:val="21"/>
          <w:szCs w:val="21"/>
        </w:rPr>
        <w:t xml:space="preserve"> </w:t>
      </w:r>
    </w:p>
    <w:p w14:paraId="3DA736CF" w14:textId="1F2DB227" w:rsidR="004C10F8" w:rsidRPr="00CB0166" w:rsidRDefault="004C10F8" w:rsidP="00DF537B">
      <w:pPr>
        <w:ind w:leftChars="500" w:left="1050"/>
        <w:jc w:val="left"/>
        <w:rPr>
          <w:rFonts w:asciiTheme="majorHAnsi" w:hAnsiTheme="majorHAnsi" w:cstheme="majorHAnsi"/>
        </w:rPr>
      </w:pPr>
      <w:r w:rsidRPr="00CB0166">
        <w:rPr>
          <w:rFonts w:asciiTheme="majorHAnsi" w:hAnsiTheme="majorHAnsi" w:cstheme="majorHAnsi"/>
          <w:szCs w:val="21"/>
        </w:rPr>
        <w:t>In addition, for the "scheduled execution" operation before execution, the "schedule cancellation" button will display. Cancel the scheduled execution by clicking the "schedule cancellation" button.</w:t>
      </w:r>
    </w:p>
    <w:p w14:paraId="22222436" w14:textId="77777777" w:rsidR="00434F5D" w:rsidRPr="00CB0166" w:rsidRDefault="00434F5D" w:rsidP="00DF537B">
      <w:pPr>
        <w:jc w:val="left"/>
        <w:rPr>
          <w:rFonts w:asciiTheme="majorHAnsi" w:hAnsiTheme="majorHAnsi" w:cstheme="majorHAnsi"/>
        </w:rPr>
      </w:pPr>
    </w:p>
    <w:p w14:paraId="39978C65" w14:textId="082B46BE" w:rsidR="00E645B0" w:rsidRPr="00CB0166" w:rsidRDefault="004C10F8" w:rsidP="00B46FB2">
      <w:pPr>
        <w:pStyle w:val="a9"/>
        <w:numPr>
          <w:ilvl w:val="0"/>
          <w:numId w:val="8"/>
        </w:numPr>
        <w:ind w:leftChars="0" w:left="1134"/>
        <w:jc w:val="left"/>
        <w:rPr>
          <w:rFonts w:asciiTheme="majorHAnsi" w:hAnsiTheme="majorHAnsi" w:cstheme="majorHAnsi"/>
          <w:b/>
        </w:rPr>
      </w:pPr>
      <w:r w:rsidRPr="00CB0166">
        <w:rPr>
          <w:rFonts w:asciiTheme="majorHAnsi" w:hAnsiTheme="majorHAnsi" w:cstheme="majorHAnsi"/>
          <w:b/>
        </w:rPr>
        <w:t>Log filter</w:t>
      </w:r>
      <w:r w:rsidR="006D030E" w:rsidRPr="00CB0166">
        <w:rPr>
          <w:rFonts w:asciiTheme="majorHAnsi" w:hAnsiTheme="majorHAnsi" w:cstheme="majorHAnsi"/>
          <w:b/>
        </w:rPr>
        <w:br/>
      </w:r>
      <w:r w:rsidRPr="00CB0166">
        <w:rPr>
          <w:rFonts w:asciiTheme="majorHAnsi" w:hAnsiTheme="majorHAnsi" w:cstheme="majorHAnsi"/>
          <w:szCs w:val="21"/>
        </w:rPr>
        <w:t>Execution log and error log can be filtered. By entering the string that the user wants to search in the filter box of each log and checking the "Display only corresponding lines" checkbox, only the corresponding line will be displayed. The display refresh cycle and the maximum display line count of exeuction and error log can be set in "Status monitoring cycle (milliseconds)" and "Number of rows to display progress status" of "</w:t>
      </w:r>
      <w:r w:rsidR="009E45F8" w:rsidRPr="009E45F8">
        <w:rPr>
          <w:rFonts w:asciiTheme="majorHAnsi" w:hAnsiTheme="majorHAnsi" w:cstheme="majorHAnsi"/>
          <w:szCs w:val="21"/>
        </w:rPr>
        <w:fldChar w:fldCharType="begin"/>
      </w:r>
      <w:r w:rsidR="009E45F8" w:rsidRPr="009E45F8">
        <w:rPr>
          <w:rFonts w:asciiTheme="majorHAnsi" w:hAnsiTheme="majorHAnsi" w:cstheme="majorHAnsi"/>
          <w:szCs w:val="21"/>
        </w:rPr>
        <w:instrText xml:space="preserve"> REF _Ref126585609 \r \h </w:instrText>
      </w:r>
      <w:r w:rsidR="009E45F8" w:rsidRPr="009E45F8">
        <w:rPr>
          <w:rFonts w:asciiTheme="majorHAnsi" w:hAnsiTheme="majorHAnsi" w:cstheme="majorHAnsi"/>
          <w:szCs w:val="21"/>
        </w:rPr>
      </w:r>
      <w:r w:rsidR="009E45F8">
        <w:rPr>
          <w:rFonts w:asciiTheme="majorHAnsi" w:hAnsiTheme="majorHAnsi" w:cstheme="majorHAnsi"/>
          <w:szCs w:val="21"/>
        </w:rPr>
        <w:instrText xml:space="preserve"> \* MERGEFORMAT </w:instrText>
      </w:r>
      <w:r w:rsidR="009E45F8" w:rsidRPr="009E45F8">
        <w:rPr>
          <w:rFonts w:asciiTheme="majorHAnsi" w:hAnsiTheme="majorHAnsi" w:cstheme="majorHAnsi"/>
          <w:szCs w:val="21"/>
        </w:rPr>
        <w:fldChar w:fldCharType="separate"/>
      </w:r>
      <w:r w:rsidR="00D751A3">
        <w:rPr>
          <w:rFonts w:asciiTheme="majorHAnsi" w:hAnsiTheme="majorHAnsi" w:cstheme="majorHAnsi"/>
          <w:szCs w:val="21"/>
        </w:rPr>
        <w:t>5.2.1</w:t>
      </w:r>
      <w:r w:rsidR="009E45F8" w:rsidRPr="009E45F8">
        <w:rPr>
          <w:rFonts w:asciiTheme="majorHAnsi" w:hAnsiTheme="majorHAnsi" w:cstheme="majorHAnsi"/>
          <w:szCs w:val="21"/>
        </w:rPr>
        <w:fldChar w:fldCharType="end"/>
      </w:r>
      <w:r w:rsidR="009E45F8" w:rsidRPr="009E45F8">
        <w:rPr>
          <w:rFonts w:asciiTheme="majorHAnsi" w:hAnsiTheme="majorHAnsi" w:cstheme="majorHAnsi"/>
          <w:szCs w:val="21"/>
        </w:rPr>
        <w:t xml:space="preserve"> </w:t>
      </w:r>
      <w:r w:rsidR="009E45F8" w:rsidRPr="009E45F8">
        <w:rPr>
          <w:rFonts w:asciiTheme="majorHAnsi" w:hAnsiTheme="majorHAnsi" w:cstheme="majorHAnsi"/>
          <w:szCs w:val="21"/>
        </w:rPr>
        <w:fldChar w:fldCharType="begin"/>
      </w:r>
      <w:r w:rsidR="009E45F8" w:rsidRPr="009E45F8">
        <w:rPr>
          <w:rFonts w:asciiTheme="majorHAnsi" w:hAnsiTheme="majorHAnsi" w:cstheme="majorHAnsi"/>
          <w:szCs w:val="21"/>
        </w:rPr>
        <w:instrText xml:space="preserve"> REF _Ref126585587 \h </w:instrText>
      </w:r>
      <w:r w:rsidR="009E45F8" w:rsidRPr="009E45F8">
        <w:rPr>
          <w:rFonts w:asciiTheme="majorHAnsi" w:hAnsiTheme="majorHAnsi" w:cstheme="majorHAnsi"/>
          <w:szCs w:val="21"/>
        </w:rPr>
      </w:r>
      <w:r w:rsidR="009E45F8">
        <w:rPr>
          <w:rFonts w:asciiTheme="majorHAnsi" w:hAnsiTheme="majorHAnsi" w:cstheme="majorHAnsi"/>
          <w:szCs w:val="21"/>
        </w:rPr>
        <w:instrText xml:space="preserve"> \* MERGEFORMAT </w:instrText>
      </w:r>
      <w:r w:rsidR="009E45F8" w:rsidRPr="009E45F8">
        <w:rPr>
          <w:rFonts w:asciiTheme="majorHAnsi" w:hAnsiTheme="majorHAnsi" w:cstheme="majorHAnsi"/>
          <w:szCs w:val="21"/>
        </w:rPr>
        <w:fldChar w:fldCharType="separate"/>
      </w:r>
      <w:r w:rsidR="00D751A3" w:rsidRPr="00CB0166">
        <w:rPr>
          <w:rFonts w:cstheme="majorHAnsi"/>
        </w:rPr>
        <w:t>Interface information</w:t>
      </w:r>
      <w:r w:rsidR="009E45F8" w:rsidRPr="009E45F8">
        <w:rPr>
          <w:rFonts w:asciiTheme="majorHAnsi" w:hAnsiTheme="majorHAnsi" w:cstheme="majorHAnsi"/>
          <w:szCs w:val="21"/>
        </w:rPr>
        <w:fldChar w:fldCharType="end"/>
      </w:r>
      <w:r w:rsidRPr="00CB0166">
        <w:rPr>
          <w:rFonts w:asciiTheme="majorHAnsi" w:hAnsiTheme="majorHAnsi" w:cstheme="majorHAnsi"/>
          <w:szCs w:val="21"/>
        </w:rPr>
        <w:t>" menu.</w:t>
      </w:r>
    </w:p>
    <w:p w14:paraId="41AAF1B1" w14:textId="77777777" w:rsidR="00434F5D" w:rsidRPr="00CB0166" w:rsidRDefault="00434F5D" w:rsidP="00DF537B">
      <w:pPr>
        <w:pStyle w:val="a9"/>
        <w:ind w:leftChars="0" w:left="1134"/>
        <w:jc w:val="left"/>
        <w:rPr>
          <w:rFonts w:asciiTheme="majorHAnsi" w:hAnsiTheme="majorHAnsi" w:cstheme="majorHAnsi"/>
          <w:b/>
        </w:rPr>
      </w:pPr>
    </w:p>
    <w:p w14:paraId="59E554DA" w14:textId="47859FCA" w:rsidR="00434F5D" w:rsidRPr="00CB0166" w:rsidRDefault="00BD59C3" w:rsidP="00B46FB2">
      <w:pPr>
        <w:pStyle w:val="a9"/>
        <w:numPr>
          <w:ilvl w:val="0"/>
          <w:numId w:val="8"/>
        </w:numPr>
        <w:ind w:leftChars="0" w:left="1134"/>
        <w:jc w:val="left"/>
        <w:rPr>
          <w:rFonts w:asciiTheme="majorHAnsi" w:eastAsia="ＭＳ Ｐゴシック" w:hAnsiTheme="majorHAnsi" w:cstheme="majorHAnsi"/>
          <w:b/>
        </w:rPr>
      </w:pPr>
      <w:r w:rsidRPr="00CB0166">
        <w:rPr>
          <w:rFonts w:asciiTheme="majorHAnsi" w:hAnsiTheme="majorHAnsi" w:cstheme="majorHAnsi"/>
          <w:b/>
        </w:rPr>
        <w:t>Input data</w:t>
      </w:r>
      <w:r w:rsidR="006D030E" w:rsidRPr="00CB0166">
        <w:rPr>
          <w:rFonts w:asciiTheme="majorHAnsi" w:hAnsiTheme="majorHAnsi" w:cstheme="majorHAnsi"/>
          <w:b/>
        </w:rPr>
        <w:br/>
      </w:r>
      <w:r w:rsidR="00E01A97" w:rsidRPr="00CB0166">
        <w:rPr>
          <w:rFonts w:asciiTheme="majorHAnsi" w:eastAsia="ＭＳ Ｐゴシック" w:hAnsiTheme="majorHAnsi" w:cstheme="majorHAnsi"/>
        </w:rPr>
        <w:t>Use</w:t>
      </w:r>
      <w:r w:rsidR="00F571B1" w:rsidRPr="00CB0166">
        <w:rPr>
          <w:rFonts w:asciiTheme="majorHAnsi" w:eastAsia="ＭＳ Ｐゴシック" w:hAnsiTheme="majorHAnsi" w:cstheme="majorHAnsi"/>
        </w:rPr>
        <w:t>rs can download executed module files and a zip file containing a list of policy materials and the configured substitute values in Json format. The files are as following:</w:t>
      </w:r>
      <w:r w:rsidR="00F571B1" w:rsidRPr="00CB0166">
        <w:rPr>
          <w:rFonts w:asciiTheme="majorHAnsi" w:eastAsia="ＭＳ Ｐゴシック" w:hAnsiTheme="majorHAnsi" w:cstheme="majorHAnsi"/>
        </w:rPr>
        <w:br/>
      </w:r>
    </w:p>
    <w:p w14:paraId="6C4FE212" w14:textId="6AF0FA32" w:rsidR="00F571B1" w:rsidRPr="00CB0166" w:rsidRDefault="00F571B1" w:rsidP="00F571B1">
      <w:pPr>
        <w:pStyle w:val="a9"/>
        <w:ind w:leftChars="0" w:left="1134"/>
        <w:jc w:val="center"/>
        <w:rPr>
          <w:rFonts w:asciiTheme="majorHAnsi" w:eastAsia="ＭＳ Ｐゴシック" w:hAnsiTheme="majorHAnsi" w:cstheme="majorHAnsi"/>
          <w:b/>
        </w:rPr>
      </w:pPr>
      <w:r w:rsidRPr="00CB0166">
        <w:rPr>
          <w:rFonts w:asciiTheme="majorHAnsi" w:hAnsiTheme="majorHAnsi" w:cstheme="majorHAnsi"/>
          <w:b/>
        </w:rPr>
        <w:br/>
        <w:t xml:space="preserve">Table </w:t>
      </w:r>
      <w:r w:rsidR="00C720F4">
        <w:rPr>
          <w:rFonts w:asciiTheme="majorHAnsi" w:hAnsiTheme="majorHAnsi" w:cstheme="majorHAnsi"/>
          <w:b/>
        </w:rPr>
        <w:t>5.2.100</w:t>
      </w:r>
      <w:r w:rsidRPr="00CB0166">
        <w:rPr>
          <w:rFonts w:asciiTheme="majorHAnsi" w:hAnsiTheme="majorHAnsi" w:cstheme="majorHAnsi"/>
          <w:b/>
        </w:rPr>
        <w:t>-1 Input data files</w:t>
      </w:r>
    </w:p>
    <w:tbl>
      <w:tblPr>
        <w:tblStyle w:val="ab"/>
        <w:tblW w:w="6804" w:type="dxa"/>
        <w:jc w:val="center"/>
        <w:tblLayout w:type="fixed"/>
        <w:tblLook w:val="04A0" w:firstRow="1" w:lastRow="0" w:firstColumn="1" w:lastColumn="0" w:noHBand="0" w:noVBand="1"/>
      </w:tblPr>
      <w:tblGrid>
        <w:gridCol w:w="1984"/>
        <w:gridCol w:w="4820"/>
      </w:tblGrid>
      <w:tr w:rsidR="00C720F4" w:rsidRPr="00CB0166" w14:paraId="3E709212" w14:textId="77777777" w:rsidTr="00C720F4">
        <w:trPr>
          <w:jc w:val="center"/>
        </w:trPr>
        <w:tc>
          <w:tcPr>
            <w:tcW w:w="1984" w:type="dxa"/>
            <w:shd w:val="clear" w:color="auto" w:fill="002B62"/>
          </w:tcPr>
          <w:p w14:paraId="69FF913A" w14:textId="361F947C" w:rsidR="00C720F4" w:rsidRPr="00CB0166" w:rsidRDefault="00C720F4" w:rsidP="000C5D1B">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File name</w:t>
            </w:r>
          </w:p>
        </w:tc>
        <w:tc>
          <w:tcPr>
            <w:tcW w:w="4820" w:type="dxa"/>
            <w:shd w:val="clear" w:color="auto" w:fill="002B62"/>
          </w:tcPr>
          <w:p w14:paraId="0C734D7E" w14:textId="20D51CC4" w:rsidR="00C720F4" w:rsidRPr="00CB0166" w:rsidRDefault="00C720F4" w:rsidP="000C5D1B">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Description</w:t>
            </w:r>
          </w:p>
        </w:tc>
      </w:tr>
      <w:tr w:rsidR="00C720F4" w:rsidRPr="00CB0166" w14:paraId="1D7F18C5" w14:textId="77777777" w:rsidTr="00C720F4">
        <w:trPr>
          <w:jc w:val="center"/>
        </w:trPr>
        <w:tc>
          <w:tcPr>
            <w:tcW w:w="1984" w:type="dxa"/>
          </w:tcPr>
          <w:p w14:paraId="4F00958C" w14:textId="1FAC19FD" w:rsidR="00C720F4" w:rsidRPr="00CB0166" w:rsidRDefault="00C720F4" w:rsidP="00C720F4">
            <w:pPr>
              <w:pStyle w:val="aff"/>
              <w:jc w:val="left"/>
              <w:rPr>
                <w:rFonts w:asciiTheme="majorHAnsi" w:hAnsiTheme="majorHAnsi" w:cstheme="majorHAnsi"/>
              </w:rPr>
            </w:pPr>
            <w:r>
              <w:rPr>
                <w:rFonts w:asciiTheme="majorHAnsi" w:hAnsiTheme="majorHAnsi" w:cstheme="majorHAnsi"/>
              </w:rPr>
              <w:t>(Input Module file name)</w:t>
            </w:r>
          </w:p>
        </w:tc>
        <w:tc>
          <w:tcPr>
            <w:tcW w:w="4820" w:type="dxa"/>
          </w:tcPr>
          <w:p w14:paraId="6475FD30" w14:textId="4D504915" w:rsidR="00C720F4" w:rsidRPr="00CB0166" w:rsidRDefault="00C720F4" w:rsidP="00423249">
            <w:pPr>
              <w:pStyle w:val="aff"/>
              <w:jc w:val="left"/>
              <w:rPr>
                <w:rFonts w:asciiTheme="majorHAnsi" w:hAnsiTheme="majorHAnsi" w:cstheme="majorHAnsi"/>
              </w:rPr>
            </w:pPr>
            <w:r w:rsidRPr="00CB0166">
              <w:rPr>
                <w:rFonts w:asciiTheme="majorHAnsi" w:hAnsiTheme="majorHAnsi" w:cstheme="majorHAnsi"/>
              </w:rPr>
              <w:t>Contains all the input module files. Stored directly under the zip file.</w:t>
            </w:r>
          </w:p>
        </w:tc>
      </w:tr>
      <w:tr w:rsidR="00C720F4" w:rsidRPr="00CB0166" w14:paraId="399C025D" w14:textId="77777777" w:rsidTr="00C720F4">
        <w:trPr>
          <w:jc w:val="center"/>
        </w:trPr>
        <w:tc>
          <w:tcPr>
            <w:tcW w:w="1984" w:type="dxa"/>
          </w:tcPr>
          <w:p w14:paraId="24C73460" w14:textId="280C906A" w:rsidR="00C720F4" w:rsidRPr="00CB0166" w:rsidRDefault="00C720F4" w:rsidP="00F571B1">
            <w:pPr>
              <w:pStyle w:val="aff"/>
              <w:rPr>
                <w:rFonts w:asciiTheme="majorHAnsi" w:hAnsiTheme="majorHAnsi" w:cstheme="majorHAnsi"/>
              </w:rPr>
            </w:pPr>
            <w:r>
              <w:rPr>
                <w:rFonts w:asciiTheme="majorHAnsi" w:hAnsiTheme="majorHAnsi" w:cstheme="majorHAnsi"/>
              </w:rPr>
              <w:t>Terraform.tfvars</w:t>
            </w:r>
          </w:p>
        </w:tc>
        <w:tc>
          <w:tcPr>
            <w:tcW w:w="4820" w:type="dxa"/>
          </w:tcPr>
          <w:p w14:paraId="09310BBD" w14:textId="77926970" w:rsidR="00C720F4" w:rsidRPr="00CB0166" w:rsidRDefault="00C720F4" w:rsidP="00423249">
            <w:pPr>
              <w:pStyle w:val="aff"/>
              <w:jc w:val="left"/>
              <w:rPr>
                <w:rFonts w:asciiTheme="majorHAnsi" w:hAnsiTheme="majorHAnsi" w:cstheme="majorHAnsi"/>
              </w:rPr>
            </w:pPr>
            <w:r>
              <w:rPr>
                <w:rFonts w:asciiTheme="majorHAnsi" w:hAnsiTheme="majorHAnsi" w:cstheme="majorHAnsi"/>
              </w:rPr>
              <w:t xml:space="preserve">Contains “Variable name(Key)” and “Specific value(Value)” for the set substitute values.  </w:t>
            </w:r>
            <w:r>
              <w:rPr>
                <w:rFonts w:asciiTheme="majorHAnsi" w:hAnsiTheme="majorHAnsi" w:cstheme="majorHAnsi"/>
              </w:rPr>
              <w:br/>
              <w:t>Does not contain data for items with Secure settings set to ON.</w:t>
            </w:r>
          </w:p>
        </w:tc>
      </w:tr>
    </w:tbl>
    <w:p w14:paraId="3F1F5AF1" w14:textId="7BD9D8EF" w:rsidR="00F571B1" w:rsidRPr="00CB0166" w:rsidRDefault="00F571B1" w:rsidP="00DF537B">
      <w:pPr>
        <w:jc w:val="left"/>
        <w:rPr>
          <w:rFonts w:asciiTheme="majorHAnsi" w:eastAsia="ＭＳ Ｐゴシック" w:hAnsiTheme="majorHAnsi" w:cstheme="majorHAnsi"/>
          <w:b/>
        </w:rPr>
      </w:pPr>
    </w:p>
    <w:p w14:paraId="7BBD01AB" w14:textId="31BB1ABF" w:rsidR="00BD59C3" w:rsidRPr="00CB0166" w:rsidRDefault="00BD59C3" w:rsidP="00B46FB2">
      <w:pPr>
        <w:pStyle w:val="a9"/>
        <w:numPr>
          <w:ilvl w:val="0"/>
          <w:numId w:val="8"/>
        </w:numPr>
        <w:ind w:leftChars="0" w:left="1134"/>
        <w:jc w:val="left"/>
        <w:rPr>
          <w:rFonts w:asciiTheme="majorHAnsi" w:hAnsiTheme="majorHAnsi" w:cstheme="majorHAnsi"/>
          <w:b/>
        </w:rPr>
      </w:pPr>
      <w:r w:rsidRPr="00CB0166">
        <w:rPr>
          <w:rFonts w:asciiTheme="majorHAnsi" w:hAnsiTheme="majorHAnsi" w:cstheme="majorHAnsi"/>
          <w:b/>
        </w:rPr>
        <w:t>Result data</w:t>
      </w:r>
    </w:p>
    <w:p w14:paraId="31D9AEC1" w14:textId="77777777" w:rsidR="00837099" w:rsidRDefault="00E01A97" w:rsidP="00F571B1">
      <w:pPr>
        <w:pStyle w:val="a"/>
        <w:numPr>
          <w:ilvl w:val="0"/>
          <w:numId w:val="0"/>
        </w:numPr>
        <w:ind w:left="587"/>
        <w:jc w:val="center"/>
        <w:rPr>
          <w:rFonts w:asciiTheme="majorHAnsi" w:hAnsiTheme="majorHAnsi" w:cstheme="majorHAnsi"/>
        </w:rPr>
      </w:pPr>
      <w:r w:rsidRPr="00CB0166">
        <w:rPr>
          <w:rFonts w:asciiTheme="majorHAnsi" w:hAnsiTheme="majorHAnsi" w:cstheme="majorHAnsi"/>
          <w:b/>
        </w:rPr>
        <w:t xml:space="preserve">   </w:t>
      </w:r>
      <w:r w:rsidRPr="00CB0166">
        <w:rPr>
          <w:rFonts w:asciiTheme="majorHAnsi" w:hAnsiTheme="majorHAnsi" w:cstheme="majorHAnsi"/>
        </w:rPr>
        <w:t xml:space="preserve">User can download execution logs, error logs, and state files generated by </w:t>
      </w:r>
      <w:r w:rsidR="003C684B" w:rsidRPr="00CB0166">
        <w:rPr>
          <w:rFonts w:asciiTheme="majorHAnsi" w:hAnsiTheme="majorHAnsi" w:cstheme="majorHAnsi"/>
        </w:rPr>
        <w:t>Terraform</w:t>
      </w:r>
      <w:r w:rsidRPr="00CB0166">
        <w:rPr>
          <w:rFonts w:asciiTheme="majorHAnsi" w:hAnsiTheme="majorHAnsi" w:cstheme="majorHAnsi"/>
        </w:rPr>
        <w:t>.</w:t>
      </w:r>
      <w:r w:rsidR="00933F27" w:rsidRPr="00CB0166">
        <w:rPr>
          <w:rFonts w:asciiTheme="majorHAnsi" w:hAnsiTheme="majorHAnsi" w:cstheme="majorHAnsi"/>
        </w:rPr>
        <w:br/>
      </w:r>
    </w:p>
    <w:p w14:paraId="512CA274" w14:textId="4CBCEFC8" w:rsidR="00933F27" w:rsidRPr="00CB0166" w:rsidRDefault="00F571B1" w:rsidP="00F571B1">
      <w:pPr>
        <w:pStyle w:val="a"/>
        <w:numPr>
          <w:ilvl w:val="0"/>
          <w:numId w:val="0"/>
        </w:numPr>
        <w:ind w:left="587"/>
        <w:jc w:val="center"/>
        <w:rPr>
          <w:rFonts w:asciiTheme="majorHAnsi" w:hAnsiTheme="majorHAnsi" w:cstheme="majorHAnsi"/>
          <w:b/>
        </w:rPr>
      </w:pPr>
      <w:r w:rsidRPr="00CB0166">
        <w:rPr>
          <w:rFonts w:asciiTheme="majorHAnsi" w:hAnsiTheme="majorHAnsi" w:cstheme="majorHAnsi"/>
        </w:rPr>
        <w:br/>
      </w:r>
      <w:r w:rsidRPr="00CB0166">
        <w:rPr>
          <w:rFonts w:asciiTheme="majorHAnsi" w:hAnsiTheme="majorHAnsi" w:cstheme="majorHAnsi"/>
          <w:b/>
        </w:rPr>
        <w:lastRenderedPageBreak/>
        <w:t xml:space="preserve">Table </w:t>
      </w:r>
      <w:r w:rsidR="00837099">
        <w:rPr>
          <w:rFonts w:asciiTheme="majorHAnsi" w:hAnsiTheme="majorHAnsi" w:cstheme="majorHAnsi"/>
          <w:b/>
        </w:rPr>
        <w:t>5.2.100</w:t>
      </w:r>
      <w:r w:rsidRPr="00CB0166">
        <w:rPr>
          <w:rFonts w:asciiTheme="majorHAnsi" w:hAnsiTheme="majorHAnsi" w:cstheme="majorHAnsi"/>
          <w:b/>
        </w:rPr>
        <w:t>-2 Result data files</w:t>
      </w:r>
    </w:p>
    <w:tbl>
      <w:tblPr>
        <w:tblStyle w:val="ab"/>
        <w:tblW w:w="6804" w:type="dxa"/>
        <w:jc w:val="center"/>
        <w:tblLayout w:type="fixed"/>
        <w:tblLook w:val="04A0" w:firstRow="1" w:lastRow="0" w:firstColumn="1" w:lastColumn="0" w:noHBand="0" w:noVBand="1"/>
      </w:tblPr>
      <w:tblGrid>
        <w:gridCol w:w="1984"/>
        <w:gridCol w:w="4820"/>
      </w:tblGrid>
      <w:tr w:rsidR="00837099" w:rsidRPr="00CB0166" w14:paraId="5BF83CB6" w14:textId="77777777" w:rsidTr="00837099">
        <w:trPr>
          <w:jc w:val="center"/>
        </w:trPr>
        <w:tc>
          <w:tcPr>
            <w:tcW w:w="1984" w:type="dxa"/>
            <w:shd w:val="clear" w:color="auto" w:fill="002B62"/>
          </w:tcPr>
          <w:p w14:paraId="7F5012F5" w14:textId="1DF95D0A" w:rsidR="00837099" w:rsidRPr="00CB0166" w:rsidRDefault="00837099" w:rsidP="000C5D1B">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File name</w:t>
            </w:r>
          </w:p>
        </w:tc>
        <w:tc>
          <w:tcPr>
            <w:tcW w:w="4820" w:type="dxa"/>
            <w:shd w:val="clear" w:color="auto" w:fill="002B62"/>
          </w:tcPr>
          <w:p w14:paraId="3DF43093" w14:textId="5AE242B4" w:rsidR="00837099" w:rsidRPr="00CB0166" w:rsidRDefault="00837099" w:rsidP="000C5D1B">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Description</w:t>
            </w:r>
          </w:p>
        </w:tc>
      </w:tr>
      <w:tr w:rsidR="00837099" w:rsidRPr="00CB0166" w14:paraId="1D581136" w14:textId="77777777" w:rsidTr="00837099">
        <w:trPr>
          <w:jc w:val="center"/>
        </w:trPr>
        <w:tc>
          <w:tcPr>
            <w:tcW w:w="1984" w:type="dxa"/>
          </w:tcPr>
          <w:p w14:paraId="2BABC683" w14:textId="164814C2" w:rsidR="00837099" w:rsidRPr="00CB0166" w:rsidRDefault="00837099" w:rsidP="00837099">
            <w:pPr>
              <w:pStyle w:val="aff"/>
              <w:rPr>
                <w:rFonts w:asciiTheme="majorHAnsi" w:hAnsiTheme="majorHAnsi" w:cstheme="majorHAnsi"/>
              </w:rPr>
            </w:pPr>
            <w:r>
              <w:t>Init.log</w:t>
            </w:r>
          </w:p>
        </w:tc>
        <w:tc>
          <w:tcPr>
            <w:tcW w:w="4820" w:type="dxa"/>
          </w:tcPr>
          <w:p w14:paraId="77EB6A40" w14:textId="1378367E" w:rsidR="00837099" w:rsidRPr="00CB0166" w:rsidRDefault="00837099" w:rsidP="00837099">
            <w:pPr>
              <w:pStyle w:val="aff"/>
              <w:ind w:left="180" w:hangingChars="100" w:hanging="180"/>
              <w:jc w:val="left"/>
              <w:rPr>
                <w:rFonts w:asciiTheme="majorHAnsi" w:hAnsiTheme="majorHAnsi" w:cstheme="majorHAnsi"/>
              </w:rPr>
            </w:pPr>
            <w:r>
              <w:rPr>
                <w:rFonts w:hint="eastAsia"/>
              </w:rPr>
              <w:t>L</w:t>
            </w:r>
            <w:r>
              <w:t>og file that contains the contents output to the progress status(init log)</w:t>
            </w:r>
          </w:p>
        </w:tc>
      </w:tr>
      <w:tr w:rsidR="00837099" w:rsidRPr="00CB0166" w14:paraId="7A2E8803" w14:textId="77777777" w:rsidTr="00837099">
        <w:trPr>
          <w:jc w:val="center"/>
        </w:trPr>
        <w:tc>
          <w:tcPr>
            <w:tcW w:w="1984" w:type="dxa"/>
          </w:tcPr>
          <w:p w14:paraId="4A188CD9" w14:textId="0DBB1094" w:rsidR="00837099" w:rsidRPr="00CB0166" w:rsidRDefault="00837099" w:rsidP="00837099">
            <w:pPr>
              <w:pStyle w:val="aff"/>
              <w:rPr>
                <w:rFonts w:asciiTheme="majorHAnsi" w:hAnsiTheme="majorHAnsi" w:cstheme="majorHAnsi"/>
              </w:rPr>
            </w:pPr>
            <w:r w:rsidRPr="00CB0166">
              <w:rPr>
                <w:rFonts w:asciiTheme="majorHAnsi" w:hAnsiTheme="majorHAnsi" w:cstheme="majorHAnsi"/>
              </w:rPr>
              <w:t>plan.log</w:t>
            </w:r>
          </w:p>
        </w:tc>
        <w:tc>
          <w:tcPr>
            <w:tcW w:w="4820" w:type="dxa"/>
          </w:tcPr>
          <w:p w14:paraId="2AE04E74" w14:textId="7A4421BF" w:rsidR="00837099" w:rsidRPr="00CB0166" w:rsidRDefault="00837099" w:rsidP="00837099">
            <w:pPr>
              <w:pStyle w:val="aff"/>
              <w:jc w:val="left"/>
              <w:rPr>
                <w:rFonts w:asciiTheme="majorHAnsi" w:hAnsiTheme="majorHAnsi" w:cstheme="majorHAnsi"/>
              </w:rPr>
            </w:pPr>
            <w:r w:rsidRPr="00CB0166">
              <w:rPr>
                <w:rFonts w:asciiTheme="majorHAnsi" w:hAnsiTheme="majorHAnsi" w:cstheme="majorHAnsi"/>
              </w:rPr>
              <w:t>Log file that contains the contents output to the progress (plan) log.</w:t>
            </w:r>
          </w:p>
        </w:tc>
      </w:tr>
      <w:tr w:rsidR="00837099" w:rsidRPr="00CB0166" w14:paraId="5EABFF6E" w14:textId="77777777" w:rsidTr="00837099">
        <w:trPr>
          <w:jc w:val="center"/>
        </w:trPr>
        <w:tc>
          <w:tcPr>
            <w:tcW w:w="1984" w:type="dxa"/>
          </w:tcPr>
          <w:p w14:paraId="2CDB7691" w14:textId="77777777" w:rsidR="00837099" w:rsidRPr="00CB0166" w:rsidRDefault="00837099" w:rsidP="00837099">
            <w:pPr>
              <w:pStyle w:val="aff"/>
              <w:rPr>
                <w:rFonts w:asciiTheme="majorHAnsi" w:hAnsiTheme="majorHAnsi" w:cstheme="majorHAnsi"/>
              </w:rPr>
            </w:pPr>
            <w:r w:rsidRPr="00CB0166">
              <w:rPr>
                <w:rFonts w:asciiTheme="majorHAnsi" w:hAnsiTheme="majorHAnsi" w:cstheme="majorHAnsi"/>
              </w:rPr>
              <w:t>apply.log</w:t>
            </w:r>
          </w:p>
        </w:tc>
        <w:tc>
          <w:tcPr>
            <w:tcW w:w="4820" w:type="dxa"/>
          </w:tcPr>
          <w:p w14:paraId="7A606267" w14:textId="28E0CA69" w:rsidR="00837099" w:rsidRPr="00CB0166" w:rsidRDefault="00837099" w:rsidP="00837099">
            <w:pPr>
              <w:pStyle w:val="aff"/>
              <w:jc w:val="left"/>
              <w:rPr>
                <w:rFonts w:asciiTheme="majorHAnsi" w:hAnsiTheme="majorHAnsi" w:cstheme="majorHAnsi"/>
              </w:rPr>
            </w:pPr>
            <w:r w:rsidRPr="00CB0166">
              <w:rPr>
                <w:rFonts w:asciiTheme="majorHAnsi" w:hAnsiTheme="majorHAnsi" w:cstheme="majorHAnsi"/>
              </w:rPr>
              <w:t>Log files that contains the contents output to the progress (apply) log.</w:t>
            </w:r>
          </w:p>
        </w:tc>
      </w:tr>
      <w:tr w:rsidR="00837099" w:rsidRPr="00CB0166" w14:paraId="0BE10887" w14:textId="77777777" w:rsidTr="00837099">
        <w:trPr>
          <w:jc w:val="center"/>
        </w:trPr>
        <w:tc>
          <w:tcPr>
            <w:tcW w:w="1984" w:type="dxa"/>
          </w:tcPr>
          <w:p w14:paraId="613E1C74" w14:textId="77777777" w:rsidR="00837099" w:rsidRPr="00CB0166" w:rsidRDefault="00837099" w:rsidP="00837099">
            <w:pPr>
              <w:pStyle w:val="aff"/>
              <w:rPr>
                <w:rFonts w:asciiTheme="majorHAnsi" w:hAnsiTheme="majorHAnsi" w:cstheme="majorHAnsi"/>
              </w:rPr>
            </w:pPr>
            <w:r w:rsidRPr="00CB0166">
              <w:rPr>
                <w:rFonts w:asciiTheme="majorHAnsi" w:hAnsiTheme="majorHAnsi" w:cstheme="majorHAnsi"/>
              </w:rPr>
              <w:t>error.log</w:t>
            </w:r>
          </w:p>
        </w:tc>
        <w:tc>
          <w:tcPr>
            <w:tcW w:w="4820" w:type="dxa"/>
          </w:tcPr>
          <w:p w14:paraId="26D67206" w14:textId="13DB958F" w:rsidR="00837099" w:rsidRPr="00CB0166" w:rsidRDefault="00837099" w:rsidP="00837099">
            <w:pPr>
              <w:pStyle w:val="aff"/>
              <w:jc w:val="left"/>
              <w:rPr>
                <w:rFonts w:asciiTheme="majorHAnsi" w:hAnsiTheme="majorHAnsi" w:cstheme="majorHAnsi"/>
              </w:rPr>
            </w:pPr>
            <w:r w:rsidRPr="00CB0166">
              <w:rPr>
                <w:rFonts w:asciiTheme="majorHAnsi" w:hAnsiTheme="majorHAnsi" w:cstheme="majorHAnsi"/>
              </w:rPr>
              <w:t>Log files that contains the contents output to the progress (error) log.</w:t>
            </w:r>
          </w:p>
        </w:tc>
      </w:tr>
      <w:tr w:rsidR="00837099" w:rsidRPr="00CB0166" w14:paraId="2182B475" w14:textId="77777777" w:rsidTr="00837099">
        <w:trPr>
          <w:jc w:val="center"/>
        </w:trPr>
        <w:tc>
          <w:tcPr>
            <w:tcW w:w="1984" w:type="dxa"/>
          </w:tcPr>
          <w:p w14:paraId="4B6C56AC" w14:textId="5117A1EF" w:rsidR="00837099" w:rsidRPr="00CB0166" w:rsidRDefault="00837099" w:rsidP="00837099">
            <w:pPr>
              <w:pStyle w:val="aff"/>
              <w:rPr>
                <w:rFonts w:asciiTheme="majorHAnsi" w:hAnsiTheme="majorHAnsi" w:cstheme="majorHAnsi"/>
              </w:rPr>
            </w:pPr>
            <w:r>
              <w:rPr>
                <w:rFonts w:asciiTheme="majorHAnsi" w:hAnsiTheme="majorHAnsi" w:cstheme="majorHAnsi"/>
              </w:rPr>
              <w:t>result.txt</w:t>
            </w:r>
          </w:p>
        </w:tc>
        <w:tc>
          <w:tcPr>
            <w:tcW w:w="4820" w:type="dxa"/>
          </w:tcPr>
          <w:p w14:paraId="135791D8" w14:textId="253DD81B" w:rsidR="00837099" w:rsidRPr="00CB0166" w:rsidRDefault="00837099" w:rsidP="008532D0">
            <w:pPr>
              <w:pStyle w:val="aff"/>
              <w:jc w:val="left"/>
              <w:rPr>
                <w:rFonts w:asciiTheme="majorHAnsi" w:hAnsiTheme="majorHAnsi" w:cstheme="majorHAnsi"/>
              </w:rPr>
            </w:pPr>
            <w:r>
              <w:rPr>
                <w:rFonts w:hint="eastAsia"/>
              </w:rPr>
              <w:t>F</w:t>
            </w:r>
            <w:r>
              <w:t>ile that describes</w:t>
            </w:r>
            <w:r w:rsidR="008532D0">
              <w:t xml:space="preserve"> the proress status used by BackYard when executing operations.</w:t>
            </w:r>
          </w:p>
        </w:tc>
      </w:tr>
      <w:tr w:rsidR="00837099" w:rsidRPr="00CB0166" w14:paraId="4782613A" w14:textId="77777777" w:rsidTr="00837099">
        <w:trPr>
          <w:jc w:val="center"/>
        </w:trPr>
        <w:tc>
          <w:tcPr>
            <w:tcW w:w="1984" w:type="dxa"/>
          </w:tcPr>
          <w:p w14:paraId="3F9E55A4" w14:textId="7E157355" w:rsidR="00837099" w:rsidRPr="00CB0166" w:rsidRDefault="00837099" w:rsidP="00837099">
            <w:pPr>
              <w:pStyle w:val="aff"/>
              <w:rPr>
                <w:rFonts w:asciiTheme="majorHAnsi" w:hAnsiTheme="majorHAnsi" w:cstheme="majorHAnsi"/>
              </w:rPr>
            </w:pPr>
            <w:r w:rsidRPr="000A02BE">
              <w:t>.terraform.lock.hcl</w:t>
            </w:r>
          </w:p>
        </w:tc>
        <w:tc>
          <w:tcPr>
            <w:tcW w:w="4820" w:type="dxa"/>
          </w:tcPr>
          <w:p w14:paraId="384844C1" w14:textId="4BBBE72A" w:rsidR="00837099" w:rsidRPr="00CB0166" w:rsidRDefault="008532D0" w:rsidP="008532D0">
            <w:pPr>
              <w:pStyle w:val="aff"/>
              <w:jc w:val="left"/>
              <w:rPr>
                <w:rFonts w:asciiTheme="majorHAnsi" w:hAnsiTheme="majorHAnsi" w:cstheme="majorHAnsi"/>
              </w:rPr>
            </w:pPr>
            <w:r>
              <w:t>File generated by Terraform. Contains provider nad module information.</w:t>
            </w:r>
            <w:r w:rsidRPr="00CB0166">
              <w:rPr>
                <w:rFonts w:asciiTheme="majorHAnsi" w:hAnsiTheme="majorHAnsi" w:cstheme="majorHAnsi"/>
              </w:rPr>
              <w:t xml:space="preserve"> </w:t>
            </w:r>
          </w:p>
        </w:tc>
      </w:tr>
      <w:tr w:rsidR="00837099" w:rsidRPr="00CB0166" w14:paraId="22697FC7" w14:textId="77777777" w:rsidTr="00837099">
        <w:trPr>
          <w:jc w:val="center"/>
        </w:trPr>
        <w:tc>
          <w:tcPr>
            <w:tcW w:w="1984" w:type="dxa"/>
          </w:tcPr>
          <w:p w14:paraId="6FBCB91F" w14:textId="17F68283" w:rsidR="00837099" w:rsidRPr="00CB0166" w:rsidRDefault="00837099" w:rsidP="00837099">
            <w:pPr>
              <w:pStyle w:val="aff"/>
              <w:rPr>
                <w:rFonts w:asciiTheme="majorHAnsi" w:hAnsiTheme="majorHAnsi" w:cstheme="majorHAnsi"/>
              </w:rPr>
            </w:pPr>
            <w:r>
              <w:t>terraform</w:t>
            </w:r>
            <w:r>
              <w:rPr>
                <w:rFonts w:hint="eastAsia"/>
              </w:rPr>
              <w:t>.</w:t>
            </w:r>
            <w:r>
              <w:t>tfstate</w:t>
            </w:r>
          </w:p>
        </w:tc>
        <w:tc>
          <w:tcPr>
            <w:tcW w:w="4820" w:type="dxa"/>
          </w:tcPr>
          <w:p w14:paraId="3616C3FD" w14:textId="407AC0DD" w:rsidR="00837099" w:rsidRPr="00983073" w:rsidRDefault="00983073" w:rsidP="00983073">
            <w:pPr>
              <w:pStyle w:val="aff"/>
            </w:pPr>
            <w:r>
              <w:t>State f</w:t>
            </w:r>
            <w:r w:rsidR="008532D0">
              <w:t xml:space="preserve">ile generated by Terraform. </w:t>
            </w:r>
            <w:r>
              <w:t>Is saved as an encrypted file.</w:t>
            </w:r>
          </w:p>
        </w:tc>
      </w:tr>
      <w:tr w:rsidR="00837099" w:rsidRPr="00CB0166" w14:paraId="0203C01B" w14:textId="77777777" w:rsidTr="00837099">
        <w:trPr>
          <w:jc w:val="center"/>
        </w:trPr>
        <w:tc>
          <w:tcPr>
            <w:tcW w:w="1984" w:type="dxa"/>
          </w:tcPr>
          <w:p w14:paraId="5317AFC3" w14:textId="66F98E2A" w:rsidR="00837099" w:rsidRPr="00CB0166" w:rsidRDefault="00837099" w:rsidP="00837099">
            <w:pPr>
              <w:pStyle w:val="aff"/>
              <w:rPr>
                <w:rFonts w:asciiTheme="majorHAnsi" w:hAnsiTheme="majorHAnsi" w:cstheme="majorHAnsi"/>
              </w:rPr>
            </w:pPr>
            <w:r>
              <w:t>terraform.tfstate.backup</w:t>
            </w:r>
          </w:p>
        </w:tc>
        <w:tc>
          <w:tcPr>
            <w:tcW w:w="4820" w:type="dxa"/>
          </w:tcPr>
          <w:p w14:paraId="3CBDB467" w14:textId="0F048A2A" w:rsidR="00983073" w:rsidRPr="00CB0166" w:rsidRDefault="00983073" w:rsidP="00983073">
            <w:pPr>
              <w:pStyle w:val="aff"/>
              <w:rPr>
                <w:rFonts w:asciiTheme="majorHAnsi" w:hAnsiTheme="majorHAnsi" w:cstheme="majorHAnsi"/>
              </w:rPr>
            </w:pPr>
            <w:r>
              <w:t>A backup of the state file generated by Terraform. Is saved as an encrypted file.</w:t>
            </w:r>
          </w:p>
          <w:p w14:paraId="4EBE9FC2" w14:textId="3B2E6297" w:rsidR="00837099" w:rsidRPr="00CB0166" w:rsidRDefault="00837099" w:rsidP="00837099">
            <w:pPr>
              <w:pStyle w:val="aff"/>
              <w:jc w:val="left"/>
              <w:rPr>
                <w:rFonts w:asciiTheme="majorHAnsi" w:hAnsiTheme="majorHAnsi" w:cstheme="majorHAnsi"/>
              </w:rPr>
            </w:pPr>
          </w:p>
        </w:tc>
      </w:tr>
    </w:tbl>
    <w:p w14:paraId="0A57ACA7" w14:textId="7F5A95AA" w:rsidR="00BD59C3" w:rsidRPr="00CB0166" w:rsidRDefault="00BD59C3" w:rsidP="00DF537B">
      <w:pPr>
        <w:pStyle w:val="a9"/>
        <w:ind w:left="1155" w:hangingChars="150" w:hanging="315"/>
        <w:jc w:val="left"/>
        <w:rPr>
          <w:rFonts w:asciiTheme="majorHAnsi" w:hAnsiTheme="majorHAnsi" w:cstheme="majorHAnsi"/>
        </w:rPr>
      </w:pPr>
    </w:p>
    <w:p w14:paraId="46F4FCA7" w14:textId="77777777" w:rsidR="00BD59C3" w:rsidRPr="00CB0166" w:rsidRDefault="00BD59C3" w:rsidP="00BD59C3">
      <w:pPr>
        <w:rPr>
          <w:rFonts w:asciiTheme="majorHAnsi" w:hAnsiTheme="majorHAnsi" w:cstheme="majorHAnsi"/>
          <w:b/>
        </w:rPr>
      </w:pPr>
    </w:p>
    <w:p w14:paraId="09F2DCFD" w14:textId="42DCBFA5" w:rsidR="006D030E" w:rsidRPr="00CB0166" w:rsidRDefault="006D030E" w:rsidP="006D030E">
      <w:pPr>
        <w:widowControl/>
        <w:jc w:val="left"/>
        <w:rPr>
          <w:rFonts w:asciiTheme="majorHAnsi" w:hAnsiTheme="majorHAnsi" w:cstheme="majorHAnsi"/>
        </w:rPr>
      </w:pPr>
      <w:r w:rsidRPr="00CB0166">
        <w:rPr>
          <w:rFonts w:asciiTheme="majorHAnsi" w:hAnsiTheme="majorHAnsi" w:cstheme="majorHAnsi"/>
        </w:rPr>
        <w:br w:type="page"/>
      </w:r>
    </w:p>
    <w:p w14:paraId="143483F3" w14:textId="6FDFF165" w:rsidR="007838F4" w:rsidRPr="00CB0166" w:rsidRDefault="00A14674" w:rsidP="004B7AA0">
      <w:pPr>
        <w:pStyle w:val="30"/>
        <w:ind w:left="1134" w:hanging="709"/>
        <w:rPr>
          <w:rFonts w:cstheme="majorHAnsi"/>
        </w:rPr>
      </w:pPr>
      <w:bookmarkStart w:id="973" w:name="_Toc105604742"/>
      <w:bookmarkStart w:id="974" w:name="_Toc126763583"/>
      <w:bookmarkEnd w:id="951"/>
      <w:bookmarkEnd w:id="952"/>
      <w:bookmarkEnd w:id="953"/>
      <w:bookmarkEnd w:id="954"/>
      <w:r w:rsidRPr="00CB0166">
        <w:rPr>
          <w:rFonts w:cstheme="majorHAnsi"/>
        </w:rPr>
        <w:lastRenderedPageBreak/>
        <w:t>Execution</w:t>
      </w:r>
      <w:r w:rsidR="00B1120B" w:rsidRPr="00CB0166">
        <w:rPr>
          <w:rFonts w:cstheme="majorHAnsi"/>
        </w:rPr>
        <w:t xml:space="preserve"> list</w:t>
      </w:r>
      <w:bookmarkEnd w:id="973"/>
      <w:bookmarkEnd w:id="974"/>
    </w:p>
    <w:p w14:paraId="60196F84" w14:textId="17D2F127" w:rsidR="006D030E" w:rsidRPr="00CB0166" w:rsidRDefault="004A1DE9" w:rsidP="00D361BF">
      <w:pPr>
        <w:pStyle w:val="aff0"/>
        <w:numPr>
          <w:ilvl w:val="0"/>
          <w:numId w:val="27"/>
        </w:numPr>
        <w:jc w:val="left"/>
        <w:rPr>
          <w:rFonts w:asciiTheme="majorHAnsi" w:hAnsiTheme="majorHAnsi" w:cstheme="majorHAnsi"/>
        </w:rPr>
      </w:pPr>
      <w:r>
        <w:rPr>
          <w:rFonts w:asciiTheme="majorHAnsi" w:hAnsiTheme="majorHAnsi" w:cstheme="majorHAnsi"/>
        </w:rPr>
        <w:t xml:space="preserve">This menu allows users to view </w:t>
      </w:r>
      <w:r w:rsidR="00D815FC" w:rsidRPr="00CB0166">
        <w:rPr>
          <w:rFonts w:asciiTheme="majorHAnsi" w:hAnsiTheme="majorHAnsi" w:cstheme="majorHAnsi"/>
        </w:rPr>
        <w:t>operation</w:t>
      </w:r>
      <w:r>
        <w:rPr>
          <w:rFonts w:asciiTheme="majorHAnsi" w:hAnsiTheme="majorHAnsi" w:cstheme="majorHAnsi"/>
        </w:rPr>
        <w:t xml:space="preserve"> history.</w:t>
      </w:r>
    </w:p>
    <w:p w14:paraId="5336AFE3" w14:textId="6DEC88D2" w:rsidR="00D815FC" w:rsidRPr="00CB0166" w:rsidRDefault="00D815FC" w:rsidP="00DF537B">
      <w:pPr>
        <w:pStyle w:val="aff0"/>
        <w:ind w:left="709"/>
        <w:jc w:val="left"/>
        <w:rPr>
          <w:rFonts w:asciiTheme="majorHAnsi" w:hAnsiTheme="majorHAnsi" w:cstheme="majorHAnsi"/>
          <w:szCs w:val="21"/>
        </w:rPr>
      </w:pPr>
      <w:r w:rsidRPr="00CB0166">
        <w:rPr>
          <w:rFonts w:asciiTheme="majorHAnsi" w:hAnsiTheme="majorHAnsi" w:cstheme="majorHAnsi"/>
          <w:szCs w:val="21"/>
        </w:rPr>
        <w:t>The operation list table an</w:t>
      </w:r>
      <w:r w:rsidR="004A1DE9">
        <w:rPr>
          <w:rFonts w:asciiTheme="majorHAnsi" w:hAnsiTheme="majorHAnsi" w:cstheme="majorHAnsi"/>
          <w:szCs w:val="21"/>
        </w:rPr>
        <w:t>d graph can be</w:t>
      </w:r>
      <w:r w:rsidRPr="00CB0166">
        <w:rPr>
          <w:rFonts w:asciiTheme="majorHAnsi" w:hAnsiTheme="majorHAnsi" w:cstheme="majorHAnsi"/>
          <w:szCs w:val="21"/>
        </w:rPr>
        <w:t xml:space="preserve"> display</w:t>
      </w:r>
      <w:r w:rsidR="004A1DE9">
        <w:rPr>
          <w:rFonts w:asciiTheme="majorHAnsi" w:hAnsiTheme="majorHAnsi" w:cstheme="majorHAnsi"/>
          <w:szCs w:val="21"/>
        </w:rPr>
        <w:t>ed</w:t>
      </w:r>
      <w:r w:rsidRPr="00CB0166">
        <w:rPr>
          <w:rFonts w:asciiTheme="majorHAnsi" w:hAnsiTheme="majorHAnsi" w:cstheme="majorHAnsi"/>
          <w:szCs w:val="21"/>
        </w:rPr>
        <w:t xml:space="preserve"> by specifying</w:t>
      </w:r>
      <w:r w:rsidR="004A1DE9">
        <w:rPr>
          <w:rFonts w:asciiTheme="majorHAnsi" w:hAnsiTheme="majorHAnsi" w:cstheme="majorHAnsi"/>
          <w:szCs w:val="21"/>
        </w:rPr>
        <w:t xml:space="preserve"> display</w:t>
      </w:r>
      <w:r w:rsidRPr="00CB0166">
        <w:rPr>
          <w:rFonts w:asciiTheme="majorHAnsi" w:hAnsiTheme="majorHAnsi" w:cstheme="majorHAnsi"/>
          <w:szCs w:val="21"/>
        </w:rPr>
        <w:t xml:space="preserve"> criteria and clicking the "filter" button. </w:t>
      </w:r>
    </w:p>
    <w:p w14:paraId="157DBAB0" w14:textId="46BA0ABD" w:rsidR="00D815FC" w:rsidRPr="00CB0166" w:rsidRDefault="00D815FC" w:rsidP="00DF537B">
      <w:pPr>
        <w:pStyle w:val="aff0"/>
        <w:ind w:left="709"/>
        <w:jc w:val="left"/>
        <w:rPr>
          <w:rFonts w:asciiTheme="majorHAnsi" w:hAnsiTheme="majorHAnsi" w:cstheme="majorHAnsi"/>
          <w:szCs w:val="21"/>
        </w:rPr>
      </w:pPr>
    </w:p>
    <w:p w14:paraId="534F7233" w14:textId="496E1DCB" w:rsidR="00F90CDB" w:rsidRPr="00CB0166" w:rsidRDefault="006F18C8" w:rsidP="004A1DE9">
      <w:pPr>
        <w:pStyle w:val="aff0"/>
        <w:ind w:left="709"/>
        <w:jc w:val="left"/>
        <w:rPr>
          <w:rFonts w:asciiTheme="majorHAnsi" w:hAnsiTheme="majorHAnsi" w:cstheme="majorHAnsi"/>
          <w:szCs w:val="21"/>
        </w:rPr>
      </w:pPr>
      <w:r w:rsidRPr="00CB0166">
        <w:rPr>
          <w:rFonts w:asciiTheme="majorHAnsi" w:hAnsiTheme="majorHAnsi" w:cstheme="majorHAnsi"/>
          <w:noProof/>
        </w:rPr>
        <mc:AlternateContent>
          <mc:Choice Requires="wps">
            <w:drawing>
              <wp:anchor distT="0" distB="0" distL="114300" distR="114300" simplePos="0" relativeHeight="251782144" behindDoc="0" locked="0" layoutInCell="1" allowOverlap="1" wp14:anchorId="2E1BC1B1" wp14:editId="257EBDE8">
                <wp:simplePos x="0" y="0"/>
                <wp:positionH relativeFrom="margin">
                  <wp:posOffset>-28363</wp:posOffset>
                </wp:positionH>
                <wp:positionV relativeFrom="paragraph">
                  <wp:posOffset>2675043</wp:posOffset>
                </wp:positionV>
                <wp:extent cx="711200" cy="211455"/>
                <wp:effectExtent l="0" t="0" r="12700" b="17145"/>
                <wp:wrapNone/>
                <wp:docPr id="248" name="正方形/長方形 248"/>
                <wp:cNvGraphicFramePr/>
                <a:graphic xmlns:a="http://schemas.openxmlformats.org/drawingml/2006/main">
                  <a:graphicData uri="http://schemas.microsoft.com/office/word/2010/wordprocessingShape">
                    <wps:wsp>
                      <wps:cNvSpPr/>
                      <wps:spPr>
                        <a:xfrm>
                          <a:off x="0" y="0"/>
                          <a:ext cx="711200" cy="2114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881EF" id="正方形/長方形 248" o:spid="_x0000_s1026" style="position:absolute;left:0;text-align:left;margin-left:-2.25pt;margin-top:210.65pt;width:56pt;height:16.6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" filled="f" strokecolor="red" strokeweight="2pt">
                <w10:wrap anchorx="margin"/>
              </v:rect>
            </w:pict>
          </mc:Fallback>
        </mc:AlternateContent>
      </w:r>
      <w:r>
        <w:rPr>
          <w:noProof/>
        </w:rPr>
        <w:drawing>
          <wp:anchor distT="0" distB="0" distL="114300" distR="114300" simplePos="0" relativeHeight="251593716" behindDoc="0" locked="0" layoutInCell="1" allowOverlap="1" wp14:anchorId="45C75507" wp14:editId="1C23303D">
            <wp:simplePos x="0" y="0"/>
            <wp:positionH relativeFrom="margin">
              <wp:align>right</wp:align>
            </wp:positionH>
            <wp:positionV relativeFrom="paragraph">
              <wp:posOffset>456353</wp:posOffset>
            </wp:positionV>
            <wp:extent cx="6119495" cy="3769995"/>
            <wp:effectExtent l="0" t="0" r="0" b="1905"/>
            <wp:wrapSquare wrapText="bothSides"/>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19495" cy="3769995"/>
                    </a:xfrm>
                    <a:prstGeom prst="rect">
                      <a:avLst/>
                    </a:prstGeom>
                  </pic:spPr>
                </pic:pic>
              </a:graphicData>
            </a:graphic>
            <wp14:sizeRelH relativeFrom="page">
              <wp14:pctWidth>0</wp14:pctWidth>
            </wp14:sizeRelH>
            <wp14:sizeRelV relativeFrom="page">
              <wp14:pctHeight>0</wp14:pctHeight>
            </wp14:sizeRelV>
          </wp:anchor>
        </w:drawing>
      </w:r>
      <w:r w:rsidR="004A1DE9">
        <w:rPr>
          <w:rFonts w:asciiTheme="majorHAnsi" w:hAnsiTheme="majorHAnsi" w:cstheme="majorHAnsi"/>
          <w:szCs w:val="21"/>
        </w:rPr>
        <w:t xml:space="preserve">Clicking the </w:t>
      </w:r>
      <w:r w:rsidR="00D815FC" w:rsidRPr="00CB0166">
        <w:rPr>
          <w:rFonts w:asciiTheme="majorHAnsi" w:hAnsiTheme="majorHAnsi" w:cstheme="majorHAnsi"/>
          <w:szCs w:val="21"/>
        </w:rPr>
        <w:t xml:space="preserve">"Check execution status" button, </w:t>
      </w:r>
      <w:r w:rsidR="004A1DE9">
        <w:rPr>
          <w:rFonts w:asciiTheme="majorHAnsi" w:hAnsiTheme="majorHAnsi" w:cstheme="majorHAnsi"/>
          <w:szCs w:val="21"/>
        </w:rPr>
        <w:t xml:space="preserve">will move the user </w:t>
      </w:r>
      <w:r w:rsidR="00EA70F3">
        <w:rPr>
          <w:rFonts w:asciiTheme="majorHAnsi" w:hAnsiTheme="majorHAnsi" w:cstheme="majorHAnsi"/>
          <w:szCs w:val="21"/>
        </w:rPr>
        <w:t xml:space="preserve">to </w:t>
      </w:r>
      <w:r w:rsidR="00EA70F3" w:rsidRPr="00CB0166">
        <w:rPr>
          <w:rFonts w:asciiTheme="majorHAnsi" w:hAnsiTheme="majorHAnsi" w:cstheme="majorHAnsi"/>
          <w:szCs w:val="21"/>
        </w:rPr>
        <w:t>“</w:t>
      </w:r>
      <w:r w:rsidR="009E45F8" w:rsidRPr="009E45F8">
        <w:rPr>
          <w:rFonts w:asciiTheme="majorHAnsi" w:hAnsiTheme="majorHAnsi" w:cstheme="majorHAnsi"/>
          <w:szCs w:val="21"/>
          <w:u w:val="single"/>
        </w:rPr>
        <w:fldChar w:fldCharType="begin"/>
      </w:r>
      <w:r w:rsidR="009E45F8" w:rsidRPr="009E45F8">
        <w:rPr>
          <w:rFonts w:asciiTheme="majorHAnsi" w:hAnsiTheme="majorHAnsi" w:cstheme="majorHAnsi"/>
          <w:szCs w:val="21"/>
          <w:u w:val="single"/>
        </w:rPr>
        <w:instrText xml:space="preserve"> REF _Ref126585653 \r \h </w:instrText>
      </w:r>
      <w:r w:rsidR="009E45F8" w:rsidRPr="009E45F8">
        <w:rPr>
          <w:rFonts w:asciiTheme="majorHAnsi" w:hAnsiTheme="majorHAnsi" w:cstheme="majorHAnsi"/>
          <w:szCs w:val="21"/>
          <w:u w:val="single"/>
        </w:rPr>
      </w:r>
      <w:r w:rsidR="009E45F8" w:rsidRPr="009E45F8">
        <w:rPr>
          <w:rFonts w:asciiTheme="majorHAnsi" w:hAnsiTheme="majorHAnsi" w:cstheme="majorHAnsi"/>
          <w:szCs w:val="21"/>
          <w:u w:val="single"/>
        </w:rPr>
        <w:instrText xml:space="preserve"> \* MERGEFORMAT </w:instrText>
      </w:r>
      <w:r w:rsidR="009E45F8" w:rsidRPr="009E45F8">
        <w:rPr>
          <w:rFonts w:asciiTheme="majorHAnsi" w:hAnsiTheme="majorHAnsi" w:cstheme="majorHAnsi"/>
          <w:szCs w:val="21"/>
          <w:u w:val="single"/>
        </w:rPr>
        <w:fldChar w:fldCharType="separate"/>
      </w:r>
      <w:r w:rsidR="00D751A3">
        <w:rPr>
          <w:rFonts w:asciiTheme="majorHAnsi" w:hAnsiTheme="majorHAnsi" w:cstheme="majorHAnsi"/>
          <w:szCs w:val="21"/>
          <w:u w:val="single"/>
        </w:rPr>
        <w:t>5.2.10</w:t>
      </w:r>
      <w:r w:rsidR="009E45F8" w:rsidRPr="009E45F8">
        <w:rPr>
          <w:rFonts w:asciiTheme="majorHAnsi" w:hAnsiTheme="majorHAnsi" w:cstheme="majorHAnsi"/>
          <w:szCs w:val="21"/>
          <w:u w:val="single"/>
        </w:rPr>
        <w:fldChar w:fldCharType="end"/>
      </w:r>
      <w:r w:rsidR="009E45F8" w:rsidRPr="009E45F8">
        <w:rPr>
          <w:rFonts w:asciiTheme="majorHAnsi" w:hAnsiTheme="majorHAnsi" w:cstheme="majorHAnsi"/>
          <w:szCs w:val="21"/>
          <w:u w:val="single"/>
        </w:rPr>
        <w:t xml:space="preserve"> </w:t>
      </w:r>
      <w:r w:rsidR="009E45F8" w:rsidRPr="009E45F8">
        <w:rPr>
          <w:rFonts w:asciiTheme="majorHAnsi" w:hAnsiTheme="majorHAnsi" w:cstheme="majorHAnsi"/>
          <w:szCs w:val="21"/>
          <w:u w:val="single"/>
        </w:rPr>
        <w:fldChar w:fldCharType="begin"/>
      </w:r>
      <w:r w:rsidR="009E45F8" w:rsidRPr="009E45F8">
        <w:rPr>
          <w:rFonts w:asciiTheme="majorHAnsi" w:hAnsiTheme="majorHAnsi" w:cstheme="majorHAnsi"/>
          <w:szCs w:val="21"/>
          <w:u w:val="single"/>
        </w:rPr>
        <w:instrText xml:space="preserve"> REF _Ref126585656 \h </w:instrText>
      </w:r>
      <w:r w:rsidR="009E45F8" w:rsidRPr="009E45F8">
        <w:rPr>
          <w:rFonts w:asciiTheme="majorHAnsi" w:hAnsiTheme="majorHAnsi" w:cstheme="majorHAnsi"/>
          <w:szCs w:val="21"/>
          <w:u w:val="single"/>
        </w:rPr>
      </w:r>
      <w:r w:rsidR="009E45F8" w:rsidRPr="009E45F8">
        <w:rPr>
          <w:rFonts w:asciiTheme="majorHAnsi" w:hAnsiTheme="majorHAnsi" w:cstheme="majorHAnsi"/>
          <w:szCs w:val="21"/>
          <w:u w:val="single"/>
        </w:rPr>
        <w:instrText xml:space="preserve"> \* MERGEFORMAT </w:instrText>
      </w:r>
      <w:r w:rsidR="009E45F8" w:rsidRPr="009E45F8">
        <w:rPr>
          <w:rFonts w:asciiTheme="majorHAnsi" w:hAnsiTheme="majorHAnsi" w:cstheme="majorHAnsi"/>
          <w:szCs w:val="21"/>
          <w:u w:val="single"/>
        </w:rPr>
        <w:fldChar w:fldCharType="separate"/>
      </w:r>
      <w:r w:rsidR="00D751A3" w:rsidRPr="00D751A3">
        <w:rPr>
          <w:rFonts w:cstheme="majorHAnsi"/>
          <w:u w:val="single"/>
        </w:rPr>
        <w:t>Check operation status</w:t>
      </w:r>
      <w:r w:rsidR="009E45F8" w:rsidRPr="009E45F8">
        <w:rPr>
          <w:rFonts w:asciiTheme="majorHAnsi" w:hAnsiTheme="majorHAnsi" w:cstheme="majorHAnsi"/>
          <w:szCs w:val="21"/>
          <w:u w:val="single"/>
        </w:rPr>
        <w:fldChar w:fldCharType="end"/>
      </w:r>
      <w:r w:rsidR="004A1DE9">
        <w:rPr>
          <w:rFonts w:asciiTheme="majorHAnsi" w:hAnsiTheme="majorHAnsi" w:cstheme="majorHAnsi"/>
          <w:szCs w:val="21"/>
        </w:rPr>
        <w:t>" where they can vi</w:t>
      </w:r>
      <w:r w:rsidR="009E45F8">
        <w:rPr>
          <w:rFonts w:asciiTheme="majorHAnsi" w:hAnsiTheme="majorHAnsi" w:cstheme="majorHAnsi"/>
          <w:szCs w:val="21"/>
        </w:rPr>
        <w:t>ew a detailed execution status.</w:t>
      </w:r>
    </w:p>
    <w:p w14:paraId="3BA52BE7" w14:textId="75FB941D" w:rsidR="006D030E" w:rsidRPr="00CB0166" w:rsidRDefault="006F18C8" w:rsidP="00F90CDB">
      <w:pPr>
        <w:pStyle w:val="aff0"/>
        <w:ind w:left="709"/>
        <w:jc w:val="left"/>
        <w:rPr>
          <w:rFonts w:asciiTheme="majorHAnsi" w:hAnsiTheme="majorHAnsi" w:cstheme="majorHAnsi"/>
          <w:szCs w:val="21"/>
        </w:rPr>
      </w:pPr>
      <w:r w:rsidRPr="006F18C8">
        <w:rPr>
          <w:noProof/>
        </w:rPr>
        <w:t xml:space="preserve"> </w:t>
      </w:r>
    </w:p>
    <w:p w14:paraId="56CD8A7C" w14:textId="65576AA6" w:rsidR="00536716" w:rsidRPr="00CB0166" w:rsidRDefault="0050392E" w:rsidP="00866DF0">
      <w:pPr>
        <w:widowControl/>
        <w:jc w:val="center"/>
        <w:rPr>
          <w:rFonts w:asciiTheme="majorHAnsi" w:hAnsiTheme="majorHAnsi" w:cstheme="majorHAnsi"/>
          <w:b/>
          <w:szCs w:val="21"/>
        </w:rPr>
      </w:pPr>
      <w:r w:rsidRPr="00CB0166">
        <w:rPr>
          <w:rStyle w:val="generalbold1"/>
          <w:rFonts w:asciiTheme="majorHAnsi" w:eastAsia="ＭＳ Ｐゴシック" w:hAnsiTheme="majorHAnsi" w:cstheme="majorHAnsi"/>
          <w:b/>
          <w:bCs/>
          <w:sz w:val="21"/>
          <w:szCs w:val="21"/>
        </w:rPr>
        <w:t xml:space="preserve">Figure </w:t>
      </w:r>
      <w:r w:rsidR="004A1DE9">
        <w:rPr>
          <w:rStyle w:val="generalbold1"/>
          <w:rFonts w:asciiTheme="majorHAnsi" w:eastAsia="ＭＳ Ｐゴシック" w:hAnsiTheme="majorHAnsi" w:cstheme="majorHAnsi"/>
          <w:b/>
          <w:bCs/>
          <w:sz w:val="21"/>
          <w:szCs w:val="21"/>
        </w:rPr>
        <w:t>5.2.111-1</w:t>
      </w:r>
      <w:r w:rsidRPr="00CB0166">
        <w:rPr>
          <w:rStyle w:val="generalbold1"/>
          <w:rFonts w:asciiTheme="majorHAnsi" w:eastAsia="ＭＳ Ｐゴシック" w:hAnsiTheme="majorHAnsi" w:cstheme="majorHAnsi"/>
          <w:b/>
          <w:bCs/>
          <w:sz w:val="21"/>
          <w:szCs w:val="21"/>
        </w:rPr>
        <w:t xml:space="preserve"> Submenu screen</w:t>
      </w:r>
      <w:r w:rsidRPr="00CB0166">
        <w:rPr>
          <w:rStyle w:val="generalbold1"/>
          <w:rFonts w:asciiTheme="majorHAnsi" w:eastAsia="ＭＳ Ｐゴシック" w:hAnsiTheme="majorHAnsi" w:cstheme="majorHAnsi"/>
          <w:b/>
          <w:bCs/>
          <w:sz w:val="21"/>
          <w:szCs w:val="21"/>
        </w:rPr>
        <w:t>（</w:t>
      </w:r>
      <w:r w:rsidR="009D163A" w:rsidRPr="00CB0166">
        <w:rPr>
          <w:rStyle w:val="generalbold1"/>
          <w:rFonts w:asciiTheme="majorHAnsi" w:eastAsia="ＭＳ Ｐゴシック" w:hAnsiTheme="majorHAnsi" w:cstheme="majorHAnsi"/>
          <w:b/>
          <w:bCs/>
          <w:sz w:val="21"/>
          <w:szCs w:val="21"/>
        </w:rPr>
        <w:t>Execution</w:t>
      </w:r>
      <w:r w:rsidRPr="00CB0166">
        <w:rPr>
          <w:rStyle w:val="generalbold1"/>
          <w:rFonts w:asciiTheme="majorHAnsi" w:eastAsia="ＭＳ Ｐゴシック" w:hAnsiTheme="majorHAnsi" w:cstheme="majorHAnsi"/>
          <w:b/>
          <w:bCs/>
          <w:sz w:val="21"/>
          <w:szCs w:val="21"/>
        </w:rPr>
        <w:t xml:space="preserve"> list</w:t>
      </w:r>
      <w:r w:rsidR="006D030E" w:rsidRPr="00CB0166">
        <w:rPr>
          <w:rStyle w:val="generalbold1"/>
          <w:rFonts w:asciiTheme="majorHAnsi" w:eastAsia="ＭＳ Ｐゴシック" w:hAnsiTheme="majorHAnsi" w:cstheme="majorHAnsi"/>
          <w:b/>
          <w:bCs/>
          <w:sz w:val="21"/>
          <w:szCs w:val="21"/>
        </w:rPr>
        <w:t>）</w:t>
      </w:r>
    </w:p>
    <w:p w14:paraId="7C7902E6" w14:textId="7E544B1B" w:rsidR="00536716" w:rsidRPr="00CB0166" w:rsidRDefault="00536716">
      <w:pPr>
        <w:widowControl/>
        <w:jc w:val="left"/>
        <w:rPr>
          <w:rFonts w:asciiTheme="majorHAnsi" w:hAnsiTheme="majorHAnsi" w:cstheme="majorHAnsi"/>
        </w:rPr>
      </w:pPr>
      <w:r w:rsidRPr="00CB0166">
        <w:rPr>
          <w:rFonts w:asciiTheme="majorHAnsi" w:hAnsiTheme="majorHAnsi" w:cstheme="majorHAnsi"/>
        </w:rPr>
        <w:br w:type="page"/>
      </w:r>
    </w:p>
    <w:p w14:paraId="6693E97F" w14:textId="26DD37A4" w:rsidR="007838F4" w:rsidRPr="00CB0166" w:rsidRDefault="007838F4" w:rsidP="007838F4">
      <w:pPr>
        <w:rPr>
          <w:rFonts w:asciiTheme="majorHAnsi" w:hAnsiTheme="majorHAnsi" w:cstheme="majorHAnsi"/>
        </w:rPr>
      </w:pPr>
    </w:p>
    <w:p w14:paraId="14C17C03" w14:textId="714FC5B5" w:rsidR="00E84364" w:rsidRPr="00CB0166" w:rsidRDefault="00B614C6" w:rsidP="00B614C6">
      <w:pPr>
        <w:pStyle w:val="1"/>
        <w:rPr>
          <w:rFonts w:asciiTheme="majorHAnsi" w:hAnsiTheme="majorHAnsi" w:cstheme="majorHAnsi"/>
        </w:rPr>
      </w:pPr>
      <w:bookmarkStart w:id="975" w:name="_Toc105604744"/>
      <w:bookmarkStart w:id="976" w:name="_Toc126763584"/>
      <w:r w:rsidRPr="00CB0166">
        <w:rPr>
          <w:rFonts w:asciiTheme="majorHAnsi" w:hAnsiTheme="majorHAnsi" w:cstheme="majorHAnsi"/>
        </w:rPr>
        <w:t>How to write construction code</w:t>
      </w:r>
      <w:bookmarkEnd w:id="975"/>
      <w:bookmarkEnd w:id="976"/>
    </w:p>
    <w:p w14:paraId="15E3A861" w14:textId="36A7097D" w:rsidR="00EF6596" w:rsidRPr="00CB0166" w:rsidRDefault="00B614C6" w:rsidP="00EF6596">
      <w:pPr>
        <w:rPr>
          <w:rFonts w:asciiTheme="majorHAnsi" w:hAnsiTheme="majorHAnsi" w:cstheme="majorHAnsi"/>
        </w:rPr>
      </w:pPr>
      <w:r w:rsidRPr="00CB0166">
        <w:rPr>
          <w:rFonts w:asciiTheme="majorHAnsi" w:hAnsiTheme="majorHAnsi" w:cstheme="majorHAnsi"/>
        </w:rPr>
        <w:t>Describes the description of Module and Policy in Terraform driver.</w:t>
      </w:r>
    </w:p>
    <w:p w14:paraId="5DBF2B99" w14:textId="6E036199" w:rsidR="008D405E" w:rsidRPr="00CB0166" w:rsidRDefault="00F34DF6" w:rsidP="00892F43">
      <w:pPr>
        <w:pStyle w:val="20"/>
      </w:pPr>
      <w:bookmarkStart w:id="977" w:name="_Ref493595916"/>
      <w:bookmarkStart w:id="978" w:name="_Ref493595917"/>
      <w:bookmarkStart w:id="979" w:name="_Toc105604745"/>
      <w:bookmarkStart w:id="980" w:name="Moduleの記述"/>
      <w:bookmarkStart w:id="981" w:name="_Toc126763585"/>
      <w:r w:rsidRPr="00CB0166">
        <w:t>Module d</w:t>
      </w:r>
      <w:r w:rsidR="00B614C6" w:rsidRPr="00CB0166">
        <w:t>escription</w:t>
      </w:r>
      <w:bookmarkEnd w:id="977"/>
      <w:bookmarkEnd w:id="978"/>
      <w:bookmarkEnd w:id="979"/>
      <w:bookmarkEnd w:id="981"/>
    </w:p>
    <w:bookmarkEnd w:id="980"/>
    <w:p w14:paraId="27CD25E5" w14:textId="3B42CE7E" w:rsidR="00776054" w:rsidRPr="00CB0166" w:rsidRDefault="006848E8" w:rsidP="003D71B2">
      <w:pPr>
        <w:ind w:leftChars="200" w:left="420"/>
        <w:jc w:val="left"/>
        <w:rPr>
          <w:rFonts w:asciiTheme="majorHAnsi" w:hAnsiTheme="majorHAnsi" w:cstheme="majorHAnsi"/>
        </w:rPr>
      </w:pPr>
      <w:r w:rsidRPr="00CB0166">
        <w:rPr>
          <w:rFonts w:asciiTheme="majorHAnsi" w:hAnsiTheme="majorHAnsi" w:cstheme="majorHAnsi"/>
        </w:rPr>
        <w:t>Module files are written in HashiCorp's own language called HCL (HashiCorp Configuration Language).</w:t>
      </w:r>
    </w:p>
    <w:p w14:paraId="72DB1C55" w14:textId="0C513F75" w:rsidR="003E4AAA" w:rsidRPr="00CB0166" w:rsidRDefault="003E4AAA" w:rsidP="003E4AAA">
      <w:pPr>
        <w:ind w:leftChars="200" w:left="420"/>
        <w:rPr>
          <w:rFonts w:asciiTheme="majorHAnsi" w:hAnsiTheme="majorHAnsi" w:cstheme="majorHAnsi"/>
        </w:rPr>
      </w:pPr>
    </w:p>
    <w:p w14:paraId="23FC2354" w14:textId="6A0847E6" w:rsidR="003E4AAA" w:rsidRPr="00CB0166" w:rsidRDefault="006848E8" w:rsidP="003D71B2">
      <w:pPr>
        <w:ind w:leftChars="200" w:left="420"/>
        <w:jc w:val="left"/>
        <w:rPr>
          <w:rFonts w:asciiTheme="majorHAnsi" w:hAnsiTheme="majorHAnsi" w:cstheme="majorHAnsi"/>
        </w:rPr>
      </w:pPr>
      <w:r w:rsidRPr="00CB0166">
        <w:rPr>
          <w:rFonts w:asciiTheme="majorHAnsi" w:hAnsiTheme="majorHAnsi" w:cstheme="majorHAnsi"/>
        </w:rPr>
        <w:t>For more information on HCL, see the Terraform product documentation.</w:t>
      </w:r>
    </w:p>
    <w:p w14:paraId="68DBD3C3" w14:textId="38D4CC2E" w:rsidR="009D5212" w:rsidRPr="00CB0166" w:rsidRDefault="009D5212" w:rsidP="009D5212">
      <w:pPr>
        <w:rPr>
          <w:rFonts w:asciiTheme="majorHAnsi" w:hAnsiTheme="majorHAnsi" w:cstheme="majorHAnsi"/>
        </w:rPr>
      </w:pPr>
      <w:bookmarkStart w:id="982" w:name="_対話ファイル（Ansible-Pioneer）の記述"/>
      <w:bookmarkStart w:id="983" w:name="_読替表（Ansible_Legacy_Roleのみ）の記述"/>
      <w:bookmarkStart w:id="984" w:name="_読替表（Ansible-Legacy_Roleのみ）の記述"/>
      <w:bookmarkStart w:id="985" w:name="_BackYardコンテンツ"/>
      <w:bookmarkStart w:id="986" w:name="_Toc496026318"/>
      <w:bookmarkStart w:id="987" w:name="_Toc489014126"/>
      <w:bookmarkEnd w:id="955"/>
      <w:bookmarkEnd w:id="982"/>
      <w:bookmarkEnd w:id="983"/>
      <w:bookmarkEnd w:id="984"/>
      <w:bookmarkEnd w:id="985"/>
    </w:p>
    <w:p w14:paraId="4AD7E656" w14:textId="75819EB5" w:rsidR="001F74C7" w:rsidRPr="00CB0166" w:rsidRDefault="009D5212" w:rsidP="00892F43">
      <w:pPr>
        <w:pStyle w:val="20"/>
      </w:pPr>
      <w:bookmarkStart w:id="988" w:name="_Toc105604747"/>
      <w:bookmarkStart w:id="989" w:name="_Ref126582763"/>
      <w:bookmarkStart w:id="990" w:name="_Ref126582767"/>
      <w:bookmarkStart w:id="991" w:name="_Toc126763586"/>
      <w:r w:rsidRPr="00CB0166">
        <w:t>BackYard Content</w:t>
      </w:r>
      <w:bookmarkEnd w:id="988"/>
      <w:bookmarkEnd w:id="989"/>
      <w:bookmarkEnd w:id="990"/>
      <w:bookmarkEnd w:id="991"/>
    </w:p>
    <w:p w14:paraId="1D475313" w14:textId="7F3E20B2" w:rsidR="008E64F6" w:rsidRPr="00CB0166" w:rsidRDefault="008E64F6" w:rsidP="00D361BF">
      <w:pPr>
        <w:pStyle w:val="aff0"/>
        <w:numPr>
          <w:ilvl w:val="0"/>
          <w:numId w:val="31"/>
        </w:numPr>
        <w:rPr>
          <w:rFonts w:asciiTheme="majorHAnsi" w:hAnsiTheme="majorHAnsi" w:cstheme="majorHAnsi"/>
          <w:b/>
        </w:rPr>
      </w:pPr>
      <w:r w:rsidRPr="00CB0166">
        <w:rPr>
          <w:rFonts w:asciiTheme="majorHAnsi" w:hAnsiTheme="majorHAnsi" w:cstheme="majorHAnsi"/>
          <w:b/>
        </w:rPr>
        <w:t>A</w:t>
      </w:r>
      <w:r w:rsidR="00FC7F26" w:rsidRPr="00CB0166">
        <w:rPr>
          <w:rFonts w:asciiTheme="majorHAnsi" w:hAnsiTheme="majorHAnsi" w:cstheme="majorHAnsi"/>
          <w:b/>
        </w:rPr>
        <w:t>ut</w:t>
      </w:r>
      <w:r w:rsidR="009F10CA" w:rsidRPr="00CB0166">
        <w:rPr>
          <w:rFonts w:asciiTheme="majorHAnsi" w:hAnsiTheme="majorHAnsi" w:cstheme="majorHAnsi"/>
          <w:b/>
        </w:rPr>
        <w:t xml:space="preserve">omatic </w:t>
      </w:r>
      <w:r w:rsidRPr="00CB0166">
        <w:rPr>
          <w:rFonts w:asciiTheme="majorHAnsi" w:hAnsiTheme="majorHAnsi" w:cstheme="majorHAnsi"/>
          <w:b/>
        </w:rPr>
        <w:t xml:space="preserve">variable </w:t>
      </w:r>
      <w:r w:rsidR="009F10CA" w:rsidRPr="00CB0166">
        <w:rPr>
          <w:rFonts w:asciiTheme="majorHAnsi" w:hAnsiTheme="majorHAnsi" w:cstheme="majorHAnsi"/>
          <w:b/>
        </w:rPr>
        <w:t>registration</w:t>
      </w:r>
    </w:p>
    <w:p w14:paraId="544AC429" w14:textId="4E6CA4A7" w:rsidR="008E64F6" w:rsidRPr="00CB0166" w:rsidRDefault="008E64F6" w:rsidP="008E64F6">
      <w:pPr>
        <w:pStyle w:val="aff0"/>
        <w:ind w:left="709"/>
        <w:jc w:val="left"/>
        <w:rPr>
          <w:rFonts w:asciiTheme="majorHAnsi" w:hAnsiTheme="majorHAnsi" w:cstheme="majorHAnsi"/>
        </w:rPr>
      </w:pPr>
      <w:r w:rsidRPr="00CB0166">
        <w:rPr>
          <w:rFonts w:asciiTheme="majorHAnsi" w:hAnsiTheme="majorHAnsi" w:cstheme="majorHAnsi"/>
        </w:rPr>
        <w:t>This function extracts variables from the Module files registered in "</w:t>
      </w:r>
      <w:r w:rsidR="009E45F8" w:rsidRPr="009E45F8">
        <w:rPr>
          <w:rFonts w:asciiTheme="majorHAnsi" w:hAnsiTheme="majorHAnsi" w:cstheme="majorHAnsi"/>
          <w:u w:val="single"/>
        </w:rPr>
        <w:fldChar w:fldCharType="begin"/>
      </w:r>
      <w:r w:rsidR="009E45F8" w:rsidRPr="009E45F8">
        <w:rPr>
          <w:rFonts w:asciiTheme="majorHAnsi" w:hAnsiTheme="majorHAnsi" w:cstheme="majorHAnsi"/>
          <w:u w:val="single"/>
        </w:rPr>
        <w:instrText xml:space="preserve"> REF _Ref126585690 \r \h </w:instrText>
      </w:r>
      <w:r w:rsidR="009E45F8" w:rsidRPr="009E45F8">
        <w:rPr>
          <w:rFonts w:asciiTheme="majorHAnsi" w:hAnsiTheme="majorHAnsi" w:cstheme="majorHAnsi"/>
          <w:u w:val="single"/>
        </w:rPr>
      </w:r>
      <w:r w:rsidR="009E45F8" w:rsidRPr="009E45F8">
        <w:rPr>
          <w:rFonts w:asciiTheme="majorHAnsi" w:hAnsiTheme="majorHAnsi" w:cstheme="majorHAnsi"/>
          <w:u w:val="single"/>
        </w:rPr>
        <w:instrText xml:space="preserve"> \* MERGEFORMAT </w:instrText>
      </w:r>
      <w:r w:rsidR="009E45F8" w:rsidRPr="009E45F8">
        <w:rPr>
          <w:rFonts w:asciiTheme="majorHAnsi" w:hAnsiTheme="majorHAnsi" w:cstheme="majorHAnsi"/>
          <w:u w:val="single"/>
        </w:rPr>
        <w:fldChar w:fldCharType="separate"/>
      </w:r>
      <w:r w:rsidR="00D751A3">
        <w:rPr>
          <w:rFonts w:asciiTheme="majorHAnsi" w:hAnsiTheme="majorHAnsi" w:cstheme="majorHAnsi"/>
          <w:u w:val="single"/>
        </w:rPr>
        <w:t>5.2.4</w:t>
      </w:r>
      <w:r w:rsidR="009E45F8" w:rsidRPr="009E45F8">
        <w:rPr>
          <w:rFonts w:asciiTheme="majorHAnsi" w:hAnsiTheme="majorHAnsi" w:cstheme="majorHAnsi"/>
          <w:u w:val="single"/>
        </w:rPr>
        <w:fldChar w:fldCharType="end"/>
      </w:r>
      <w:r w:rsidR="009E45F8" w:rsidRPr="009E45F8">
        <w:rPr>
          <w:rFonts w:asciiTheme="majorHAnsi" w:hAnsiTheme="majorHAnsi" w:cstheme="majorHAnsi"/>
          <w:u w:val="single"/>
        </w:rPr>
        <w:t xml:space="preserve"> </w:t>
      </w:r>
      <w:r w:rsidR="009E45F8" w:rsidRPr="009E45F8">
        <w:rPr>
          <w:rFonts w:asciiTheme="majorHAnsi" w:hAnsiTheme="majorHAnsi" w:cstheme="majorHAnsi"/>
          <w:u w:val="single"/>
        </w:rPr>
        <w:fldChar w:fldCharType="begin"/>
      </w:r>
      <w:r w:rsidR="009E45F8" w:rsidRPr="009E45F8">
        <w:rPr>
          <w:rFonts w:asciiTheme="majorHAnsi" w:hAnsiTheme="majorHAnsi" w:cstheme="majorHAnsi"/>
          <w:u w:val="single"/>
        </w:rPr>
        <w:instrText xml:space="preserve"> REF _Ref126585694 \h </w:instrText>
      </w:r>
      <w:r w:rsidR="009E45F8" w:rsidRPr="009E45F8">
        <w:rPr>
          <w:rFonts w:asciiTheme="majorHAnsi" w:hAnsiTheme="majorHAnsi" w:cstheme="majorHAnsi"/>
          <w:u w:val="single"/>
        </w:rPr>
      </w:r>
      <w:r w:rsidR="009E45F8" w:rsidRPr="009E45F8">
        <w:rPr>
          <w:rFonts w:asciiTheme="majorHAnsi" w:hAnsiTheme="majorHAnsi" w:cstheme="majorHAnsi"/>
          <w:u w:val="single"/>
        </w:rPr>
        <w:instrText xml:space="preserve"> \* MERGEFORMAT </w:instrText>
      </w:r>
      <w:r w:rsidR="009E45F8" w:rsidRPr="009E45F8">
        <w:rPr>
          <w:rFonts w:asciiTheme="majorHAnsi" w:hAnsiTheme="majorHAnsi" w:cstheme="majorHAnsi"/>
          <w:u w:val="single"/>
        </w:rPr>
        <w:fldChar w:fldCharType="separate"/>
      </w:r>
      <w:r w:rsidR="00D751A3" w:rsidRPr="00D751A3">
        <w:rPr>
          <w:rFonts w:cstheme="majorHAnsi"/>
          <w:u w:val="single"/>
        </w:rPr>
        <w:t>Module files</w:t>
      </w:r>
      <w:r w:rsidR="009E45F8" w:rsidRPr="009E45F8">
        <w:rPr>
          <w:rFonts w:asciiTheme="majorHAnsi" w:hAnsiTheme="majorHAnsi" w:cstheme="majorHAnsi"/>
          <w:u w:val="single"/>
        </w:rPr>
        <w:fldChar w:fldCharType="end"/>
      </w:r>
      <w:r w:rsidRPr="00CB0166">
        <w:rPr>
          <w:rFonts w:asciiTheme="majorHAnsi" w:hAnsiTheme="majorHAnsi" w:cstheme="majorHAnsi"/>
        </w:rPr>
        <w:t>".</w:t>
      </w:r>
    </w:p>
    <w:p w14:paraId="535444F1" w14:textId="77777777" w:rsidR="008E64F6" w:rsidRPr="00CB0166" w:rsidRDefault="008E64F6" w:rsidP="008E64F6">
      <w:pPr>
        <w:pStyle w:val="aff0"/>
        <w:ind w:left="709"/>
        <w:jc w:val="left"/>
        <w:rPr>
          <w:rFonts w:asciiTheme="majorHAnsi" w:hAnsiTheme="majorHAnsi" w:cstheme="majorHAnsi"/>
        </w:rPr>
      </w:pPr>
      <w:r w:rsidRPr="00CB0166">
        <w:rPr>
          <w:rFonts w:asciiTheme="majorHAnsi" w:hAnsiTheme="majorHAnsi" w:cstheme="majorHAnsi"/>
        </w:rPr>
        <w:t>Please refer to "</w:t>
      </w:r>
      <w:r w:rsidRPr="00CB0166">
        <w:rPr>
          <w:rFonts w:asciiTheme="majorHAnsi" w:hAnsiTheme="majorHAnsi" w:cstheme="majorHAnsi"/>
          <w:u w:val="single"/>
        </w:rPr>
        <w:t>2.1 Variable types</w:t>
      </w:r>
      <w:r w:rsidRPr="00CB0166">
        <w:rPr>
          <w:rFonts w:asciiTheme="majorHAnsi" w:hAnsiTheme="majorHAnsi" w:cstheme="majorHAnsi"/>
        </w:rPr>
        <w:t>" for more information regarding "Variable extraction rules".</w:t>
      </w:r>
    </w:p>
    <w:p w14:paraId="6D725969" w14:textId="690C1396" w:rsidR="00FC7F26" w:rsidRPr="00CB0166" w:rsidRDefault="008E64F6" w:rsidP="008E64F6">
      <w:pPr>
        <w:pStyle w:val="aff0"/>
        <w:ind w:left="709"/>
        <w:jc w:val="left"/>
        <w:rPr>
          <w:rFonts w:asciiTheme="majorHAnsi" w:hAnsiTheme="majorHAnsi" w:cstheme="majorHAnsi"/>
        </w:rPr>
      </w:pPr>
      <w:r w:rsidRPr="00CB0166">
        <w:rPr>
          <w:rFonts w:asciiTheme="majorHAnsi" w:hAnsiTheme="majorHAnsi" w:cstheme="majorHAnsi"/>
        </w:rPr>
        <w:t>Additionally, the timing of the extraction depends on the startup cycle of the "Automatic Terraform Variables Registration" process</w:t>
      </w:r>
      <w:r w:rsidR="00FC7F26" w:rsidRPr="00CB0166">
        <w:rPr>
          <w:rFonts w:asciiTheme="majorHAnsi" w:hAnsiTheme="majorHAnsi" w:cstheme="majorHAnsi"/>
        </w:rPr>
        <w:t>.</w:t>
      </w:r>
    </w:p>
    <w:p w14:paraId="0CD1574E" w14:textId="6E478A34" w:rsidR="009F10CA" w:rsidRPr="00CB0166" w:rsidRDefault="00CA466B" w:rsidP="00D361BF">
      <w:pPr>
        <w:pStyle w:val="aff0"/>
        <w:numPr>
          <w:ilvl w:val="0"/>
          <w:numId w:val="31"/>
        </w:numPr>
        <w:rPr>
          <w:rFonts w:asciiTheme="majorHAnsi" w:hAnsiTheme="majorHAnsi" w:cstheme="majorHAnsi"/>
          <w:b/>
        </w:rPr>
      </w:pPr>
      <w:bookmarkStart w:id="992" w:name="_Ref126582770"/>
      <w:r w:rsidRPr="00CB0166">
        <w:rPr>
          <w:rFonts w:asciiTheme="majorHAnsi" w:hAnsiTheme="majorHAnsi" w:cstheme="majorHAnsi"/>
          <w:b/>
        </w:rPr>
        <w:t>Automatic Substitute Value Registration Settings</w:t>
      </w:r>
      <w:bookmarkEnd w:id="992"/>
    </w:p>
    <w:p w14:paraId="112122B4" w14:textId="77777777" w:rsidR="00CA466B" w:rsidRPr="00CB0166" w:rsidRDefault="00CA466B" w:rsidP="00A04A0C">
      <w:pPr>
        <w:pStyle w:val="aff0"/>
        <w:ind w:left="709"/>
        <w:jc w:val="left"/>
        <w:rPr>
          <w:rFonts w:asciiTheme="majorHAnsi" w:hAnsiTheme="majorHAnsi" w:cstheme="majorHAnsi"/>
        </w:rPr>
      </w:pPr>
      <w:r w:rsidRPr="00CB0166">
        <w:rPr>
          <w:rFonts w:asciiTheme="majorHAnsi" w:hAnsiTheme="majorHAnsi" w:cstheme="majorHAnsi"/>
        </w:rPr>
        <w:t>The Information from the movement and variables linked to the set values of Operation itens in the target parameter sheets is reflected in the Substitute Value list.</w:t>
      </w:r>
    </w:p>
    <w:p w14:paraId="02A2CC2D" w14:textId="049D0E56" w:rsidR="00F556AE" w:rsidRPr="00CB0166" w:rsidRDefault="00CA466B" w:rsidP="00A04A0C">
      <w:pPr>
        <w:pStyle w:val="aff0"/>
        <w:ind w:left="709"/>
        <w:jc w:val="left"/>
        <w:rPr>
          <w:rFonts w:asciiTheme="majorHAnsi" w:hAnsiTheme="majorHAnsi" w:cstheme="majorHAnsi"/>
        </w:rPr>
      </w:pPr>
      <w:r w:rsidRPr="00CB0166">
        <w:rPr>
          <w:rFonts w:asciiTheme="majorHAnsi" w:hAnsiTheme="majorHAnsi" w:cstheme="majorHAnsi"/>
        </w:rPr>
        <w:t>The timing of the extraction depends on the startup cycle of the "Terraform Auto Registration Settings" process</w:t>
      </w:r>
      <w:r w:rsidR="00F556AE" w:rsidRPr="00CB0166">
        <w:rPr>
          <w:rFonts w:asciiTheme="majorHAnsi" w:hAnsiTheme="majorHAnsi" w:cstheme="majorHAnsi"/>
        </w:rPr>
        <w:t>.</w:t>
      </w:r>
    </w:p>
    <w:p w14:paraId="4B1FF93B" w14:textId="4460E377" w:rsidR="00F556AE" w:rsidRPr="00CB0166" w:rsidRDefault="00CA466B" w:rsidP="00A04A0C">
      <w:pPr>
        <w:pStyle w:val="aff0"/>
        <w:ind w:left="709"/>
        <w:jc w:val="left"/>
        <w:rPr>
          <w:rFonts w:asciiTheme="majorHAnsi" w:hAnsiTheme="majorHAnsi" w:cstheme="majorHAnsi"/>
        </w:rPr>
      </w:pPr>
      <w:r w:rsidRPr="00CB0166">
        <w:rPr>
          <w:rFonts w:asciiTheme="majorHAnsi" w:hAnsiTheme="majorHAnsi" w:cstheme="majorHAnsi"/>
        </w:rPr>
        <w:t>The Substitute value list can be updated by multiple operators. If the last update was performed by another operator, it will not be reflected</w:t>
      </w:r>
      <w:r w:rsidR="00F556AE" w:rsidRPr="00CB0166">
        <w:rPr>
          <w:rFonts w:asciiTheme="majorHAnsi" w:hAnsiTheme="majorHAnsi" w:cstheme="majorHAnsi"/>
        </w:rPr>
        <w:t>.</w:t>
      </w:r>
    </w:p>
    <w:p w14:paraId="291469D1" w14:textId="0FBD9907" w:rsidR="00E17831" w:rsidRPr="00CB0166" w:rsidRDefault="00CA466B" w:rsidP="00CA466B">
      <w:pPr>
        <w:ind w:leftChars="350" w:left="735"/>
        <w:rPr>
          <w:rFonts w:asciiTheme="majorHAnsi" w:hAnsiTheme="majorHAnsi" w:cstheme="majorHAnsi"/>
        </w:rPr>
      </w:pPr>
      <w:r w:rsidRPr="00CB0166">
        <w:rPr>
          <w:rFonts w:asciiTheme="majorHAnsi" w:hAnsiTheme="majorHAnsi" w:cstheme="majorHAnsi"/>
        </w:rPr>
        <w:t>If you want to reflect the data of the Automatic Substitute value registration settings, please delete the corresponding record in the Substitute Value list</w:t>
      </w:r>
      <w:r w:rsidR="006F62ED" w:rsidRPr="00CB0166">
        <w:rPr>
          <w:rFonts w:asciiTheme="majorHAnsi" w:hAnsiTheme="majorHAnsi" w:cstheme="majorHAnsi"/>
        </w:rPr>
        <w:t>.</w:t>
      </w:r>
    </w:p>
    <w:p w14:paraId="6633A4EA" w14:textId="341FBBE9" w:rsidR="009D5212" w:rsidRPr="00CB0166" w:rsidRDefault="009D5212" w:rsidP="009D5212">
      <w:pPr>
        <w:widowControl/>
        <w:jc w:val="left"/>
        <w:rPr>
          <w:rFonts w:asciiTheme="majorHAnsi" w:hAnsiTheme="majorHAnsi" w:cstheme="majorHAnsi"/>
        </w:rPr>
      </w:pPr>
    </w:p>
    <w:p w14:paraId="29A8A8AD" w14:textId="1F35A0BC" w:rsidR="00A321F9" w:rsidRPr="00CB0166" w:rsidRDefault="00A321F9" w:rsidP="009D5212">
      <w:pPr>
        <w:widowControl/>
        <w:jc w:val="left"/>
        <w:rPr>
          <w:rFonts w:asciiTheme="majorHAnsi" w:hAnsiTheme="majorHAnsi" w:cstheme="majorHAnsi"/>
        </w:rPr>
      </w:pPr>
      <w:r w:rsidRPr="00CB0166">
        <w:rPr>
          <w:rFonts w:asciiTheme="majorHAnsi" w:hAnsiTheme="majorHAnsi" w:cstheme="majorHAnsi"/>
        </w:rPr>
        <w:t xml:space="preserve">  The rules for reflecting the substitution value list are written below.</w:t>
      </w:r>
    </w:p>
    <w:p w14:paraId="77598095" w14:textId="590E929B" w:rsidR="006F62ED" w:rsidRPr="00CB0166" w:rsidRDefault="006F62ED" w:rsidP="00D361BF">
      <w:pPr>
        <w:pStyle w:val="aff0"/>
        <w:numPr>
          <w:ilvl w:val="0"/>
          <w:numId w:val="32"/>
        </w:numPr>
        <w:jc w:val="left"/>
        <w:rPr>
          <w:rFonts w:asciiTheme="majorHAnsi" w:hAnsiTheme="majorHAnsi" w:cstheme="majorHAnsi"/>
          <w:b/>
        </w:rPr>
      </w:pPr>
      <w:r w:rsidRPr="00CB0166">
        <w:rPr>
          <w:rFonts w:asciiTheme="majorHAnsi" w:hAnsiTheme="majorHAnsi" w:cstheme="majorHAnsi"/>
          <w:b/>
        </w:rPr>
        <w:t>When the</w:t>
      </w:r>
      <w:r w:rsidR="00694D26" w:rsidRPr="00CB0166">
        <w:rPr>
          <w:rFonts w:asciiTheme="majorHAnsi" w:hAnsiTheme="majorHAnsi" w:cstheme="majorHAnsi"/>
          <w:b/>
        </w:rPr>
        <w:t xml:space="preserve"> information registered in the S</w:t>
      </w:r>
      <w:r w:rsidRPr="00CB0166">
        <w:rPr>
          <w:rFonts w:asciiTheme="majorHAnsi" w:hAnsiTheme="majorHAnsi" w:cstheme="majorHAnsi"/>
          <w:b/>
        </w:rPr>
        <w:t>ubstitution value automatic re</w:t>
      </w:r>
      <w:r w:rsidR="00694D26" w:rsidRPr="00CB0166">
        <w:rPr>
          <w:rFonts w:asciiTheme="majorHAnsi" w:hAnsiTheme="majorHAnsi" w:cstheme="majorHAnsi"/>
          <w:b/>
        </w:rPr>
        <w:t>gistration is reflected in the S</w:t>
      </w:r>
      <w:r w:rsidRPr="00CB0166">
        <w:rPr>
          <w:rFonts w:asciiTheme="majorHAnsi" w:hAnsiTheme="majorHAnsi" w:cstheme="majorHAnsi"/>
          <w:b/>
        </w:rPr>
        <w:t>ubstitution value list</w:t>
      </w:r>
    </w:p>
    <w:tbl>
      <w:tblPr>
        <w:tblpPr w:leftFromText="142" w:rightFromText="142" w:vertAnchor="text" w:horzAnchor="margin" w:tblpXSpec="center" w:tblpY="53"/>
        <w:tblOverlap w:val="never"/>
        <w:tblW w:w="9030" w:type="dxa"/>
        <w:tblCellMar>
          <w:left w:w="99" w:type="dxa"/>
          <w:right w:w="99" w:type="dxa"/>
        </w:tblCellMar>
        <w:tblLook w:val="04A0" w:firstRow="1" w:lastRow="0" w:firstColumn="1" w:lastColumn="0" w:noHBand="0" w:noVBand="1"/>
      </w:tblPr>
      <w:tblGrid>
        <w:gridCol w:w="1517"/>
        <w:gridCol w:w="1701"/>
        <w:gridCol w:w="1056"/>
        <w:gridCol w:w="1520"/>
        <w:gridCol w:w="1312"/>
        <w:gridCol w:w="1924"/>
      </w:tblGrid>
      <w:tr w:rsidR="003932AB" w:rsidRPr="00CB0166" w14:paraId="41CC0B49" w14:textId="77777777" w:rsidTr="005D6762">
        <w:trPr>
          <w:trHeight w:val="270"/>
        </w:trPr>
        <w:tc>
          <w:tcPr>
            <w:tcW w:w="1517"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4005DBA4" w14:textId="5B9BD56A" w:rsidR="003932AB" w:rsidRPr="00CB0166" w:rsidRDefault="00766561" w:rsidP="005D6762">
            <w:pPr>
              <w:widowControl/>
              <w:jc w:val="center"/>
              <w:rPr>
                <w:rFonts w:asciiTheme="majorHAnsi" w:hAnsiTheme="majorHAnsi" w:cstheme="majorHAnsi"/>
                <w:b/>
                <w:color w:val="FFFFFF" w:themeColor="background1"/>
                <w:sz w:val="18"/>
                <w:szCs w:val="14"/>
              </w:rPr>
            </w:pPr>
            <w:r w:rsidRPr="00CB0166">
              <w:rPr>
                <w:rFonts w:asciiTheme="majorHAnsi" w:hAnsiTheme="majorHAnsi" w:cstheme="majorHAnsi"/>
                <w:b/>
                <w:color w:val="FFFFFF" w:themeColor="background1"/>
                <w:sz w:val="18"/>
                <w:szCs w:val="14"/>
              </w:rPr>
              <w:t>Substitution value list status</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002B62"/>
            <w:vAlign w:val="center"/>
          </w:tcPr>
          <w:p w14:paraId="7F9C0407" w14:textId="6765367F" w:rsidR="003932AB" w:rsidRPr="00CB0166" w:rsidRDefault="00C955EA" w:rsidP="005D6762">
            <w:pPr>
              <w:widowControl/>
              <w:jc w:val="center"/>
              <w:rPr>
                <w:rFonts w:asciiTheme="majorHAnsi" w:eastAsia="ＭＳ Ｐゴシック" w:hAnsiTheme="majorHAnsi" w:cstheme="majorHAnsi"/>
                <w:b/>
                <w:color w:val="FFFFFF" w:themeColor="background1"/>
                <w:kern w:val="0"/>
                <w:sz w:val="18"/>
                <w:szCs w:val="14"/>
              </w:rPr>
            </w:pPr>
            <w:r w:rsidRPr="00CB0166">
              <w:rPr>
                <w:rFonts w:asciiTheme="majorHAnsi" w:eastAsia="ＭＳ Ｐゴシック" w:hAnsiTheme="majorHAnsi" w:cstheme="majorHAnsi"/>
                <w:b/>
                <w:color w:val="FFFFFF" w:themeColor="background1"/>
                <w:kern w:val="0"/>
                <w:sz w:val="18"/>
                <w:szCs w:val="14"/>
              </w:rPr>
              <w:t>Without applicable record</w:t>
            </w:r>
          </w:p>
        </w:tc>
        <w:tc>
          <w:tcPr>
            <w:tcW w:w="3888" w:type="dxa"/>
            <w:gridSpan w:val="3"/>
            <w:tcBorders>
              <w:top w:val="single" w:sz="4" w:space="0" w:color="auto"/>
              <w:left w:val="nil"/>
              <w:bottom w:val="single" w:sz="4" w:space="0" w:color="auto"/>
              <w:right w:val="single" w:sz="4" w:space="0" w:color="auto"/>
            </w:tcBorders>
            <w:shd w:val="clear" w:color="auto" w:fill="002B62"/>
            <w:noWrap/>
            <w:vAlign w:val="center"/>
            <w:hideMark/>
          </w:tcPr>
          <w:p w14:paraId="1F536CD1" w14:textId="61938996" w:rsidR="003932AB" w:rsidRPr="00CB0166" w:rsidRDefault="00C955EA" w:rsidP="005D6762">
            <w:pPr>
              <w:widowControl/>
              <w:jc w:val="center"/>
              <w:rPr>
                <w:rFonts w:asciiTheme="majorHAnsi" w:eastAsia="ＭＳ Ｐゴシック" w:hAnsiTheme="majorHAnsi" w:cstheme="majorHAnsi"/>
                <w:b/>
                <w:color w:val="FFFFFF" w:themeColor="background1"/>
                <w:kern w:val="0"/>
                <w:sz w:val="18"/>
                <w:szCs w:val="14"/>
              </w:rPr>
            </w:pPr>
            <w:r w:rsidRPr="00CB0166">
              <w:rPr>
                <w:rFonts w:asciiTheme="majorHAnsi" w:eastAsia="ＭＳ Ｐゴシック" w:hAnsiTheme="majorHAnsi" w:cstheme="majorHAnsi"/>
                <w:b/>
                <w:color w:val="FFFFFF" w:themeColor="background1"/>
                <w:kern w:val="0"/>
                <w:sz w:val="18"/>
                <w:szCs w:val="14"/>
              </w:rPr>
              <w:t>With applicable record</w:t>
            </w:r>
          </w:p>
        </w:tc>
        <w:tc>
          <w:tcPr>
            <w:tcW w:w="1924"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48CB7ECB" w14:textId="6CA7B8AA" w:rsidR="003932AB" w:rsidRPr="00CB0166" w:rsidRDefault="00B6544B" w:rsidP="005D6762">
            <w:pPr>
              <w:widowControl/>
              <w:jc w:val="center"/>
              <w:rPr>
                <w:rFonts w:asciiTheme="majorHAnsi" w:eastAsia="ＭＳ Ｐゴシック" w:hAnsiTheme="majorHAnsi" w:cstheme="majorHAnsi"/>
                <w:b/>
                <w:color w:val="FFFFFF" w:themeColor="background1"/>
                <w:kern w:val="0"/>
                <w:sz w:val="18"/>
                <w:szCs w:val="14"/>
              </w:rPr>
            </w:pPr>
            <w:r w:rsidRPr="00CB0166">
              <w:rPr>
                <w:rFonts w:asciiTheme="majorHAnsi" w:eastAsia="ＭＳ Ｐゴシック" w:hAnsiTheme="majorHAnsi" w:cstheme="majorHAnsi"/>
                <w:b/>
                <w:color w:val="FFFFFF" w:themeColor="background1"/>
                <w:kern w:val="0"/>
                <w:sz w:val="18"/>
                <w:szCs w:val="14"/>
              </w:rPr>
              <w:t>Record abolishing</w:t>
            </w:r>
          </w:p>
        </w:tc>
      </w:tr>
      <w:tr w:rsidR="003932AB" w:rsidRPr="00CB0166" w14:paraId="02C50948" w14:textId="77777777" w:rsidTr="005D6762">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4BD9CBAE" w14:textId="77777777" w:rsidR="003932AB" w:rsidRPr="00CB0166" w:rsidRDefault="003932AB" w:rsidP="005D6762">
            <w:pPr>
              <w:widowControl/>
              <w:jc w:val="left"/>
              <w:rPr>
                <w:rFonts w:asciiTheme="majorHAnsi" w:eastAsia="ＭＳ Ｐゴシック" w:hAnsiTheme="majorHAnsi" w:cstheme="majorHAnsi"/>
                <w:b/>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D67BC15" w14:textId="77777777" w:rsidR="003932AB" w:rsidRPr="00CB0166" w:rsidRDefault="003932AB" w:rsidP="005D6762">
            <w:pPr>
              <w:widowControl/>
              <w:jc w:val="left"/>
              <w:rPr>
                <w:rFonts w:asciiTheme="majorHAnsi" w:eastAsia="ＭＳ Ｐゴシック" w:hAnsiTheme="majorHAnsi" w:cstheme="majorHAnsi"/>
                <w:b/>
                <w:color w:val="000000"/>
                <w:kern w:val="0"/>
                <w:sz w:val="18"/>
                <w:szCs w:val="14"/>
              </w:rPr>
            </w:pPr>
          </w:p>
        </w:tc>
        <w:tc>
          <w:tcPr>
            <w:tcW w:w="1056" w:type="dxa"/>
            <w:vMerge w:val="restart"/>
            <w:tcBorders>
              <w:top w:val="nil"/>
              <w:left w:val="single" w:sz="4" w:space="0" w:color="auto"/>
              <w:bottom w:val="single" w:sz="4" w:space="0" w:color="auto"/>
              <w:right w:val="single" w:sz="4" w:space="0" w:color="auto"/>
            </w:tcBorders>
            <w:shd w:val="clear" w:color="auto" w:fill="002B62"/>
            <w:noWrap/>
            <w:vAlign w:val="center"/>
            <w:hideMark/>
          </w:tcPr>
          <w:p w14:paraId="0FA764B9" w14:textId="6F6AC282" w:rsidR="003932AB" w:rsidRPr="00CB0166" w:rsidRDefault="003932AB" w:rsidP="005D6762">
            <w:pPr>
              <w:widowControl/>
              <w:jc w:val="center"/>
              <w:rPr>
                <w:rFonts w:asciiTheme="majorHAnsi" w:eastAsia="ＭＳ Ｐゴシック" w:hAnsiTheme="majorHAnsi" w:cstheme="majorHAnsi"/>
                <w:b/>
                <w:color w:val="FFFFFF" w:themeColor="background1"/>
                <w:kern w:val="0"/>
                <w:sz w:val="18"/>
                <w:szCs w:val="14"/>
              </w:rPr>
            </w:pPr>
            <w:r w:rsidRPr="00CB0166">
              <w:rPr>
                <w:rFonts w:asciiTheme="majorHAnsi" w:eastAsia="ＭＳ Ｐゴシック" w:hAnsiTheme="majorHAnsi" w:cstheme="majorHAnsi"/>
                <w:b/>
                <w:color w:val="FFFFFF" w:themeColor="background1"/>
                <w:kern w:val="0"/>
                <w:sz w:val="18"/>
                <w:szCs w:val="14"/>
              </w:rPr>
              <w:t>=</w:t>
            </w:r>
            <w:r w:rsidR="00664CCC" w:rsidRPr="00CB0166">
              <w:rPr>
                <w:rFonts w:asciiTheme="majorHAnsi" w:hAnsiTheme="majorHAnsi" w:cstheme="majorHAnsi"/>
                <w:b/>
              </w:rPr>
              <w:t xml:space="preserve"> </w:t>
            </w:r>
            <w:r w:rsidR="00664CCC" w:rsidRPr="00CB0166">
              <w:rPr>
                <w:rFonts w:asciiTheme="majorHAnsi" w:eastAsia="ＭＳ Ｐゴシック" w:hAnsiTheme="majorHAnsi" w:cstheme="majorHAnsi"/>
                <w:b/>
                <w:color w:val="FFFFFF" w:themeColor="background1"/>
                <w:kern w:val="0"/>
                <w:sz w:val="18"/>
                <w:szCs w:val="14"/>
              </w:rPr>
              <w:t>Specific value</w:t>
            </w: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23CFC0AF" w14:textId="4BB7776B" w:rsidR="003932AB" w:rsidRPr="00CB0166" w:rsidRDefault="00664CCC" w:rsidP="005D6762">
            <w:pPr>
              <w:widowControl/>
              <w:jc w:val="center"/>
              <w:rPr>
                <w:rFonts w:asciiTheme="majorHAnsi" w:eastAsia="ＭＳ Ｐゴシック" w:hAnsiTheme="majorHAnsi" w:cstheme="majorHAnsi"/>
                <w:b/>
                <w:color w:val="FFFFFF" w:themeColor="background1"/>
                <w:kern w:val="0"/>
                <w:sz w:val="18"/>
                <w:szCs w:val="14"/>
              </w:rPr>
            </w:pPr>
            <w:r w:rsidRPr="00CB0166">
              <w:rPr>
                <w:rFonts w:asciiTheme="majorHAnsi" w:eastAsia="ＭＳ Ｐゴシック" w:hAnsiTheme="majorHAnsi" w:cstheme="majorHAnsi"/>
                <w:b/>
                <w:color w:val="FFFFFF" w:themeColor="background1"/>
                <w:kern w:val="0"/>
                <w:sz w:val="18"/>
                <w:szCs w:val="14"/>
              </w:rPr>
              <w:t>≠</w:t>
            </w:r>
            <w:r w:rsidRPr="00CB0166">
              <w:rPr>
                <w:rFonts w:asciiTheme="majorHAnsi" w:hAnsiTheme="majorHAnsi" w:cstheme="majorHAnsi"/>
                <w:b/>
              </w:rPr>
              <w:t xml:space="preserve"> </w:t>
            </w:r>
            <w:r w:rsidRPr="00CB0166">
              <w:rPr>
                <w:rFonts w:asciiTheme="majorHAnsi" w:eastAsia="ＭＳ Ｐゴシック" w:hAnsiTheme="majorHAnsi" w:cstheme="majorHAnsi"/>
                <w:b/>
                <w:color w:val="FFFFFF" w:themeColor="background1"/>
                <w:kern w:val="0"/>
                <w:sz w:val="18"/>
                <w:szCs w:val="14"/>
              </w:rPr>
              <w:t>Specific value</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741FCB3E" w14:textId="77777777" w:rsidR="003932AB" w:rsidRPr="00CB0166" w:rsidRDefault="003932AB" w:rsidP="005D6762">
            <w:pPr>
              <w:widowControl/>
              <w:jc w:val="left"/>
              <w:rPr>
                <w:rFonts w:asciiTheme="majorHAnsi" w:eastAsia="ＭＳ Ｐゴシック" w:hAnsiTheme="majorHAnsi" w:cstheme="majorHAnsi"/>
                <w:color w:val="000000"/>
                <w:kern w:val="0"/>
                <w:sz w:val="18"/>
                <w:szCs w:val="14"/>
              </w:rPr>
            </w:pPr>
          </w:p>
        </w:tc>
      </w:tr>
      <w:tr w:rsidR="003932AB" w:rsidRPr="00CB0166" w14:paraId="29080BA4" w14:textId="77777777" w:rsidTr="005D6762">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C01B717" w14:textId="77777777" w:rsidR="003932AB" w:rsidRPr="00CB0166" w:rsidRDefault="003932AB" w:rsidP="005D6762">
            <w:pPr>
              <w:widowControl/>
              <w:jc w:val="left"/>
              <w:rPr>
                <w:rFonts w:asciiTheme="majorHAnsi" w:eastAsia="ＭＳ Ｐゴシック" w:hAnsiTheme="majorHAnsi" w:cstheme="majorHAnsi"/>
                <w:b/>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48D9E671" w14:textId="77777777" w:rsidR="003932AB" w:rsidRPr="00CB0166" w:rsidRDefault="003932AB" w:rsidP="005D6762">
            <w:pPr>
              <w:widowControl/>
              <w:jc w:val="left"/>
              <w:rPr>
                <w:rFonts w:asciiTheme="majorHAnsi" w:eastAsia="ＭＳ Ｐゴシック" w:hAnsiTheme="majorHAnsi" w:cstheme="majorHAnsi"/>
                <w:b/>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6A6A5BE8" w14:textId="77777777" w:rsidR="003932AB" w:rsidRPr="00CB0166" w:rsidRDefault="003932AB" w:rsidP="005D6762">
            <w:pPr>
              <w:widowControl/>
              <w:jc w:val="left"/>
              <w:rPr>
                <w:rFonts w:asciiTheme="majorHAnsi" w:eastAsia="ＭＳ Ｐゴシック" w:hAnsiTheme="majorHAnsi" w:cstheme="majorHAnsi"/>
                <w:b/>
                <w:color w:val="FFFFFF" w:themeColor="background1"/>
                <w:kern w:val="0"/>
                <w:sz w:val="18"/>
                <w:szCs w:val="14"/>
              </w:rPr>
            </w:pP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0D54D1D7" w14:textId="098BFF7E" w:rsidR="003932AB" w:rsidRPr="00CB0166" w:rsidRDefault="00C955EA" w:rsidP="005D6762">
            <w:pPr>
              <w:widowControl/>
              <w:jc w:val="center"/>
              <w:rPr>
                <w:rFonts w:asciiTheme="majorHAnsi" w:eastAsia="ＭＳ Ｐゴシック" w:hAnsiTheme="majorHAnsi" w:cstheme="majorHAnsi"/>
                <w:b/>
                <w:color w:val="FFFFFF" w:themeColor="background1"/>
                <w:kern w:val="0"/>
                <w:sz w:val="18"/>
                <w:szCs w:val="14"/>
              </w:rPr>
            </w:pPr>
            <w:r w:rsidRPr="00CB0166">
              <w:rPr>
                <w:rFonts w:asciiTheme="majorHAnsi" w:eastAsia="ＭＳ Ｐゴシック" w:hAnsiTheme="majorHAnsi" w:cstheme="majorHAnsi"/>
                <w:b/>
                <w:color w:val="FFFFFF" w:themeColor="background1"/>
                <w:kern w:val="0"/>
                <w:sz w:val="18"/>
                <w:szCs w:val="14"/>
              </w:rPr>
              <w:t>Last update</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0A02D091" w14:textId="77777777" w:rsidR="003932AB" w:rsidRPr="00CB0166" w:rsidRDefault="003932AB" w:rsidP="005D6762">
            <w:pPr>
              <w:widowControl/>
              <w:jc w:val="left"/>
              <w:rPr>
                <w:rFonts w:asciiTheme="majorHAnsi" w:eastAsia="ＭＳ Ｐゴシック" w:hAnsiTheme="majorHAnsi" w:cstheme="majorHAnsi"/>
                <w:color w:val="000000"/>
                <w:kern w:val="0"/>
                <w:sz w:val="18"/>
                <w:szCs w:val="14"/>
              </w:rPr>
            </w:pPr>
          </w:p>
        </w:tc>
      </w:tr>
      <w:tr w:rsidR="003932AB" w:rsidRPr="00CB0166" w14:paraId="4BFDE497" w14:textId="77777777" w:rsidTr="005D6762">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34B35890" w14:textId="77777777" w:rsidR="003932AB" w:rsidRPr="00CB0166" w:rsidRDefault="003932AB" w:rsidP="005D6762">
            <w:pPr>
              <w:widowControl/>
              <w:jc w:val="left"/>
              <w:rPr>
                <w:rFonts w:asciiTheme="majorHAnsi" w:eastAsia="ＭＳ Ｐゴシック" w:hAnsiTheme="majorHAnsi" w:cstheme="majorHAnsi"/>
                <w:b/>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5F5958D0" w14:textId="77777777" w:rsidR="003932AB" w:rsidRPr="00CB0166" w:rsidRDefault="003932AB" w:rsidP="005D6762">
            <w:pPr>
              <w:widowControl/>
              <w:jc w:val="left"/>
              <w:rPr>
                <w:rFonts w:asciiTheme="majorHAnsi" w:eastAsia="ＭＳ Ｐゴシック" w:hAnsiTheme="majorHAnsi" w:cstheme="majorHAnsi"/>
                <w:b/>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01B10EDD" w14:textId="77777777" w:rsidR="003932AB" w:rsidRPr="00CB0166" w:rsidRDefault="003932AB" w:rsidP="005D6762">
            <w:pPr>
              <w:widowControl/>
              <w:jc w:val="left"/>
              <w:rPr>
                <w:rFonts w:asciiTheme="majorHAnsi" w:eastAsia="ＭＳ Ｐゴシック" w:hAnsiTheme="majorHAnsi" w:cstheme="majorHAnsi"/>
                <w:b/>
                <w:color w:val="FFFFFF" w:themeColor="background1"/>
                <w:kern w:val="0"/>
                <w:sz w:val="18"/>
                <w:szCs w:val="14"/>
              </w:rPr>
            </w:pPr>
          </w:p>
        </w:tc>
        <w:tc>
          <w:tcPr>
            <w:tcW w:w="1520" w:type="dxa"/>
            <w:tcBorders>
              <w:top w:val="nil"/>
              <w:left w:val="nil"/>
              <w:bottom w:val="single" w:sz="4" w:space="0" w:color="auto"/>
              <w:right w:val="single" w:sz="4" w:space="0" w:color="auto"/>
            </w:tcBorders>
            <w:shd w:val="clear" w:color="auto" w:fill="002B62"/>
            <w:noWrap/>
            <w:vAlign w:val="center"/>
            <w:hideMark/>
          </w:tcPr>
          <w:p w14:paraId="0093EBF6" w14:textId="15FC5CEA" w:rsidR="003932AB" w:rsidRPr="00CB0166" w:rsidRDefault="003932AB" w:rsidP="005D6762">
            <w:pPr>
              <w:widowControl/>
              <w:jc w:val="center"/>
              <w:rPr>
                <w:rFonts w:asciiTheme="majorHAnsi" w:eastAsia="ＭＳ Ｐゴシック" w:hAnsiTheme="majorHAnsi" w:cstheme="majorHAnsi"/>
                <w:b/>
                <w:color w:val="FFFFFF" w:themeColor="background1"/>
                <w:kern w:val="0"/>
                <w:sz w:val="18"/>
                <w:szCs w:val="14"/>
              </w:rPr>
            </w:pPr>
            <w:r w:rsidRPr="00CB0166">
              <w:rPr>
                <w:rFonts w:asciiTheme="majorHAnsi" w:eastAsia="ＭＳ Ｐゴシック" w:hAnsiTheme="majorHAnsi" w:cstheme="majorHAnsi"/>
                <w:b/>
                <w:color w:val="FFFFFF" w:themeColor="background1"/>
                <w:kern w:val="0"/>
                <w:sz w:val="18"/>
                <w:szCs w:val="14"/>
              </w:rPr>
              <w:t>BackYard</w:t>
            </w:r>
            <w:r w:rsidR="00664CCC" w:rsidRPr="00CB0166">
              <w:rPr>
                <w:rFonts w:asciiTheme="majorHAnsi" w:eastAsia="ＭＳ Ｐゴシック" w:hAnsiTheme="majorHAnsi" w:cstheme="majorHAnsi"/>
                <w:b/>
                <w:color w:val="FFFFFF" w:themeColor="background1"/>
                <w:kern w:val="0"/>
                <w:sz w:val="18"/>
                <w:szCs w:val="14"/>
              </w:rPr>
              <w:t xml:space="preserve"> process</w:t>
            </w:r>
          </w:p>
        </w:tc>
        <w:tc>
          <w:tcPr>
            <w:tcW w:w="1312" w:type="dxa"/>
            <w:tcBorders>
              <w:top w:val="nil"/>
              <w:left w:val="nil"/>
              <w:bottom w:val="single" w:sz="4" w:space="0" w:color="auto"/>
              <w:right w:val="single" w:sz="4" w:space="0" w:color="auto"/>
            </w:tcBorders>
            <w:shd w:val="clear" w:color="auto" w:fill="002B62"/>
            <w:noWrap/>
            <w:vAlign w:val="center"/>
            <w:hideMark/>
          </w:tcPr>
          <w:p w14:paraId="45CFEE46" w14:textId="6537B0F5" w:rsidR="003932AB" w:rsidRPr="00CB0166" w:rsidRDefault="00664CCC" w:rsidP="005D6762">
            <w:pPr>
              <w:widowControl/>
              <w:jc w:val="center"/>
              <w:rPr>
                <w:rFonts w:asciiTheme="majorHAnsi" w:eastAsia="ＭＳ Ｐゴシック" w:hAnsiTheme="majorHAnsi" w:cstheme="majorHAnsi"/>
                <w:b/>
                <w:color w:val="FFFFFF" w:themeColor="background1"/>
                <w:kern w:val="0"/>
                <w:sz w:val="18"/>
                <w:szCs w:val="14"/>
              </w:rPr>
            </w:pPr>
            <w:r w:rsidRPr="00CB0166">
              <w:rPr>
                <w:rFonts w:asciiTheme="majorHAnsi" w:eastAsia="ＭＳ Ｐゴシック" w:hAnsiTheme="majorHAnsi" w:cstheme="majorHAnsi"/>
                <w:b/>
                <w:color w:val="FFFFFF" w:themeColor="background1"/>
                <w:kern w:val="0"/>
                <w:sz w:val="18"/>
                <w:szCs w:val="14"/>
              </w:rPr>
              <w:t>Other operator</w:t>
            </w:r>
            <w:r w:rsidR="00744573" w:rsidRPr="00CB0166">
              <w:rPr>
                <w:rFonts w:asciiTheme="majorHAnsi" w:eastAsia="ＭＳ Ｐゴシック" w:hAnsiTheme="majorHAnsi" w:cstheme="majorHAnsi"/>
                <w:b/>
                <w:color w:val="FFFFFF" w:themeColor="background1"/>
                <w:kern w:val="0"/>
                <w:sz w:val="18"/>
                <w:szCs w:val="14"/>
              </w:rPr>
              <w:t>s</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4F4BCDA" w14:textId="77777777" w:rsidR="003932AB" w:rsidRPr="00CB0166" w:rsidRDefault="003932AB" w:rsidP="005D6762">
            <w:pPr>
              <w:widowControl/>
              <w:jc w:val="left"/>
              <w:rPr>
                <w:rFonts w:asciiTheme="majorHAnsi" w:eastAsia="ＭＳ Ｐゴシック" w:hAnsiTheme="majorHAnsi" w:cstheme="majorHAnsi"/>
                <w:color w:val="000000"/>
                <w:kern w:val="0"/>
                <w:sz w:val="18"/>
                <w:szCs w:val="14"/>
              </w:rPr>
            </w:pPr>
          </w:p>
        </w:tc>
      </w:tr>
      <w:tr w:rsidR="003932AB" w:rsidRPr="00CB0166" w14:paraId="43E94E28" w14:textId="77777777" w:rsidTr="005D6762">
        <w:trPr>
          <w:trHeight w:val="56"/>
        </w:trPr>
        <w:tc>
          <w:tcPr>
            <w:tcW w:w="1517" w:type="dxa"/>
            <w:tcBorders>
              <w:top w:val="nil"/>
              <w:left w:val="single" w:sz="4" w:space="0" w:color="auto"/>
              <w:bottom w:val="single" w:sz="4" w:space="0" w:color="auto"/>
              <w:right w:val="single" w:sz="4" w:space="0" w:color="auto"/>
            </w:tcBorders>
            <w:shd w:val="clear" w:color="auto" w:fill="E5EAEF"/>
            <w:noWrap/>
            <w:vAlign w:val="center"/>
            <w:hideMark/>
          </w:tcPr>
          <w:p w14:paraId="73F24767" w14:textId="06E62589" w:rsidR="003932AB" w:rsidRPr="00CB0166" w:rsidRDefault="00B6544B" w:rsidP="005D6762">
            <w:pPr>
              <w:widowControl/>
              <w:jc w:val="center"/>
              <w:rPr>
                <w:rFonts w:asciiTheme="majorHAnsi" w:eastAsia="ＭＳ Ｐゴシック" w:hAnsiTheme="majorHAnsi" w:cstheme="majorHAnsi"/>
                <w:color w:val="FFFFFF" w:themeColor="background1"/>
                <w:kern w:val="0"/>
                <w:sz w:val="18"/>
                <w:szCs w:val="14"/>
              </w:rPr>
            </w:pPr>
            <w:r w:rsidRPr="00CB0166">
              <w:rPr>
                <w:rFonts w:asciiTheme="majorHAnsi" w:hAnsiTheme="majorHAnsi" w:cstheme="majorHAnsi"/>
                <w:sz w:val="18"/>
                <w:szCs w:val="14"/>
              </w:rPr>
              <w:t>Reflected to substitution value list</w:t>
            </w:r>
          </w:p>
        </w:tc>
        <w:tc>
          <w:tcPr>
            <w:tcW w:w="1701" w:type="dxa"/>
            <w:tcBorders>
              <w:top w:val="nil"/>
              <w:left w:val="single" w:sz="4" w:space="0" w:color="auto"/>
              <w:bottom w:val="single" w:sz="4" w:space="0" w:color="auto"/>
              <w:right w:val="single" w:sz="4" w:space="0" w:color="auto"/>
            </w:tcBorders>
            <w:shd w:val="clear" w:color="auto" w:fill="auto"/>
            <w:vAlign w:val="center"/>
          </w:tcPr>
          <w:p w14:paraId="0942296F" w14:textId="4E6B47EA" w:rsidR="003932AB" w:rsidRPr="00CB0166" w:rsidRDefault="008F5520" w:rsidP="005D6762">
            <w:pPr>
              <w:widowControl/>
              <w:jc w:val="center"/>
              <w:rPr>
                <w:rFonts w:asciiTheme="majorHAnsi" w:eastAsia="ＭＳ Ｐゴシック" w:hAnsiTheme="majorHAnsi" w:cstheme="majorHAnsi"/>
                <w:color w:val="000000"/>
                <w:kern w:val="0"/>
                <w:sz w:val="18"/>
                <w:szCs w:val="14"/>
              </w:rPr>
            </w:pPr>
            <w:r w:rsidRPr="00CB0166">
              <w:rPr>
                <w:rFonts w:asciiTheme="majorHAnsi" w:eastAsia="ＭＳ Ｐゴシック" w:hAnsiTheme="majorHAnsi" w:cstheme="majorHAnsi"/>
                <w:color w:val="000000"/>
                <w:kern w:val="0"/>
                <w:sz w:val="18"/>
                <w:szCs w:val="14"/>
              </w:rPr>
              <w:t>Add new record</w:t>
            </w:r>
          </w:p>
        </w:tc>
        <w:tc>
          <w:tcPr>
            <w:tcW w:w="1056" w:type="dxa"/>
            <w:tcBorders>
              <w:top w:val="nil"/>
              <w:left w:val="nil"/>
              <w:bottom w:val="single" w:sz="4" w:space="0" w:color="auto"/>
              <w:right w:val="single" w:sz="4" w:space="0" w:color="auto"/>
            </w:tcBorders>
            <w:shd w:val="clear" w:color="auto" w:fill="auto"/>
            <w:noWrap/>
            <w:vAlign w:val="center"/>
            <w:hideMark/>
          </w:tcPr>
          <w:p w14:paraId="4A3C2CCA" w14:textId="77777777" w:rsidR="003932AB" w:rsidRPr="00CB0166" w:rsidRDefault="003932AB" w:rsidP="005D6762">
            <w:pPr>
              <w:widowControl/>
              <w:jc w:val="center"/>
              <w:rPr>
                <w:rFonts w:asciiTheme="majorHAnsi" w:eastAsia="ＭＳ Ｐゴシック" w:hAnsiTheme="majorHAnsi" w:cstheme="majorHAnsi"/>
                <w:color w:val="000000"/>
                <w:kern w:val="0"/>
                <w:sz w:val="18"/>
                <w:szCs w:val="14"/>
              </w:rPr>
            </w:pPr>
            <w:r w:rsidRPr="00CB0166">
              <w:rPr>
                <w:rFonts w:asciiTheme="majorHAnsi" w:eastAsia="ＭＳ Ｐゴシック" w:hAnsiTheme="majorHAnsi" w:cstheme="majorHAnsi"/>
                <w:color w:val="000000"/>
                <w:kern w:val="0"/>
                <w:sz w:val="18"/>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14:paraId="690BB746" w14:textId="7E24A18D" w:rsidR="003932AB" w:rsidRPr="00CB0166" w:rsidRDefault="008F5520" w:rsidP="005D6762">
            <w:pPr>
              <w:widowControl/>
              <w:jc w:val="center"/>
              <w:rPr>
                <w:rFonts w:asciiTheme="majorHAnsi" w:eastAsia="ＭＳ Ｐゴシック" w:hAnsiTheme="majorHAnsi" w:cstheme="majorHAnsi"/>
                <w:color w:val="000000"/>
                <w:kern w:val="0"/>
                <w:sz w:val="18"/>
                <w:szCs w:val="14"/>
              </w:rPr>
            </w:pPr>
            <w:r w:rsidRPr="00CB0166">
              <w:rPr>
                <w:rFonts w:asciiTheme="majorHAnsi" w:eastAsia="ＭＳ Ｐゴシック" w:hAnsiTheme="majorHAnsi" w:cstheme="majorHAnsi"/>
                <w:color w:val="000000"/>
                <w:kern w:val="0"/>
                <w:sz w:val="18"/>
                <w:szCs w:val="14"/>
              </w:rPr>
              <w:t>Update specific values for the applicable record</w:t>
            </w:r>
          </w:p>
        </w:tc>
        <w:tc>
          <w:tcPr>
            <w:tcW w:w="1312" w:type="dxa"/>
            <w:tcBorders>
              <w:top w:val="nil"/>
              <w:left w:val="nil"/>
              <w:bottom w:val="single" w:sz="4" w:space="0" w:color="auto"/>
              <w:right w:val="single" w:sz="4" w:space="0" w:color="auto"/>
            </w:tcBorders>
            <w:shd w:val="clear" w:color="auto" w:fill="auto"/>
            <w:noWrap/>
            <w:vAlign w:val="center"/>
            <w:hideMark/>
          </w:tcPr>
          <w:p w14:paraId="0182F3B1" w14:textId="77777777" w:rsidR="003932AB" w:rsidRPr="00CB0166" w:rsidRDefault="003932AB" w:rsidP="005D6762">
            <w:pPr>
              <w:widowControl/>
              <w:jc w:val="center"/>
              <w:rPr>
                <w:rFonts w:asciiTheme="majorHAnsi" w:eastAsia="ＭＳ Ｐゴシック" w:hAnsiTheme="majorHAnsi" w:cstheme="majorHAnsi"/>
                <w:color w:val="000000"/>
                <w:kern w:val="0"/>
                <w:sz w:val="18"/>
                <w:szCs w:val="14"/>
              </w:rPr>
            </w:pPr>
            <w:r w:rsidRPr="00CB0166">
              <w:rPr>
                <w:rFonts w:asciiTheme="majorHAnsi" w:eastAsia="ＭＳ Ｐゴシック" w:hAnsiTheme="majorHAnsi" w:cstheme="majorHAnsi"/>
                <w:color w:val="000000"/>
                <w:kern w:val="0"/>
                <w:sz w:val="18"/>
                <w:szCs w:val="14"/>
              </w:rPr>
              <w:t>-</w:t>
            </w:r>
          </w:p>
        </w:tc>
        <w:tc>
          <w:tcPr>
            <w:tcW w:w="1924" w:type="dxa"/>
            <w:tcBorders>
              <w:top w:val="nil"/>
              <w:left w:val="nil"/>
              <w:bottom w:val="single" w:sz="4" w:space="0" w:color="auto"/>
              <w:right w:val="single" w:sz="4" w:space="0" w:color="auto"/>
            </w:tcBorders>
            <w:shd w:val="clear" w:color="auto" w:fill="auto"/>
            <w:noWrap/>
            <w:vAlign w:val="center"/>
            <w:hideMark/>
          </w:tcPr>
          <w:p w14:paraId="75A7DD7F" w14:textId="04951F36" w:rsidR="003932AB" w:rsidRPr="00CB0166" w:rsidRDefault="00744573" w:rsidP="005D6762">
            <w:pPr>
              <w:widowControl/>
              <w:jc w:val="center"/>
              <w:rPr>
                <w:rFonts w:asciiTheme="majorHAnsi" w:eastAsia="ＭＳ Ｐゴシック" w:hAnsiTheme="majorHAnsi" w:cstheme="majorHAnsi"/>
                <w:color w:val="000000"/>
                <w:kern w:val="0"/>
                <w:sz w:val="18"/>
                <w:szCs w:val="14"/>
              </w:rPr>
            </w:pPr>
            <w:r w:rsidRPr="00CB0166">
              <w:rPr>
                <w:rFonts w:asciiTheme="majorHAnsi" w:eastAsia="ＭＳ Ｐゴシック" w:hAnsiTheme="majorHAnsi" w:cstheme="majorHAnsi"/>
                <w:color w:val="000000"/>
                <w:kern w:val="0"/>
                <w:sz w:val="18"/>
                <w:szCs w:val="14"/>
              </w:rPr>
              <w:t>Abolition</w:t>
            </w:r>
            <w:r w:rsidR="008F5520" w:rsidRPr="00CB0166">
              <w:rPr>
                <w:rFonts w:asciiTheme="majorHAnsi" w:eastAsia="ＭＳ Ｐゴシック" w:hAnsiTheme="majorHAnsi" w:cstheme="majorHAnsi"/>
                <w:color w:val="000000"/>
                <w:kern w:val="0"/>
                <w:sz w:val="18"/>
                <w:szCs w:val="14"/>
              </w:rPr>
              <w:t xml:space="preserve"> record revival</w:t>
            </w:r>
          </w:p>
        </w:tc>
      </w:tr>
    </w:tbl>
    <w:p w14:paraId="241A0B25" w14:textId="2A2BF297" w:rsidR="003932AB" w:rsidRPr="00CB0166" w:rsidRDefault="00C80F33" w:rsidP="003932AB">
      <w:pPr>
        <w:pStyle w:val="aff0"/>
        <w:ind w:left="290"/>
        <w:rPr>
          <w:rFonts w:asciiTheme="majorHAnsi" w:hAnsiTheme="majorHAnsi" w:cstheme="majorHAnsi"/>
        </w:rPr>
      </w:pPr>
      <w:r w:rsidRPr="00CB0166">
        <w:rPr>
          <w:rFonts w:ascii="ＭＳ ゴシック" w:eastAsia="ＭＳ ゴシック" w:hAnsi="ＭＳ ゴシック" w:cs="ＭＳ ゴシック" w:hint="eastAsia"/>
        </w:rPr>
        <w:t>※</w:t>
      </w:r>
      <w:r w:rsidRPr="00CB0166">
        <w:rPr>
          <w:rFonts w:asciiTheme="majorHAnsi" w:hAnsiTheme="majorHAnsi" w:cstheme="majorHAnsi"/>
        </w:rPr>
        <w:t>Applicable record: Operation + Movement + Variable name + HCL configuration + Records with the same access permission.</w:t>
      </w:r>
    </w:p>
    <w:p w14:paraId="1B37AAEE" w14:textId="3FFBA0BB" w:rsidR="004A1DE9" w:rsidRDefault="004A1DE9" w:rsidP="003932AB">
      <w:pPr>
        <w:pStyle w:val="aff0"/>
        <w:ind w:left="290"/>
        <w:rPr>
          <w:rFonts w:asciiTheme="majorHAnsi" w:hAnsiTheme="majorHAnsi" w:cstheme="majorHAnsi"/>
          <w:b/>
        </w:rPr>
      </w:pPr>
      <w:r>
        <w:rPr>
          <w:rFonts w:asciiTheme="majorHAnsi" w:hAnsiTheme="majorHAnsi" w:cstheme="majorHAnsi"/>
          <w:b/>
        </w:rPr>
        <w:br w:type="page"/>
      </w:r>
    </w:p>
    <w:p w14:paraId="335200D3" w14:textId="77777777" w:rsidR="003932AB" w:rsidRPr="00CB0166" w:rsidRDefault="003932AB" w:rsidP="003932AB">
      <w:pPr>
        <w:pStyle w:val="aff0"/>
        <w:ind w:left="290"/>
        <w:rPr>
          <w:rFonts w:asciiTheme="majorHAnsi" w:hAnsiTheme="majorHAnsi" w:cstheme="majorHAnsi"/>
          <w:b/>
        </w:rPr>
      </w:pPr>
    </w:p>
    <w:p w14:paraId="5223A52B" w14:textId="520922BA" w:rsidR="006F62ED" w:rsidRPr="00CB0166" w:rsidRDefault="006F62ED" w:rsidP="00D361BF">
      <w:pPr>
        <w:pStyle w:val="aff0"/>
        <w:numPr>
          <w:ilvl w:val="0"/>
          <w:numId w:val="32"/>
        </w:numPr>
        <w:rPr>
          <w:rFonts w:asciiTheme="majorHAnsi" w:hAnsiTheme="majorHAnsi" w:cstheme="majorHAnsi"/>
          <w:b/>
        </w:rPr>
      </w:pPr>
      <w:r w:rsidRPr="00CB0166">
        <w:rPr>
          <w:rFonts w:asciiTheme="majorHAnsi" w:hAnsiTheme="majorHAnsi" w:cstheme="majorHAnsi"/>
          <w:b/>
        </w:rPr>
        <w:t>Information not registered in substitution value automatic registration (registered only for the substitution value list) is reflected in the subsitution value list.</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95"/>
        <w:gridCol w:w="1888"/>
        <w:gridCol w:w="4489"/>
      </w:tblGrid>
      <w:tr w:rsidR="003932AB" w:rsidRPr="00CB0166" w14:paraId="47CB1276" w14:textId="77777777" w:rsidTr="005D6762">
        <w:trPr>
          <w:trHeight w:val="221"/>
          <w:jc w:val="center"/>
        </w:trPr>
        <w:tc>
          <w:tcPr>
            <w:tcW w:w="2695" w:type="dxa"/>
            <w:vMerge w:val="restart"/>
            <w:shd w:val="clear" w:color="auto" w:fill="002B62"/>
            <w:vAlign w:val="center"/>
            <w:hideMark/>
          </w:tcPr>
          <w:p w14:paraId="05BBA355" w14:textId="77777777" w:rsidR="00C955EA" w:rsidRPr="00CB0166" w:rsidRDefault="00C955EA" w:rsidP="005D6762">
            <w:pPr>
              <w:widowControl/>
              <w:jc w:val="center"/>
              <w:rPr>
                <w:rFonts w:asciiTheme="majorHAnsi" w:hAnsiTheme="majorHAnsi" w:cstheme="majorHAnsi"/>
                <w:b/>
                <w:color w:val="FFFFFF" w:themeColor="background1"/>
                <w:sz w:val="18"/>
                <w:szCs w:val="14"/>
              </w:rPr>
            </w:pPr>
            <w:r w:rsidRPr="00CB0166">
              <w:rPr>
                <w:rFonts w:asciiTheme="majorHAnsi" w:hAnsiTheme="majorHAnsi" w:cstheme="majorHAnsi"/>
                <w:b/>
                <w:color w:val="FFFFFF" w:themeColor="background1"/>
                <w:sz w:val="18"/>
                <w:szCs w:val="14"/>
              </w:rPr>
              <w:t xml:space="preserve">Substitution </w:t>
            </w:r>
          </w:p>
          <w:p w14:paraId="110317FC" w14:textId="01C5362A" w:rsidR="003932AB" w:rsidRPr="00CB0166" w:rsidRDefault="00C955EA" w:rsidP="005D6762">
            <w:pPr>
              <w:widowControl/>
              <w:jc w:val="center"/>
              <w:rPr>
                <w:rFonts w:asciiTheme="majorHAnsi" w:eastAsia="ＭＳ Ｐゴシック" w:hAnsiTheme="majorHAnsi" w:cstheme="majorHAnsi"/>
                <w:b/>
                <w:color w:val="FFFFFF" w:themeColor="background1"/>
                <w:kern w:val="0"/>
                <w:sz w:val="18"/>
                <w:szCs w:val="14"/>
                <w:highlight w:val="darkBlue"/>
              </w:rPr>
            </w:pPr>
            <w:r w:rsidRPr="00CB0166">
              <w:rPr>
                <w:rFonts w:asciiTheme="majorHAnsi" w:hAnsiTheme="majorHAnsi" w:cstheme="majorHAnsi"/>
                <w:b/>
                <w:color w:val="FFFFFF" w:themeColor="background1"/>
                <w:sz w:val="18"/>
                <w:szCs w:val="14"/>
              </w:rPr>
              <w:t>value list status</w:t>
            </w:r>
          </w:p>
        </w:tc>
        <w:tc>
          <w:tcPr>
            <w:tcW w:w="6377" w:type="dxa"/>
            <w:gridSpan w:val="2"/>
            <w:shd w:val="clear" w:color="auto" w:fill="002B62"/>
            <w:noWrap/>
            <w:vAlign w:val="center"/>
            <w:hideMark/>
          </w:tcPr>
          <w:p w14:paraId="3EBBDAF1" w14:textId="26EE1DE6" w:rsidR="003932AB" w:rsidRPr="00CB0166" w:rsidRDefault="004B6FF3" w:rsidP="005D6762">
            <w:pPr>
              <w:widowControl/>
              <w:jc w:val="center"/>
              <w:rPr>
                <w:rFonts w:asciiTheme="majorHAnsi" w:eastAsia="ＭＳ Ｐゴシック" w:hAnsiTheme="majorHAnsi" w:cstheme="majorHAnsi"/>
                <w:b/>
                <w:color w:val="FFFFFF" w:themeColor="background1"/>
                <w:kern w:val="0"/>
                <w:sz w:val="18"/>
                <w:szCs w:val="14"/>
              </w:rPr>
            </w:pPr>
            <w:r w:rsidRPr="00CB0166">
              <w:rPr>
                <w:rFonts w:asciiTheme="majorHAnsi" w:eastAsia="ＭＳ Ｐゴシック" w:hAnsiTheme="majorHAnsi" w:cstheme="majorHAnsi"/>
                <w:b/>
                <w:color w:val="FFFFFF" w:themeColor="background1"/>
                <w:kern w:val="0"/>
                <w:sz w:val="18"/>
                <w:szCs w:val="14"/>
              </w:rPr>
              <w:t>With applicable record</w:t>
            </w:r>
          </w:p>
        </w:tc>
      </w:tr>
      <w:tr w:rsidR="003932AB" w:rsidRPr="00CB0166" w14:paraId="51AF4C82" w14:textId="77777777" w:rsidTr="005D6762">
        <w:trPr>
          <w:trHeight w:val="270"/>
          <w:jc w:val="center"/>
        </w:trPr>
        <w:tc>
          <w:tcPr>
            <w:tcW w:w="2695" w:type="dxa"/>
            <w:vMerge/>
            <w:shd w:val="clear" w:color="auto" w:fill="002B62"/>
            <w:vAlign w:val="center"/>
            <w:hideMark/>
          </w:tcPr>
          <w:p w14:paraId="54901A93" w14:textId="77777777" w:rsidR="003932AB" w:rsidRPr="00CB0166" w:rsidRDefault="003932AB" w:rsidP="005D6762">
            <w:pPr>
              <w:widowControl/>
              <w:jc w:val="left"/>
              <w:rPr>
                <w:rFonts w:asciiTheme="majorHAnsi" w:eastAsia="ＭＳ Ｐゴシック" w:hAnsiTheme="majorHAnsi" w:cstheme="majorHAnsi"/>
                <w:b/>
                <w:color w:val="FFFFFF" w:themeColor="background1"/>
                <w:kern w:val="0"/>
                <w:sz w:val="18"/>
                <w:szCs w:val="14"/>
              </w:rPr>
            </w:pPr>
          </w:p>
        </w:tc>
        <w:tc>
          <w:tcPr>
            <w:tcW w:w="6377" w:type="dxa"/>
            <w:gridSpan w:val="2"/>
            <w:shd w:val="clear" w:color="auto" w:fill="002B62"/>
            <w:noWrap/>
            <w:vAlign w:val="center"/>
            <w:hideMark/>
          </w:tcPr>
          <w:p w14:paraId="37584DD9" w14:textId="09E68DDB" w:rsidR="003932AB" w:rsidRPr="00CB0166" w:rsidRDefault="004B6FF3" w:rsidP="005D6762">
            <w:pPr>
              <w:widowControl/>
              <w:jc w:val="center"/>
              <w:rPr>
                <w:rFonts w:asciiTheme="majorHAnsi" w:eastAsia="ＭＳ Ｐゴシック" w:hAnsiTheme="majorHAnsi" w:cstheme="majorHAnsi"/>
                <w:b/>
                <w:color w:val="FFFFFF" w:themeColor="background1"/>
                <w:kern w:val="0"/>
                <w:sz w:val="18"/>
                <w:szCs w:val="14"/>
              </w:rPr>
            </w:pPr>
            <w:r w:rsidRPr="00CB0166">
              <w:rPr>
                <w:rFonts w:asciiTheme="majorHAnsi" w:eastAsia="ＭＳ Ｐゴシック" w:hAnsiTheme="majorHAnsi" w:cstheme="majorHAnsi"/>
                <w:b/>
                <w:color w:val="FFFFFF" w:themeColor="background1"/>
                <w:kern w:val="0"/>
                <w:sz w:val="18"/>
                <w:szCs w:val="14"/>
              </w:rPr>
              <w:t>Last update</w:t>
            </w:r>
          </w:p>
        </w:tc>
      </w:tr>
      <w:tr w:rsidR="003932AB" w:rsidRPr="00CB0166" w14:paraId="6CA3BC24" w14:textId="77777777" w:rsidTr="005D6762">
        <w:trPr>
          <w:trHeight w:val="270"/>
          <w:jc w:val="center"/>
        </w:trPr>
        <w:tc>
          <w:tcPr>
            <w:tcW w:w="2695" w:type="dxa"/>
            <w:vMerge/>
            <w:shd w:val="clear" w:color="auto" w:fill="002B62"/>
            <w:vAlign w:val="center"/>
            <w:hideMark/>
          </w:tcPr>
          <w:p w14:paraId="4D16E66D" w14:textId="77777777" w:rsidR="003932AB" w:rsidRPr="00CB0166" w:rsidRDefault="003932AB" w:rsidP="005D6762">
            <w:pPr>
              <w:widowControl/>
              <w:jc w:val="left"/>
              <w:rPr>
                <w:rFonts w:asciiTheme="majorHAnsi" w:eastAsia="ＭＳ Ｐゴシック" w:hAnsiTheme="majorHAnsi" w:cstheme="majorHAnsi"/>
                <w:b/>
                <w:color w:val="FFFFFF" w:themeColor="background1"/>
                <w:kern w:val="0"/>
                <w:sz w:val="18"/>
                <w:szCs w:val="14"/>
              </w:rPr>
            </w:pPr>
          </w:p>
        </w:tc>
        <w:tc>
          <w:tcPr>
            <w:tcW w:w="1888" w:type="dxa"/>
            <w:shd w:val="clear" w:color="auto" w:fill="002B62"/>
            <w:noWrap/>
            <w:vAlign w:val="center"/>
            <w:hideMark/>
          </w:tcPr>
          <w:p w14:paraId="0292BD37" w14:textId="78DD5FAF" w:rsidR="003932AB" w:rsidRPr="00CB0166" w:rsidRDefault="00C955EA" w:rsidP="005D6762">
            <w:pPr>
              <w:widowControl/>
              <w:jc w:val="center"/>
              <w:rPr>
                <w:rFonts w:asciiTheme="majorHAnsi" w:eastAsia="ＭＳ Ｐゴシック" w:hAnsiTheme="majorHAnsi" w:cstheme="majorHAnsi"/>
                <w:b/>
                <w:color w:val="FFFFFF" w:themeColor="background1"/>
                <w:kern w:val="0"/>
                <w:sz w:val="18"/>
                <w:szCs w:val="14"/>
              </w:rPr>
            </w:pPr>
            <w:r w:rsidRPr="00CB0166">
              <w:rPr>
                <w:rFonts w:asciiTheme="majorHAnsi" w:eastAsia="ＭＳ Ｐゴシック" w:hAnsiTheme="majorHAnsi" w:cstheme="majorHAnsi"/>
                <w:b/>
                <w:color w:val="FFFFFF" w:themeColor="background1"/>
                <w:kern w:val="0"/>
                <w:sz w:val="18"/>
                <w:szCs w:val="14"/>
              </w:rPr>
              <w:t>BackYard process</w:t>
            </w:r>
          </w:p>
        </w:tc>
        <w:tc>
          <w:tcPr>
            <w:tcW w:w="4489" w:type="dxa"/>
            <w:shd w:val="clear" w:color="auto" w:fill="002B62"/>
            <w:noWrap/>
            <w:vAlign w:val="center"/>
            <w:hideMark/>
          </w:tcPr>
          <w:p w14:paraId="5271A3BF" w14:textId="41654758" w:rsidR="003932AB" w:rsidRPr="00CB0166" w:rsidRDefault="004B6FF3" w:rsidP="005D6762">
            <w:pPr>
              <w:widowControl/>
              <w:jc w:val="center"/>
              <w:rPr>
                <w:rFonts w:asciiTheme="majorHAnsi" w:eastAsia="ＭＳ Ｐゴシック" w:hAnsiTheme="majorHAnsi" w:cstheme="majorHAnsi"/>
                <w:b/>
                <w:color w:val="FFFFFF" w:themeColor="background1"/>
                <w:kern w:val="0"/>
                <w:sz w:val="18"/>
                <w:szCs w:val="14"/>
              </w:rPr>
            </w:pPr>
            <w:r w:rsidRPr="00CB0166">
              <w:rPr>
                <w:rFonts w:asciiTheme="majorHAnsi" w:eastAsia="ＭＳ Ｐゴシック" w:hAnsiTheme="majorHAnsi" w:cstheme="majorHAnsi"/>
                <w:b/>
                <w:color w:val="FFFFFF" w:themeColor="background1"/>
                <w:kern w:val="0"/>
                <w:sz w:val="18"/>
                <w:szCs w:val="14"/>
              </w:rPr>
              <w:t>Other operator</w:t>
            </w:r>
            <w:r w:rsidR="00744573" w:rsidRPr="00CB0166">
              <w:rPr>
                <w:rFonts w:asciiTheme="majorHAnsi" w:eastAsia="ＭＳ Ｐゴシック" w:hAnsiTheme="majorHAnsi" w:cstheme="majorHAnsi"/>
                <w:b/>
                <w:color w:val="FFFFFF" w:themeColor="background1"/>
                <w:kern w:val="0"/>
                <w:sz w:val="18"/>
                <w:szCs w:val="14"/>
              </w:rPr>
              <w:t>s</w:t>
            </w:r>
          </w:p>
        </w:tc>
      </w:tr>
      <w:tr w:rsidR="003932AB" w:rsidRPr="00CB0166" w14:paraId="548875F8" w14:textId="77777777" w:rsidTr="005D6762">
        <w:trPr>
          <w:trHeight w:val="56"/>
          <w:jc w:val="center"/>
        </w:trPr>
        <w:tc>
          <w:tcPr>
            <w:tcW w:w="2695" w:type="dxa"/>
            <w:shd w:val="clear" w:color="auto" w:fill="E5EAEF"/>
            <w:noWrap/>
            <w:vAlign w:val="center"/>
            <w:hideMark/>
          </w:tcPr>
          <w:p w14:paraId="0667E676" w14:textId="77777777" w:rsidR="0028516A" w:rsidRPr="00CB0166" w:rsidRDefault="00B6544B" w:rsidP="005D6762">
            <w:pPr>
              <w:widowControl/>
              <w:jc w:val="center"/>
              <w:rPr>
                <w:rFonts w:asciiTheme="majorHAnsi" w:hAnsiTheme="majorHAnsi" w:cstheme="majorHAnsi"/>
                <w:sz w:val="18"/>
                <w:szCs w:val="14"/>
              </w:rPr>
            </w:pPr>
            <w:r w:rsidRPr="00CB0166">
              <w:rPr>
                <w:rFonts w:asciiTheme="majorHAnsi" w:hAnsiTheme="majorHAnsi" w:cstheme="majorHAnsi"/>
                <w:sz w:val="18"/>
                <w:szCs w:val="14"/>
              </w:rPr>
              <w:t xml:space="preserve">Reflected to </w:t>
            </w:r>
          </w:p>
          <w:p w14:paraId="6075952E" w14:textId="04492D9F" w:rsidR="003932AB" w:rsidRPr="00CB0166" w:rsidRDefault="00B6544B" w:rsidP="005D6762">
            <w:pPr>
              <w:widowControl/>
              <w:jc w:val="center"/>
              <w:rPr>
                <w:rFonts w:asciiTheme="majorHAnsi" w:eastAsia="ＭＳ Ｐゴシック" w:hAnsiTheme="majorHAnsi" w:cstheme="majorHAnsi"/>
                <w:color w:val="000000"/>
                <w:kern w:val="0"/>
                <w:sz w:val="18"/>
                <w:szCs w:val="14"/>
              </w:rPr>
            </w:pPr>
            <w:r w:rsidRPr="00CB0166">
              <w:rPr>
                <w:rFonts w:asciiTheme="majorHAnsi" w:hAnsiTheme="majorHAnsi" w:cstheme="majorHAnsi"/>
                <w:sz w:val="18"/>
                <w:szCs w:val="14"/>
              </w:rPr>
              <w:t>substitution value list</w:t>
            </w:r>
          </w:p>
        </w:tc>
        <w:tc>
          <w:tcPr>
            <w:tcW w:w="1888" w:type="dxa"/>
            <w:shd w:val="clear" w:color="auto" w:fill="auto"/>
            <w:noWrap/>
            <w:vAlign w:val="center"/>
            <w:hideMark/>
          </w:tcPr>
          <w:p w14:paraId="19E8F954" w14:textId="5CB415D8" w:rsidR="003932AB" w:rsidRPr="00CB0166" w:rsidRDefault="00B6544B" w:rsidP="005D6762">
            <w:pPr>
              <w:widowControl/>
              <w:jc w:val="center"/>
              <w:rPr>
                <w:rFonts w:asciiTheme="majorHAnsi" w:eastAsia="ＭＳ Ｐゴシック" w:hAnsiTheme="majorHAnsi" w:cstheme="majorHAnsi"/>
                <w:color w:val="000000"/>
                <w:kern w:val="0"/>
                <w:sz w:val="18"/>
                <w:szCs w:val="14"/>
              </w:rPr>
            </w:pPr>
            <w:r w:rsidRPr="00CB0166">
              <w:rPr>
                <w:rFonts w:asciiTheme="majorHAnsi" w:eastAsia="ＭＳ Ｐゴシック" w:hAnsiTheme="majorHAnsi" w:cstheme="majorHAnsi"/>
                <w:color w:val="000000"/>
                <w:kern w:val="0"/>
                <w:sz w:val="18"/>
                <w:szCs w:val="14"/>
              </w:rPr>
              <w:t>Record abolishing</w:t>
            </w:r>
          </w:p>
        </w:tc>
        <w:tc>
          <w:tcPr>
            <w:tcW w:w="4489" w:type="dxa"/>
            <w:shd w:val="clear" w:color="auto" w:fill="auto"/>
            <w:noWrap/>
            <w:vAlign w:val="center"/>
            <w:hideMark/>
          </w:tcPr>
          <w:p w14:paraId="19B1C969" w14:textId="77777777" w:rsidR="003932AB" w:rsidRPr="00CB0166" w:rsidRDefault="003932AB" w:rsidP="005D6762">
            <w:pPr>
              <w:widowControl/>
              <w:jc w:val="center"/>
              <w:rPr>
                <w:rFonts w:asciiTheme="majorHAnsi" w:eastAsia="ＭＳ Ｐゴシック" w:hAnsiTheme="majorHAnsi" w:cstheme="majorHAnsi"/>
                <w:color w:val="000000"/>
                <w:kern w:val="0"/>
                <w:sz w:val="18"/>
                <w:szCs w:val="14"/>
              </w:rPr>
            </w:pPr>
            <w:r w:rsidRPr="00CB0166">
              <w:rPr>
                <w:rFonts w:asciiTheme="majorHAnsi" w:eastAsia="ＭＳ Ｐゴシック" w:hAnsiTheme="majorHAnsi" w:cstheme="majorHAnsi"/>
                <w:color w:val="000000"/>
                <w:kern w:val="0"/>
                <w:sz w:val="18"/>
                <w:szCs w:val="14"/>
              </w:rPr>
              <w:t>-</w:t>
            </w:r>
          </w:p>
        </w:tc>
      </w:tr>
    </w:tbl>
    <w:p w14:paraId="42AEC3D1" w14:textId="27527AEA" w:rsidR="003932AB" w:rsidRPr="00CB0166" w:rsidRDefault="00415D80" w:rsidP="00415D80">
      <w:pPr>
        <w:pStyle w:val="aff0"/>
        <w:rPr>
          <w:rFonts w:asciiTheme="majorHAnsi" w:hAnsiTheme="majorHAnsi" w:cstheme="majorHAnsi"/>
          <w:b/>
        </w:rPr>
      </w:pPr>
      <w:r w:rsidRPr="00CB0166">
        <w:rPr>
          <w:rFonts w:asciiTheme="majorHAnsi" w:hAnsiTheme="majorHAnsi" w:cstheme="majorHAnsi"/>
          <w:b/>
        </w:rPr>
        <w:t xml:space="preserve">  </w:t>
      </w:r>
    </w:p>
    <w:p w14:paraId="18CB74A2" w14:textId="213ABDAC" w:rsidR="003932AB" w:rsidRPr="00CB0166" w:rsidRDefault="00556461" w:rsidP="00D361BF">
      <w:pPr>
        <w:pStyle w:val="aff0"/>
        <w:numPr>
          <w:ilvl w:val="0"/>
          <w:numId w:val="32"/>
        </w:numPr>
        <w:rPr>
          <w:rFonts w:asciiTheme="majorHAnsi" w:hAnsiTheme="majorHAnsi" w:cstheme="majorHAnsi"/>
          <w:b/>
        </w:rPr>
      </w:pPr>
      <w:r w:rsidRPr="00CB0166">
        <w:rPr>
          <w:rFonts w:asciiTheme="majorHAnsi" w:hAnsiTheme="majorHAnsi" w:cstheme="majorHAnsi"/>
          <w:b/>
        </w:rPr>
        <w:t>HCL setting</w:t>
      </w:r>
      <w:r w:rsidR="00415D80" w:rsidRPr="00CB0166">
        <w:rPr>
          <w:rFonts w:asciiTheme="majorHAnsi" w:hAnsiTheme="majorHAnsi" w:cstheme="majorHAnsi"/>
          <w:b/>
        </w:rPr>
        <w:t>s</w:t>
      </w:r>
    </w:p>
    <w:p w14:paraId="6DAA276F" w14:textId="00992835" w:rsidR="003D2485" w:rsidRPr="00CB0166" w:rsidRDefault="003D2485" w:rsidP="001D231A">
      <w:pPr>
        <w:pStyle w:val="aff0"/>
        <w:ind w:left="710"/>
        <w:jc w:val="left"/>
        <w:rPr>
          <w:rFonts w:asciiTheme="majorHAnsi" w:hAnsiTheme="majorHAnsi" w:cstheme="majorHAnsi"/>
        </w:rPr>
      </w:pPr>
      <w:r w:rsidRPr="00CB0166">
        <w:rPr>
          <w:rFonts w:asciiTheme="majorHAnsi" w:hAnsiTheme="majorHAnsi" w:cstheme="majorHAnsi"/>
        </w:rPr>
        <w:t>The</w:t>
      </w:r>
      <w:r w:rsidR="00556461" w:rsidRPr="00CB0166">
        <w:rPr>
          <w:rFonts w:asciiTheme="majorHAnsi" w:hAnsiTheme="majorHAnsi" w:cstheme="majorHAnsi"/>
        </w:rPr>
        <w:t xml:space="preserve"> value of the "HCL setting</w:t>
      </w:r>
      <w:r w:rsidRPr="00CB0166">
        <w:rPr>
          <w:rFonts w:asciiTheme="majorHAnsi" w:hAnsiTheme="majorHAnsi" w:cstheme="majorHAnsi"/>
        </w:rPr>
        <w:t>" configured for substitution value automatic registration is set to the same value when reflected in the substitution value list.</w:t>
      </w:r>
    </w:p>
    <w:p w14:paraId="6DB28F49" w14:textId="02669BDB" w:rsidR="00415D80" w:rsidRPr="00CB0166" w:rsidRDefault="00F41497" w:rsidP="00D361BF">
      <w:pPr>
        <w:pStyle w:val="aff0"/>
        <w:numPr>
          <w:ilvl w:val="0"/>
          <w:numId w:val="32"/>
        </w:numPr>
        <w:rPr>
          <w:rFonts w:asciiTheme="majorHAnsi" w:hAnsiTheme="majorHAnsi" w:cstheme="majorHAnsi"/>
          <w:b/>
        </w:rPr>
      </w:pPr>
      <w:r w:rsidRPr="00CB0166">
        <w:rPr>
          <w:rFonts w:asciiTheme="majorHAnsi" w:hAnsiTheme="majorHAnsi" w:cstheme="majorHAnsi"/>
          <w:b/>
        </w:rPr>
        <w:t>Sensitive settings</w:t>
      </w:r>
    </w:p>
    <w:p w14:paraId="209C18F0" w14:textId="618CD390" w:rsidR="003D2485" w:rsidRPr="00CB0166" w:rsidRDefault="00F41497" w:rsidP="003D2485">
      <w:pPr>
        <w:pStyle w:val="aff0"/>
        <w:ind w:left="710"/>
        <w:rPr>
          <w:rFonts w:asciiTheme="majorHAnsi" w:hAnsiTheme="majorHAnsi" w:cstheme="majorHAnsi"/>
        </w:rPr>
      </w:pPr>
      <w:r w:rsidRPr="00CB0166">
        <w:rPr>
          <w:rFonts w:asciiTheme="majorHAnsi" w:hAnsiTheme="majorHAnsi" w:cstheme="majorHAnsi"/>
        </w:rPr>
        <w:t>If the item in the Link-target parameter sheet is set to "Password", the "Sensitive settings" will be set to "ON" when reflected in the Substitution value lis</w:t>
      </w:r>
      <w:r w:rsidR="003D2485" w:rsidRPr="00CB0166">
        <w:rPr>
          <w:rFonts w:asciiTheme="majorHAnsi" w:hAnsiTheme="majorHAnsi" w:cstheme="majorHAnsi"/>
        </w:rPr>
        <w:t>t.</w:t>
      </w:r>
    </w:p>
    <w:p w14:paraId="5E4B0B1D" w14:textId="358BAD1E" w:rsidR="00415D80" w:rsidRPr="00CB0166" w:rsidRDefault="004A1DE9" w:rsidP="00D361BF">
      <w:pPr>
        <w:pStyle w:val="aff0"/>
        <w:numPr>
          <w:ilvl w:val="0"/>
          <w:numId w:val="32"/>
        </w:numPr>
        <w:rPr>
          <w:rFonts w:asciiTheme="majorHAnsi" w:hAnsiTheme="majorHAnsi" w:cstheme="majorHAnsi"/>
          <w:b/>
        </w:rPr>
      </w:pPr>
      <w:r>
        <w:rPr>
          <w:rFonts w:asciiTheme="majorHAnsi" w:hAnsiTheme="majorHAnsi" w:cstheme="majorHAnsi"/>
          <w:b/>
        </w:rPr>
        <w:t>A</w:t>
      </w:r>
      <w:r w:rsidR="00415D80" w:rsidRPr="00CB0166">
        <w:rPr>
          <w:rFonts w:asciiTheme="majorHAnsi" w:hAnsiTheme="majorHAnsi" w:cstheme="majorHAnsi"/>
          <w:b/>
        </w:rPr>
        <w:t>ccess permission roles</w:t>
      </w:r>
    </w:p>
    <w:p w14:paraId="065D6229" w14:textId="4FB6555C" w:rsidR="003D2485" w:rsidRPr="00CB0166" w:rsidRDefault="009C0F51" w:rsidP="009C0F51">
      <w:pPr>
        <w:pStyle w:val="aff0"/>
        <w:ind w:left="710"/>
        <w:jc w:val="left"/>
        <w:rPr>
          <w:rFonts w:asciiTheme="majorHAnsi" w:hAnsiTheme="majorHAnsi" w:cstheme="majorHAnsi"/>
        </w:rPr>
      </w:pPr>
      <w:r w:rsidRPr="00CB0166">
        <w:rPr>
          <w:rFonts w:asciiTheme="majorHAnsi" w:hAnsiTheme="majorHAnsi" w:cstheme="majorHAnsi"/>
        </w:rPr>
        <w:t>The access permission role of the operation set in the record of the link-target parameter sheet and the access permission role of the Movement set in the record of automatic assignment value registration are referred to, and all matching access permission roles are set when reflected in the Substitute value list.</w:t>
      </w:r>
    </w:p>
    <w:p w14:paraId="478B6E2D" w14:textId="7F68D0E3" w:rsidR="003D2485" w:rsidRPr="00CB0166" w:rsidRDefault="00963433" w:rsidP="003D2485">
      <w:pPr>
        <w:pStyle w:val="aff0"/>
        <w:ind w:left="710"/>
        <w:jc w:val="left"/>
        <w:rPr>
          <w:rFonts w:asciiTheme="majorHAnsi" w:hAnsiTheme="majorHAnsi" w:cstheme="majorHAnsi"/>
        </w:rPr>
      </w:pPr>
      <w:r w:rsidRPr="00CB0166">
        <w:rPr>
          <w:rFonts w:asciiTheme="majorHAnsi" w:hAnsiTheme="majorHAnsi" w:cstheme="majorHAnsi"/>
        </w:rPr>
        <w:t>If no permission role is set for either of them (blank), the blank space will also be set when reflected in the Substitute Value list</w:t>
      </w:r>
      <w:r w:rsidR="003D2485" w:rsidRPr="00CB0166">
        <w:rPr>
          <w:rFonts w:asciiTheme="majorHAnsi" w:hAnsiTheme="majorHAnsi" w:cstheme="majorHAnsi"/>
        </w:rPr>
        <w:t>.</w:t>
      </w:r>
    </w:p>
    <w:p w14:paraId="5E6D0F0D" w14:textId="6F68D749" w:rsidR="003D2485" w:rsidRPr="00CB0166" w:rsidRDefault="00963433" w:rsidP="003D2485">
      <w:pPr>
        <w:pStyle w:val="aff0"/>
        <w:ind w:left="710"/>
        <w:jc w:val="left"/>
        <w:rPr>
          <w:rFonts w:asciiTheme="majorHAnsi" w:hAnsiTheme="majorHAnsi" w:cstheme="majorHAnsi"/>
        </w:rPr>
      </w:pPr>
      <w:r w:rsidRPr="00CB0166">
        <w:rPr>
          <w:rFonts w:asciiTheme="majorHAnsi" w:hAnsiTheme="majorHAnsi" w:cstheme="majorHAnsi"/>
        </w:rPr>
        <w:t>Additionally, if there are no single matching permission roles, no record will be created in the Substitute Value list</w:t>
      </w:r>
      <w:r w:rsidR="003D2485" w:rsidRPr="00CB0166">
        <w:rPr>
          <w:rFonts w:asciiTheme="majorHAnsi" w:hAnsiTheme="majorHAnsi" w:cstheme="majorHAnsi"/>
        </w:rPr>
        <w:t>.</w:t>
      </w:r>
    </w:p>
    <w:p w14:paraId="21560E3B" w14:textId="57EBBE78" w:rsidR="003932AB" w:rsidRPr="00CB0166" w:rsidRDefault="003932AB" w:rsidP="006F62ED">
      <w:pPr>
        <w:ind w:firstLineChars="150" w:firstLine="315"/>
        <w:rPr>
          <w:rFonts w:asciiTheme="majorHAnsi" w:hAnsiTheme="majorHAnsi" w:cstheme="majorHAnsi"/>
        </w:rPr>
      </w:pPr>
    </w:p>
    <w:p w14:paraId="0B549C7E" w14:textId="21A20D2D" w:rsidR="003E4AAA" w:rsidRPr="00CB0166" w:rsidRDefault="003F5E70" w:rsidP="001E63A5">
      <w:pPr>
        <w:widowControl/>
        <w:jc w:val="left"/>
        <w:rPr>
          <w:rFonts w:asciiTheme="majorHAnsi" w:hAnsiTheme="majorHAnsi" w:cstheme="majorHAnsi"/>
        </w:rPr>
      </w:pPr>
      <w:r w:rsidRPr="00CB0166">
        <w:rPr>
          <w:rFonts w:asciiTheme="majorHAnsi" w:hAnsiTheme="majorHAnsi" w:cstheme="majorHAnsi"/>
        </w:rPr>
        <w:br w:type="page"/>
      </w:r>
    </w:p>
    <w:p w14:paraId="5ED300C7" w14:textId="1C88DAC7" w:rsidR="00B03FFA" w:rsidRPr="00CB0166" w:rsidRDefault="000D196F" w:rsidP="00BA2E91">
      <w:pPr>
        <w:pStyle w:val="1"/>
        <w:rPr>
          <w:rFonts w:asciiTheme="majorHAnsi" w:hAnsiTheme="majorHAnsi" w:cstheme="majorHAnsi"/>
        </w:rPr>
      </w:pPr>
      <w:bookmarkStart w:id="993" w:name="_Toc105604748"/>
      <w:bookmarkStart w:id="994" w:name="_Toc126763587"/>
      <w:bookmarkEnd w:id="986"/>
      <w:bookmarkEnd w:id="987"/>
      <w:r w:rsidRPr="00CB0166">
        <w:rPr>
          <w:rFonts w:asciiTheme="majorHAnsi" w:hAnsiTheme="majorHAnsi" w:cstheme="majorHAnsi"/>
        </w:rPr>
        <w:lastRenderedPageBreak/>
        <w:t>Application o</w:t>
      </w:r>
      <w:r w:rsidR="00BA2E91" w:rsidRPr="00CB0166">
        <w:rPr>
          <w:rFonts w:asciiTheme="majorHAnsi" w:hAnsiTheme="majorHAnsi" w:cstheme="majorHAnsi"/>
        </w:rPr>
        <w:t>peration</w:t>
      </w:r>
      <w:bookmarkEnd w:id="993"/>
      <w:bookmarkEnd w:id="994"/>
    </w:p>
    <w:p w14:paraId="363648E3" w14:textId="0B59B208" w:rsidR="00A06ECB" w:rsidRPr="00CB0166" w:rsidRDefault="000D196F" w:rsidP="00D8514F">
      <w:pPr>
        <w:jc w:val="left"/>
        <w:rPr>
          <w:rFonts w:asciiTheme="majorHAnsi" w:hAnsiTheme="majorHAnsi" w:cstheme="majorHAnsi"/>
        </w:rPr>
      </w:pPr>
      <w:r w:rsidRPr="00CB0166">
        <w:rPr>
          <w:rFonts w:asciiTheme="majorHAnsi" w:hAnsiTheme="majorHAnsi" w:cstheme="majorHAnsi"/>
          <w:szCs w:val="21"/>
        </w:rPr>
        <w:t>The operation to utilize ITA system contains not only inputs by user from the browser screen of client PC but also operations according to system operation and maintenance. The available operation and maintenance are as follows.</w:t>
      </w:r>
    </w:p>
    <w:p w14:paraId="4775C82C" w14:textId="1D462077" w:rsidR="003C72C5" w:rsidRPr="00CB0166" w:rsidRDefault="00284034" w:rsidP="00892F43">
      <w:pPr>
        <w:pStyle w:val="20"/>
      </w:pPr>
      <w:bookmarkStart w:id="995" w:name="_Toc105604749"/>
      <w:bookmarkStart w:id="996" w:name="_Toc126763588"/>
      <w:r w:rsidRPr="00CB0166">
        <w:t>Maintenance</w:t>
      </w:r>
      <w:bookmarkEnd w:id="995"/>
      <w:bookmarkEnd w:id="996"/>
    </w:p>
    <w:p w14:paraId="30F3C1D5" w14:textId="278D9E4D" w:rsidR="003C17BD" w:rsidRPr="00CB0166" w:rsidRDefault="000D196F" w:rsidP="00B17771">
      <w:pPr>
        <w:ind w:leftChars="135" w:left="283"/>
        <w:rPr>
          <w:rFonts w:asciiTheme="majorHAnsi" w:eastAsia="ＭＳ Ｐゴシック" w:hAnsiTheme="majorHAnsi" w:cstheme="majorHAnsi"/>
          <w:szCs w:val="21"/>
        </w:rPr>
      </w:pPr>
      <w:r w:rsidRPr="00CB0166">
        <w:rPr>
          <w:rFonts w:asciiTheme="majorHAnsi" w:hAnsiTheme="majorHAnsi" w:cstheme="majorHAnsi"/>
          <w:szCs w:val="21"/>
        </w:rPr>
        <w:t xml:space="preserve">The </w:t>
      </w:r>
      <w:r w:rsidR="00D01B51" w:rsidRPr="00CB0166">
        <w:rPr>
          <w:rFonts w:asciiTheme="majorHAnsi" w:hAnsiTheme="majorHAnsi" w:cstheme="majorHAnsi"/>
          <w:szCs w:val="21"/>
        </w:rPr>
        <w:t xml:space="preserve">files required </w:t>
      </w:r>
      <w:r w:rsidR="007D6A27" w:rsidRPr="00CB0166">
        <w:rPr>
          <w:rFonts w:asciiTheme="majorHAnsi" w:hAnsiTheme="majorHAnsi" w:cstheme="majorHAnsi"/>
          <w:szCs w:val="21"/>
        </w:rPr>
        <w:t xml:space="preserve">to start/stop/restart Terraform driver </w:t>
      </w:r>
      <w:r w:rsidRPr="00CB0166">
        <w:rPr>
          <w:rFonts w:asciiTheme="majorHAnsi" w:hAnsiTheme="majorHAnsi" w:cstheme="majorHAnsi"/>
          <w:szCs w:val="21"/>
        </w:rPr>
        <w:t>processes are as follows</w:t>
      </w:r>
      <w:r w:rsidR="00BA2E91" w:rsidRPr="00CB0166">
        <w:rPr>
          <w:rFonts w:asciiTheme="majorHAnsi" w:eastAsia="ＭＳ Ｐゴシック" w:hAnsiTheme="majorHAnsi" w:cstheme="majorHAnsi"/>
          <w:szCs w:val="21"/>
        </w:rPr>
        <w:t>.</w:t>
      </w:r>
    </w:p>
    <w:p w14:paraId="1A89AE6B" w14:textId="77777777" w:rsidR="003C72C5" w:rsidRPr="00CB0166" w:rsidRDefault="003C72C5" w:rsidP="003C72C5">
      <w:pPr>
        <w:ind w:left="818" w:hanging="14"/>
        <w:rPr>
          <w:rFonts w:asciiTheme="majorHAnsi" w:eastAsia="ＭＳ Ｐゴシック" w:hAnsiTheme="majorHAnsi" w:cstheme="majorHAnsi"/>
          <w:szCs w:val="21"/>
        </w:rPr>
      </w:pPr>
    </w:p>
    <w:tbl>
      <w:tblPr>
        <w:tblStyle w:val="19"/>
        <w:tblW w:w="0" w:type="auto"/>
        <w:tblInd w:w="222" w:type="dxa"/>
        <w:tblLook w:val="04A0" w:firstRow="1" w:lastRow="0" w:firstColumn="1" w:lastColumn="0" w:noHBand="0" w:noVBand="1"/>
      </w:tblPr>
      <w:tblGrid>
        <w:gridCol w:w="5160"/>
        <w:gridCol w:w="4245"/>
      </w:tblGrid>
      <w:tr w:rsidR="003C72C5" w:rsidRPr="00CB0166" w14:paraId="671A8F8D" w14:textId="77777777" w:rsidTr="00B84A99">
        <w:trPr>
          <w:trHeight w:val="259"/>
        </w:trPr>
        <w:tc>
          <w:tcPr>
            <w:tcW w:w="5160" w:type="dxa"/>
            <w:tcBorders>
              <w:bottom w:val="single" w:sz="4" w:space="0" w:color="auto"/>
            </w:tcBorders>
            <w:shd w:val="clear" w:color="auto" w:fill="002B62"/>
          </w:tcPr>
          <w:p w14:paraId="2EF4F7F8" w14:textId="0CA5F403" w:rsidR="003C72C5" w:rsidRPr="00CB0166" w:rsidRDefault="006B789F" w:rsidP="00B84A99">
            <w:pPr>
              <w:jc w:val="center"/>
              <w:rPr>
                <w:rFonts w:asciiTheme="majorHAnsi" w:eastAsia="ＭＳ Ｐゴシック" w:hAnsiTheme="majorHAnsi" w:cstheme="majorHAnsi"/>
                <w:b/>
                <w:sz w:val="18"/>
                <w:szCs w:val="18"/>
              </w:rPr>
            </w:pPr>
            <w:r w:rsidRPr="00CB0166">
              <w:rPr>
                <w:rFonts w:asciiTheme="majorHAnsi" w:eastAsia="ＭＳ Ｐゴシック" w:hAnsiTheme="majorHAnsi" w:cstheme="majorHAnsi"/>
                <w:b/>
                <w:sz w:val="18"/>
                <w:szCs w:val="18"/>
              </w:rPr>
              <w:t>Description</w:t>
            </w:r>
          </w:p>
        </w:tc>
        <w:tc>
          <w:tcPr>
            <w:tcW w:w="4245" w:type="dxa"/>
            <w:tcBorders>
              <w:left w:val="single" w:sz="4" w:space="0" w:color="auto"/>
              <w:bottom w:val="single" w:sz="4" w:space="0" w:color="auto"/>
            </w:tcBorders>
            <w:shd w:val="clear" w:color="auto" w:fill="002B62"/>
          </w:tcPr>
          <w:p w14:paraId="06D9A84F" w14:textId="12F1889A" w:rsidR="003C72C5" w:rsidRPr="00CB0166" w:rsidRDefault="006B789F" w:rsidP="00B84A99">
            <w:pPr>
              <w:jc w:val="center"/>
              <w:rPr>
                <w:rFonts w:asciiTheme="majorHAnsi" w:eastAsia="ＭＳ Ｐゴシック" w:hAnsiTheme="majorHAnsi" w:cstheme="majorHAnsi"/>
                <w:b/>
                <w:sz w:val="18"/>
                <w:szCs w:val="18"/>
              </w:rPr>
            </w:pPr>
            <w:r w:rsidRPr="00CB0166">
              <w:rPr>
                <w:rFonts w:asciiTheme="majorHAnsi" w:eastAsia="ＭＳ Ｐゴシック" w:hAnsiTheme="majorHAnsi" w:cstheme="majorHAnsi"/>
                <w:b/>
                <w:sz w:val="18"/>
                <w:szCs w:val="18"/>
              </w:rPr>
              <w:t>Target file name</w:t>
            </w:r>
          </w:p>
        </w:tc>
      </w:tr>
      <w:tr w:rsidR="00056389" w:rsidRPr="00CB0166" w14:paraId="29F859FD" w14:textId="77777777" w:rsidTr="00B84A99">
        <w:trPr>
          <w:trHeight w:val="330"/>
        </w:trPr>
        <w:tc>
          <w:tcPr>
            <w:tcW w:w="5160" w:type="dxa"/>
            <w:tcBorders>
              <w:top w:val="dotted" w:sz="4" w:space="0" w:color="auto"/>
            </w:tcBorders>
          </w:tcPr>
          <w:p w14:paraId="4D7AEA93" w14:textId="70BFA4C3" w:rsidR="00056389" w:rsidRPr="00CB0166" w:rsidRDefault="00056389" w:rsidP="00056389">
            <w:pPr>
              <w:jc w:val="left"/>
              <w:rPr>
                <w:rFonts w:asciiTheme="majorHAnsi" w:eastAsiaTheme="majorEastAsia" w:hAnsiTheme="majorHAnsi" w:cstheme="majorHAnsi"/>
                <w:sz w:val="18"/>
                <w:szCs w:val="18"/>
              </w:rPr>
            </w:pPr>
            <w:r w:rsidRPr="00CB0166">
              <w:rPr>
                <w:rFonts w:asciiTheme="majorHAnsi" w:eastAsiaTheme="majorEastAsia" w:hAnsiTheme="majorHAnsi" w:cstheme="majorHAnsi"/>
                <w:sz w:val="18"/>
                <w:szCs w:val="18"/>
              </w:rPr>
              <w:t>Terraform operation execution monitoring</w:t>
            </w:r>
          </w:p>
          <w:p w14:paraId="448F1108" w14:textId="7BDAC309" w:rsidR="00056389" w:rsidRPr="00CB0166" w:rsidRDefault="00056389" w:rsidP="00056389">
            <w:pPr>
              <w:pStyle w:val="Default"/>
              <w:rPr>
                <w:rFonts w:asciiTheme="majorHAnsi" w:hAnsiTheme="majorHAnsi" w:cstheme="majorHAnsi"/>
                <w:sz w:val="18"/>
                <w:szCs w:val="18"/>
              </w:rPr>
            </w:pPr>
            <w:r w:rsidRPr="00CB0166">
              <w:rPr>
                <w:rFonts w:asciiTheme="majorHAnsi" w:hAnsiTheme="majorHAnsi" w:cstheme="majorHAnsi"/>
                <w:sz w:val="18"/>
                <w:szCs w:val="18"/>
              </w:rPr>
              <w:t xml:space="preserve">Execute the unexecuted Operation. </w:t>
            </w:r>
          </w:p>
        </w:tc>
        <w:tc>
          <w:tcPr>
            <w:tcW w:w="4245" w:type="dxa"/>
            <w:tcBorders>
              <w:top w:val="single" w:sz="4" w:space="0" w:color="auto"/>
              <w:left w:val="single" w:sz="4" w:space="0" w:color="auto"/>
            </w:tcBorders>
          </w:tcPr>
          <w:p w14:paraId="3F8D4762" w14:textId="13A50637" w:rsidR="00056389" w:rsidRPr="00CB0166" w:rsidRDefault="00056389" w:rsidP="00056389">
            <w:pPr>
              <w:rPr>
                <w:rFonts w:asciiTheme="majorHAnsi" w:eastAsiaTheme="majorEastAsia" w:hAnsiTheme="majorHAnsi" w:cstheme="majorHAnsi"/>
                <w:sz w:val="18"/>
                <w:szCs w:val="18"/>
              </w:rPr>
            </w:pPr>
            <w:r w:rsidRPr="00CB0166">
              <w:rPr>
                <w:rFonts w:asciiTheme="majorHAnsi" w:eastAsiaTheme="majorEastAsia" w:hAnsiTheme="majorHAnsi" w:cstheme="majorHAnsi"/>
                <w:sz w:val="18"/>
                <w:szCs w:val="18"/>
              </w:rPr>
              <w:t>ky_terraform_execute-workflow.service</w:t>
            </w:r>
          </w:p>
        </w:tc>
      </w:tr>
      <w:tr w:rsidR="00056389" w:rsidRPr="00CB0166" w14:paraId="4CE41E89" w14:textId="77777777" w:rsidTr="00B84A99">
        <w:trPr>
          <w:trHeight w:val="330"/>
        </w:trPr>
        <w:tc>
          <w:tcPr>
            <w:tcW w:w="5160" w:type="dxa"/>
            <w:tcBorders>
              <w:top w:val="dotted" w:sz="4" w:space="0" w:color="auto"/>
            </w:tcBorders>
          </w:tcPr>
          <w:p w14:paraId="3DED3399" w14:textId="198FB18A" w:rsidR="00056389" w:rsidRPr="00CB0166" w:rsidRDefault="00056389" w:rsidP="00056389">
            <w:pPr>
              <w:jc w:val="left"/>
              <w:rPr>
                <w:rFonts w:asciiTheme="majorHAnsi" w:eastAsiaTheme="majorEastAsia" w:hAnsiTheme="majorHAnsi" w:cstheme="majorHAnsi"/>
                <w:sz w:val="18"/>
                <w:szCs w:val="18"/>
              </w:rPr>
            </w:pPr>
            <w:r w:rsidRPr="00CB0166">
              <w:rPr>
                <w:rFonts w:asciiTheme="majorHAnsi" w:eastAsiaTheme="majorEastAsia" w:hAnsiTheme="majorHAnsi" w:cstheme="majorHAnsi"/>
                <w:sz w:val="18"/>
                <w:szCs w:val="18"/>
              </w:rPr>
              <w:t>Terraform operation execution monitoring</w:t>
            </w:r>
          </w:p>
          <w:p w14:paraId="48137E2B" w14:textId="0A0D8877" w:rsidR="00056389" w:rsidRPr="00CB0166" w:rsidRDefault="00AA0D79" w:rsidP="00056389">
            <w:pPr>
              <w:jc w:val="left"/>
              <w:rPr>
                <w:rFonts w:asciiTheme="majorHAnsi" w:eastAsiaTheme="majorEastAsia" w:hAnsiTheme="majorHAnsi" w:cstheme="majorHAnsi"/>
                <w:sz w:val="18"/>
                <w:szCs w:val="18"/>
              </w:rPr>
            </w:pPr>
            <w:r w:rsidRPr="00CB0166">
              <w:rPr>
                <w:rFonts w:asciiTheme="majorHAnsi" w:eastAsiaTheme="majorEastAsia" w:hAnsiTheme="majorHAnsi" w:cstheme="majorHAnsi"/>
                <w:sz w:val="18"/>
                <w:szCs w:val="18"/>
              </w:rPr>
              <w:t>Check the status of executing</w:t>
            </w:r>
            <w:r w:rsidR="00056389" w:rsidRPr="00CB0166">
              <w:rPr>
                <w:rFonts w:asciiTheme="majorHAnsi" w:eastAsiaTheme="majorEastAsia" w:hAnsiTheme="majorHAnsi" w:cstheme="majorHAnsi"/>
                <w:sz w:val="18"/>
                <w:szCs w:val="18"/>
              </w:rPr>
              <w:t xml:space="preserve"> work and acquire logs.</w:t>
            </w:r>
          </w:p>
        </w:tc>
        <w:tc>
          <w:tcPr>
            <w:tcW w:w="4245" w:type="dxa"/>
            <w:tcBorders>
              <w:top w:val="single" w:sz="4" w:space="0" w:color="auto"/>
              <w:left w:val="single" w:sz="4" w:space="0" w:color="auto"/>
            </w:tcBorders>
          </w:tcPr>
          <w:p w14:paraId="2EDC1A27" w14:textId="4C231EC9" w:rsidR="00056389" w:rsidRPr="00CB0166" w:rsidRDefault="00056389" w:rsidP="00056389">
            <w:pPr>
              <w:rPr>
                <w:rFonts w:asciiTheme="majorHAnsi" w:eastAsiaTheme="majorEastAsia" w:hAnsiTheme="majorHAnsi" w:cstheme="majorHAnsi"/>
                <w:sz w:val="18"/>
                <w:szCs w:val="18"/>
              </w:rPr>
            </w:pPr>
            <w:r w:rsidRPr="00CB0166">
              <w:rPr>
                <w:rFonts w:asciiTheme="majorHAnsi" w:eastAsiaTheme="majorEastAsia" w:hAnsiTheme="majorHAnsi" w:cstheme="majorHAnsi"/>
                <w:sz w:val="18"/>
                <w:szCs w:val="18"/>
              </w:rPr>
              <w:t>ky_terraform_checkcondition-workflow.service</w:t>
            </w:r>
          </w:p>
        </w:tc>
      </w:tr>
      <w:tr w:rsidR="00056389" w:rsidRPr="00CB0166" w14:paraId="7DA8CB9E" w14:textId="77777777" w:rsidTr="00E020DB">
        <w:trPr>
          <w:trHeight w:val="330"/>
        </w:trPr>
        <w:tc>
          <w:tcPr>
            <w:tcW w:w="5160" w:type="dxa"/>
            <w:tcBorders>
              <w:top w:val="dotted" w:sz="4" w:space="0" w:color="auto"/>
              <w:bottom w:val="dotted" w:sz="4" w:space="0" w:color="auto"/>
            </w:tcBorders>
          </w:tcPr>
          <w:p w14:paraId="2B8CD24B" w14:textId="12A75409" w:rsidR="00056389" w:rsidRPr="00CB0166" w:rsidRDefault="00056389" w:rsidP="00056389">
            <w:pPr>
              <w:jc w:val="left"/>
              <w:rPr>
                <w:rFonts w:asciiTheme="majorHAnsi" w:eastAsiaTheme="majorEastAsia" w:hAnsiTheme="majorHAnsi" w:cstheme="majorHAnsi"/>
                <w:sz w:val="18"/>
                <w:szCs w:val="18"/>
              </w:rPr>
            </w:pPr>
            <w:r w:rsidRPr="00CB0166">
              <w:rPr>
                <w:rFonts w:asciiTheme="majorHAnsi" w:eastAsiaTheme="majorEastAsia" w:hAnsiTheme="majorHAnsi" w:cstheme="majorHAnsi"/>
                <w:sz w:val="18"/>
                <w:szCs w:val="18"/>
              </w:rPr>
              <w:t>Terraform variable automatic registration</w:t>
            </w:r>
          </w:p>
          <w:p w14:paraId="433A6B81" w14:textId="1F9FEE41" w:rsidR="00056389" w:rsidRPr="00CB0166" w:rsidRDefault="00E20460" w:rsidP="00056389">
            <w:pPr>
              <w:jc w:val="left"/>
              <w:rPr>
                <w:rFonts w:asciiTheme="majorHAnsi" w:eastAsiaTheme="majorEastAsia" w:hAnsiTheme="majorHAnsi" w:cstheme="majorHAnsi"/>
                <w:sz w:val="18"/>
                <w:szCs w:val="18"/>
              </w:rPr>
            </w:pPr>
            <w:r w:rsidRPr="00CB0166">
              <w:rPr>
                <w:rFonts w:asciiTheme="majorHAnsi" w:eastAsiaTheme="majorEastAsia" w:hAnsiTheme="majorHAnsi" w:cstheme="majorHAnsi"/>
                <w:sz w:val="18"/>
                <w:szCs w:val="18"/>
              </w:rPr>
              <w:t>Remove variables from uploaded Module file</w:t>
            </w:r>
            <w:r w:rsidR="00056389" w:rsidRPr="00CB0166">
              <w:rPr>
                <w:rFonts w:asciiTheme="majorHAnsi" w:eastAsiaTheme="majorEastAsia" w:hAnsiTheme="majorHAnsi" w:cstheme="majorHAnsi"/>
                <w:sz w:val="18"/>
                <w:szCs w:val="18"/>
              </w:rPr>
              <w:t>s.</w:t>
            </w:r>
          </w:p>
        </w:tc>
        <w:tc>
          <w:tcPr>
            <w:tcW w:w="4245" w:type="dxa"/>
            <w:tcBorders>
              <w:top w:val="single" w:sz="4" w:space="0" w:color="auto"/>
              <w:left w:val="single" w:sz="4" w:space="0" w:color="auto"/>
              <w:bottom w:val="single" w:sz="4" w:space="0" w:color="auto"/>
            </w:tcBorders>
          </w:tcPr>
          <w:p w14:paraId="333B1BDD" w14:textId="6FD9E088" w:rsidR="00056389" w:rsidRPr="00CB0166" w:rsidRDefault="00056389" w:rsidP="00056389">
            <w:pPr>
              <w:rPr>
                <w:rFonts w:asciiTheme="majorHAnsi" w:eastAsiaTheme="majorEastAsia" w:hAnsiTheme="majorHAnsi" w:cstheme="majorHAnsi"/>
                <w:sz w:val="18"/>
                <w:szCs w:val="18"/>
              </w:rPr>
            </w:pPr>
            <w:r w:rsidRPr="00CB0166">
              <w:rPr>
                <w:rFonts w:asciiTheme="majorHAnsi" w:eastAsiaTheme="majorEastAsia" w:hAnsiTheme="majorHAnsi" w:cstheme="majorHAnsi"/>
                <w:sz w:val="18"/>
                <w:szCs w:val="18"/>
              </w:rPr>
              <w:t>ky_terraform_varsautolistup-workflow.service</w:t>
            </w:r>
          </w:p>
        </w:tc>
      </w:tr>
      <w:tr w:rsidR="00056389" w:rsidRPr="00CB0166" w14:paraId="757FA69C" w14:textId="77777777" w:rsidTr="00B84A99">
        <w:trPr>
          <w:trHeight w:val="330"/>
        </w:trPr>
        <w:tc>
          <w:tcPr>
            <w:tcW w:w="5160" w:type="dxa"/>
            <w:tcBorders>
              <w:top w:val="dotted" w:sz="4" w:space="0" w:color="auto"/>
            </w:tcBorders>
          </w:tcPr>
          <w:p w14:paraId="70CCF113" w14:textId="2D509EA7" w:rsidR="002634FB" w:rsidRPr="00CB0166" w:rsidRDefault="002634FB" w:rsidP="00056389">
            <w:pPr>
              <w:jc w:val="left"/>
              <w:rPr>
                <w:rFonts w:asciiTheme="majorHAnsi" w:eastAsiaTheme="majorEastAsia" w:hAnsiTheme="majorHAnsi" w:cstheme="majorHAnsi"/>
                <w:sz w:val="18"/>
                <w:szCs w:val="18"/>
              </w:rPr>
            </w:pPr>
            <w:r w:rsidRPr="00CB0166">
              <w:rPr>
                <w:rFonts w:asciiTheme="majorHAnsi" w:eastAsiaTheme="majorEastAsia" w:hAnsiTheme="majorHAnsi" w:cstheme="majorHAnsi"/>
                <w:sz w:val="18"/>
                <w:szCs w:val="18"/>
              </w:rPr>
              <w:t>Terraform auto registration settings</w:t>
            </w:r>
          </w:p>
          <w:p w14:paraId="1B84F67E" w14:textId="04FCC98E" w:rsidR="00056389" w:rsidRPr="00CB0166" w:rsidRDefault="00056389" w:rsidP="00056389">
            <w:pPr>
              <w:jc w:val="left"/>
              <w:rPr>
                <w:rFonts w:asciiTheme="majorHAnsi" w:eastAsiaTheme="majorEastAsia" w:hAnsiTheme="majorHAnsi" w:cstheme="majorHAnsi"/>
                <w:sz w:val="18"/>
                <w:szCs w:val="18"/>
              </w:rPr>
            </w:pPr>
            <w:r w:rsidRPr="00CB0166">
              <w:rPr>
                <w:rFonts w:asciiTheme="majorHAnsi" w:eastAsiaTheme="majorEastAsia" w:hAnsiTheme="majorHAnsi" w:cstheme="majorHAnsi"/>
                <w:sz w:val="18"/>
                <w:szCs w:val="18"/>
              </w:rPr>
              <w:t>The information configured for substitution value automatic registration is reflected in the substitution value list.</w:t>
            </w:r>
          </w:p>
        </w:tc>
        <w:tc>
          <w:tcPr>
            <w:tcW w:w="4245" w:type="dxa"/>
            <w:tcBorders>
              <w:top w:val="single" w:sz="4" w:space="0" w:color="auto"/>
              <w:left w:val="single" w:sz="4" w:space="0" w:color="auto"/>
            </w:tcBorders>
          </w:tcPr>
          <w:p w14:paraId="56F0F8A5" w14:textId="1487C402" w:rsidR="00056389" w:rsidRPr="00CB0166" w:rsidRDefault="00056389" w:rsidP="00056389">
            <w:pPr>
              <w:rPr>
                <w:rFonts w:asciiTheme="majorHAnsi" w:eastAsiaTheme="majorEastAsia" w:hAnsiTheme="majorHAnsi" w:cstheme="majorHAnsi"/>
                <w:sz w:val="18"/>
                <w:szCs w:val="18"/>
              </w:rPr>
            </w:pPr>
            <w:r w:rsidRPr="00CB0166">
              <w:rPr>
                <w:rFonts w:asciiTheme="majorHAnsi" w:eastAsiaTheme="majorEastAsia" w:hAnsiTheme="majorHAnsi" w:cstheme="majorHAnsi"/>
                <w:sz w:val="18"/>
                <w:szCs w:val="18"/>
              </w:rPr>
              <w:t>ky_terraform_valautosetup-workflow.service</w:t>
            </w:r>
          </w:p>
        </w:tc>
      </w:tr>
    </w:tbl>
    <w:p w14:paraId="3AABF840" w14:textId="77777777" w:rsidR="003C72C5" w:rsidRPr="00CB0166" w:rsidRDefault="003C72C5" w:rsidP="003C72C5">
      <w:pPr>
        <w:widowControl/>
        <w:jc w:val="left"/>
        <w:rPr>
          <w:rFonts w:asciiTheme="majorHAnsi" w:eastAsia="ＭＳ Ｐゴシック" w:hAnsiTheme="majorHAnsi" w:cstheme="majorHAnsi"/>
          <w:szCs w:val="21"/>
        </w:rPr>
      </w:pPr>
    </w:p>
    <w:p w14:paraId="638DFAEA" w14:textId="08935DF5" w:rsidR="003C17BD" w:rsidRPr="00CB0166" w:rsidRDefault="006F7D10" w:rsidP="003C17BD">
      <w:pPr>
        <w:ind w:leftChars="135" w:left="283"/>
        <w:rPr>
          <w:rFonts w:asciiTheme="majorHAnsi" w:eastAsia="ＭＳ Ｐゴシック" w:hAnsiTheme="majorHAnsi" w:cstheme="majorHAnsi"/>
          <w:szCs w:val="21"/>
        </w:rPr>
      </w:pPr>
      <w:r w:rsidRPr="00CB0166">
        <w:rPr>
          <w:rFonts w:asciiTheme="majorHAnsi" w:eastAsia="ＭＳ Ｐゴシック" w:hAnsiTheme="majorHAnsi" w:cstheme="majorHAnsi"/>
          <w:szCs w:val="21"/>
        </w:rPr>
        <w:t>The targe</w:t>
      </w:r>
      <w:r w:rsidR="003F4F72" w:rsidRPr="00CB0166">
        <w:rPr>
          <w:rFonts w:asciiTheme="majorHAnsi" w:eastAsia="ＭＳ Ｐゴシック" w:hAnsiTheme="majorHAnsi" w:cstheme="majorHAnsi"/>
          <w:szCs w:val="21"/>
        </w:rPr>
        <w:t xml:space="preserve">t file is stored in </w:t>
      </w:r>
      <w:r w:rsidR="00805AD4" w:rsidRPr="00CB0166">
        <w:rPr>
          <w:rFonts w:asciiTheme="majorHAnsi" w:eastAsia="ＭＳ Ｐゴシック" w:hAnsiTheme="majorHAnsi" w:cstheme="majorHAnsi"/>
          <w:szCs w:val="21"/>
        </w:rPr>
        <w:t>“</w:t>
      </w:r>
      <w:r w:rsidR="003F4F72" w:rsidRPr="00CB0166">
        <w:rPr>
          <w:rFonts w:asciiTheme="majorHAnsi" w:eastAsia="ＭＳ Ｐゴシック" w:hAnsiTheme="majorHAnsi" w:cstheme="majorHAnsi"/>
          <w:szCs w:val="21"/>
        </w:rPr>
        <w:t>/usr/ lib/</w:t>
      </w:r>
      <w:r w:rsidRPr="00CB0166">
        <w:rPr>
          <w:rFonts w:asciiTheme="majorHAnsi" w:eastAsia="ＭＳ Ｐゴシック" w:hAnsiTheme="majorHAnsi" w:cstheme="majorHAnsi"/>
          <w:szCs w:val="21"/>
        </w:rPr>
        <w:t>ystemd/system</w:t>
      </w:r>
      <w:r w:rsidR="00805AD4" w:rsidRPr="00CB0166">
        <w:rPr>
          <w:rFonts w:asciiTheme="majorHAnsi" w:eastAsia="ＭＳ Ｐゴシック" w:hAnsiTheme="majorHAnsi" w:cstheme="majorHAnsi"/>
          <w:szCs w:val="21"/>
        </w:rPr>
        <w:t>”</w:t>
      </w:r>
      <w:r w:rsidRPr="00CB0166">
        <w:rPr>
          <w:rFonts w:asciiTheme="majorHAnsi" w:eastAsia="ＭＳ Ｐゴシック" w:hAnsiTheme="majorHAnsi" w:cstheme="majorHAnsi"/>
          <w:szCs w:val="21"/>
        </w:rPr>
        <w:t>.</w:t>
      </w:r>
    </w:p>
    <w:p w14:paraId="039B32F6" w14:textId="38E9DE17" w:rsidR="003C17BD" w:rsidRPr="00CB0166" w:rsidRDefault="00E8564C" w:rsidP="003C17BD">
      <w:pPr>
        <w:ind w:leftChars="135" w:left="283"/>
        <w:rPr>
          <w:rFonts w:asciiTheme="majorHAnsi" w:eastAsia="ＭＳ Ｐゴシック" w:hAnsiTheme="majorHAnsi" w:cstheme="majorHAnsi"/>
          <w:szCs w:val="21"/>
        </w:rPr>
      </w:pPr>
      <w:r w:rsidRPr="00CB0166">
        <w:rPr>
          <w:rFonts w:asciiTheme="majorHAnsi" w:eastAsia="ＭＳ Ｐゴシック" w:hAnsiTheme="majorHAnsi" w:cstheme="majorHAnsi"/>
          <w:szCs w:val="21"/>
        </w:rPr>
        <w:t>The method of Starting/Stopping/Restarting a process is as follows. Please execute the command with root permission</w:t>
      </w:r>
      <w:r w:rsidR="003F4F72" w:rsidRPr="00CB0166">
        <w:rPr>
          <w:rFonts w:asciiTheme="majorHAnsi" w:eastAsia="ＭＳ Ｐゴシック" w:hAnsiTheme="majorHAnsi" w:cstheme="majorHAnsi"/>
          <w:szCs w:val="21"/>
        </w:rPr>
        <w:t>.</w:t>
      </w:r>
    </w:p>
    <w:p w14:paraId="76A795E2" w14:textId="21E9B1C4" w:rsidR="003C72C5" w:rsidRPr="00CB0166" w:rsidRDefault="003C72C5" w:rsidP="003C72C5">
      <w:pPr>
        <w:tabs>
          <w:tab w:val="left" w:pos="3882"/>
        </w:tabs>
        <w:rPr>
          <w:rFonts w:asciiTheme="majorHAnsi" w:eastAsia="ＭＳ Ｐゴシック" w:hAnsiTheme="majorHAnsi" w:cstheme="majorHAnsi"/>
          <w:szCs w:val="21"/>
        </w:rPr>
      </w:pPr>
    </w:p>
    <w:p w14:paraId="10436B16" w14:textId="49E6D9BB" w:rsidR="003C72C5" w:rsidRPr="00CB0166" w:rsidRDefault="003C72C5" w:rsidP="00D361BF">
      <w:pPr>
        <w:pStyle w:val="a9"/>
        <w:numPr>
          <w:ilvl w:val="0"/>
          <w:numId w:val="23"/>
        </w:numPr>
        <w:ind w:leftChars="0"/>
        <w:rPr>
          <w:rFonts w:asciiTheme="majorHAnsi" w:eastAsia="ＭＳ Ｐゴシック" w:hAnsiTheme="majorHAnsi" w:cstheme="majorHAnsi"/>
          <w:szCs w:val="21"/>
        </w:rPr>
      </w:pPr>
      <w:r w:rsidRPr="00CB0166">
        <w:rPr>
          <w:rFonts w:asciiTheme="majorHAnsi" w:hAnsiTheme="majorHAnsi" w:cstheme="majorHAnsi"/>
          <w:noProof/>
        </w:rPr>
        <mc:AlternateContent>
          <mc:Choice Requires="wps">
            <w:drawing>
              <wp:anchor distT="0" distB="0" distL="114300" distR="114300" simplePos="0" relativeHeight="251700224" behindDoc="0" locked="0" layoutInCell="1" allowOverlap="1" wp14:anchorId="0E653FCC" wp14:editId="33F4EBAA">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4DA3E2BD" w:rsidR="00CC00D9" w:rsidRPr="008E48A7" w:rsidRDefault="00CC00D9"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CC00D9" w:rsidRPr="008E48A7" w:rsidRDefault="00CC00D9" w:rsidP="003C72C5">
                            <w:pPr>
                              <w:rPr>
                                <w:color w:val="FFFFFF"/>
                              </w:rPr>
                            </w:pPr>
                          </w:p>
                          <w:p w14:paraId="3D473869" w14:textId="77777777" w:rsidR="00CC00D9" w:rsidRPr="00B35865" w:rsidRDefault="00CC00D9"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059" type="#_x0000_t202" style="position:absolute;left:0;text-align:left;margin-left:73.5pt;margin-top:14.25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yy0bwIYCAAAUBQAADgAAAAAAAAAAAAAAAAAuAgAAZHJzL2Uyb0RvYy54bWxQSwECLQAUAAYACAAA&#10;ACEAHh9EfN4AAAAJAQAADwAAAAAAAAAAAAAAAADgBAAAZHJzL2Rvd25yZXYueG1sUEsFBgAAAAAE&#10;AAQA8wAAAOsFAAAAAA==&#10;" fillcolor="#17375e" strokecolor="#17375e" strokeweight=".5pt">
                <v:textbox>
                  <w:txbxContent>
                    <w:p w14:paraId="7A2B821C" w14:textId="4DA3E2BD" w:rsidR="00CC00D9" w:rsidRPr="008E48A7" w:rsidRDefault="00CC00D9"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CC00D9" w:rsidRPr="008E48A7" w:rsidRDefault="00CC00D9" w:rsidP="003C72C5">
                      <w:pPr>
                        <w:rPr>
                          <w:color w:val="FFFFFF"/>
                        </w:rPr>
                      </w:pPr>
                    </w:p>
                    <w:p w14:paraId="3D473869" w14:textId="77777777" w:rsidR="00CC00D9" w:rsidRPr="00B35865" w:rsidRDefault="00CC00D9" w:rsidP="003C72C5">
                      <w:pPr>
                        <w:rPr>
                          <w:rFonts w:asciiTheme="majorHAnsi" w:hAnsiTheme="majorHAnsi" w:cstheme="majorHAnsi"/>
                          <w:color w:val="FFFFFF"/>
                        </w:rPr>
                      </w:pPr>
                    </w:p>
                  </w:txbxContent>
                </v:textbox>
              </v:shape>
            </w:pict>
          </mc:Fallback>
        </mc:AlternateContent>
      </w:r>
      <w:r w:rsidR="003F4F72" w:rsidRPr="00CB0166">
        <w:rPr>
          <w:rFonts w:asciiTheme="majorHAnsi" w:hAnsiTheme="majorHAnsi" w:cstheme="majorHAnsi"/>
        </w:rPr>
        <w:t xml:space="preserve"> </w:t>
      </w:r>
      <w:r w:rsidR="003F4F72" w:rsidRPr="00CB0166">
        <w:rPr>
          <w:rFonts w:asciiTheme="majorHAnsi" w:eastAsia="ＭＳ Ｐゴシック" w:hAnsiTheme="majorHAnsi" w:cstheme="majorHAnsi"/>
          <w:szCs w:val="21"/>
        </w:rPr>
        <w:t>Start process</w:t>
      </w:r>
    </w:p>
    <w:p w14:paraId="056FE9C9" w14:textId="77777777" w:rsidR="003C72C5" w:rsidRPr="00CB0166" w:rsidRDefault="003C72C5" w:rsidP="003C72C5">
      <w:pPr>
        <w:ind w:left="802" w:firstLine="8"/>
        <w:rPr>
          <w:rFonts w:asciiTheme="majorHAnsi" w:eastAsia="ＭＳ Ｐゴシック" w:hAnsiTheme="majorHAnsi" w:cstheme="majorHAnsi"/>
          <w:szCs w:val="21"/>
        </w:rPr>
      </w:pPr>
    </w:p>
    <w:p w14:paraId="31687FBD" w14:textId="77777777" w:rsidR="003C72C5" w:rsidRPr="00CB0166" w:rsidRDefault="003C72C5" w:rsidP="003C72C5">
      <w:pPr>
        <w:ind w:left="802" w:firstLine="8"/>
        <w:rPr>
          <w:rFonts w:asciiTheme="majorHAnsi" w:eastAsia="ＭＳ Ｐゴシック" w:hAnsiTheme="majorHAnsi" w:cstheme="majorHAnsi"/>
          <w:szCs w:val="21"/>
        </w:rPr>
      </w:pPr>
    </w:p>
    <w:p w14:paraId="10F94696" w14:textId="77777777" w:rsidR="003C72C5" w:rsidRPr="00CB0166" w:rsidRDefault="003C72C5" w:rsidP="003C72C5">
      <w:pPr>
        <w:ind w:left="802" w:firstLine="8"/>
        <w:rPr>
          <w:rFonts w:asciiTheme="majorHAnsi" w:eastAsia="ＭＳ Ｐゴシック" w:hAnsiTheme="majorHAnsi" w:cstheme="majorHAnsi"/>
          <w:szCs w:val="21"/>
        </w:rPr>
      </w:pPr>
    </w:p>
    <w:p w14:paraId="2BED0E42" w14:textId="6BD5A2EB" w:rsidR="003F4F72" w:rsidRPr="00CB0166" w:rsidRDefault="003F4F72" w:rsidP="00D361BF">
      <w:pPr>
        <w:pStyle w:val="a9"/>
        <w:numPr>
          <w:ilvl w:val="0"/>
          <w:numId w:val="23"/>
        </w:numPr>
        <w:ind w:leftChars="0"/>
        <w:rPr>
          <w:rFonts w:asciiTheme="majorHAnsi" w:eastAsia="ＭＳ Ｐゴシック" w:hAnsiTheme="majorHAnsi" w:cstheme="majorHAnsi"/>
          <w:szCs w:val="21"/>
        </w:rPr>
      </w:pPr>
      <w:r w:rsidRPr="00CB0166">
        <w:rPr>
          <w:rFonts w:asciiTheme="majorHAnsi" w:eastAsia="ＭＳ Ｐゴシック" w:hAnsiTheme="majorHAnsi" w:cstheme="majorHAnsi"/>
          <w:szCs w:val="21"/>
        </w:rPr>
        <w:t xml:space="preserve"> Stop process</w:t>
      </w:r>
    </w:p>
    <w:p w14:paraId="470A3F63" w14:textId="77777777" w:rsidR="003C72C5" w:rsidRPr="00CB0166" w:rsidRDefault="003C72C5" w:rsidP="003C72C5">
      <w:pPr>
        <w:ind w:left="802" w:firstLine="8"/>
        <w:rPr>
          <w:rFonts w:asciiTheme="majorHAnsi" w:eastAsia="ＭＳ Ｐゴシック" w:hAnsiTheme="majorHAnsi" w:cstheme="majorHAnsi"/>
          <w:szCs w:val="21"/>
        </w:rPr>
      </w:pPr>
      <w:r w:rsidRPr="00CB0166">
        <w:rPr>
          <w:rFonts w:asciiTheme="majorHAnsi" w:eastAsia="ＭＳ Ｐゴシック" w:hAnsiTheme="majorHAnsi" w:cstheme="majorHAnsi"/>
          <w:noProof/>
          <w:szCs w:val="21"/>
        </w:rPr>
        <mc:AlternateContent>
          <mc:Choice Requires="wps">
            <w:drawing>
              <wp:anchor distT="0" distB="0" distL="114300" distR="114300" simplePos="0" relativeHeight="251701248" behindDoc="0" locked="0" layoutInCell="1" allowOverlap="1" wp14:anchorId="75F23EF4" wp14:editId="5601A290">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3C2C487E" w:rsidR="00CC00D9" w:rsidRPr="008E48A7" w:rsidRDefault="00CC00D9"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CC00D9" w:rsidRPr="008E48A7" w:rsidRDefault="00CC00D9" w:rsidP="003C72C5">
                            <w:pPr>
                              <w:rPr>
                                <w:color w:val="FFFFFF"/>
                              </w:rPr>
                            </w:pPr>
                          </w:p>
                          <w:p w14:paraId="5028E842" w14:textId="77777777" w:rsidR="00CC00D9" w:rsidRPr="00B35865" w:rsidRDefault="00CC00D9"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060" type="#_x0000_t202" style="position:absolute;left:0;text-align:left;margin-left:73.5pt;margin-top:1.3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" fillcolor="#17375e" strokecolor="#17375e" strokeweight=".5pt">
                <v:textbox>
                  <w:txbxContent>
                    <w:p w14:paraId="75D43FD1" w14:textId="3C2C487E" w:rsidR="00CC00D9" w:rsidRPr="008E48A7" w:rsidRDefault="00CC00D9"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CC00D9" w:rsidRPr="008E48A7" w:rsidRDefault="00CC00D9" w:rsidP="003C72C5">
                      <w:pPr>
                        <w:rPr>
                          <w:color w:val="FFFFFF"/>
                        </w:rPr>
                      </w:pPr>
                    </w:p>
                    <w:p w14:paraId="5028E842" w14:textId="77777777" w:rsidR="00CC00D9" w:rsidRPr="00B35865" w:rsidRDefault="00CC00D9" w:rsidP="003C72C5">
                      <w:pPr>
                        <w:rPr>
                          <w:rFonts w:asciiTheme="majorHAnsi" w:hAnsiTheme="majorHAnsi" w:cstheme="majorHAnsi"/>
                          <w:color w:val="FFFFFF"/>
                        </w:rPr>
                      </w:pPr>
                    </w:p>
                  </w:txbxContent>
                </v:textbox>
              </v:shape>
            </w:pict>
          </mc:Fallback>
        </mc:AlternateContent>
      </w:r>
    </w:p>
    <w:p w14:paraId="6F2E80F8" w14:textId="77777777" w:rsidR="003C72C5" w:rsidRPr="00CB0166" w:rsidRDefault="003C72C5" w:rsidP="003C72C5">
      <w:pPr>
        <w:ind w:left="802" w:firstLine="8"/>
        <w:rPr>
          <w:rFonts w:asciiTheme="majorHAnsi" w:eastAsia="ＭＳ Ｐゴシック" w:hAnsiTheme="majorHAnsi" w:cstheme="majorHAnsi"/>
          <w:szCs w:val="21"/>
        </w:rPr>
      </w:pPr>
    </w:p>
    <w:p w14:paraId="66169949" w14:textId="77777777" w:rsidR="003C72C5" w:rsidRPr="00CB0166" w:rsidRDefault="003C72C5" w:rsidP="003C72C5">
      <w:pPr>
        <w:ind w:left="802" w:firstLine="8"/>
        <w:rPr>
          <w:rFonts w:asciiTheme="majorHAnsi" w:eastAsia="ＭＳ Ｐゴシック" w:hAnsiTheme="majorHAnsi" w:cstheme="majorHAnsi"/>
          <w:szCs w:val="21"/>
        </w:rPr>
      </w:pPr>
    </w:p>
    <w:p w14:paraId="0C0374A4" w14:textId="2371CAF0" w:rsidR="003C72C5" w:rsidRPr="00CB0166" w:rsidRDefault="003F4F72" w:rsidP="00D361BF">
      <w:pPr>
        <w:pStyle w:val="a9"/>
        <w:numPr>
          <w:ilvl w:val="0"/>
          <w:numId w:val="23"/>
        </w:numPr>
        <w:ind w:leftChars="0"/>
        <w:rPr>
          <w:rFonts w:asciiTheme="majorHAnsi" w:eastAsia="ＭＳ Ｐゴシック" w:hAnsiTheme="majorHAnsi" w:cstheme="majorHAnsi"/>
        </w:rPr>
      </w:pPr>
      <w:r w:rsidRPr="00CB0166">
        <w:rPr>
          <w:rFonts w:asciiTheme="majorHAnsi" w:eastAsia="ＭＳ Ｐゴシック" w:hAnsiTheme="majorHAnsi" w:cstheme="majorHAnsi"/>
        </w:rPr>
        <w:t xml:space="preserve">   Restart Process</w:t>
      </w:r>
    </w:p>
    <w:p w14:paraId="7B9E795D" w14:textId="77777777" w:rsidR="003C72C5" w:rsidRPr="00CB0166" w:rsidRDefault="003C72C5" w:rsidP="003C72C5">
      <w:pPr>
        <w:ind w:left="802" w:firstLine="8"/>
        <w:rPr>
          <w:rFonts w:asciiTheme="majorHAnsi" w:eastAsia="ＭＳ Ｐゴシック" w:hAnsiTheme="majorHAnsi" w:cstheme="majorHAnsi"/>
          <w:szCs w:val="21"/>
        </w:rPr>
      </w:pPr>
      <w:r w:rsidRPr="00CB0166">
        <w:rPr>
          <w:rFonts w:asciiTheme="majorHAnsi" w:eastAsia="ＭＳ Ｐゴシック" w:hAnsiTheme="majorHAnsi" w:cstheme="majorHAnsi"/>
          <w:noProof/>
          <w:szCs w:val="21"/>
        </w:rPr>
        <mc:AlternateContent>
          <mc:Choice Requires="wps">
            <w:drawing>
              <wp:anchor distT="0" distB="0" distL="114300" distR="114300" simplePos="0" relativeHeight="251702272" behindDoc="0" locked="0" layoutInCell="1" allowOverlap="1" wp14:anchorId="08E997DD" wp14:editId="17C644EF">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33ED8EB1" w:rsidR="00CC00D9" w:rsidRPr="008E48A7" w:rsidRDefault="00CC00D9"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061" type="#_x0000_t202" style="position:absolute;left:0;text-align:left;margin-left:73.5pt;margin-top:1.15pt;width:351.4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Da3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UTR9Uf7sFeQHGHM7DQEdsZPqsQqAvm/DWzyGSEHbfTX+Gn&#10;lIBdwO5EyQrs5z/pgz8SDK2U1LgZOXWf1swKSuR7jdQ77mVZWKUoZINRHwX71LJ4atFrdQYBf3wH&#10;DI/H4O/l/lhaULe4xNNQFU1Mc6ydU+7tXjjz3cbiM8DFdBrdcH0M8xd6bnhIHqALRLhpbpk1O7Z4&#10;5Nkl7LeIjV+QpvMNkRqmaw9lFRkVoO5wRSYEAVcvcmL3TITdfipHr8fHbPIL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BU4&#10;NreGAgAAFAUAAA4AAAAAAAAAAAAAAAAALgIAAGRycy9lMm9Eb2MueG1sUEsBAi0AFAAGAAgAAAAh&#10;ANL6HqncAAAACAEAAA8AAAAAAAAAAAAAAAAA4AQAAGRycy9kb3ducmV2LnhtbFBLBQYAAAAABAAE&#10;APMAAADpBQAAAAA=&#10;" fillcolor="#17375e" strokecolor="#17375e" strokeweight=".5pt">
                <v:textbox>
                  <w:txbxContent>
                    <w:p w14:paraId="0BFD2A75" w14:textId="33ED8EB1" w:rsidR="00CC00D9" w:rsidRPr="008E48A7" w:rsidRDefault="00CC00D9"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v:textbox>
              </v:shape>
            </w:pict>
          </mc:Fallback>
        </mc:AlternateContent>
      </w:r>
    </w:p>
    <w:p w14:paraId="09A2D10F" w14:textId="77777777" w:rsidR="003C72C5" w:rsidRPr="00CB0166" w:rsidRDefault="003C72C5" w:rsidP="003C72C5">
      <w:pPr>
        <w:ind w:left="802" w:firstLine="8"/>
        <w:rPr>
          <w:rFonts w:asciiTheme="majorHAnsi" w:eastAsia="ＭＳ Ｐゴシック" w:hAnsiTheme="majorHAnsi" w:cstheme="majorHAnsi"/>
          <w:szCs w:val="21"/>
        </w:rPr>
      </w:pPr>
    </w:p>
    <w:p w14:paraId="463AF20F" w14:textId="77777777" w:rsidR="003C72C5" w:rsidRPr="00CB0166" w:rsidRDefault="003C72C5" w:rsidP="003C72C5">
      <w:pPr>
        <w:widowControl/>
        <w:ind w:left="802" w:firstLine="8"/>
        <w:jc w:val="left"/>
        <w:rPr>
          <w:rFonts w:asciiTheme="majorHAnsi" w:eastAsia="ＭＳ Ｐゴシック" w:hAnsiTheme="majorHAnsi" w:cstheme="majorHAnsi"/>
          <w:szCs w:val="21"/>
        </w:rPr>
      </w:pPr>
    </w:p>
    <w:p w14:paraId="5E64F979" w14:textId="53D76A2D" w:rsidR="003C72C5" w:rsidRPr="00CB0166" w:rsidRDefault="00805AD4" w:rsidP="003C72C5">
      <w:pPr>
        <w:ind w:left="802" w:firstLine="8"/>
        <w:rPr>
          <w:rFonts w:asciiTheme="majorHAnsi" w:eastAsia="ＭＳ Ｐゴシック" w:hAnsiTheme="majorHAnsi" w:cstheme="majorHAnsi"/>
        </w:rPr>
      </w:pPr>
      <w:r w:rsidRPr="00CB0166">
        <w:rPr>
          <w:rFonts w:asciiTheme="majorHAnsi" w:hAnsiTheme="majorHAnsi" w:cstheme="majorHAnsi"/>
          <w:szCs w:val="21"/>
        </w:rPr>
        <w:t xml:space="preserve">Please </w:t>
      </w:r>
      <w:r w:rsidR="00B34944" w:rsidRPr="00CB0166">
        <w:rPr>
          <w:rFonts w:asciiTheme="majorHAnsi" w:hAnsiTheme="majorHAnsi" w:cstheme="majorHAnsi"/>
          <w:szCs w:val="21"/>
        </w:rPr>
        <w:t>replace each target file name with a start/stop/restart</w:t>
      </w:r>
      <w:r w:rsidR="00D107EF" w:rsidRPr="00CB0166">
        <w:rPr>
          <w:rFonts w:asciiTheme="majorHAnsi" w:hAnsiTheme="majorHAnsi" w:cstheme="majorHAnsi"/>
          <w:szCs w:val="21"/>
        </w:rPr>
        <w:t>.</w:t>
      </w:r>
    </w:p>
    <w:p w14:paraId="19F8F792" w14:textId="77777777" w:rsidR="003C17BD" w:rsidRPr="00CB0166" w:rsidRDefault="003C17BD" w:rsidP="003C17BD">
      <w:pPr>
        <w:rPr>
          <w:rFonts w:asciiTheme="majorHAnsi" w:eastAsia="ＭＳ Ｐゴシック" w:hAnsiTheme="majorHAnsi" w:cstheme="majorHAnsi"/>
          <w:szCs w:val="21"/>
        </w:rPr>
      </w:pPr>
    </w:p>
    <w:p w14:paraId="540FBEA2" w14:textId="2D894177" w:rsidR="003C72C5" w:rsidRPr="00CB0166" w:rsidRDefault="003C17BD" w:rsidP="003C72C5">
      <w:pPr>
        <w:widowControl/>
        <w:jc w:val="left"/>
        <w:rPr>
          <w:rFonts w:asciiTheme="majorHAnsi" w:hAnsiTheme="majorHAnsi" w:cstheme="majorHAnsi"/>
        </w:rPr>
      </w:pPr>
      <w:r w:rsidRPr="00CB0166">
        <w:rPr>
          <w:rFonts w:asciiTheme="majorHAnsi" w:hAnsiTheme="majorHAnsi" w:cstheme="majorHAnsi"/>
        </w:rPr>
        <w:br w:type="page"/>
      </w:r>
    </w:p>
    <w:p w14:paraId="7FE2B21E" w14:textId="165B6738" w:rsidR="008E48A7" w:rsidRPr="00CB0166" w:rsidRDefault="0011610F" w:rsidP="00892F43">
      <w:pPr>
        <w:pStyle w:val="20"/>
      </w:pPr>
      <w:bookmarkStart w:id="997" w:name="_Toc105604750"/>
      <w:bookmarkStart w:id="998" w:name="_Ref126574203"/>
      <w:bookmarkStart w:id="999" w:name="_Ref126574208"/>
      <w:bookmarkStart w:id="1000" w:name="_Ref126582638"/>
      <w:bookmarkStart w:id="1001" w:name="_Ref126582646"/>
      <w:bookmarkStart w:id="1002" w:name="_Ref126584602"/>
      <w:bookmarkStart w:id="1003" w:name="_Ref126584605"/>
      <w:bookmarkStart w:id="1004" w:name="_Ref126585437"/>
      <w:bookmarkStart w:id="1005" w:name="_Ref126585442"/>
      <w:bookmarkStart w:id="1006" w:name="_Toc126763589"/>
      <w:r w:rsidRPr="00CB0166">
        <w:lastRenderedPageBreak/>
        <w:t>Maintenance and Maintaining</w:t>
      </w:r>
      <w:bookmarkEnd w:id="997"/>
      <w:bookmarkEnd w:id="998"/>
      <w:bookmarkEnd w:id="999"/>
      <w:bookmarkEnd w:id="1000"/>
      <w:bookmarkEnd w:id="1001"/>
      <w:bookmarkEnd w:id="1002"/>
      <w:bookmarkEnd w:id="1003"/>
      <w:bookmarkEnd w:id="1004"/>
      <w:bookmarkEnd w:id="1005"/>
      <w:bookmarkEnd w:id="1006"/>
    </w:p>
    <w:p w14:paraId="40F9A7CE" w14:textId="012695B1" w:rsidR="008E48A7" w:rsidRPr="00CB0166" w:rsidRDefault="00BB1B90" w:rsidP="00D361BF">
      <w:pPr>
        <w:pStyle w:val="a9"/>
        <w:numPr>
          <w:ilvl w:val="0"/>
          <w:numId w:val="28"/>
        </w:numPr>
        <w:ind w:leftChars="0"/>
        <w:jc w:val="left"/>
        <w:rPr>
          <w:rFonts w:asciiTheme="majorHAnsi" w:eastAsia="ＭＳ Ｐゴシック" w:hAnsiTheme="majorHAnsi" w:cstheme="majorHAnsi"/>
          <w:szCs w:val="21"/>
        </w:rPr>
      </w:pPr>
      <w:r w:rsidRPr="00CB0166">
        <w:rPr>
          <w:rFonts w:asciiTheme="majorHAnsi" w:eastAsia="ＭＳ Ｐゴシック" w:hAnsiTheme="majorHAnsi" w:cstheme="majorHAnsi"/>
          <w:szCs w:val="21"/>
        </w:rPr>
        <w:t>Change to NORMAL level</w:t>
      </w:r>
    </w:p>
    <w:p w14:paraId="7C5D26E2" w14:textId="41EA1AAD" w:rsidR="00F00AB4" w:rsidRPr="00CB0166" w:rsidRDefault="00F00AB4" w:rsidP="00F00AB4">
      <w:pPr>
        <w:ind w:leftChars="100" w:left="210" w:firstLineChars="50" w:firstLine="105"/>
        <w:jc w:val="left"/>
        <w:rPr>
          <w:rFonts w:asciiTheme="majorHAnsi" w:eastAsia="ＭＳ Ｐゴシック" w:hAnsiTheme="majorHAnsi" w:cstheme="majorHAnsi"/>
          <w:szCs w:val="21"/>
        </w:rPr>
      </w:pPr>
      <w:r w:rsidRPr="00CB0166">
        <w:rPr>
          <w:rFonts w:asciiTheme="majorHAnsi" w:eastAsia="ＭＳ Ｐゴシック" w:hAnsiTheme="majorHAnsi" w:cstheme="majorHAnsi"/>
          <w:szCs w:val="21"/>
        </w:rPr>
        <w:t>Rewrite line 8 of the following file with "DEBUG" to NORMAL.</w:t>
      </w:r>
    </w:p>
    <w:p w14:paraId="44A7604E" w14:textId="78ADA1B5" w:rsidR="008E48A7" w:rsidRPr="00CB0166" w:rsidRDefault="00BB1B90" w:rsidP="00DF537B">
      <w:pPr>
        <w:ind w:leftChars="100" w:left="210"/>
        <w:jc w:val="left"/>
        <w:rPr>
          <w:rFonts w:asciiTheme="majorHAnsi" w:eastAsia="ＭＳ Ｐゴシック" w:hAnsiTheme="majorHAnsi" w:cstheme="majorHAnsi"/>
          <w:szCs w:val="21"/>
        </w:rPr>
      </w:pPr>
      <w:r w:rsidRPr="00CB0166">
        <w:rPr>
          <w:rFonts w:asciiTheme="majorHAnsi" w:eastAsia="ＭＳ Ｐゴシック" w:hAnsiTheme="majorHAnsi" w:cstheme="majorHAnsi"/>
          <w:szCs w:val="21"/>
        </w:rPr>
        <w:t xml:space="preserve">　</w:t>
      </w:r>
      <w:r w:rsidR="00E70098" w:rsidRPr="00CB0166">
        <w:rPr>
          <w:rFonts w:asciiTheme="majorHAnsi" w:eastAsia="ＭＳ Ｐゴシック" w:hAnsiTheme="majorHAnsi" w:cstheme="majorHAnsi"/>
          <w:szCs w:val="21"/>
        </w:rPr>
        <w:t>Log level configuration file</w:t>
      </w:r>
      <w:r w:rsidRPr="00CB0166">
        <w:rPr>
          <w:rFonts w:asciiTheme="majorHAnsi" w:eastAsia="ＭＳ Ｐゴシック" w:hAnsiTheme="majorHAnsi" w:cstheme="majorHAnsi"/>
          <w:szCs w:val="21"/>
        </w:rPr>
        <w:t>: &lt;installation directory&gt; /ita-root/confs/backyardconfs/ita_env</w:t>
      </w:r>
    </w:p>
    <w:p w14:paraId="64265B56" w14:textId="77777777" w:rsidR="008E48A7" w:rsidRPr="00CB0166" w:rsidRDefault="008E48A7" w:rsidP="00DF537B">
      <w:pPr>
        <w:ind w:leftChars="100" w:left="210"/>
        <w:jc w:val="left"/>
        <w:rPr>
          <w:rFonts w:asciiTheme="majorHAnsi" w:eastAsia="ＭＳ Ｐゴシック" w:hAnsiTheme="majorHAnsi" w:cstheme="majorHAnsi"/>
          <w:szCs w:val="21"/>
        </w:rPr>
      </w:pPr>
      <w:r w:rsidRPr="00CB0166">
        <w:rPr>
          <w:rFonts w:asciiTheme="majorHAnsi" w:eastAsia="ＭＳ Ｐゴシック" w:hAnsiTheme="majorHAnsi" w:cstheme="majorHAnsi"/>
          <w:szCs w:val="21"/>
        </w:rPr>
        <w:t xml:space="preserve">　</w:t>
      </w:r>
    </w:p>
    <w:p w14:paraId="2E8AEBA1" w14:textId="5D85B6BF" w:rsidR="008E48A7" w:rsidRPr="00CB0166" w:rsidRDefault="00BB1B90" w:rsidP="00D361BF">
      <w:pPr>
        <w:pStyle w:val="a9"/>
        <w:numPr>
          <w:ilvl w:val="0"/>
          <w:numId w:val="28"/>
        </w:numPr>
        <w:ind w:leftChars="0"/>
        <w:jc w:val="left"/>
        <w:rPr>
          <w:rFonts w:asciiTheme="majorHAnsi" w:eastAsia="ＭＳ Ｐゴシック" w:hAnsiTheme="majorHAnsi" w:cstheme="majorHAnsi"/>
          <w:szCs w:val="21"/>
        </w:rPr>
      </w:pPr>
      <w:r w:rsidRPr="00CB0166">
        <w:rPr>
          <w:rFonts w:asciiTheme="majorHAnsi" w:eastAsia="ＭＳ Ｐゴシック" w:hAnsiTheme="majorHAnsi" w:cstheme="majorHAnsi"/>
          <w:szCs w:val="21"/>
        </w:rPr>
        <w:t xml:space="preserve">Change to </w:t>
      </w:r>
      <w:r w:rsidR="008E48A7" w:rsidRPr="00CB0166">
        <w:rPr>
          <w:rFonts w:asciiTheme="majorHAnsi" w:eastAsia="ＭＳ Ｐゴシック" w:hAnsiTheme="majorHAnsi" w:cstheme="majorHAnsi"/>
          <w:szCs w:val="21"/>
        </w:rPr>
        <w:t>DEBUG</w:t>
      </w:r>
      <w:r w:rsidRPr="00CB0166">
        <w:rPr>
          <w:rFonts w:asciiTheme="majorHAnsi" w:eastAsia="ＭＳ Ｐゴシック" w:hAnsiTheme="majorHAnsi" w:cstheme="majorHAnsi"/>
          <w:szCs w:val="21"/>
        </w:rPr>
        <w:t xml:space="preserve"> level</w:t>
      </w:r>
    </w:p>
    <w:p w14:paraId="227E3CDB" w14:textId="678BE435" w:rsidR="008E48A7" w:rsidRPr="00CB0166" w:rsidRDefault="008E48A7" w:rsidP="00497A81">
      <w:pPr>
        <w:ind w:leftChars="100" w:left="210" w:firstLineChars="50" w:firstLine="105"/>
        <w:jc w:val="left"/>
        <w:rPr>
          <w:rFonts w:asciiTheme="majorHAnsi" w:eastAsia="ＭＳ Ｐゴシック" w:hAnsiTheme="majorHAnsi" w:cstheme="majorHAnsi"/>
          <w:szCs w:val="21"/>
        </w:rPr>
      </w:pPr>
      <w:r w:rsidRPr="00CB0166">
        <w:rPr>
          <w:rFonts w:asciiTheme="majorHAnsi" w:eastAsia="ＭＳ Ｐゴシック" w:hAnsiTheme="majorHAnsi" w:cstheme="majorHAnsi"/>
          <w:szCs w:val="21"/>
        </w:rPr>
        <w:t xml:space="preserve">　</w:t>
      </w:r>
      <w:r w:rsidR="00497A81" w:rsidRPr="00CB0166">
        <w:rPr>
          <w:rFonts w:asciiTheme="majorHAnsi" w:eastAsia="ＭＳ Ｐゴシック" w:hAnsiTheme="majorHAnsi" w:cstheme="majorHAnsi"/>
          <w:szCs w:val="21"/>
        </w:rPr>
        <w:t>Rewrite line 8 of the following file with "DEBUG" to NORMAL.</w:t>
      </w:r>
    </w:p>
    <w:p w14:paraId="5FF16E54" w14:textId="6C265F76" w:rsidR="008E48A7" w:rsidRPr="00CB0166" w:rsidRDefault="002A28AB" w:rsidP="00DF537B">
      <w:pPr>
        <w:ind w:leftChars="100" w:left="210"/>
        <w:jc w:val="left"/>
        <w:rPr>
          <w:rFonts w:asciiTheme="majorHAnsi" w:eastAsia="ＭＳ Ｐゴシック" w:hAnsiTheme="majorHAnsi" w:cstheme="majorHAnsi"/>
          <w:szCs w:val="21"/>
        </w:rPr>
      </w:pPr>
      <w:r w:rsidRPr="00CB0166">
        <w:rPr>
          <w:rFonts w:asciiTheme="majorHAnsi" w:eastAsia="ＭＳ Ｐゴシック" w:hAnsiTheme="majorHAnsi" w:cstheme="majorHAnsi"/>
          <w:szCs w:val="21"/>
        </w:rPr>
        <w:t xml:space="preserve">　</w:t>
      </w:r>
      <w:r w:rsidR="00497A81" w:rsidRPr="00CB0166">
        <w:rPr>
          <w:rFonts w:asciiTheme="majorHAnsi" w:eastAsia="ＭＳ Ｐゴシック" w:hAnsiTheme="majorHAnsi" w:cstheme="majorHAnsi"/>
          <w:szCs w:val="21"/>
        </w:rPr>
        <w:t xml:space="preserve"> Log level configuration file</w:t>
      </w:r>
      <w:r w:rsidRPr="00CB0166">
        <w:rPr>
          <w:rFonts w:asciiTheme="majorHAnsi" w:eastAsia="ＭＳ Ｐゴシック" w:hAnsiTheme="majorHAnsi" w:cstheme="majorHAnsi"/>
          <w:szCs w:val="21"/>
        </w:rPr>
        <w:t>: &lt;installation directory&gt;/ita-root/confs/backyardconfs/ita_env</w:t>
      </w:r>
    </w:p>
    <w:p w14:paraId="4C228560" w14:textId="77777777" w:rsidR="008E48A7" w:rsidRPr="00CB0166" w:rsidRDefault="008E48A7" w:rsidP="00DF537B">
      <w:pPr>
        <w:ind w:leftChars="100" w:left="210"/>
        <w:jc w:val="left"/>
        <w:rPr>
          <w:rFonts w:asciiTheme="majorHAnsi" w:eastAsia="ＭＳ Ｐゴシック" w:hAnsiTheme="majorHAnsi" w:cstheme="majorHAnsi"/>
          <w:szCs w:val="21"/>
        </w:rPr>
      </w:pPr>
    </w:p>
    <w:p w14:paraId="63638D30" w14:textId="6BA8DA53" w:rsidR="008E48A7" w:rsidRPr="00CB0166" w:rsidRDefault="00907E3D" w:rsidP="00D361BF">
      <w:pPr>
        <w:pStyle w:val="a9"/>
        <w:numPr>
          <w:ilvl w:val="0"/>
          <w:numId w:val="28"/>
        </w:numPr>
        <w:ind w:leftChars="0"/>
        <w:jc w:val="left"/>
        <w:rPr>
          <w:rFonts w:asciiTheme="majorHAnsi" w:eastAsia="ＭＳ Ｐゴシック" w:hAnsiTheme="majorHAnsi" w:cstheme="majorHAnsi"/>
          <w:szCs w:val="21"/>
        </w:rPr>
      </w:pPr>
      <w:bookmarkStart w:id="1007" w:name="_Ref126574160"/>
      <w:r w:rsidRPr="00CB0166">
        <w:rPr>
          <w:rFonts w:asciiTheme="majorHAnsi" w:eastAsia="ＭＳ Ｐゴシック" w:hAnsiTheme="majorHAnsi" w:cstheme="majorHAnsi"/>
          <w:szCs w:val="21"/>
        </w:rPr>
        <w:t xml:space="preserve">Change </w:t>
      </w:r>
      <w:r w:rsidR="00EA5ED5" w:rsidRPr="00CB0166">
        <w:rPr>
          <w:rFonts w:asciiTheme="majorHAnsi" w:eastAsia="ＭＳ Ｐゴシック" w:hAnsiTheme="majorHAnsi" w:cstheme="majorHAnsi"/>
          <w:szCs w:val="21"/>
        </w:rPr>
        <w:t>the startup period</w:t>
      </w:r>
      <w:bookmarkEnd w:id="1007"/>
    </w:p>
    <w:p w14:paraId="7D2C580E" w14:textId="7E4F644F" w:rsidR="008E48A7" w:rsidRPr="00CB0166" w:rsidRDefault="008E48A7" w:rsidP="00DF537B">
      <w:pPr>
        <w:ind w:leftChars="100" w:left="210"/>
        <w:jc w:val="left"/>
        <w:rPr>
          <w:rFonts w:asciiTheme="majorHAnsi" w:eastAsia="ＭＳ Ｐゴシック" w:hAnsiTheme="majorHAnsi" w:cstheme="majorHAnsi"/>
          <w:szCs w:val="21"/>
        </w:rPr>
      </w:pPr>
      <w:r w:rsidRPr="00CB0166">
        <w:rPr>
          <w:rFonts w:asciiTheme="majorHAnsi" w:eastAsia="ＭＳ Ｐゴシック" w:hAnsiTheme="majorHAnsi" w:cstheme="majorHAnsi"/>
          <w:szCs w:val="21"/>
        </w:rPr>
        <w:t xml:space="preserve">　</w:t>
      </w:r>
      <w:r w:rsidR="00907E3D" w:rsidRPr="00CB0166">
        <w:rPr>
          <w:rFonts w:asciiTheme="majorHAnsi" w:eastAsia="ＭＳ Ｐゴシック" w:hAnsiTheme="majorHAnsi" w:cstheme="majorHAnsi"/>
          <w:szCs w:val="21"/>
        </w:rPr>
        <w:t>C</w:t>
      </w:r>
      <w:r w:rsidR="001A3223" w:rsidRPr="00CB0166">
        <w:rPr>
          <w:rFonts w:asciiTheme="majorHAnsi" w:eastAsia="ＭＳ Ｐゴシック" w:hAnsiTheme="majorHAnsi" w:cstheme="majorHAnsi"/>
          <w:szCs w:val="21"/>
        </w:rPr>
        <w:t xml:space="preserve">hange the </w:t>
      </w:r>
      <w:r w:rsidR="001A3223" w:rsidRPr="00CB0166">
        <w:rPr>
          <w:rFonts w:asciiTheme="majorHAnsi" w:hAnsiTheme="majorHAnsi" w:cstheme="majorHAnsi"/>
          <w:szCs w:val="21"/>
        </w:rPr>
        <w:t>5th</w:t>
      </w:r>
      <w:r w:rsidR="00907E3D" w:rsidRPr="00CB0166">
        <w:rPr>
          <w:rFonts w:asciiTheme="majorHAnsi" w:eastAsia="ＭＳ Ｐゴシック" w:hAnsiTheme="majorHAnsi" w:cstheme="majorHAnsi"/>
          <w:szCs w:val="21"/>
        </w:rPr>
        <w:t xml:space="preserve"> parameter of ExecStart of each target file. (Unit: seconds)</w:t>
      </w:r>
    </w:p>
    <w:p w14:paraId="3428C68F" w14:textId="4FCEB383" w:rsidR="008E48A7" w:rsidRPr="00CB0166" w:rsidRDefault="00907E3D" w:rsidP="00DF537B">
      <w:pPr>
        <w:ind w:leftChars="100" w:left="210"/>
        <w:jc w:val="left"/>
        <w:rPr>
          <w:rFonts w:asciiTheme="majorHAnsi" w:eastAsia="ＭＳ Ｐゴシック" w:hAnsiTheme="majorHAnsi" w:cstheme="majorHAnsi"/>
          <w:szCs w:val="21"/>
        </w:rPr>
      </w:pPr>
      <w:r w:rsidRPr="00CB0166">
        <w:rPr>
          <w:rFonts w:asciiTheme="majorHAnsi" w:eastAsia="ＭＳ Ｐゴシック" w:hAnsiTheme="majorHAnsi" w:cstheme="majorHAnsi"/>
          <w:szCs w:val="21"/>
        </w:rPr>
        <w:t xml:space="preserve">　</w:t>
      </w:r>
      <w:r w:rsidR="002F7E84" w:rsidRPr="00CB0166">
        <w:rPr>
          <w:rFonts w:asciiTheme="majorHAnsi" w:eastAsia="ＭＳ Ｐゴシック" w:hAnsiTheme="majorHAnsi" w:cstheme="majorHAnsi"/>
          <w:szCs w:val="21"/>
        </w:rPr>
        <w:t>With exceptions, use the default value for the startup period.</w:t>
      </w:r>
    </w:p>
    <w:p w14:paraId="1E460183" w14:textId="7FD22A1C" w:rsidR="008E48A7" w:rsidRPr="00CB0166" w:rsidRDefault="008E48A7" w:rsidP="00DF537B">
      <w:pPr>
        <w:jc w:val="left"/>
        <w:rPr>
          <w:rFonts w:asciiTheme="majorHAnsi" w:eastAsia="ＭＳ Ｐゴシック" w:hAnsiTheme="majorHAnsi" w:cstheme="majorHAnsi"/>
          <w:szCs w:val="21"/>
        </w:rPr>
      </w:pPr>
      <w:r w:rsidRPr="00CB0166">
        <w:rPr>
          <w:rFonts w:asciiTheme="majorHAnsi" w:hAnsiTheme="majorHAnsi" w:cstheme="majorHAnsi"/>
          <w:noProof/>
        </w:rPr>
        <mc:AlternateContent>
          <mc:Choice Requires="wps">
            <w:drawing>
              <wp:anchor distT="0" distB="0" distL="114300" distR="114300" simplePos="0" relativeHeight="251606016" behindDoc="0" locked="0" layoutInCell="1" allowOverlap="1" wp14:anchorId="60C41A3D" wp14:editId="182CBCD3">
                <wp:simplePos x="0" y="0"/>
                <wp:positionH relativeFrom="margin">
                  <wp:align>center</wp:align>
                </wp:positionH>
                <wp:positionV relativeFrom="paragraph">
                  <wp:posOffset>175260</wp:posOffset>
                </wp:positionV>
                <wp:extent cx="4832350" cy="846162"/>
                <wp:effectExtent l="0" t="0" r="25400" b="1143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46162"/>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062D960" w14:textId="705333BA" w:rsidR="00CC00D9" w:rsidRDefault="00CC00D9"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CC00D9" w:rsidRPr="00923380" w:rsidRDefault="00CC00D9" w:rsidP="002D068D">
                            <w:pPr>
                              <w:rPr>
                                <w:rFonts w:ascii="ＭＳ Ｐゴシック" w:eastAsia="ＭＳ Ｐゴシック" w:hAnsi="ＭＳ Ｐゴシック"/>
                                <w:color w:val="87CCD5" w:themeColor="accent4" w:themeTint="66"/>
                                <w:sz w:val="12"/>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062" type="#_x0000_t202" style="position:absolute;margin-left:0;margin-top:13.8pt;width:380.5pt;height:66.6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" fillcolor="#17375e" strokecolor="black [2415]" strokeweight=".5pt">
                <v:textbox>
                  <w:txbxContent>
                    <w:p w14:paraId="6062D960" w14:textId="705333BA" w:rsidR="00CC00D9" w:rsidRDefault="00CC00D9"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CC00D9" w:rsidRPr="00923380" w:rsidRDefault="00CC00D9" w:rsidP="002D068D">
                      <w:pPr>
                        <w:rPr>
                          <w:rFonts w:ascii="ＭＳ Ｐゴシック" w:eastAsia="ＭＳ Ｐゴシック" w:hAnsi="ＭＳ Ｐゴシック"/>
                          <w:color w:val="87CCD5" w:themeColor="accent4" w:themeTint="66"/>
                          <w:sz w:val="12"/>
                          <w:szCs w:val="16"/>
                        </w:rPr>
                      </w:pPr>
                    </w:p>
                  </w:txbxContent>
                </v:textbox>
                <w10:wrap anchorx="margin"/>
              </v:shape>
            </w:pict>
          </mc:Fallback>
        </mc:AlternateContent>
      </w:r>
    </w:p>
    <w:p w14:paraId="1E2CD5E8" w14:textId="3890E52A" w:rsidR="008E48A7" w:rsidRPr="00CB0166" w:rsidRDefault="008E48A7" w:rsidP="003C17BD">
      <w:pPr>
        <w:rPr>
          <w:rFonts w:asciiTheme="majorHAnsi" w:eastAsia="ＭＳ Ｐゴシック" w:hAnsiTheme="majorHAnsi" w:cstheme="majorHAnsi"/>
          <w:szCs w:val="21"/>
        </w:rPr>
      </w:pPr>
    </w:p>
    <w:p w14:paraId="29B44803" w14:textId="15E84A15" w:rsidR="008E48A7" w:rsidRPr="00CB0166" w:rsidRDefault="008E48A7" w:rsidP="003C17BD">
      <w:pPr>
        <w:rPr>
          <w:rFonts w:asciiTheme="majorHAnsi" w:eastAsia="ＭＳ Ｐゴシック" w:hAnsiTheme="majorHAnsi" w:cstheme="majorHAnsi"/>
          <w:szCs w:val="21"/>
        </w:rPr>
      </w:pPr>
    </w:p>
    <w:p w14:paraId="0B6ECC91" w14:textId="323682A7" w:rsidR="008E48A7" w:rsidRPr="00CB0166" w:rsidRDefault="008E48A7" w:rsidP="003C17BD">
      <w:pPr>
        <w:rPr>
          <w:rFonts w:asciiTheme="majorHAnsi" w:eastAsia="ＭＳ Ｐゴシック" w:hAnsiTheme="majorHAnsi" w:cstheme="majorHAnsi"/>
          <w:szCs w:val="21"/>
        </w:rPr>
      </w:pPr>
    </w:p>
    <w:p w14:paraId="703F0394" w14:textId="77777777" w:rsidR="008E48A7" w:rsidRPr="00CB0166" w:rsidRDefault="008E48A7" w:rsidP="003C17BD">
      <w:pPr>
        <w:rPr>
          <w:rFonts w:asciiTheme="majorHAnsi" w:eastAsia="ＭＳ Ｐゴシック" w:hAnsiTheme="majorHAnsi" w:cstheme="majorHAnsi"/>
          <w:szCs w:val="21"/>
        </w:rPr>
      </w:pPr>
    </w:p>
    <w:p w14:paraId="74AB3FD4" w14:textId="19A84E46" w:rsidR="003C17BD" w:rsidRPr="00CB0166" w:rsidRDefault="003C17BD" w:rsidP="003C72C5">
      <w:pPr>
        <w:rPr>
          <w:rFonts w:asciiTheme="majorHAnsi" w:eastAsia="ＭＳ Ｐゴシック" w:hAnsiTheme="majorHAnsi" w:cstheme="majorHAnsi"/>
          <w:szCs w:val="21"/>
        </w:rPr>
      </w:pPr>
    </w:p>
    <w:p w14:paraId="43FF8070" w14:textId="5AF81D09" w:rsidR="003C72C5" w:rsidRPr="00CB0166" w:rsidRDefault="00993F26" w:rsidP="003C72C5">
      <w:pPr>
        <w:ind w:firstLineChars="100" w:firstLine="210"/>
        <w:rPr>
          <w:rFonts w:asciiTheme="majorHAnsi" w:eastAsia="ＭＳ Ｐゴシック" w:hAnsiTheme="majorHAnsi" w:cstheme="majorHAnsi"/>
          <w:b/>
          <w:szCs w:val="21"/>
          <w:u w:val="single"/>
        </w:rPr>
      </w:pPr>
      <w:r w:rsidRPr="00CB0166">
        <w:rPr>
          <w:rFonts w:asciiTheme="majorHAnsi" w:hAnsiTheme="majorHAnsi" w:cstheme="majorHAnsi"/>
          <w:szCs w:val="21"/>
        </w:rPr>
        <w:t>After rewriting the file,</w:t>
      </w:r>
      <w:r w:rsidR="00444D49" w:rsidRPr="00CB0166">
        <w:rPr>
          <w:rFonts w:asciiTheme="majorHAnsi" w:hAnsiTheme="majorHAnsi" w:cstheme="majorHAnsi"/>
          <w:szCs w:val="21"/>
        </w:rPr>
        <w:t xml:space="preserve"> </w:t>
      </w:r>
      <w:r w:rsidR="00444D49" w:rsidRPr="00CB0166">
        <w:rPr>
          <w:rFonts w:asciiTheme="majorHAnsi" w:hAnsiTheme="majorHAnsi" w:cstheme="majorHAnsi"/>
          <w:b/>
          <w:szCs w:val="21"/>
          <w:u w:val="single"/>
        </w:rPr>
        <w:t>it enables after the process is restarted.</w:t>
      </w:r>
    </w:p>
    <w:p w14:paraId="133115DB" w14:textId="46112D36" w:rsidR="0076024B" w:rsidRPr="00CB0166" w:rsidRDefault="0076024B" w:rsidP="002D068D">
      <w:pPr>
        <w:rPr>
          <w:rFonts w:asciiTheme="majorHAnsi" w:hAnsiTheme="majorHAnsi" w:cstheme="majorHAnsi"/>
        </w:rPr>
      </w:pPr>
      <w:bookmarkStart w:id="1008" w:name="_起動周期の変更"/>
      <w:bookmarkEnd w:id="1008"/>
    </w:p>
    <w:p w14:paraId="3525FDE1" w14:textId="5F207A2E" w:rsidR="00CF751A" w:rsidRPr="00CB0166" w:rsidRDefault="00CF751A" w:rsidP="00D361BF">
      <w:pPr>
        <w:pStyle w:val="a9"/>
        <w:numPr>
          <w:ilvl w:val="0"/>
          <w:numId w:val="28"/>
        </w:numPr>
        <w:ind w:leftChars="0"/>
        <w:rPr>
          <w:rFonts w:asciiTheme="majorHAnsi" w:eastAsia="ＭＳ Ｐゴシック" w:hAnsiTheme="majorHAnsi" w:cstheme="majorHAnsi"/>
          <w:szCs w:val="21"/>
        </w:rPr>
      </w:pPr>
      <w:r w:rsidRPr="00CB0166">
        <w:rPr>
          <w:rFonts w:asciiTheme="majorHAnsi" w:eastAsia="ＭＳ Ｐゴシック" w:hAnsiTheme="majorHAnsi" w:cstheme="majorHAnsi"/>
          <w:szCs w:val="21"/>
        </w:rPr>
        <w:t xml:space="preserve"> </w:t>
      </w:r>
      <w:r w:rsidR="00C473D8" w:rsidRPr="00CB0166">
        <w:rPr>
          <w:rFonts w:asciiTheme="majorHAnsi" w:eastAsia="ＭＳ Ｐゴシック" w:hAnsiTheme="majorHAnsi" w:cstheme="majorHAnsi"/>
          <w:szCs w:val="21"/>
        </w:rPr>
        <w:t>Log file name</w:t>
      </w:r>
    </w:p>
    <w:tbl>
      <w:tblPr>
        <w:tblStyle w:val="ab"/>
        <w:tblW w:w="9072" w:type="dxa"/>
        <w:tblInd w:w="279" w:type="dxa"/>
        <w:tblLayout w:type="fixed"/>
        <w:tblLook w:val="04A0" w:firstRow="1" w:lastRow="0" w:firstColumn="1" w:lastColumn="0" w:noHBand="0" w:noVBand="1"/>
      </w:tblPr>
      <w:tblGrid>
        <w:gridCol w:w="3328"/>
        <w:gridCol w:w="5744"/>
      </w:tblGrid>
      <w:tr w:rsidR="00940340" w:rsidRPr="00CB0166" w14:paraId="49312A67" w14:textId="77777777" w:rsidTr="00940340">
        <w:tc>
          <w:tcPr>
            <w:tcW w:w="3328" w:type="dxa"/>
            <w:shd w:val="clear" w:color="auto" w:fill="002B62"/>
          </w:tcPr>
          <w:p w14:paraId="026E26DA" w14:textId="30D09451" w:rsidR="00940340" w:rsidRPr="00CB0166" w:rsidRDefault="00C473D8" w:rsidP="00015449">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Process name</w:t>
            </w:r>
          </w:p>
        </w:tc>
        <w:tc>
          <w:tcPr>
            <w:tcW w:w="5744" w:type="dxa"/>
            <w:shd w:val="clear" w:color="auto" w:fill="002B62"/>
          </w:tcPr>
          <w:p w14:paraId="56D51FC8" w14:textId="600B906C" w:rsidR="00940340" w:rsidRPr="00CB0166" w:rsidRDefault="00C473D8" w:rsidP="00015449">
            <w:pPr>
              <w:spacing w:line="240" w:lineRule="exact"/>
              <w:jc w:val="center"/>
              <w:rPr>
                <w:rFonts w:asciiTheme="majorHAnsi" w:hAnsiTheme="majorHAnsi" w:cstheme="majorHAnsi"/>
                <w:b/>
                <w:color w:val="FFFFFF" w:themeColor="background1"/>
                <w:sz w:val="18"/>
                <w:szCs w:val="18"/>
              </w:rPr>
            </w:pPr>
            <w:r w:rsidRPr="00CB0166">
              <w:rPr>
                <w:rFonts w:asciiTheme="majorHAnsi" w:hAnsiTheme="majorHAnsi" w:cstheme="majorHAnsi"/>
                <w:b/>
                <w:color w:val="FFFFFF" w:themeColor="background1"/>
                <w:sz w:val="18"/>
                <w:szCs w:val="18"/>
              </w:rPr>
              <w:t>Log file name</w:t>
            </w:r>
          </w:p>
        </w:tc>
      </w:tr>
      <w:tr w:rsidR="00940340" w:rsidRPr="00CB0166" w14:paraId="710BDC92" w14:textId="77777777" w:rsidTr="00940340">
        <w:trPr>
          <w:trHeight w:val="250"/>
        </w:trPr>
        <w:tc>
          <w:tcPr>
            <w:tcW w:w="3328" w:type="dxa"/>
          </w:tcPr>
          <w:p w14:paraId="3ACC4628" w14:textId="1E690BDA" w:rsidR="00940340" w:rsidRPr="00CB0166" w:rsidRDefault="00940340" w:rsidP="00940340">
            <w:pPr>
              <w:pStyle w:val="aff"/>
              <w:rPr>
                <w:rFonts w:asciiTheme="majorHAnsi" w:hAnsiTheme="majorHAnsi" w:cstheme="majorHAnsi"/>
              </w:rPr>
            </w:pPr>
            <w:r w:rsidRPr="00CB0166">
              <w:rPr>
                <w:rFonts w:asciiTheme="majorHAnsi" w:hAnsiTheme="majorHAnsi" w:cstheme="majorHAnsi"/>
              </w:rPr>
              <w:t>ky_terraform_execute-workflow</w:t>
            </w:r>
          </w:p>
        </w:tc>
        <w:tc>
          <w:tcPr>
            <w:tcW w:w="5744" w:type="dxa"/>
          </w:tcPr>
          <w:p w14:paraId="49AC4625" w14:textId="5DF53B4C" w:rsidR="00940340" w:rsidRPr="00CB0166" w:rsidRDefault="00940340" w:rsidP="00015449">
            <w:pPr>
              <w:pStyle w:val="aff"/>
              <w:rPr>
                <w:rFonts w:asciiTheme="majorHAnsi" w:hAnsiTheme="majorHAnsi" w:cstheme="majorHAnsi"/>
              </w:rPr>
            </w:pPr>
            <w:r w:rsidRPr="00CB0166">
              <w:rPr>
                <w:rFonts w:asciiTheme="majorHAnsi" w:hAnsiTheme="majorHAnsi" w:cstheme="majorHAnsi"/>
              </w:rPr>
              <w:t>ky_terraform_execute-workflow_YYYYMMDD.log</w:t>
            </w:r>
          </w:p>
        </w:tc>
      </w:tr>
      <w:tr w:rsidR="00940340" w:rsidRPr="00CB0166" w14:paraId="2AEEE568" w14:textId="77777777" w:rsidTr="00940340">
        <w:trPr>
          <w:trHeight w:val="250"/>
        </w:trPr>
        <w:tc>
          <w:tcPr>
            <w:tcW w:w="3328" w:type="dxa"/>
          </w:tcPr>
          <w:p w14:paraId="6FE12A97" w14:textId="606CF460" w:rsidR="00940340" w:rsidRPr="00CB0166" w:rsidRDefault="00940340" w:rsidP="00015449">
            <w:pPr>
              <w:pStyle w:val="aff"/>
              <w:rPr>
                <w:rFonts w:asciiTheme="majorHAnsi" w:hAnsiTheme="majorHAnsi" w:cstheme="majorHAnsi"/>
              </w:rPr>
            </w:pPr>
            <w:r w:rsidRPr="00CB0166">
              <w:rPr>
                <w:rFonts w:asciiTheme="majorHAnsi" w:hAnsiTheme="majorHAnsi" w:cstheme="majorHAnsi"/>
              </w:rPr>
              <w:t>ky_terraform_checkcondition-workflow</w:t>
            </w:r>
          </w:p>
        </w:tc>
        <w:tc>
          <w:tcPr>
            <w:tcW w:w="5744" w:type="dxa"/>
          </w:tcPr>
          <w:p w14:paraId="2C2BE4A2" w14:textId="27DEC5EA" w:rsidR="00940340" w:rsidRPr="00CB0166" w:rsidRDefault="00940340" w:rsidP="00940340">
            <w:pPr>
              <w:pStyle w:val="aff"/>
              <w:rPr>
                <w:rFonts w:asciiTheme="majorHAnsi" w:hAnsiTheme="majorHAnsi" w:cstheme="majorHAnsi"/>
              </w:rPr>
            </w:pPr>
            <w:r w:rsidRPr="00CB0166">
              <w:rPr>
                <w:rFonts w:asciiTheme="majorHAnsi" w:hAnsiTheme="majorHAnsi" w:cstheme="majorHAnsi"/>
              </w:rPr>
              <w:t>ky_terraform_checkcondition-workflow_YYYYMMDD.log</w:t>
            </w:r>
          </w:p>
        </w:tc>
      </w:tr>
      <w:tr w:rsidR="00940340" w:rsidRPr="00CB0166" w14:paraId="263EBA74" w14:textId="77777777" w:rsidTr="00940340">
        <w:trPr>
          <w:trHeight w:val="250"/>
        </w:trPr>
        <w:tc>
          <w:tcPr>
            <w:tcW w:w="3328" w:type="dxa"/>
          </w:tcPr>
          <w:p w14:paraId="7E348DBA" w14:textId="77B3A925" w:rsidR="00940340" w:rsidRPr="00CB0166" w:rsidRDefault="00940340" w:rsidP="00015449">
            <w:pPr>
              <w:pStyle w:val="aff"/>
              <w:rPr>
                <w:rFonts w:asciiTheme="majorHAnsi" w:hAnsiTheme="majorHAnsi" w:cstheme="majorHAnsi"/>
              </w:rPr>
            </w:pPr>
            <w:r w:rsidRPr="00CB0166">
              <w:rPr>
                <w:rFonts w:asciiTheme="majorHAnsi" w:hAnsiTheme="majorHAnsi" w:cstheme="majorHAnsi"/>
              </w:rPr>
              <w:t>ky_terraform_varsautolistup-workflow</w:t>
            </w:r>
          </w:p>
        </w:tc>
        <w:tc>
          <w:tcPr>
            <w:tcW w:w="5744" w:type="dxa"/>
          </w:tcPr>
          <w:p w14:paraId="1F37442A" w14:textId="4FD40B4D" w:rsidR="00940340" w:rsidRPr="00CB0166" w:rsidRDefault="00940340" w:rsidP="00015449">
            <w:pPr>
              <w:pStyle w:val="aff"/>
              <w:rPr>
                <w:rFonts w:asciiTheme="majorHAnsi" w:hAnsiTheme="majorHAnsi" w:cstheme="majorHAnsi"/>
              </w:rPr>
            </w:pPr>
            <w:r w:rsidRPr="00CB0166">
              <w:rPr>
                <w:rFonts w:asciiTheme="majorHAnsi" w:hAnsiTheme="majorHAnsi" w:cstheme="majorHAnsi"/>
              </w:rPr>
              <w:t>ky_terraform_varsautolistup-workflow_YYYYMMDD.log</w:t>
            </w:r>
          </w:p>
        </w:tc>
      </w:tr>
      <w:tr w:rsidR="00E020DB" w:rsidRPr="00CB0166" w14:paraId="201C51B4" w14:textId="77777777" w:rsidTr="00940340">
        <w:trPr>
          <w:trHeight w:val="250"/>
        </w:trPr>
        <w:tc>
          <w:tcPr>
            <w:tcW w:w="3328" w:type="dxa"/>
          </w:tcPr>
          <w:p w14:paraId="0F1212E8" w14:textId="055F9954" w:rsidR="00E020DB" w:rsidRPr="00CB0166" w:rsidRDefault="00E020DB" w:rsidP="00E020DB">
            <w:pPr>
              <w:pStyle w:val="Default"/>
              <w:jc w:val="both"/>
              <w:rPr>
                <w:rFonts w:asciiTheme="majorHAnsi" w:hAnsiTheme="majorHAnsi" w:cstheme="majorHAnsi"/>
                <w:sz w:val="18"/>
                <w:szCs w:val="18"/>
              </w:rPr>
            </w:pPr>
            <w:r w:rsidRPr="00CB0166">
              <w:rPr>
                <w:rFonts w:asciiTheme="majorHAnsi" w:hAnsiTheme="majorHAnsi" w:cstheme="majorHAnsi"/>
                <w:sz w:val="18"/>
                <w:szCs w:val="18"/>
              </w:rPr>
              <w:t xml:space="preserve">ky_terraform_valautosetup-workflow </w:t>
            </w:r>
          </w:p>
        </w:tc>
        <w:tc>
          <w:tcPr>
            <w:tcW w:w="5744" w:type="dxa"/>
          </w:tcPr>
          <w:p w14:paraId="436BF82B" w14:textId="7519628C" w:rsidR="00E020DB" w:rsidRPr="00CB0166" w:rsidRDefault="00E020DB" w:rsidP="00E020DB">
            <w:pPr>
              <w:pStyle w:val="Default"/>
              <w:jc w:val="both"/>
              <w:rPr>
                <w:rFonts w:asciiTheme="majorHAnsi" w:hAnsiTheme="majorHAnsi" w:cstheme="majorHAnsi"/>
                <w:sz w:val="18"/>
                <w:szCs w:val="18"/>
              </w:rPr>
            </w:pPr>
            <w:r w:rsidRPr="00CB0166">
              <w:rPr>
                <w:rFonts w:asciiTheme="majorHAnsi" w:hAnsiTheme="majorHAnsi" w:cstheme="majorHAnsi"/>
                <w:sz w:val="18"/>
                <w:szCs w:val="18"/>
              </w:rPr>
              <w:t xml:space="preserve">ky_terraform_valautosetup-workflow_YYYYMMDD.log </w:t>
            </w:r>
          </w:p>
        </w:tc>
      </w:tr>
    </w:tbl>
    <w:p w14:paraId="0B8712C0" w14:textId="1895DB18" w:rsidR="00366ECC" w:rsidRPr="00CB0166" w:rsidRDefault="008B6F47" w:rsidP="00366ECC">
      <w:pPr>
        <w:ind w:firstLineChars="100" w:firstLine="210"/>
        <w:rPr>
          <w:rFonts w:asciiTheme="majorHAnsi" w:eastAsia="ＭＳ Ｐゴシック" w:hAnsiTheme="majorHAnsi" w:cstheme="majorHAnsi"/>
          <w:color w:val="000000"/>
          <w:szCs w:val="21"/>
          <w:u w:val="single"/>
        </w:rPr>
      </w:pPr>
      <w:r w:rsidRPr="00CB0166">
        <w:rPr>
          <w:rFonts w:asciiTheme="majorHAnsi" w:eastAsia="ＭＳ Ｐゴシック" w:hAnsiTheme="majorHAnsi" w:cstheme="majorHAnsi"/>
          <w:color w:val="000000"/>
          <w:szCs w:val="21"/>
        </w:rPr>
        <w:t>Log file output directory</w:t>
      </w:r>
      <w:r w:rsidR="00877AF0" w:rsidRPr="00CB0166">
        <w:rPr>
          <w:rFonts w:asciiTheme="majorHAnsi" w:eastAsia="ＭＳ Ｐゴシック" w:hAnsiTheme="majorHAnsi" w:cstheme="majorHAnsi"/>
          <w:color w:val="000000"/>
          <w:szCs w:val="21"/>
        </w:rPr>
        <w:t xml:space="preserve">: </w:t>
      </w:r>
      <w:r w:rsidR="00877AF0" w:rsidRPr="00CB0166">
        <w:rPr>
          <w:rFonts w:asciiTheme="majorHAnsi" w:eastAsia="ＭＳ Ｐゴシック" w:hAnsiTheme="majorHAnsi" w:cstheme="majorHAnsi"/>
          <w:color w:val="000000"/>
          <w:szCs w:val="21"/>
          <w:u w:val="single"/>
        </w:rPr>
        <w:t xml:space="preserve">&lt;installation directory&gt; </w:t>
      </w:r>
      <w:r w:rsidR="00940340" w:rsidRPr="00CB0166">
        <w:rPr>
          <w:rFonts w:asciiTheme="majorHAnsi" w:eastAsia="ＭＳ Ｐゴシック" w:hAnsiTheme="majorHAnsi" w:cstheme="majorHAnsi"/>
          <w:color w:val="000000"/>
          <w:szCs w:val="21"/>
          <w:u w:val="single"/>
        </w:rPr>
        <w:t>/ita-root/logs/backyardlogs</w:t>
      </w:r>
    </w:p>
    <w:p w14:paraId="4802DC9E" w14:textId="54BEBB4E" w:rsidR="00366ECC" w:rsidRPr="00CB0166" w:rsidRDefault="00366ECC">
      <w:pPr>
        <w:widowControl/>
        <w:jc w:val="left"/>
        <w:rPr>
          <w:rFonts w:asciiTheme="majorHAnsi" w:eastAsia="ＭＳ Ｐゴシック" w:hAnsiTheme="majorHAnsi" w:cstheme="majorHAnsi"/>
          <w:color w:val="000000"/>
          <w:szCs w:val="21"/>
          <w:u w:val="single"/>
        </w:rPr>
      </w:pPr>
    </w:p>
    <w:p w14:paraId="34249101" w14:textId="368DA376" w:rsidR="00366ECC" w:rsidRPr="00CB0166" w:rsidRDefault="00366ECC">
      <w:pPr>
        <w:widowControl/>
        <w:jc w:val="left"/>
        <w:rPr>
          <w:rFonts w:asciiTheme="majorHAnsi" w:eastAsia="ＭＳ Ｐゴシック" w:hAnsiTheme="majorHAnsi" w:cstheme="majorHAnsi"/>
          <w:color w:val="000000"/>
          <w:szCs w:val="21"/>
          <w:u w:val="single"/>
        </w:rPr>
      </w:pPr>
    </w:p>
    <w:p w14:paraId="72C4A8A0" w14:textId="5EB137BE" w:rsidR="00366ECC" w:rsidRPr="00CB0166" w:rsidRDefault="00366ECC">
      <w:pPr>
        <w:widowControl/>
        <w:jc w:val="left"/>
        <w:rPr>
          <w:rFonts w:asciiTheme="majorHAnsi" w:eastAsia="ＭＳ Ｐゴシック" w:hAnsiTheme="majorHAnsi" w:cstheme="majorHAnsi"/>
          <w:color w:val="000000"/>
          <w:szCs w:val="21"/>
          <w:u w:val="single"/>
        </w:rPr>
      </w:pPr>
      <w:r w:rsidRPr="00CB0166">
        <w:rPr>
          <w:rFonts w:asciiTheme="majorHAnsi" w:eastAsia="ＭＳ Ｐゴシック" w:hAnsiTheme="majorHAnsi" w:cstheme="majorHAnsi"/>
          <w:color w:val="000000"/>
          <w:szCs w:val="21"/>
          <w:u w:val="single"/>
        </w:rPr>
        <w:br w:type="page"/>
      </w:r>
    </w:p>
    <w:p w14:paraId="4FB466E3" w14:textId="77777777" w:rsidR="00366ECC" w:rsidRPr="00CB0166" w:rsidRDefault="00366ECC">
      <w:pPr>
        <w:widowControl/>
        <w:jc w:val="left"/>
        <w:rPr>
          <w:rFonts w:asciiTheme="majorHAnsi" w:eastAsia="ＭＳ Ｐゴシック" w:hAnsiTheme="majorHAnsi" w:cstheme="majorHAnsi"/>
          <w:color w:val="000000"/>
          <w:szCs w:val="21"/>
          <w:u w:val="single"/>
        </w:rPr>
      </w:pPr>
    </w:p>
    <w:p w14:paraId="586AE9BD" w14:textId="77777777" w:rsidR="00366ECC" w:rsidRPr="00CB0166" w:rsidRDefault="00366ECC" w:rsidP="00366ECC">
      <w:pPr>
        <w:ind w:firstLineChars="100" w:firstLine="210"/>
        <w:rPr>
          <w:rFonts w:asciiTheme="majorHAnsi" w:eastAsia="ＭＳ Ｐゴシック" w:hAnsiTheme="majorHAnsi" w:cstheme="majorHAnsi"/>
          <w:color w:val="000000"/>
          <w:szCs w:val="21"/>
          <w:u w:val="single"/>
        </w:rPr>
      </w:pPr>
    </w:p>
    <w:p w14:paraId="54D821EE" w14:textId="20085311" w:rsidR="00366ECC" w:rsidRPr="00CB0166" w:rsidRDefault="00456859" w:rsidP="00366ECC">
      <w:pPr>
        <w:pStyle w:val="1"/>
        <w:rPr>
          <w:ins w:id="1009" w:author="作成者"/>
          <w:rFonts w:asciiTheme="majorHAnsi" w:hAnsiTheme="majorHAnsi" w:cstheme="majorHAnsi"/>
        </w:rPr>
      </w:pPr>
      <w:bookmarkStart w:id="1010" w:name="_Toc105604751"/>
      <w:bookmarkStart w:id="1011" w:name="_Toc126763590"/>
      <w:r w:rsidRPr="00CB0166">
        <w:rPr>
          <w:rFonts w:asciiTheme="majorHAnsi" w:hAnsiTheme="majorHAnsi" w:cstheme="majorHAnsi"/>
        </w:rPr>
        <w:t>Appendix</w:t>
      </w:r>
      <w:bookmarkEnd w:id="1010"/>
      <w:bookmarkEnd w:id="1011"/>
    </w:p>
    <w:p w14:paraId="029A89EC" w14:textId="56B5FB9B" w:rsidR="00366ECC" w:rsidRPr="00CB0166" w:rsidRDefault="00366ECC" w:rsidP="00892F43">
      <w:pPr>
        <w:pStyle w:val="20"/>
        <w:rPr>
          <w:ins w:id="1012" w:author="作成者"/>
        </w:rPr>
      </w:pPr>
      <w:bookmarkStart w:id="1013" w:name="_Ref100321648"/>
      <w:bookmarkStart w:id="1014" w:name="_Ref100575550"/>
      <w:bookmarkStart w:id="1015" w:name="_Toc101280403"/>
      <w:bookmarkStart w:id="1016" w:name="_Toc105604752"/>
      <w:bookmarkStart w:id="1017" w:name="_Toc126763591"/>
      <w:ins w:id="1018" w:author="作成者">
        <w:r w:rsidRPr="00CB0166">
          <w:t>Module</w:t>
        </w:r>
      </w:ins>
      <w:r w:rsidR="00DD1144" w:rsidRPr="00CB0166">
        <w:t xml:space="preserve"> file input example/ register example</w:t>
      </w:r>
      <w:bookmarkEnd w:id="1013"/>
      <w:bookmarkEnd w:id="1014"/>
      <w:bookmarkEnd w:id="1015"/>
      <w:bookmarkEnd w:id="1016"/>
      <w:bookmarkEnd w:id="1017"/>
    </w:p>
    <w:p w14:paraId="75AE7CC2" w14:textId="41D29342" w:rsidR="00366ECC" w:rsidRPr="00CB0166" w:rsidRDefault="00DD1144" w:rsidP="00366ECC">
      <w:pPr>
        <w:rPr>
          <w:ins w:id="1019" w:author="作成者"/>
          <w:rFonts w:asciiTheme="majorHAnsi" w:hAnsiTheme="majorHAnsi" w:cstheme="majorHAnsi"/>
        </w:rPr>
      </w:pPr>
      <w:r w:rsidRPr="00CB0166">
        <w:rPr>
          <w:rFonts w:asciiTheme="majorHAnsi" w:hAnsiTheme="majorHAnsi" w:cstheme="majorHAnsi"/>
        </w:rPr>
        <w:t>The following section are examples of inputting and registering module files in relation to the flow number in "4.1 Terraform Workflow".</w:t>
      </w:r>
    </w:p>
    <w:p w14:paraId="41F50880" w14:textId="46FB0998" w:rsidR="00366ECC" w:rsidRPr="00CB0166" w:rsidRDefault="00141908" w:rsidP="00D361BF">
      <w:pPr>
        <w:pStyle w:val="aff0"/>
        <w:numPr>
          <w:ilvl w:val="3"/>
          <w:numId w:val="24"/>
        </w:numPr>
        <w:ind w:left="426" w:hanging="426"/>
        <w:rPr>
          <w:ins w:id="1020" w:author="作成者"/>
          <w:rFonts w:asciiTheme="majorHAnsi" w:hAnsiTheme="majorHAnsi" w:cstheme="majorHAnsi"/>
        </w:rPr>
      </w:pPr>
      <w:r w:rsidRPr="00CB0166">
        <w:rPr>
          <w:rFonts w:asciiTheme="majorHAnsi" w:hAnsiTheme="majorHAnsi" w:cstheme="majorHAnsi"/>
        </w:rPr>
        <w:t>Simple pattern</w:t>
      </w:r>
    </w:p>
    <w:p w14:paraId="7053F13C" w14:textId="77777777" w:rsidR="00366ECC" w:rsidRPr="00CB0166" w:rsidRDefault="00366ECC" w:rsidP="00366ECC">
      <w:pPr>
        <w:pStyle w:val="aff0"/>
        <w:ind w:left="426"/>
        <w:rPr>
          <w:ins w:id="1021" w:author="作成者"/>
          <w:rFonts w:asciiTheme="majorHAnsi" w:hAnsiTheme="majorHAnsi" w:cstheme="majorHAnsi"/>
        </w:rPr>
      </w:pPr>
    </w:p>
    <w:p w14:paraId="5F5A89B9" w14:textId="7BCED4F0" w:rsidR="00366ECC" w:rsidRPr="00CB0166" w:rsidRDefault="00366ECC" w:rsidP="00366ECC">
      <w:pPr>
        <w:pStyle w:val="aff0"/>
        <w:numPr>
          <w:ilvl w:val="1"/>
          <w:numId w:val="14"/>
        </w:numPr>
        <w:ind w:left="780" w:hanging="360"/>
        <w:rPr>
          <w:ins w:id="1022" w:author="作成者"/>
          <w:rFonts w:asciiTheme="majorHAnsi" w:hAnsiTheme="majorHAnsi" w:cstheme="majorHAnsi"/>
        </w:rPr>
      </w:pPr>
      <w:ins w:id="1023" w:author="作成者">
        <w:r w:rsidRPr="00CB0166">
          <w:rPr>
            <w:rFonts w:asciiTheme="majorHAnsi" w:hAnsiTheme="majorHAnsi" w:cstheme="majorHAnsi"/>
            <w:noProof/>
          </w:rPr>
          <mc:AlternateContent>
            <mc:Choice Requires="wpg">
              <w:drawing>
                <wp:anchor distT="0" distB="0" distL="114300" distR="114300" simplePos="0" relativeHeight="251802624" behindDoc="0" locked="0" layoutInCell="1" allowOverlap="1" wp14:anchorId="32D7B5E6" wp14:editId="6637A4C9">
                  <wp:simplePos x="0" y="0"/>
                  <wp:positionH relativeFrom="margin">
                    <wp:align>right</wp:align>
                  </wp:positionH>
                  <wp:positionV relativeFrom="paragraph">
                    <wp:posOffset>348615</wp:posOffset>
                  </wp:positionV>
                  <wp:extent cx="5847715" cy="4255135"/>
                  <wp:effectExtent l="0" t="0" r="19685" b="12065"/>
                  <wp:wrapTopAndBottom/>
                  <wp:docPr id="450" name="グループ化 450"/>
                  <wp:cNvGraphicFramePr/>
                  <a:graphic xmlns:a="http://schemas.openxmlformats.org/drawingml/2006/main">
                    <a:graphicData uri="http://schemas.microsoft.com/office/word/2010/wordprocessingGroup">
                      <wpg:wgp>
                        <wpg:cNvGrpSpPr/>
                        <wpg:grpSpPr>
                          <a:xfrm>
                            <a:off x="0" y="0"/>
                            <a:ext cx="5847715" cy="4255135"/>
                            <a:chOff x="0" y="-76200"/>
                            <a:chExt cx="5848350" cy="4133850"/>
                          </a:xfrm>
                        </wpg:grpSpPr>
                        <wps:wsp>
                          <wps:cNvPr id="452" name="フローチャート: 処理 452"/>
                          <wps:cNvSpPr/>
                          <wps:spPr>
                            <a:xfrm>
                              <a:off x="0" y="-76200"/>
                              <a:ext cx="5848350" cy="4133850"/>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40A7B24D" w14:textId="77777777" w:rsidR="00CC00D9" w:rsidRDefault="00CC00D9" w:rsidP="00366ECC">
                                <w:pPr>
                                  <w:jc w:val="left"/>
                                  <w:rPr>
                                    <w:ins w:id="1024" w:author="作成者"/>
                                    <w:sz w:val="20"/>
                                    <w:szCs w:val="20"/>
                                  </w:rPr>
                                </w:pPr>
                              </w:p>
                              <w:p w14:paraId="7C7019F2" w14:textId="77777777" w:rsidR="00CC00D9" w:rsidRPr="003177F7" w:rsidRDefault="00CC00D9" w:rsidP="00366ECC">
                                <w:pPr>
                                  <w:jc w:val="left"/>
                                  <w:rPr>
                                    <w:ins w:id="1025" w:author="作成者"/>
                                    <w:sz w:val="20"/>
                                    <w:szCs w:val="20"/>
                                  </w:rPr>
                                </w:pPr>
                              </w:p>
                              <w:tbl>
                                <w:tblPr>
                                  <w:tblStyle w:val="ab"/>
                                  <w:tblW w:w="7166" w:type="dxa"/>
                                  <w:jc w:val="center"/>
                                  <w:tblLook w:val="04A0" w:firstRow="1" w:lastRow="0" w:firstColumn="1" w:lastColumn="0" w:noHBand="0" w:noVBand="1"/>
                                </w:tblPr>
                                <w:tblGrid>
                                  <w:gridCol w:w="7166"/>
                                </w:tblGrid>
                                <w:tr w:rsidR="00CC00D9" w:rsidRPr="003177F7" w14:paraId="4D9A3F4D" w14:textId="77777777" w:rsidTr="00DD1144">
                                  <w:trPr>
                                    <w:trHeight w:val="1425"/>
                                    <w:jc w:val="center"/>
                                    <w:ins w:id="1026" w:author="作成者"/>
                                  </w:trPr>
                                  <w:tc>
                                    <w:tcPr>
                                      <w:tcW w:w="7166" w:type="dxa"/>
                                    </w:tcPr>
                                    <w:p w14:paraId="73A06148" w14:textId="77777777" w:rsidR="00CC00D9" w:rsidRPr="00280A77" w:rsidRDefault="00CC00D9" w:rsidP="00DD1144">
                                      <w:pPr>
                                        <w:rPr>
                                          <w:ins w:id="1027" w:author="作成者"/>
                                          <w:sz w:val="20"/>
                                          <w:szCs w:val="20"/>
                                        </w:rPr>
                                      </w:pPr>
                                      <w:ins w:id="1028" w:author="作成者">
                                        <w:r w:rsidRPr="00280A77">
                                          <w:rPr>
                                            <w:sz w:val="20"/>
                                            <w:szCs w:val="20"/>
                                          </w:rPr>
                                          <w:t>variable "VAR_hoge" {</w:t>
                                        </w:r>
                                      </w:ins>
                                    </w:p>
                                    <w:p w14:paraId="6AC0F779" w14:textId="77777777" w:rsidR="00CC00D9" w:rsidRPr="00280A77" w:rsidRDefault="00CC00D9" w:rsidP="00DD1144">
                                      <w:pPr>
                                        <w:ind w:firstLineChars="200" w:firstLine="400"/>
                                        <w:rPr>
                                          <w:ins w:id="1029" w:author="作成者"/>
                                          <w:sz w:val="20"/>
                                          <w:szCs w:val="20"/>
                                        </w:rPr>
                                      </w:pPr>
                                      <w:ins w:id="1030" w:author="作成者">
                                        <w:r w:rsidRPr="00280A77">
                                          <w:rPr>
                                            <w:sz w:val="20"/>
                                            <w:szCs w:val="20"/>
                                          </w:rPr>
                                          <w:t>type = string</w:t>
                                        </w:r>
                                      </w:ins>
                                    </w:p>
                                    <w:p w14:paraId="07E2C197" w14:textId="42B45862" w:rsidR="00CC00D9" w:rsidRPr="00280A77" w:rsidRDefault="00CC00D9" w:rsidP="00DD1144">
                                      <w:pPr>
                                        <w:ind w:firstLineChars="200" w:firstLine="400"/>
                                        <w:rPr>
                                          <w:ins w:id="1031" w:author="作成者"/>
                                          <w:sz w:val="20"/>
                                          <w:szCs w:val="20"/>
                                        </w:rPr>
                                      </w:pPr>
                                      <w:ins w:id="1032" w:author="作成者">
                                        <w:r w:rsidRPr="00280A77">
                                          <w:rPr>
                                            <w:sz w:val="20"/>
                                            <w:szCs w:val="20"/>
                                          </w:rPr>
                                          <w:t>default = "def-string"</w:t>
                                        </w:r>
                                      </w:ins>
                                    </w:p>
                                    <w:p w14:paraId="21296F29" w14:textId="77777777" w:rsidR="00CC00D9" w:rsidRPr="003177F7" w:rsidRDefault="00CC00D9" w:rsidP="00DD1144">
                                      <w:pPr>
                                        <w:pStyle w:val="a9"/>
                                        <w:ind w:leftChars="0" w:left="0"/>
                                        <w:rPr>
                                          <w:ins w:id="1033" w:author="作成者"/>
                                          <w:sz w:val="20"/>
                                          <w:szCs w:val="20"/>
                                        </w:rPr>
                                      </w:pPr>
                                      <w:ins w:id="1034" w:author="作成者">
                                        <w:r w:rsidRPr="00280A77">
                                          <w:rPr>
                                            <w:sz w:val="20"/>
                                            <w:szCs w:val="20"/>
                                          </w:rPr>
                                          <w:t>}</w:t>
                                        </w:r>
                                      </w:ins>
                                    </w:p>
                                  </w:tc>
                                </w:tr>
                              </w:tbl>
                              <w:p w14:paraId="317B4AC9" w14:textId="77777777" w:rsidR="00CC00D9" w:rsidRPr="003177F7" w:rsidRDefault="00CC00D9" w:rsidP="00366ECC">
                                <w:pPr>
                                  <w:jc w:val="left"/>
                                  <w:rPr>
                                    <w:ins w:id="1035" w:author="作成者"/>
                                    <w:sz w:val="20"/>
                                    <w:szCs w:val="20"/>
                                  </w:rPr>
                                </w:pPr>
                              </w:p>
                              <w:p w14:paraId="61F0C461" w14:textId="77777777" w:rsidR="00CC00D9" w:rsidRDefault="00CC00D9" w:rsidP="00366ECC">
                                <w:pPr>
                                  <w:jc w:val="left"/>
                                  <w:rPr>
                                    <w:ins w:id="1036" w:author="作成者"/>
                                    <w:sz w:val="20"/>
                                    <w:szCs w:val="20"/>
                                  </w:rPr>
                                </w:pPr>
                              </w:p>
                              <w:p w14:paraId="6CAAA264" w14:textId="77777777" w:rsidR="00CC00D9" w:rsidRDefault="00CC00D9" w:rsidP="00366ECC">
                                <w:pPr>
                                  <w:jc w:val="left"/>
                                  <w:rPr>
                                    <w:ins w:id="1037" w:author="作成者"/>
                                    <w:sz w:val="20"/>
                                    <w:szCs w:val="20"/>
                                  </w:rPr>
                                </w:pPr>
                              </w:p>
                              <w:p w14:paraId="6924B868" w14:textId="59EABD76" w:rsidR="00CC00D9" w:rsidRPr="001B53BB" w:rsidRDefault="00CC00D9" w:rsidP="00366ECC">
                                <w:pPr>
                                  <w:jc w:val="left"/>
                                  <w:rPr>
                                    <w:ins w:id="1038" w:author="作成者"/>
                                    <w:b/>
                                    <w:sz w:val="20"/>
                                    <w:szCs w:val="20"/>
                                  </w:rPr>
                                </w:pPr>
                                <w:ins w:id="1039"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53"/>
                                  <w:gridCol w:w="1253"/>
                                </w:tblGrid>
                                <w:tr w:rsidR="00CC00D9" w14:paraId="35330058" w14:textId="77777777" w:rsidTr="00DD1144">
                                  <w:trPr>
                                    <w:jc w:val="center"/>
                                    <w:ins w:id="1040" w:author="作成者"/>
                                  </w:trPr>
                                  <w:tc>
                                    <w:tcPr>
                                      <w:tcW w:w="704" w:type="dxa"/>
                                      <w:shd w:val="clear" w:color="auto" w:fill="002060"/>
                                    </w:tcPr>
                                    <w:p w14:paraId="40C36524" w14:textId="4B2BB2BD" w:rsidR="00CC00D9" w:rsidRPr="00C80F48" w:rsidRDefault="00CC00D9" w:rsidP="00DD1144">
                                      <w:pPr>
                                        <w:pStyle w:val="a9"/>
                                        <w:ind w:leftChars="0" w:left="0"/>
                                        <w:jc w:val="left"/>
                                        <w:rPr>
                                          <w:ins w:id="1041" w:author="作成者"/>
                                          <w:b/>
                                          <w:color w:val="FFFFFF" w:themeColor="background1"/>
                                        </w:rPr>
                                      </w:pPr>
                                      <w:r>
                                        <w:rPr>
                                          <w:rFonts w:hint="eastAsia"/>
                                          <w:b/>
                                          <w:color w:val="FFFFFF" w:themeColor="background1"/>
                                        </w:rPr>
                                        <w:t>Item No.</w:t>
                                      </w:r>
                                    </w:p>
                                  </w:tc>
                                  <w:tc>
                                    <w:tcPr>
                                      <w:tcW w:w="1291" w:type="dxa"/>
                                      <w:shd w:val="clear" w:color="auto" w:fill="002060"/>
                                    </w:tcPr>
                                    <w:p w14:paraId="230BFD7B" w14:textId="77438B16" w:rsidR="00CC00D9" w:rsidRPr="00C80F48" w:rsidRDefault="00CC00D9" w:rsidP="00DD1144">
                                      <w:pPr>
                                        <w:pStyle w:val="a9"/>
                                        <w:ind w:leftChars="0" w:left="0"/>
                                        <w:jc w:val="left"/>
                                        <w:rPr>
                                          <w:ins w:id="1042" w:author="作成者"/>
                                          <w:b/>
                                          <w:color w:val="FFFFFF" w:themeColor="background1"/>
                                        </w:rPr>
                                      </w:pPr>
                                      <w:r>
                                        <w:rPr>
                                          <w:rFonts w:hint="eastAsia"/>
                                          <w:b/>
                                          <w:color w:val="FFFFFF" w:themeColor="background1"/>
                                        </w:rPr>
                                        <w:t>Variable name</w:t>
                                      </w:r>
                                    </w:p>
                                  </w:tc>
                                  <w:tc>
                                    <w:tcPr>
                                      <w:tcW w:w="1291" w:type="dxa"/>
                                      <w:shd w:val="clear" w:color="auto" w:fill="002060"/>
                                    </w:tcPr>
                                    <w:p w14:paraId="1E0824A3" w14:textId="05FC315E" w:rsidR="00CC00D9" w:rsidRPr="00C80F48" w:rsidRDefault="00CC00D9" w:rsidP="00DD1144">
                                      <w:pPr>
                                        <w:pStyle w:val="a9"/>
                                        <w:ind w:leftChars="0" w:left="0"/>
                                        <w:jc w:val="left"/>
                                        <w:rPr>
                                          <w:ins w:id="1043" w:author="作成者"/>
                                          <w:b/>
                                          <w:color w:val="FFFFFF" w:themeColor="background1"/>
                                        </w:rPr>
                                      </w:pPr>
                                      <w:r>
                                        <w:rPr>
                                          <w:rFonts w:hint="eastAsia"/>
                                          <w:b/>
                                          <w:color w:val="FFFFFF" w:themeColor="background1"/>
                                        </w:rPr>
                                        <w:t>Member variable</w:t>
                                      </w:r>
                                    </w:p>
                                  </w:tc>
                                  <w:tc>
                                    <w:tcPr>
                                      <w:tcW w:w="1253" w:type="dxa"/>
                                      <w:shd w:val="clear" w:color="auto" w:fill="002060"/>
                                    </w:tcPr>
                                    <w:p w14:paraId="39724999" w14:textId="79E72C4F" w:rsidR="00CC00D9" w:rsidRDefault="00CC00D9" w:rsidP="00DD1144">
                                      <w:pPr>
                                        <w:pStyle w:val="a9"/>
                                        <w:ind w:leftChars="0" w:left="0"/>
                                        <w:jc w:val="left"/>
                                        <w:rPr>
                                          <w:ins w:id="1044" w:author="作成者"/>
                                          <w:b/>
                                          <w:color w:val="FFFFFF" w:themeColor="background1"/>
                                        </w:rPr>
                                      </w:pPr>
                                      <w:r>
                                        <w:rPr>
                                          <w:rFonts w:hint="eastAsia"/>
                                          <w:b/>
                                          <w:color w:val="FFFFFF" w:themeColor="background1"/>
                                        </w:rPr>
                                        <w:t>Substitute order</w:t>
                                      </w:r>
                                    </w:p>
                                  </w:tc>
                                  <w:tc>
                                    <w:tcPr>
                                      <w:tcW w:w="1253" w:type="dxa"/>
                                      <w:shd w:val="clear" w:color="auto" w:fill="002060"/>
                                    </w:tcPr>
                                    <w:p w14:paraId="707E37E3" w14:textId="5969471C" w:rsidR="00CC00D9" w:rsidRDefault="00CC00D9" w:rsidP="00DD1144">
                                      <w:pPr>
                                        <w:pStyle w:val="a9"/>
                                        <w:ind w:leftChars="0" w:left="0"/>
                                        <w:jc w:val="left"/>
                                        <w:rPr>
                                          <w:ins w:id="1045" w:author="作成者"/>
                                          <w:b/>
                                          <w:color w:val="FFFFFF" w:themeColor="background1"/>
                                        </w:rPr>
                                      </w:pPr>
                                      <w:r>
                                        <w:rPr>
                                          <w:rFonts w:hint="eastAsia"/>
                                          <w:b/>
                                          <w:color w:val="FFFFFF" w:themeColor="background1"/>
                                        </w:rPr>
                                        <w:t>Specific value</w:t>
                                      </w:r>
                                    </w:p>
                                  </w:tc>
                                </w:tr>
                                <w:tr w:rsidR="00CC00D9" w14:paraId="212FFA9C" w14:textId="77777777" w:rsidTr="00DD1144">
                                  <w:trPr>
                                    <w:jc w:val="center"/>
                                    <w:ins w:id="1046" w:author="作成者"/>
                                  </w:trPr>
                                  <w:tc>
                                    <w:tcPr>
                                      <w:tcW w:w="704" w:type="dxa"/>
                                    </w:tcPr>
                                    <w:p w14:paraId="00A0F3A2" w14:textId="77777777" w:rsidR="00CC00D9" w:rsidRDefault="00CC00D9" w:rsidP="00E45D7B">
                                      <w:pPr>
                                        <w:pStyle w:val="a9"/>
                                        <w:ind w:leftChars="0" w:left="0"/>
                                        <w:jc w:val="left"/>
                                        <w:rPr>
                                          <w:ins w:id="1047" w:author="作成者"/>
                                        </w:rPr>
                                      </w:pPr>
                                      <w:ins w:id="1048" w:author="作成者">
                                        <w:r>
                                          <w:rPr>
                                            <w:rFonts w:hint="eastAsia"/>
                                          </w:rPr>
                                          <w:t>1</w:t>
                                        </w:r>
                                      </w:ins>
                                    </w:p>
                                  </w:tc>
                                  <w:tc>
                                    <w:tcPr>
                                      <w:tcW w:w="1291" w:type="dxa"/>
                                    </w:tcPr>
                                    <w:p w14:paraId="39AF4227" w14:textId="77777777" w:rsidR="00CC00D9" w:rsidRDefault="00CC00D9" w:rsidP="00E45D7B">
                                      <w:pPr>
                                        <w:pStyle w:val="a9"/>
                                        <w:ind w:leftChars="0" w:left="0"/>
                                        <w:jc w:val="left"/>
                                        <w:rPr>
                                          <w:ins w:id="1049" w:author="作成者"/>
                                        </w:rPr>
                                      </w:pPr>
                                      <w:ins w:id="1050" w:author="作成者">
                                        <w:r>
                                          <w:rPr>
                                            <w:rFonts w:hint="eastAsia"/>
                                          </w:rPr>
                                          <w:t>V</w:t>
                                        </w:r>
                                        <w:r>
                                          <w:t>AR_hoge</w:t>
                                        </w:r>
                                      </w:ins>
                                    </w:p>
                                  </w:tc>
                                  <w:tc>
                                    <w:tcPr>
                                      <w:tcW w:w="1291" w:type="dxa"/>
                                    </w:tcPr>
                                    <w:p w14:paraId="1389A3C5" w14:textId="1208B4F8" w:rsidR="00CC00D9" w:rsidRDefault="00CC00D9" w:rsidP="00E45D7B">
                                      <w:pPr>
                                        <w:pStyle w:val="a9"/>
                                        <w:ind w:leftChars="0" w:left="0"/>
                                        <w:jc w:val="left"/>
                                        <w:rPr>
                                          <w:ins w:id="1051" w:author="作成者"/>
                                        </w:rPr>
                                      </w:pPr>
                                      <w:r w:rsidRPr="00D748C3">
                                        <w:rPr>
                                          <w:rFonts w:hint="eastAsia"/>
                                        </w:rPr>
                                        <w:t>No input required</w:t>
                                      </w:r>
                                    </w:p>
                                  </w:tc>
                                  <w:tc>
                                    <w:tcPr>
                                      <w:tcW w:w="1253" w:type="dxa"/>
                                    </w:tcPr>
                                    <w:p w14:paraId="225C7417" w14:textId="4576A7D2" w:rsidR="00CC00D9" w:rsidRDefault="00CC00D9" w:rsidP="00E45D7B">
                                      <w:pPr>
                                        <w:pStyle w:val="a9"/>
                                        <w:ind w:leftChars="0" w:left="0"/>
                                        <w:jc w:val="left"/>
                                        <w:rPr>
                                          <w:ins w:id="1052" w:author="作成者"/>
                                        </w:rPr>
                                      </w:pPr>
                                      <w:r w:rsidRPr="00D748C3">
                                        <w:rPr>
                                          <w:rFonts w:hint="eastAsia"/>
                                        </w:rPr>
                                        <w:t>No input required</w:t>
                                      </w:r>
                                    </w:p>
                                  </w:tc>
                                  <w:tc>
                                    <w:tcPr>
                                      <w:tcW w:w="1253" w:type="dxa"/>
                                    </w:tcPr>
                                    <w:p w14:paraId="4FDE60AF" w14:textId="77777777" w:rsidR="00CC00D9" w:rsidRPr="00E708CA" w:rsidRDefault="00CC00D9" w:rsidP="00E45D7B">
                                      <w:pPr>
                                        <w:pStyle w:val="a9"/>
                                        <w:ind w:leftChars="0" w:left="0"/>
                                        <w:jc w:val="left"/>
                                        <w:rPr>
                                          <w:ins w:id="1053" w:author="作成者"/>
                                        </w:rPr>
                                      </w:pPr>
                                      <w:ins w:id="1054" w:author="作成者">
                                        <w:r>
                                          <w:t>sample_str</w:t>
                                        </w:r>
                                      </w:ins>
                                    </w:p>
                                  </w:tc>
                                </w:tr>
                              </w:tbl>
                              <w:p w14:paraId="48ADEEC4" w14:textId="77777777" w:rsidR="00CC00D9" w:rsidRDefault="00CC00D9" w:rsidP="00366ECC">
                                <w:pPr>
                                  <w:jc w:val="left"/>
                                  <w:rPr>
                                    <w:ins w:id="1055" w:author="作成者"/>
                                    <w:sz w:val="20"/>
                                    <w:szCs w:val="20"/>
                                  </w:rPr>
                                </w:pPr>
                              </w:p>
                              <w:p w14:paraId="53ADA29A" w14:textId="77777777" w:rsidR="00CC00D9" w:rsidRDefault="00CC00D9" w:rsidP="00366ECC">
                                <w:pPr>
                                  <w:jc w:val="left"/>
                                  <w:rPr>
                                    <w:ins w:id="1056" w:author="作成者"/>
                                    <w:sz w:val="20"/>
                                    <w:szCs w:val="20"/>
                                  </w:rPr>
                                </w:pPr>
                              </w:p>
                              <w:p w14:paraId="4743E023" w14:textId="77777777" w:rsidR="00CC00D9" w:rsidRDefault="00CC00D9" w:rsidP="00366ECC">
                                <w:pPr>
                                  <w:jc w:val="left"/>
                                  <w:rPr>
                                    <w:ins w:id="1057" w:author="作成者"/>
                                    <w:sz w:val="20"/>
                                    <w:szCs w:val="20"/>
                                  </w:rPr>
                                </w:pPr>
                              </w:p>
                              <w:p w14:paraId="11FA71AA" w14:textId="63D6E428" w:rsidR="00CC00D9" w:rsidRPr="00D464F6" w:rsidRDefault="00CC00D9" w:rsidP="00366ECC">
                                <w:pPr>
                                  <w:jc w:val="left"/>
                                  <w:rPr>
                                    <w:ins w:id="1058" w:author="作成者"/>
                                    <w:b/>
                                    <w:sz w:val="20"/>
                                    <w:szCs w:val="20"/>
                                  </w:rPr>
                                </w:pPr>
                                <w:ins w:id="1059" w:author="作成者">
                                  <w:r>
                                    <w:rPr>
                                      <w:rFonts w:hint="eastAsia"/>
                                      <w:sz w:val="20"/>
                                      <w:szCs w:val="20"/>
                                    </w:rPr>
                                    <w:t xml:space="preserve">　</w:t>
                                  </w:r>
                                  <w:r>
                                    <w:rPr>
                                      <w:sz w:val="20"/>
                                      <w:szCs w:val="20"/>
                                    </w:rPr>
                                    <w:t xml:space="preserve">　　　　　</w:t>
                                  </w:r>
                                </w:ins>
                                <w:r>
                                  <w:rPr>
                                    <w:rFonts w:hint="eastAsia"/>
                                    <w:sz w:val="20"/>
                                    <w:szCs w:val="20"/>
                                  </w:rPr>
                                  <w:t>Value registered to Terraform</w:t>
                                </w:r>
                                <w:r>
                                  <w:rPr>
                                    <w:sz w:val="20"/>
                                    <w:szCs w:val="20"/>
                                  </w:rPr>
                                  <w:t>’</w:t>
                                </w:r>
                                <w:r>
                                  <w:rPr>
                                    <w:rFonts w:hint="eastAsia"/>
                                    <w:sz w:val="20"/>
                                    <w:szCs w:val="20"/>
                                  </w:rPr>
                                  <w:t>s Variables</w:t>
                                </w:r>
                              </w:p>
                              <w:tbl>
                                <w:tblPr>
                                  <w:tblStyle w:val="ab"/>
                                  <w:tblW w:w="0" w:type="auto"/>
                                  <w:tblInd w:w="1450" w:type="dxa"/>
                                  <w:tblLook w:val="04A0" w:firstRow="1" w:lastRow="0" w:firstColumn="1" w:lastColumn="0" w:noHBand="0" w:noVBand="1"/>
                                </w:tblPr>
                                <w:tblGrid>
                                  <w:gridCol w:w="2995"/>
                                  <w:gridCol w:w="2994"/>
                                </w:tblGrid>
                                <w:tr w:rsidR="00CC00D9" w14:paraId="33DDB3B8" w14:textId="77777777" w:rsidTr="00DD1144">
                                  <w:trPr>
                                    <w:trHeight w:val="372"/>
                                    <w:ins w:id="1060" w:author="作成者"/>
                                  </w:trPr>
                                  <w:tc>
                                    <w:tcPr>
                                      <w:tcW w:w="2995" w:type="dxa"/>
                                      <w:shd w:val="clear" w:color="auto" w:fill="002060"/>
                                    </w:tcPr>
                                    <w:p w14:paraId="4FE73D28" w14:textId="77777777" w:rsidR="00CC00D9" w:rsidRPr="003078A5" w:rsidRDefault="00CC00D9" w:rsidP="00DD1144">
                                      <w:pPr>
                                        <w:jc w:val="left"/>
                                        <w:rPr>
                                          <w:ins w:id="1061" w:author="作成者"/>
                                          <w:b/>
                                          <w:color w:val="FFFFFF" w:themeColor="background1"/>
                                          <w:sz w:val="20"/>
                                          <w:szCs w:val="20"/>
                                        </w:rPr>
                                      </w:pPr>
                                      <w:ins w:id="1062" w:author="作成者">
                                        <w:r w:rsidRPr="003078A5">
                                          <w:rPr>
                                            <w:rFonts w:hint="eastAsia"/>
                                            <w:b/>
                                            <w:color w:val="FFFFFF" w:themeColor="background1"/>
                                            <w:sz w:val="20"/>
                                            <w:szCs w:val="20"/>
                                          </w:rPr>
                                          <w:t>Key</w:t>
                                        </w:r>
                                      </w:ins>
                                    </w:p>
                                  </w:tc>
                                  <w:tc>
                                    <w:tcPr>
                                      <w:tcW w:w="2994" w:type="dxa"/>
                                      <w:shd w:val="clear" w:color="auto" w:fill="002060"/>
                                    </w:tcPr>
                                    <w:p w14:paraId="7521FC6C" w14:textId="77777777" w:rsidR="00CC00D9" w:rsidRPr="003078A5" w:rsidRDefault="00CC00D9" w:rsidP="00DD1144">
                                      <w:pPr>
                                        <w:jc w:val="left"/>
                                        <w:rPr>
                                          <w:ins w:id="1063" w:author="作成者"/>
                                          <w:b/>
                                          <w:color w:val="FFFFFF" w:themeColor="background1"/>
                                          <w:sz w:val="20"/>
                                          <w:szCs w:val="20"/>
                                        </w:rPr>
                                      </w:pPr>
                                      <w:ins w:id="1064" w:author="作成者">
                                        <w:r w:rsidRPr="003078A5">
                                          <w:rPr>
                                            <w:rFonts w:hint="eastAsia"/>
                                            <w:b/>
                                            <w:color w:val="FFFFFF" w:themeColor="background1"/>
                                            <w:sz w:val="20"/>
                                            <w:szCs w:val="20"/>
                                          </w:rPr>
                                          <w:t>Value</w:t>
                                        </w:r>
                                      </w:ins>
                                    </w:p>
                                  </w:tc>
                                </w:tr>
                                <w:tr w:rsidR="00CC00D9" w14:paraId="7D8D1FE6" w14:textId="77777777" w:rsidTr="00DD1144">
                                  <w:trPr>
                                    <w:trHeight w:val="352"/>
                                    <w:ins w:id="1065" w:author="作成者"/>
                                  </w:trPr>
                                  <w:tc>
                                    <w:tcPr>
                                      <w:tcW w:w="2995" w:type="dxa"/>
                                    </w:tcPr>
                                    <w:p w14:paraId="5B4476AE" w14:textId="77777777" w:rsidR="00CC00D9" w:rsidRPr="00515ED5" w:rsidRDefault="00CC00D9" w:rsidP="00DD1144">
                                      <w:pPr>
                                        <w:jc w:val="left"/>
                                        <w:rPr>
                                          <w:ins w:id="1066" w:author="作成者"/>
                                          <w:sz w:val="20"/>
                                          <w:szCs w:val="20"/>
                                        </w:rPr>
                                      </w:pPr>
                                      <w:ins w:id="1067" w:author="作成者">
                                        <w:r w:rsidRPr="00515ED5">
                                          <w:rPr>
                                            <w:rFonts w:hint="eastAsia"/>
                                            <w:sz w:val="20"/>
                                            <w:szCs w:val="20"/>
                                          </w:rPr>
                                          <w:t>VAR_hoge</w:t>
                                        </w:r>
                                      </w:ins>
                                    </w:p>
                                  </w:tc>
                                  <w:tc>
                                    <w:tcPr>
                                      <w:tcW w:w="2994" w:type="dxa"/>
                                    </w:tcPr>
                                    <w:p w14:paraId="6C89CD12" w14:textId="77777777" w:rsidR="00CC00D9" w:rsidRPr="00515ED5" w:rsidRDefault="00CC00D9" w:rsidP="00DD1144">
                                      <w:pPr>
                                        <w:jc w:val="left"/>
                                        <w:rPr>
                                          <w:ins w:id="1068" w:author="作成者"/>
                                          <w:sz w:val="20"/>
                                          <w:szCs w:val="20"/>
                                        </w:rPr>
                                      </w:pPr>
                                      <w:ins w:id="1069" w:author="作成者">
                                        <w:r w:rsidRPr="00515ED5">
                                          <w:rPr>
                                            <w:sz w:val="20"/>
                                            <w:szCs w:val="20"/>
                                          </w:rPr>
                                          <w:t>s</w:t>
                                        </w:r>
                                        <w:r w:rsidRPr="00515ED5">
                                          <w:rPr>
                                            <w:rFonts w:hint="eastAsia"/>
                                            <w:sz w:val="20"/>
                                            <w:szCs w:val="20"/>
                                          </w:rPr>
                                          <w:t>ample_</w:t>
                                        </w:r>
                                        <w:r w:rsidRPr="00515ED5">
                                          <w:rPr>
                                            <w:sz w:val="20"/>
                                            <w:szCs w:val="20"/>
                                          </w:rPr>
                                          <w:t>str</w:t>
                                        </w:r>
                                      </w:ins>
                                    </w:p>
                                  </w:tc>
                                </w:tr>
                              </w:tbl>
                              <w:p w14:paraId="2A0DBE35" w14:textId="77777777" w:rsidR="00CC00D9" w:rsidRPr="00D464F6" w:rsidRDefault="00CC00D9" w:rsidP="00366ECC">
                                <w:pPr>
                                  <w:jc w:val="left"/>
                                  <w:rPr>
                                    <w:ins w:id="1070" w:author="作成者"/>
                                    <w:b/>
                                    <w:sz w:val="20"/>
                                    <w:szCs w:val="20"/>
                                  </w:rPr>
                                </w:pPr>
                              </w:p>
                              <w:p w14:paraId="6C46B046" w14:textId="77777777" w:rsidR="00CC00D9" w:rsidRPr="003177F7" w:rsidRDefault="00CC00D9" w:rsidP="00366ECC">
                                <w:pPr>
                                  <w:jc w:val="left"/>
                                  <w:rPr>
                                    <w:ins w:id="1071"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3" name="下矢印 453"/>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4" name="グループ化 454"/>
                          <wpg:cNvGrpSpPr/>
                          <wpg:grpSpPr>
                            <a:xfrm>
                              <a:off x="466725" y="1409700"/>
                              <a:ext cx="2815591" cy="285751"/>
                              <a:chOff x="0" y="0"/>
                              <a:chExt cx="2816108" cy="286040"/>
                            </a:xfrm>
                          </wpg:grpSpPr>
                          <wps:wsp>
                            <wps:cNvPr id="455" name="角丸四角形 455"/>
                            <wps:cNvSpPr/>
                            <wps:spPr>
                              <a:xfrm>
                                <a:off x="720593" y="24303"/>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3C449B" w14:textId="1CC6B600" w:rsidR="00CC00D9" w:rsidRDefault="00CC00D9" w:rsidP="00366ECC">
                                  <w:pPr>
                                    <w:pStyle w:val="Web"/>
                                    <w:spacing w:before="0" w:beforeAutospacing="0" w:after="0" w:afterAutospacing="0"/>
                                    <w:rPr>
                                      <w:ins w:id="1072" w:author="作成者"/>
                                    </w:rPr>
                                  </w:pPr>
                                  <w:ins w:id="1073"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56" name="下矢印 456"/>
                            <wps:cNvSpPr/>
                            <wps:spPr>
                              <a:xfrm rot="5400000">
                                <a:off x="190377" y="-190377"/>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457" name="角丸四角形 457"/>
                          <wps:cNvSpPr/>
                          <wps:spPr>
                            <a:xfrm>
                              <a:off x="114300" y="0"/>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C180F9F" w14:textId="601C6FF5" w:rsidR="00CC00D9" w:rsidRPr="00982EAC" w:rsidRDefault="00CC00D9" w:rsidP="00366ECC">
                                <w:pPr>
                                  <w:jc w:val="left"/>
                                  <w:rPr>
                                    <w:ins w:id="1074" w:author="作成者"/>
                                    <w:b/>
                                    <w:color w:val="003C8A" w:themeColor="accent6" w:themeTint="E6"/>
                                    <w:sz w:val="20"/>
                                    <w:szCs w:val="20"/>
                                  </w:rPr>
                                </w:pPr>
                                <w:ins w:id="1075"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59" name="角丸四角形 459"/>
                          <wps:cNvSpPr/>
                          <wps:spPr>
                            <a:xfrm>
                              <a:off x="114300" y="2752726"/>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62AEA07" w14:textId="01B6DB56" w:rsidR="00CC00D9" w:rsidRPr="00982EAC" w:rsidRDefault="00CC00D9" w:rsidP="00366ECC">
                                <w:pPr>
                                  <w:jc w:val="left"/>
                                  <w:rPr>
                                    <w:ins w:id="1076" w:author="作成者"/>
                                    <w:b/>
                                    <w:color w:val="003C8A" w:themeColor="accent6" w:themeTint="E6"/>
                                    <w:sz w:val="20"/>
                                    <w:szCs w:val="20"/>
                                  </w:rPr>
                                </w:pPr>
                                <w:ins w:id="1077"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D7B5E6" id="グループ化 450" o:spid="_x0000_s1063" style="position:absolute;left:0;text-align:left;margin-left:409.25pt;margin-top:27.45pt;width:460.45pt;height:335.05pt;z-index:251802624;mso-position-horizontal:right;mso-position-horizontal-relative:margin;mso-position-vertical-relative:text;mso-width-relative:margin;mso-height-relative:margin" coordorigin=",-762" coordsize="58483,41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">
                  <v:shape id="フローチャート: 処理 452" o:spid="_x0000_s1064" type="#_x0000_t109" style="position:absolute;top:-762;width:58483;height:4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" fillcolor="#f2f2f2 [3052]" strokecolor="#d8d8d8 [2732]" strokeweight="2pt">
                    <v:textbox>
                      <w:txbxContent>
                        <w:p w14:paraId="40A7B24D" w14:textId="77777777" w:rsidR="00CC00D9" w:rsidRDefault="00CC00D9" w:rsidP="00366ECC">
                          <w:pPr>
                            <w:jc w:val="left"/>
                            <w:rPr>
                              <w:ins w:id="1078" w:author="作成者"/>
                              <w:sz w:val="20"/>
                              <w:szCs w:val="20"/>
                            </w:rPr>
                          </w:pPr>
                        </w:p>
                        <w:p w14:paraId="7C7019F2" w14:textId="77777777" w:rsidR="00CC00D9" w:rsidRPr="003177F7" w:rsidRDefault="00CC00D9" w:rsidP="00366ECC">
                          <w:pPr>
                            <w:jc w:val="left"/>
                            <w:rPr>
                              <w:ins w:id="1079" w:author="作成者"/>
                              <w:sz w:val="20"/>
                              <w:szCs w:val="20"/>
                            </w:rPr>
                          </w:pPr>
                        </w:p>
                        <w:tbl>
                          <w:tblPr>
                            <w:tblStyle w:val="ab"/>
                            <w:tblW w:w="7166" w:type="dxa"/>
                            <w:jc w:val="center"/>
                            <w:tblLook w:val="04A0" w:firstRow="1" w:lastRow="0" w:firstColumn="1" w:lastColumn="0" w:noHBand="0" w:noVBand="1"/>
                          </w:tblPr>
                          <w:tblGrid>
                            <w:gridCol w:w="7166"/>
                          </w:tblGrid>
                          <w:tr w:rsidR="00CC00D9" w:rsidRPr="003177F7" w14:paraId="4D9A3F4D" w14:textId="77777777" w:rsidTr="00DD1144">
                            <w:trPr>
                              <w:trHeight w:val="1425"/>
                              <w:jc w:val="center"/>
                              <w:ins w:id="1080" w:author="作成者"/>
                            </w:trPr>
                            <w:tc>
                              <w:tcPr>
                                <w:tcW w:w="7166" w:type="dxa"/>
                              </w:tcPr>
                              <w:p w14:paraId="73A06148" w14:textId="77777777" w:rsidR="00CC00D9" w:rsidRPr="00280A77" w:rsidRDefault="00CC00D9" w:rsidP="00DD1144">
                                <w:pPr>
                                  <w:rPr>
                                    <w:ins w:id="1081" w:author="作成者"/>
                                    <w:sz w:val="20"/>
                                    <w:szCs w:val="20"/>
                                  </w:rPr>
                                </w:pPr>
                                <w:ins w:id="1082" w:author="作成者">
                                  <w:r w:rsidRPr="00280A77">
                                    <w:rPr>
                                      <w:sz w:val="20"/>
                                      <w:szCs w:val="20"/>
                                    </w:rPr>
                                    <w:t>variable "VAR_hoge" {</w:t>
                                  </w:r>
                                </w:ins>
                              </w:p>
                              <w:p w14:paraId="6AC0F779" w14:textId="77777777" w:rsidR="00CC00D9" w:rsidRPr="00280A77" w:rsidRDefault="00CC00D9" w:rsidP="00DD1144">
                                <w:pPr>
                                  <w:ind w:firstLineChars="200" w:firstLine="400"/>
                                  <w:rPr>
                                    <w:ins w:id="1083" w:author="作成者"/>
                                    <w:sz w:val="20"/>
                                    <w:szCs w:val="20"/>
                                  </w:rPr>
                                </w:pPr>
                                <w:ins w:id="1084" w:author="作成者">
                                  <w:r w:rsidRPr="00280A77">
                                    <w:rPr>
                                      <w:sz w:val="20"/>
                                      <w:szCs w:val="20"/>
                                    </w:rPr>
                                    <w:t>type = string</w:t>
                                  </w:r>
                                </w:ins>
                              </w:p>
                              <w:p w14:paraId="07E2C197" w14:textId="42B45862" w:rsidR="00CC00D9" w:rsidRPr="00280A77" w:rsidRDefault="00CC00D9" w:rsidP="00DD1144">
                                <w:pPr>
                                  <w:ind w:firstLineChars="200" w:firstLine="400"/>
                                  <w:rPr>
                                    <w:ins w:id="1085" w:author="作成者"/>
                                    <w:sz w:val="20"/>
                                    <w:szCs w:val="20"/>
                                  </w:rPr>
                                </w:pPr>
                                <w:ins w:id="1086" w:author="作成者">
                                  <w:r w:rsidRPr="00280A77">
                                    <w:rPr>
                                      <w:sz w:val="20"/>
                                      <w:szCs w:val="20"/>
                                    </w:rPr>
                                    <w:t>default = "def-string"</w:t>
                                  </w:r>
                                </w:ins>
                              </w:p>
                              <w:p w14:paraId="21296F29" w14:textId="77777777" w:rsidR="00CC00D9" w:rsidRPr="003177F7" w:rsidRDefault="00CC00D9" w:rsidP="00DD1144">
                                <w:pPr>
                                  <w:pStyle w:val="a9"/>
                                  <w:ind w:leftChars="0" w:left="0"/>
                                  <w:rPr>
                                    <w:ins w:id="1087" w:author="作成者"/>
                                    <w:sz w:val="20"/>
                                    <w:szCs w:val="20"/>
                                  </w:rPr>
                                </w:pPr>
                                <w:ins w:id="1088" w:author="作成者">
                                  <w:r w:rsidRPr="00280A77">
                                    <w:rPr>
                                      <w:sz w:val="20"/>
                                      <w:szCs w:val="20"/>
                                    </w:rPr>
                                    <w:t>}</w:t>
                                  </w:r>
                                </w:ins>
                              </w:p>
                            </w:tc>
                          </w:tr>
                        </w:tbl>
                        <w:p w14:paraId="317B4AC9" w14:textId="77777777" w:rsidR="00CC00D9" w:rsidRPr="003177F7" w:rsidRDefault="00CC00D9" w:rsidP="00366ECC">
                          <w:pPr>
                            <w:jc w:val="left"/>
                            <w:rPr>
                              <w:ins w:id="1089" w:author="作成者"/>
                              <w:sz w:val="20"/>
                              <w:szCs w:val="20"/>
                            </w:rPr>
                          </w:pPr>
                        </w:p>
                        <w:p w14:paraId="61F0C461" w14:textId="77777777" w:rsidR="00CC00D9" w:rsidRDefault="00CC00D9" w:rsidP="00366ECC">
                          <w:pPr>
                            <w:jc w:val="left"/>
                            <w:rPr>
                              <w:ins w:id="1090" w:author="作成者"/>
                              <w:sz w:val="20"/>
                              <w:szCs w:val="20"/>
                            </w:rPr>
                          </w:pPr>
                        </w:p>
                        <w:p w14:paraId="6CAAA264" w14:textId="77777777" w:rsidR="00CC00D9" w:rsidRDefault="00CC00D9" w:rsidP="00366ECC">
                          <w:pPr>
                            <w:jc w:val="left"/>
                            <w:rPr>
                              <w:ins w:id="1091" w:author="作成者"/>
                              <w:sz w:val="20"/>
                              <w:szCs w:val="20"/>
                            </w:rPr>
                          </w:pPr>
                        </w:p>
                        <w:p w14:paraId="6924B868" w14:textId="59EABD76" w:rsidR="00CC00D9" w:rsidRPr="001B53BB" w:rsidRDefault="00CC00D9" w:rsidP="00366ECC">
                          <w:pPr>
                            <w:jc w:val="left"/>
                            <w:rPr>
                              <w:ins w:id="1092" w:author="作成者"/>
                              <w:b/>
                              <w:sz w:val="20"/>
                              <w:szCs w:val="20"/>
                            </w:rPr>
                          </w:pPr>
                          <w:ins w:id="1093"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53"/>
                            <w:gridCol w:w="1253"/>
                          </w:tblGrid>
                          <w:tr w:rsidR="00CC00D9" w14:paraId="35330058" w14:textId="77777777" w:rsidTr="00DD1144">
                            <w:trPr>
                              <w:jc w:val="center"/>
                              <w:ins w:id="1094" w:author="作成者"/>
                            </w:trPr>
                            <w:tc>
                              <w:tcPr>
                                <w:tcW w:w="704" w:type="dxa"/>
                                <w:shd w:val="clear" w:color="auto" w:fill="002060"/>
                              </w:tcPr>
                              <w:p w14:paraId="40C36524" w14:textId="4B2BB2BD" w:rsidR="00CC00D9" w:rsidRPr="00C80F48" w:rsidRDefault="00CC00D9" w:rsidP="00DD1144">
                                <w:pPr>
                                  <w:pStyle w:val="a9"/>
                                  <w:ind w:leftChars="0" w:left="0"/>
                                  <w:jc w:val="left"/>
                                  <w:rPr>
                                    <w:ins w:id="1095" w:author="作成者"/>
                                    <w:b/>
                                    <w:color w:val="FFFFFF" w:themeColor="background1"/>
                                  </w:rPr>
                                </w:pPr>
                                <w:r>
                                  <w:rPr>
                                    <w:rFonts w:hint="eastAsia"/>
                                    <w:b/>
                                    <w:color w:val="FFFFFF" w:themeColor="background1"/>
                                  </w:rPr>
                                  <w:t>Item No.</w:t>
                                </w:r>
                              </w:p>
                            </w:tc>
                            <w:tc>
                              <w:tcPr>
                                <w:tcW w:w="1291" w:type="dxa"/>
                                <w:shd w:val="clear" w:color="auto" w:fill="002060"/>
                              </w:tcPr>
                              <w:p w14:paraId="230BFD7B" w14:textId="77438B16" w:rsidR="00CC00D9" w:rsidRPr="00C80F48" w:rsidRDefault="00CC00D9" w:rsidP="00DD1144">
                                <w:pPr>
                                  <w:pStyle w:val="a9"/>
                                  <w:ind w:leftChars="0" w:left="0"/>
                                  <w:jc w:val="left"/>
                                  <w:rPr>
                                    <w:ins w:id="1096" w:author="作成者"/>
                                    <w:b/>
                                    <w:color w:val="FFFFFF" w:themeColor="background1"/>
                                  </w:rPr>
                                </w:pPr>
                                <w:r>
                                  <w:rPr>
                                    <w:rFonts w:hint="eastAsia"/>
                                    <w:b/>
                                    <w:color w:val="FFFFFF" w:themeColor="background1"/>
                                  </w:rPr>
                                  <w:t>Variable name</w:t>
                                </w:r>
                              </w:p>
                            </w:tc>
                            <w:tc>
                              <w:tcPr>
                                <w:tcW w:w="1291" w:type="dxa"/>
                                <w:shd w:val="clear" w:color="auto" w:fill="002060"/>
                              </w:tcPr>
                              <w:p w14:paraId="1E0824A3" w14:textId="05FC315E" w:rsidR="00CC00D9" w:rsidRPr="00C80F48" w:rsidRDefault="00CC00D9" w:rsidP="00DD1144">
                                <w:pPr>
                                  <w:pStyle w:val="a9"/>
                                  <w:ind w:leftChars="0" w:left="0"/>
                                  <w:jc w:val="left"/>
                                  <w:rPr>
                                    <w:ins w:id="1097" w:author="作成者"/>
                                    <w:b/>
                                    <w:color w:val="FFFFFF" w:themeColor="background1"/>
                                  </w:rPr>
                                </w:pPr>
                                <w:r>
                                  <w:rPr>
                                    <w:rFonts w:hint="eastAsia"/>
                                    <w:b/>
                                    <w:color w:val="FFFFFF" w:themeColor="background1"/>
                                  </w:rPr>
                                  <w:t>Member variable</w:t>
                                </w:r>
                              </w:p>
                            </w:tc>
                            <w:tc>
                              <w:tcPr>
                                <w:tcW w:w="1253" w:type="dxa"/>
                                <w:shd w:val="clear" w:color="auto" w:fill="002060"/>
                              </w:tcPr>
                              <w:p w14:paraId="39724999" w14:textId="79E72C4F" w:rsidR="00CC00D9" w:rsidRDefault="00CC00D9" w:rsidP="00DD1144">
                                <w:pPr>
                                  <w:pStyle w:val="a9"/>
                                  <w:ind w:leftChars="0" w:left="0"/>
                                  <w:jc w:val="left"/>
                                  <w:rPr>
                                    <w:ins w:id="1098" w:author="作成者"/>
                                    <w:b/>
                                    <w:color w:val="FFFFFF" w:themeColor="background1"/>
                                  </w:rPr>
                                </w:pPr>
                                <w:r>
                                  <w:rPr>
                                    <w:rFonts w:hint="eastAsia"/>
                                    <w:b/>
                                    <w:color w:val="FFFFFF" w:themeColor="background1"/>
                                  </w:rPr>
                                  <w:t>Substitute order</w:t>
                                </w:r>
                              </w:p>
                            </w:tc>
                            <w:tc>
                              <w:tcPr>
                                <w:tcW w:w="1253" w:type="dxa"/>
                                <w:shd w:val="clear" w:color="auto" w:fill="002060"/>
                              </w:tcPr>
                              <w:p w14:paraId="707E37E3" w14:textId="5969471C" w:rsidR="00CC00D9" w:rsidRDefault="00CC00D9" w:rsidP="00DD1144">
                                <w:pPr>
                                  <w:pStyle w:val="a9"/>
                                  <w:ind w:leftChars="0" w:left="0"/>
                                  <w:jc w:val="left"/>
                                  <w:rPr>
                                    <w:ins w:id="1099" w:author="作成者"/>
                                    <w:b/>
                                    <w:color w:val="FFFFFF" w:themeColor="background1"/>
                                  </w:rPr>
                                </w:pPr>
                                <w:r>
                                  <w:rPr>
                                    <w:rFonts w:hint="eastAsia"/>
                                    <w:b/>
                                    <w:color w:val="FFFFFF" w:themeColor="background1"/>
                                  </w:rPr>
                                  <w:t>Specific value</w:t>
                                </w:r>
                              </w:p>
                            </w:tc>
                          </w:tr>
                          <w:tr w:rsidR="00CC00D9" w14:paraId="212FFA9C" w14:textId="77777777" w:rsidTr="00DD1144">
                            <w:trPr>
                              <w:jc w:val="center"/>
                              <w:ins w:id="1100" w:author="作成者"/>
                            </w:trPr>
                            <w:tc>
                              <w:tcPr>
                                <w:tcW w:w="704" w:type="dxa"/>
                              </w:tcPr>
                              <w:p w14:paraId="00A0F3A2" w14:textId="77777777" w:rsidR="00CC00D9" w:rsidRDefault="00CC00D9" w:rsidP="00E45D7B">
                                <w:pPr>
                                  <w:pStyle w:val="a9"/>
                                  <w:ind w:leftChars="0" w:left="0"/>
                                  <w:jc w:val="left"/>
                                  <w:rPr>
                                    <w:ins w:id="1101" w:author="作成者"/>
                                  </w:rPr>
                                </w:pPr>
                                <w:ins w:id="1102" w:author="作成者">
                                  <w:r>
                                    <w:rPr>
                                      <w:rFonts w:hint="eastAsia"/>
                                    </w:rPr>
                                    <w:t>1</w:t>
                                  </w:r>
                                </w:ins>
                              </w:p>
                            </w:tc>
                            <w:tc>
                              <w:tcPr>
                                <w:tcW w:w="1291" w:type="dxa"/>
                              </w:tcPr>
                              <w:p w14:paraId="39AF4227" w14:textId="77777777" w:rsidR="00CC00D9" w:rsidRDefault="00CC00D9" w:rsidP="00E45D7B">
                                <w:pPr>
                                  <w:pStyle w:val="a9"/>
                                  <w:ind w:leftChars="0" w:left="0"/>
                                  <w:jc w:val="left"/>
                                  <w:rPr>
                                    <w:ins w:id="1103" w:author="作成者"/>
                                  </w:rPr>
                                </w:pPr>
                                <w:ins w:id="1104" w:author="作成者">
                                  <w:r>
                                    <w:rPr>
                                      <w:rFonts w:hint="eastAsia"/>
                                    </w:rPr>
                                    <w:t>V</w:t>
                                  </w:r>
                                  <w:r>
                                    <w:t>AR_hoge</w:t>
                                  </w:r>
                                </w:ins>
                              </w:p>
                            </w:tc>
                            <w:tc>
                              <w:tcPr>
                                <w:tcW w:w="1291" w:type="dxa"/>
                              </w:tcPr>
                              <w:p w14:paraId="1389A3C5" w14:textId="1208B4F8" w:rsidR="00CC00D9" w:rsidRDefault="00CC00D9" w:rsidP="00E45D7B">
                                <w:pPr>
                                  <w:pStyle w:val="a9"/>
                                  <w:ind w:leftChars="0" w:left="0"/>
                                  <w:jc w:val="left"/>
                                  <w:rPr>
                                    <w:ins w:id="1105" w:author="作成者"/>
                                  </w:rPr>
                                </w:pPr>
                                <w:r w:rsidRPr="00D748C3">
                                  <w:rPr>
                                    <w:rFonts w:hint="eastAsia"/>
                                  </w:rPr>
                                  <w:t>No input required</w:t>
                                </w:r>
                              </w:p>
                            </w:tc>
                            <w:tc>
                              <w:tcPr>
                                <w:tcW w:w="1253" w:type="dxa"/>
                              </w:tcPr>
                              <w:p w14:paraId="225C7417" w14:textId="4576A7D2" w:rsidR="00CC00D9" w:rsidRDefault="00CC00D9" w:rsidP="00E45D7B">
                                <w:pPr>
                                  <w:pStyle w:val="a9"/>
                                  <w:ind w:leftChars="0" w:left="0"/>
                                  <w:jc w:val="left"/>
                                  <w:rPr>
                                    <w:ins w:id="1106" w:author="作成者"/>
                                  </w:rPr>
                                </w:pPr>
                                <w:r w:rsidRPr="00D748C3">
                                  <w:rPr>
                                    <w:rFonts w:hint="eastAsia"/>
                                  </w:rPr>
                                  <w:t>No input required</w:t>
                                </w:r>
                              </w:p>
                            </w:tc>
                            <w:tc>
                              <w:tcPr>
                                <w:tcW w:w="1253" w:type="dxa"/>
                              </w:tcPr>
                              <w:p w14:paraId="4FDE60AF" w14:textId="77777777" w:rsidR="00CC00D9" w:rsidRPr="00E708CA" w:rsidRDefault="00CC00D9" w:rsidP="00E45D7B">
                                <w:pPr>
                                  <w:pStyle w:val="a9"/>
                                  <w:ind w:leftChars="0" w:left="0"/>
                                  <w:jc w:val="left"/>
                                  <w:rPr>
                                    <w:ins w:id="1107" w:author="作成者"/>
                                  </w:rPr>
                                </w:pPr>
                                <w:ins w:id="1108" w:author="作成者">
                                  <w:r>
                                    <w:t>sample_str</w:t>
                                  </w:r>
                                </w:ins>
                              </w:p>
                            </w:tc>
                          </w:tr>
                        </w:tbl>
                        <w:p w14:paraId="48ADEEC4" w14:textId="77777777" w:rsidR="00CC00D9" w:rsidRDefault="00CC00D9" w:rsidP="00366ECC">
                          <w:pPr>
                            <w:jc w:val="left"/>
                            <w:rPr>
                              <w:ins w:id="1109" w:author="作成者"/>
                              <w:sz w:val="20"/>
                              <w:szCs w:val="20"/>
                            </w:rPr>
                          </w:pPr>
                        </w:p>
                        <w:p w14:paraId="53ADA29A" w14:textId="77777777" w:rsidR="00CC00D9" w:rsidRDefault="00CC00D9" w:rsidP="00366ECC">
                          <w:pPr>
                            <w:jc w:val="left"/>
                            <w:rPr>
                              <w:ins w:id="1110" w:author="作成者"/>
                              <w:sz w:val="20"/>
                              <w:szCs w:val="20"/>
                            </w:rPr>
                          </w:pPr>
                        </w:p>
                        <w:p w14:paraId="4743E023" w14:textId="77777777" w:rsidR="00CC00D9" w:rsidRDefault="00CC00D9" w:rsidP="00366ECC">
                          <w:pPr>
                            <w:jc w:val="left"/>
                            <w:rPr>
                              <w:ins w:id="1111" w:author="作成者"/>
                              <w:sz w:val="20"/>
                              <w:szCs w:val="20"/>
                            </w:rPr>
                          </w:pPr>
                        </w:p>
                        <w:p w14:paraId="11FA71AA" w14:textId="63D6E428" w:rsidR="00CC00D9" w:rsidRPr="00D464F6" w:rsidRDefault="00CC00D9" w:rsidP="00366ECC">
                          <w:pPr>
                            <w:jc w:val="left"/>
                            <w:rPr>
                              <w:ins w:id="1112" w:author="作成者"/>
                              <w:b/>
                              <w:sz w:val="20"/>
                              <w:szCs w:val="20"/>
                            </w:rPr>
                          </w:pPr>
                          <w:ins w:id="1113" w:author="作成者">
                            <w:r>
                              <w:rPr>
                                <w:rFonts w:hint="eastAsia"/>
                                <w:sz w:val="20"/>
                                <w:szCs w:val="20"/>
                              </w:rPr>
                              <w:t xml:space="preserve">　</w:t>
                            </w:r>
                            <w:r>
                              <w:rPr>
                                <w:sz w:val="20"/>
                                <w:szCs w:val="20"/>
                              </w:rPr>
                              <w:t xml:space="preserve">　　　　　</w:t>
                            </w:r>
                          </w:ins>
                          <w:r>
                            <w:rPr>
                              <w:rFonts w:hint="eastAsia"/>
                              <w:sz w:val="20"/>
                              <w:szCs w:val="20"/>
                            </w:rPr>
                            <w:t>Value registered to Terraform</w:t>
                          </w:r>
                          <w:r>
                            <w:rPr>
                              <w:sz w:val="20"/>
                              <w:szCs w:val="20"/>
                            </w:rPr>
                            <w:t>’</w:t>
                          </w:r>
                          <w:r>
                            <w:rPr>
                              <w:rFonts w:hint="eastAsia"/>
                              <w:sz w:val="20"/>
                              <w:szCs w:val="20"/>
                            </w:rPr>
                            <w:t>s Variables</w:t>
                          </w:r>
                        </w:p>
                        <w:tbl>
                          <w:tblPr>
                            <w:tblStyle w:val="ab"/>
                            <w:tblW w:w="0" w:type="auto"/>
                            <w:tblInd w:w="1450" w:type="dxa"/>
                            <w:tblLook w:val="04A0" w:firstRow="1" w:lastRow="0" w:firstColumn="1" w:lastColumn="0" w:noHBand="0" w:noVBand="1"/>
                          </w:tblPr>
                          <w:tblGrid>
                            <w:gridCol w:w="2995"/>
                            <w:gridCol w:w="2994"/>
                          </w:tblGrid>
                          <w:tr w:rsidR="00CC00D9" w14:paraId="33DDB3B8" w14:textId="77777777" w:rsidTr="00DD1144">
                            <w:trPr>
                              <w:trHeight w:val="372"/>
                              <w:ins w:id="1114" w:author="作成者"/>
                            </w:trPr>
                            <w:tc>
                              <w:tcPr>
                                <w:tcW w:w="2995" w:type="dxa"/>
                                <w:shd w:val="clear" w:color="auto" w:fill="002060"/>
                              </w:tcPr>
                              <w:p w14:paraId="4FE73D28" w14:textId="77777777" w:rsidR="00CC00D9" w:rsidRPr="003078A5" w:rsidRDefault="00CC00D9" w:rsidP="00DD1144">
                                <w:pPr>
                                  <w:jc w:val="left"/>
                                  <w:rPr>
                                    <w:ins w:id="1115" w:author="作成者"/>
                                    <w:b/>
                                    <w:color w:val="FFFFFF" w:themeColor="background1"/>
                                    <w:sz w:val="20"/>
                                    <w:szCs w:val="20"/>
                                  </w:rPr>
                                </w:pPr>
                                <w:ins w:id="1116" w:author="作成者">
                                  <w:r w:rsidRPr="003078A5">
                                    <w:rPr>
                                      <w:rFonts w:hint="eastAsia"/>
                                      <w:b/>
                                      <w:color w:val="FFFFFF" w:themeColor="background1"/>
                                      <w:sz w:val="20"/>
                                      <w:szCs w:val="20"/>
                                    </w:rPr>
                                    <w:t>Key</w:t>
                                  </w:r>
                                </w:ins>
                              </w:p>
                            </w:tc>
                            <w:tc>
                              <w:tcPr>
                                <w:tcW w:w="2994" w:type="dxa"/>
                                <w:shd w:val="clear" w:color="auto" w:fill="002060"/>
                              </w:tcPr>
                              <w:p w14:paraId="7521FC6C" w14:textId="77777777" w:rsidR="00CC00D9" w:rsidRPr="003078A5" w:rsidRDefault="00CC00D9" w:rsidP="00DD1144">
                                <w:pPr>
                                  <w:jc w:val="left"/>
                                  <w:rPr>
                                    <w:ins w:id="1117" w:author="作成者"/>
                                    <w:b/>
                                    <w:color w:val="FFFFFF" w:themeColor="background1"/>
                                    <w:sz w:val="20"/>
                                    <w:szCs w:val="20"/>
                                  </w:rPr>
                                </w:pPr>
                                <w:ins w:id="1118" w:author="作成者">
                                  <w:r w:rsidRPr="003078A5">
                                    <w:rPr>
                                      <w:rFonts w:hint="eastAsia"/>
                                      <w:b/>
                                      <w:color w:val="FFFFFF" w:themeColor="background1"/>
                                      <w:sz w:val="20"/>
                                      <w:szCs w:val="20"/>
                                    </w:rPr>
                                    <w:t>Value</w:t>
                                  </w:r>
                                </w:ins>
                              </w:p>
                            </w:tc>
                          </w:tr>
                          <w:tr w:rsidR="00CC00D9" w14:paraId="7D8D1FE6" w14:textId="77777777" w:rsidTr="00DD1144">
                            <w:trPr>
                              <w:trHeight w:val="352"/>
                              <w:ins w:id="1119" w:author="作成者"/>
                            </w:trPr>
                            <w:tc>
                              <w:tcPr>
                                <w:tcW w:w="2995" w:type="dxa"/>
                              </w:tcPr>
                              <w:p w14:paraId="5B4476AE" w14:textId="77777777" w:rsidR="00CC00D9" w:rsidRPr="00515ED5" w:rsidRDefault="00CC00D9" w:rsidP="00DD1144">
                                <w:pPr>
                                  <w:jc w:val="left"/>
                                  <w:rPr>
                                    <w:ins w:id="1120" w:author="作成者"/>
                                    <w:sz w:val="20"/>
                                    <w:szCs w:val="20"/>
                                  </w:rPr>
                                </w:pPr>
                                <w:ins w:id="1121" w:author="作成者">
                                  <w:r w:rsidRPr="00515ED5">
                                    <w:rPr>
                                      <w:rFonts w:hint="eastAsia"/>
                                      <w:sz w:val="20"/>
                                      <w:szCs w:val="20"/>
                                    </w:rPr>
                                    <w:t>VAR_hoge</w:t>
                                  </w:r>
                                </w:ins>
                              </w:p>
                            </w:tc>
                            <w:tc>
                              <w:tcPr>
                                <w:tcW w:w="2994" w:type="dxa"/>
                              </w:tcPr>
                              <w:p w14:paraId="6C89CD12" w14:textId="77777777" w:rsidR="00CC00D9" w:rsidRPr="00515ED5" w:rsidRDefault="00CC00D9" w:rsidP="00DD1144">
                                <w:pPr>
                                  <w:jc w:val="left"/>
                                  <w:rPr>
                                    <w:ins w:id="1122" w:author="作成者"/>
                                    <w:sz w:val="20"/>
                                    <w:szCs w:val="20"/>
                                  </w:rPr>
                                </w:pPr>
                                <w:ins w:id="1123" w:author="作成者">
                                  <w:r w:rsidRPr="00515ED5">
                                    <w:rPr>
                                      <w:sz w:val="20"/>
                                      <w:szCs w:val="20"/>
                                    </w:rPr>
                                    <w:t>s</w:t>
                                  </w:r>
                                  <w:r w:rsidRPr="00515ED5">
                                    <w:rPr>
                                      <w:rFonts w:hint="eastAsia"/>
                                      <w:sz w:val="20"/>
                                      <w:szCs w:val="20"/>
                                    </w:rPr>
                                    <w:t>ample_</w:t>
                                  </w:r>
                                  <w:r w:rsidRPr="00515ED5">
                                    <w:rPr>
                                      <w:sz w:val="20"/>
                                      <w:szCs w:val="20"/>
                                    </w:rPr>
                                    <w:t>str</w:t>
                                  </w:r>
                                </w:ins>
                              </w:p>
                            </w:tc>
                          </w:tr>
                        </w:tbl>
                        <w:p w14:paraId="2A0DBE35" w14:textId="77777777" w:rsidR="00CC00D9" w:rsidRPr="00D464F6" w:rsidRDefault="00CC00D9" w:rsidP="00366ECC">
                          <w:pPr>
                            <w:jc w:val="left"/>
                            <w:rPr>
                              <w:ins w:id="1124" w:author="作成者"/>
                              <w:b/>
                              <w:sz w:val="20"/>
                              <w:szCs w:val="20"/>
                            </w:rPr>
                          </w:pPr>
                        </w:p>
                        <w:p w14:paraId="6C46B046" w14:textId="77777777" w:rsidR="00CC00D9" w:rsidRPr="003177F7" w:rsidRDefault="00CC00D9" w:rsidP="00366ECC">
                          <w:pPr>
                            <w:jc w:val="left"/>
                            <w:rPr>
                              <w:ins w:id="1125" w:author="作成者"/>
                              <w:sz w:val="20"/>
                              <w:szCs w:val="20"/>
                            </w:rPr>
                          </w:pPr>
                        </w:p>
                      </w:txbxContent>
                    </v:textbox>
                  </v:shape>
                  <v:shape id="下矢印 453" o:spid="_x0000_s1065" type="#_x0000_t67" style="position:absolute;left:1143;top:2000;width:4000;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" adj="20431" fillcolor="#0057c9 [2425]" strokecolor="#003c8c [2905]" strokeweight="2pt"/>
                  <v:group id="グループ化 454" o:spid="_x0000_s1066" style="position:absolute;left:4667;top:14097;width:28156;height:2857"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roundrect id="角丸四角形 455" o:spid="_x0000_s1067" style="position:absolute;left:7205;top:243;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" fillcolor="white [3212]" strokecolor="#508035 [2422]" strokeweight="2pt">
                      <v:shadow on="t" color="black" opacity="26214f" origin="-.5,-.5" offset=".74836mm,.74836mm"/>
                      <v:textbox inset="1mm,0,0,0">
                        <w:txbxContent>
                          <w:p w14:paraId="6E3C449B" w14:textId="1CC6B600" w:rsidR="00CC00D9" w:rsidRDefault="00CC00D9" w:rsidP="00366ECC">
                            <w:pPr>
                              <w:pStyle w:val="Web"/>
                              <w:spacing w:before="0" w:beforeAutospacing="0" w:after="0" w:afterAutospacing="0"/>
                              <w:rPr>
                                <w:ins w:id="1126" w:author="作成者"/>
                              </w:rPr>
                            </w:pPr>
                            <w:ins w:id="1127"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v:textbox>
                    </v:roundrect>
                    <v:shape id="下矢印 456" o:spid="_x0000_s1068" type="#_x0000_t67" style="position:absolute;left:1904;top:-1904;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" adj="18321" fillcolor="#518135" strokecolor="#508035 [2422]" strokeweight="2pt">
                      <v:fill opacity="52428f"/>
                    </v:shape>
                  </v:group>
                  <v:roundrect id="角丸四角形 457" o:spid="_x0000_s1069" style="position:absolute;left:1143;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" fillcolor="white [3201]" strokecolor="#003c8c [2905]" strokeweight="2pt">
                    <v:shadow on="t" color="black" opacity="26214f" origin="-.5,-.5" offset=".74836mm,.74836mm"/>
                    <v:textbox inset="1mm,0,0,0">
                      <w:txbxContent>
                        <w:p w14:paraId="1C180F9F" w14:textId="601C6FF5" w:rsidR="00CC00D9" w:rsidRPr="00982EAC" w:rsidRDefault="00CC00D9" w:rsidP="00366ECC">
                          <w:pPr>
                            <w:jc w:val="left"/>
                            <w:rPr>
                              <w:ins w:id="1128" w:author="作成者"/>
                              <w:b/>
                              <w:color w:val="003C8A" w:themeColor="accent6" w:themeTint="E6"/>
                              <w:sz w:val="20"/>
                              <w:szCs w:val="20"/>
                            </w:rPr>
                          </w:pPr>
                          <w:ins w:id="1129"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v:textbox>
                  </v:roundrect>
                  <v:roundrect id="角丸四角形 459" o:spid="_x0000_s1070" style="position:absolute;left:1143;top:27527;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" fillcolor="white [3201]" strokecolor="#003c8c [2905]" strokeweight="2pt">
                    <v:shadow on="t" color="black" opacity="26214f" origin="-.5,-.5" offset=".74836mm,.74836mm"/>
                    <v:textbox inset="1mm,0,0,0">
                      <w:txbxContent>
                        <w:p w14:paraId="662AEA07" w14:textId="01B6DB56" w:rsidR="00CC00D9" w:rsidRPr="00982EAC" w:rsidRDefault="00CC00D9" w:rsidP="00366ECC">
                          <w:pPr>
                            <w:jc w:val="left"/>
                            <w:rPr>
                              <w:ins w:id="1130" w:author="作成者"/>
                              <w:b/>
                              <w:color w:val="003C8A" w:themeColor="accent6" w:themeTint="E6"/>
                              <w:sz w:val="20"/>
                              <w:szCs w:val="20"/>
                            </w:rPr>
                          </w:pPr>
                          <w:ins w:id="1131"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v:textbox>
                  </v:roundrect>
                  <w10:wrap type="topAndBottom" anchorx="margin"/>
                </v:group>
              </w:pict>
            </mc:Fallback>
          </mc:AlternateContent>
        </w:r>
        <w:r w:rsidRPr="00CB0166">
          <w:rPr>
            <w:rFonts w:asciiTheme="majorHAnsi" w:hAnsiTheme="majorHAnsi" w:cstheme="majorHAnsi"/>
          </w:rPr>
          <w:t>string</w:t>
        </w:r>
      </w:ins>
      <w:r w:rsidR="00456859" w:rsidRPr="00CB0166">
        <w:rPr>
          <w:rFonts w:asciiTheme="majorHAnsi" w:hAnsiTheme="majorHAnsi" w:cstheme="majorHAnsi"/>
        </w:rPr>
        <w:t xml:space="preserve"> type</w:t>
      </w:r>
    </w:p>
    <w:p w14:paraId="2F627306" w14:textId="77777777" w:rsidR="00366ECC" w:rsidRPr="00CB0166" w:rsidRDefault="00366ECC" w:rsidP="00366ECC">
      <w:pPr>
        <w:widowControl/>
        <w:jc w:val="left"/>
        <w:rPr>
          <w:ins w:id="1132" w:author="作成者"/>
          <w:rFonts w:asciiTheme="majorHAnsi" w:hAnsiTheme="majorHAnsi" w:cstheme="majorHAnsi"/>
        </w:rPr>
      </w:pPr>
      <w:ins w:id="1133" w:author="作成者">
        <w:r w:rsidRPr="00CB0166">
          <w:rPr>
            <w:rFonts w:asciiTheme="majorHAnsi" w:hAnsiTheme="majorHAnsi" w:cstheme="majorHAnsi"/>
          </w:rPr>
          <w:br w:type="page"/>
        </w:r>
      </w:ins>
    </w:p>
    <w:p w14:paraId="6EE36779" w14:textId="77777777" w:rsidR="00366ECC" w:rsidRPr="00CB0166" w:rsidRDefault="00366ECC" w:rsidP="00366ECC">
      <w:pPr>
        <w:jc w:val="left"/>
        <w:rPr>
          <w:ins w:id="1134" w:author="作成者"/>
          <w:rFonts w:asciiTheme="majorHAnsi" w:hAnsiTheme="majorHAnsi" w:cstheme="majorHAnsi"/>
        </w:rPr>
      </w:pPr>
    </w:p>
    <w:p w14:paraId="250572F0" w14:textId="549B7C75" w:rsidR="00366ECC" w:rsidRPr="00CB0166" w:rsidRDefault="00366ECC" w:rsidP="00366ECC">
      <w:pPr>
        <w:pStyle w:val="aff0"/>
        <w:numPr>
          <w:ilvl w:val="1"/>
          <w:numId w:val="14"/>
        </w:numPr>
        <w:ind w:left="780" w:hanging="360"/>
        <w:rPr>
          <w:ins w:id="1135" w:author="作成者"/>
          <w:rFonts w:asciiTheme="majorHAnsi" w:hAnsiTheme="majorHAnsi" w:cstheme="majorHAnsi"/>
        </w:rPr>
      </w:pPr>
      <w:ins w:id="1136" w:author="作成者">
        <w:r w:rsidRPr="00CB0166">
          <w:rPr>
            <w:rFonts w:asciiTheme="majorHAnsi" w:hAnsiTheme="majorHAnsi" w:cstheme="majorHAnsi"/>
            <w:noProof/>
          </w:rPr>
          <mc:AlternateContent>
            <mc:Choice Requires="wpg">
              <w:drawing>
                <wp:anchor distT="0" distB="0" distL="114300" distR="114300" simplePos="0" relativeHeight="251803648" behindDoc="0" locked="0" layoutInCell="1" allowOverlap="1" wp14:anchorId="38843C09" wp14:editId="44000135">
                  <wp:simplePos x="0" y="0"/>
                  <wp:positionH relativeFrom="column">
                    <wp:posOffset>480695</wp:posOffset>
                  </wp:positionH>
                  <wp:positionV relativeFrom="paragraph">
                    <wp:posOffset>298450</wp:posOffset>
                  </wp:positionV>
                  <wp:extent cx="5848350" cy="4114800"/>
                  <wp:effectExtent l="0" t="0" r="19050" b="19050"/>
                  <wp:wrapTopAndBottom/>
                  <wp:docPr id="98" name="グループ化 98"/>
                  <wp:cNvGraphicFramePr/>
                  <a:graphic xmlns:a="http://schemas.openxmlformats.org/drawingml/2006/main">
                    <a:graphicData uri="http://schemas.microsoft.com/office/word/2010/wordprocessingGroup">
                      <wpg:wgp>
                        <wpg:cNvGrpSpPr/>
                        <wpg:grpSpPr>
                          <a:xfrm>
                            <a:off x="0" y="0"/>
                            <a:ext cx="5848350" cy="4114800"/>
                            <a:chOff x="0" y="-76201"/>
                            <a:chExt cx="5848350" cy="4114800"/>
                          </a:xfrm>
                        </wpg:grpSpPr>
                        <wps:wsp>
                          <wps:cNvPr id="99" name="フローチャート: 処理 99"/>
                          <wps:cNvSpPr/>
                          <wps:spPr>
                            <a:xfrm>
                              <a:off x="0" y="-76201"/>
                              <a:ext cx="5848350" cy="4114800"/>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006E7359" w14:textId="77777777" w:rsidR="00CC00D9" w:rsidRDefault="00CC00D9" w:rsidP="00366ECC">
                                <w:pPr>
                                  <w:jc w:val="left"/>
                                  <w:rPr>
                                    <w:ins w:id="1137" w:author="作成者"/>
                                    <w:sz w:val="20"/>
                                    <w:szCs w:val="20"/>
                                  </w:rPr>
                                </w:pPr>
                              </w:p>
                              <w:p w14:paraId="284BD83A" w14:textId="77777777" w:rsidR="00CC00D9" w:rsidRPr="003177F7" w:rsidRDefault="00CC00D9" w:rsidP="00366ECC">
                                <w:pPr>
                                  <w:jc w:val="left"/>
                                  <w:rPr>
                                    <w:ins w:id="1138" w:author="作成者"/>
                                    <w:sz w:val="20"/>
                                    <w:szCs w:val="20"/>
                                  </w:rPr>
                                </w:pPr>
                              </w:p>
                              <w:tbl>
                                <w:tblPr>
                                  <w:tblStyle w:val="ab"/>
                                  <w:tblW w:w="7166" w:type="dxa"/>
                                  <w:jc w:val="center"/>
                                  <w:tblLook w:val="04A0" w:firstRow="1" w:lastRow="0" w:firstColumn="1" w:lastColumn="0" w:noHBand="0" w:noVBand="1"/>
                                </w:tblPr>
                                <w:tblGrid>
                                  <w:gridCol w:w="7166"/>
                                </w:tblGrid>
                                <w:tr w:rsidR="00CC00D9" w:rsidRPr="003177F7" w14:paraId="101D7BBB" w14:textId="77777777" w:rsidTr="00DD1144">
                                  <w:trPr>
                                    <w:trHeight w:val="1425"/>
                                    <w:jc w:val="center"/>
                                    <w:ins w:id="1139" w:author="作成者"/>
                                  </w:trPr>
                                  <w:tc>
                                    <w:tcPr>
                                      <w:tcW w:w="7166" w:type="dxa"/>
                                    </w:tcPr>
                                    <w:p w14:paraId="00B2FA13" w14:textId="77777777" w:rsidR="00CC00D9" w:rsidRPr="00280A77" w:rsidRDefault="00CC00D9" w:rsidP="00DD1144">
                                      <w:pPr>
                                        <w:rPr>
                                          <w:ins w:id="1140" w:author="作成者"/>
                                          <w:sz w:val="20"/>
                                          <w:szCs w:val="20"/>
                                        </w:rPr>
                                      </w:pPr>
                                      <w:ins w:id="1141" w:author="作成者">
                                        <w:r w:rsidRPr="00280A77">
                                          <w:rPr>
                                            <w:sz w:val="20"/>
                                            <w:szCs w:val="20"/>
                                          </w:rPr>
                                          <w:t>variable "VAR_hoge" {</w:t>
                                        </w:r>
                                      </w:ins>
                                    </w:p>
                                    <w:p w14:paraId="6D305113" w14:textId="77777777" w:rsidR="00CC00D9" w:rsidRPr="00280A77" w:rsidRDefault="00CC00D9" w:rsidP="00DD1144">
                                      <w:pPr>
                                        <w:ind w:firstLineChars="200" w:firstLine="400"/>
                                        <w:rPr>
                                          <w:ins w:id="1142" w:author="作成者"/>
                                          <w:sz w:val="20"/>
                                          <w:szCs w:val="20"/>
                                        </w:rPr>
                                      </w:pPr>
                                      <w:ins w:id="1143" w:author="作成者">
                                        <w:r>
                                          <w:rPr>
                                            <w:sz w:val="20"/>
                                            <w:szCs w:val="20"/>
                                          </w:rPr>
                                          <w:t>type = number</w:t>
                                        </w:r>
                                      </w:ins>
                                    </w:p>
                                    <w:p w14:paraId="71A347DD" w14:textId="77777777" w:rsidR="00CC00D9" w:rsidRPr="00280A77" w:rsidRDefault="00CC00D9" w:rsidP="00DD1144">
                                      <w:pPr>
                                        <w:ind w:firstLineChars="200" w:firstLine="400"/>
                                        <w:rPr>
                                          <w:ins w:id="1144" w:author="作成者"/>
                                          <w:sz w:val="20"/>
                                          <w:szCs w:val="20"/>
                                        </w:rPr>
                                      </w:pPr>
                                      <w:ins w:id="1145" w:author="作成者">
                                        <w:r w:rsidRPr="00280A77">
                                          <w:rPr>
                                            <w:sz w:val="20"/>
                                            <w:szCs w:val="20"/>
                                          </w:rPr>
                                          <w:t xml:space="preserve">default = </w:t>
                                        </w:r>
                                        <w:r>
                                          <w:rPr>
                                            <w:sz w:val="20"/>
                                            <w:szCs w:val="20"/>
                                          </w:rPr>
                                          <w:t>2022</w:t>
                                        </w:r>
                                      </w:ins>
                                    </w:p>
                                    <w:p w14:paraId="2008E3F2" w14:textId="77777777" w:rsidR="00CC00D9" w:rsidRPr="003177F7" w:rsidRDefault="00CC00D9" w:rsidP="00DD1144">
                                      <w:pPr>
                                        <w:pStyle w:val="a9"/>
                                        <w:ind w:leftChars="0" w:left="0"/>
                                        <w:rPr>
                                          <w:ins w:id="1146" w:author="作成者"/>
                                          <w:sz w:val="20"/>
                                          <w:szCs w:val="20"/>
                                        </w:rPr>
                                      </w:pPr>
                                      <w:ins w:id="1147" w:author="作成者">
                                        <w:r w:rsidRPr="00280A77">
                                          <w:rPr>
                                            <w:sz w:val="20"/>
                                            <w:szCs w:val="20"/>
                                          </w:rPr>
                                          <w:t>}</w:t>
                                        </w:r>
                                      </w:ins>
                                    </w:p>
                                  </w:tc>
                                </w:tr>
                              </w:tbl>
                              <w:p w14:paraId="56206CFB" w14:textId="77777777" w:rsidR="00CC00D9" w:rsidRPr="003177F7" w:rsidRDefault="00CC00D9" w:rsidP="00366ECC">
                                <w:pPr>
                                  <w:jc w:val="left"/>
                                  <w:rPr>
                                    <w:ins w:id="1148" w:author="作成者"/>
                                    <w:sz w:val="20"/>
                                    <w:szCs w:val="20"/>
                                  </w:rPr>
                                </w:pPr>
                              </w:p>
                              <w:p w14:paraId="3501ADEE" w14:textId="77777777" w:rsidR="00CC00D9" w:rsidRDefault="00CC00D9" w:rsidP="00366ECC">
                                <w:pPr>
                                  <w:jc w:val="left"/>
                                  <w:rPr>
                                    <w:ins w:id="1149" w:author="作成者"/>
                                    <w:sz w:val="20"/>
                                    <w:szCs w:val="20"/>
                                  </w:rPr>
                                </w:pPr>
                              </w:p>
                              <w:p w14:paraId="1C7A47A6" w14:textId="77777777" w:rsidR="00CC00D9" w:rsidRDefault="00CC00D9" w:rsidP="00366ECC">
                                <w:pPr>
                                  <w:jc w:val="left"/>
                                  <w:rPr>
                                    <w:ins w:id="1150" w:author="作成者"/>
                                    <w:sz w:val="20"/>
                                    <w:szCs w:val="20"/>
                                  </w:rPr>
                                </w:pPr>
                              </w:p>
                              <w:p w14:paraId="1A1B6A06" w14:textId="673E1ED0" w:rsidR="00CC00D9" w:rsidRPr="00D464F6" w:rsidRDefault="00CC00D9" w:rsidP="00366ECC">
                                <w:pPr>
                                  <w:jc w:val="left"/>
                                  <w:rPr>
                                    <w:ins w:id="1151" w:author="作成者"/>
                                    <w:b/>
                                    <w:sz w:val="20"/>
                                    <w:szCs w:val="20"/>
                                  </w:rPr>
                                </w:pPr>
                                <w:ins w:id="1152"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53"/>
                                  <w:gridCol w:w="1253"/>
                                </w:tblGrid>
                                <w:tr w:rsidR="00CC00D9" w14:paraId="319260F2" w14:textId="77777777" w:rsidTr="00DD1144">
                                  <w:trPr>
                                    <w:jc w:val="center"/>
                                    <w:ins w:id="1153" w:author="作成者"/>
                                  </w:trPr>
                                  <w:tc>
                                    <w:tcPr>
                                      <w:tcW w:w="704" w:type="dxa"/>
                                      <w:shd w:val="clear" w:color="auto" w:fill="002060"/>
                                    </w:tcPr>
                                    <w:p w14:paraId="28BF1CEE" w14:textId="68CA729F" w:rsidR="00CC00D9" w:rsidRPr="00C80F48" w:rsidRDefault="00CC00D9" w:rsidP="00DD1144">
                                      <w:pPr>
                                        <w:pStyle w:val="a9"/>
                                        <w:ind w:leftChars="0" w:left="0"/>
                                        <w:jc w:val="left"/>
                                        <w:rPr>
                                          <w:ins w:id="1154" w:author="作成者"/>
                                          <w:b/>
                                          <w:color w:val="FFFFFF" w:themeColor="background1"/>
                                        </w:rPr>
                                      </w:pPr>
                                      <w:r>
                                        <w:rPr>
                                          <w:rFonts w:hint="eastAsia"/>
                                          <w:b/>
                                          <w:color w:val="FFFFFF" w:themeColor="background1"/>
                                        </w:rPr>
                                        <w:t>Item No.</w:t>
                                      </w:r>
                                    </w:p>
                                  </w:tc>
                                  <w:tc>
                                    <w:tcPr>
                                      <w:tcW w:w="1291" w:type="dxa"/>
                                      <w:shd w:val="clear" w:color="auto" w:fill="002060"/>
                                    </w:tcPr>
                                    <w:p w14:paraId="46C5AB81" w14:textId="6D9071E8" w:rsidR="00CC00D9" w:rsidRPr="00C80F48" w:rsidRDefault="00CC00D9" w:rsidP="00DD1144">
                                      <w:pPr>
                                        <w:pStyle w:val="a9"/>
                                        <w:ind w:leftChars="0" w:left="0"/>
                                        <w:jc w:val="left"/>
                                        <w:rPr>
                                          <w:ins w:id="1155" w:author="作成者"/>
                                          <w:b/>
                                          <w:color w:val="FFFFFF" w:themeColor="background1"/>
                                        </w:rPr>
                                      </w:pPr>
                                      <w:r>
                                        <w:rPr>
                                          <w:rFonts w:hint="eastAsia"/>
                                          <w:b/>
                                          <w:color w:val="FFFFFF" w:themeColor="background1"/>
                                        </w:rPr>
                                        <w:t>Variable name</w:t>
                                      </w:r>
                                    </w:p>
                                  </w:tc>
                                  <w:tc>
                                    <w:tcPr>
                                      <w:tcW w:w="1291" w:type="dxa"/>
                                      <w:shd w:val="clear" w:color="auto" w:fill="002060"/>
                                    </w:tcPr>
                                    <w:p w14:paraId="285153EC" w14:textId="616C3835" w:rsidR="00CC00D9" w:rsidRPr="00C80F48" w:rsidRDefault="00CC00D9" w:rsidP="00DD1144">
                                      <w:pPr>
                                        <w:pStyle w:val="a9"/>
                                        <w:ind w:leftChars="0" w:left="0"/>
                                        <w:jc w:val="left"/>
                                        <w:rPr>
                                          <w:ins w:id="1156" w:author="作成者"/>
                                          <w:b/>
                                          <w:color w:val="FFFFFF" w:themeColor="background1"/>
                                        </w:rPr>
                                      </w:pPr>
                                      <w:r>
                                        <w:rPr>
                                          <w:rFonts w:hint="eastAsia"/>
                                          <w:b/>
                                          <w:color w:val="FFFFFF" w:themeColor="background1"/>
                                        </w:rPr>
                                        <w:t>Member variable</w:t>
                                      </w:r>
                                    </w:p>
                                  </w:tc>
                                  <w:tc>
                                    <w:tcPr>
                                      <w:tcW w:w="1253" w:type="dxa"/>
                                      <w:shd w:val="clear" w:color="auto" w:fill="002060"/>
                                    </w:tcPr>
                                    <w:p w14:paraId="530D5954" w14:textId="597AF3B7" w:rsidR="00CC00D9" w:rsidRDefault="00CC00D9" w:rsidP="00DD1144">
                                      <w:pPr>
                                        <w:pStyle w:val="a9"/>
                                        <w:ind w:leftChars="0" w:left="0"/>
                                        <w:jc w:val="left"/>
                                        <w:rPr>
                                          <w:ins w:id="1157" w:author="作成者"/>
                                          <w:b/>
                                          <w:color w:val="FFFFFF" w:themeColor="background1"/>
                                        </w:rPr>
                                      </w:pPr>
                                      <w:r>
                                        <w:rPr>
                                          <w:rFonts w:hint="eastAsia"/>
                                          <w:b/>
                                          <w:color w:val="FFFFFF" w:themeColor="background1"/>
                                        </w:rPr>
                                        <w:t>Substitute order</w:t>
                                      </w:r>
                                    </w:p>
                                  </w:tc>
                                  <w:tc>
                                    <w:tcPr>
                                      <w:tcW w:w="1253" w:type="dxa"/>
                                      <w:shd w:val="clear" w:color="auto" w:fill="002060"/>
                                    </w:tcPr>
                                    <w:p w14:paraId="4228C821" w14:textId="5ECF8314" w:rsidR="00CC00D9" w:rsidRDefault="00CC00D9" w:rsidP="00DD1144">
                                      <w:pPr>
                                        <w:pStyle w:val="a9"/>
                                        <w:ind w:leftChars="0" w:left="0"/>
                                        <w:jc w:val="left"/>
                                        <w:rPr>
                                          <w:ins w:id="1158" w:author="作成者"/>
                                          <w:b/>
                                          <w:color w:val="FFFFFF" w:themeColor="background1"/>
                                        </w:rPr>
                                      </w:pPr>
                                      <w:r>
                                        <w:rPr>
                                          <w:rFonts w:hint="eastAsia"/>
                                          <w:b/>
                                          <w:color w:val="FFFFFF" w:themeColor="background1"/>
                                        </w:rPr>
                                        <w:t>Specific value</w:t>
                                      </w:r>
                                    </w:p>
                                  </w:tc>
                                </w:tr>
                                <w:tr w:rsidR="00CC00D9" w14:paraId="75F37106" w14:textId="77777777" w:rsidTr="00DD1144">
                                  <w:trPr>
                                    <w:jc w:val="center"/>
                                    <w:ins w:id="1159" w:author="作成者"/>
                                  </w:trPr>
                                  <w:tc>
                                    <w:tcPr>
                                      <w:tcW w:w="704" w:type="dxa"/>
                                    </w:tcPr>
                                    <w:p w14:paraId="579DFE47" w14:textId="77777777" w:rsidR="00CC00D9" w:rsidRDefault="00CC00D9" w:rsidP="00A612FF">
                                      <w:pPr>
                                        <w:pStyle w:val="a9"/>
                                        <w:ind w:leftChars="0" w:left="0"/>
                                        <w:jc w:val="left"/>
                                        <w:rPr>
                                          <w:ins w:id="1160" w:author="作成者"/>
                                        </w:rPr>
                                      </w:pPr>
                                      <w:ins w:id="1161" w:author="作成者">
                                        <w:r>
                                          <w:rPr>
                                            <w:rFonts w:hint="eastAsia"/>
                                          </w:rPr>
                                          <w:t>1</w:t>
                                        </w:r>
                                      </w:ins>
                                    </w:p>
                                  </w:tc>
                                  <w:tc>
                                    <w:tcPr>
                                      <w:tcW w:w="1291" w:type="dxa"/>
                                    </w:tcPr>
                                    <w:p w14:paraId="6330C5E1" w14:textId="77777777" w:rsidR="00CC00D9" w:rsidRDefault="00CC00D9" w:rsidP="00A612FF">
                                      <w:pPr>
                                        <w:pStyle w:val="a9"/>
                                        <w:ind w:leftChars="0" w:left="0"/>
                                        <w:jc w:val="left"/>
                                        <w:rPr>
                                          <w:ins w:id="1162" w:author="作成者"/>
                                        </w:rPr>
                                      </w:pPr>
                                      <w:ins w:id="1163" w:author="作成者">
                                        <w:r>
                                          <w:rPr>
                                            <w:rFonts w:hint="eastAsia"/>
                                          </w:rPr>
                                          <w:t>V</w:t>
                                        </w:r>
                                        <w:r>
                                          <w:t>AR_hoge</w:t>
                                        </w:r>
                                      </w:ins>
                                    </w:p>
                                  </w:tc>
                                  <w:tc>
                                    <w:tcPr>
                                      <w:tcW w:w="1291" w:type="dxa"/>
                                    </w:tcPr>
                                    <w:p w14:paraId="61242BA4" w14:textId="283D0602" w:rsidR="00CC00D9" w:rsidRDefault="00CC00D9" w:rsidP="00A612FF">
                                      <w:pPr>
                                        <w:pStyle w:val="a9"/>
                                        <w:ind w:leftChars="0" w:left="0"/>
                                        <w:jc w:val="left"/>
                                        <w:rPr>
                                          <w:ins w:id="1164" w:author="作成者"/>
                                        </w:rPr>
                                      </w:pPr>
                                      <w:r w:rsidRPr="00FE6D06">
                                        <w:rPr>
                                          <w:rFonts w:hint="eastAsia"/>
                                        </w:rPr>
                                        <w:t>No input required</w:t>
                                      </w:r>
                                    </w:p>
                                  </w:tc>
                                  <w:tc>
                                    <w:tcPr>
                                      <w:tcW w:w="1253" w:type="dxa"/>
                                    </w:tcPr>
                                    <w:p w14:paraId="43AB29CA" w14:textId="7F7B0C26" w:rsidR="00CC00D9" w:rsidRDefault="00CC00D9" w:rsidP="00A612FF">
                                      <w:pPr>
                                        <w:pStyle w:val="a9"/>
                                        <w:ind w:leftChars="0" w:left="0"/>
                                        <w:jc w:val="left"/>
                                        <w:rPr>
                                          <w:ins w:id="1165" w:author="作成者"/>
                                        </w:rPr>
                                      </w:pPr>
                                      <w:r w:rsidRPr="00FE6D06">
                                        <w:rPr>
                                          <w:rFonts w:hint="eastAsia"/>
                                        </w:rPr>
                                        <w:t>No input required</w:t>
                                      </w:r>
                                    </w:p>
                                  </w:tc>
                                  <w:tc>
                                    <w:tcPr>
                                      <w:tcW w:w="1253" w:type="dxa"/>
                                    </w:tcPr>
                                    <w:p w14:paraId="186F03DA" w14:textId="77777777" w:rsidR="00CC00D9" w:rsidRPr="00E708CA" w:rsidRDefault="00CC00D9" w:rsidP="00A612FF">
                                      <w:pPr>
                                        <w:pStyle w:val="a9"/>
                                        <w:ind w:leftChars="0" w:left="0"/>
                                        <w:jc w:val="left"/>
                                        <w:rPr>
                                          <w:ins w:id="1166" w:author="作成者"/>
                                        </w:rPr>
                                      </w:pPr>
                                      <w:ins w:id="1167" w:author="作成者">
                                        <w:r>
                                          <w:t>2023</w:t>
                                        </w:r>
                                      </w:ins>
                                    </w:p>
                                  </w:tc>
                                </w:tr>
                              </w:tbl>
                              <w:p w14:paraId="1743E12D" w14:textId="77777777" w:rsidR="00CC00D9" w:rsidRDefault="00CC00D9" w:rsidP="00366ECC">
                                <w:pPr>
                                  <w:jc w:val="left"/>
                                  <w:rPr>
                                    <w:ins w:id="1168" w:author="作成者"/>
                                    <w:sz w:val="20"/>
                                    <w:szCs w:val="20"/>
                                  </w:rPr>
                                </w:pPr>
                              </w:p>
                              <w:p w14:paraId="222247B4" w14:textId="77777777" w:rsidR="00CC00D9" w:rsidRDefault="00CC00D9" w:rsidP="00366ECC">
                                <w:pPr>
                                  <w:jc w:val="left"/>
                                  <w:rPr>
                                    <w:ins w:id="1169" w:author="作成者"/>
                                    <w:sz w:val="20"/>
                                    <w:szCs w:val="20"/>
                                  </w:rPr>
                                </w:pPr>
                              </w:p>
                              <w:p w14:paraId="18257B64" w14:textId="77777777" w:rsidR="00CC00D9" w:rsidRDefault="00CC00D9" w:rsidP="00366ECC">
                                <w:pPr>
                                  <w:jc w:val="left"/>
                                  <w:rPr>
                                    <w:ins w:id="1170" w:author="作成者"/>
                                    <w:sz w:val="20"/>
                                    <w:szCs w:val="20"/>
                                  </w:rPr>
                                </w:pPr>
                              </w:p>
                              <w:p w14:paraId="70FB6B3D" w14:textId="181F7188" w:rsidR="00CC00D9" w:rsidRPr="00A612FF" w:rsidRDefault="00CC00D9" w:rsidP="00366ECC">
                                <w:pPr>
                                  <w:jc w:val="left"/>
                                  <w:rPr>
                                    <w:ins w:id="1171" w:author="作成者"/>
                                    <w:b/>
                                    <w:sz w:val="20"/>
                                    <w:szCs w:val="20"/>
                                  </w:rPr>
                                </w:pPr>
                                <w:ins w:id="1172" w:author="作成者">
                                  <w:r>
                                    <w:rPr>
                                      <w:rFonts w:hint="eastAsia"/>
                                      <w:sz w:val="20"/>
                                      <w:szCs w:val="20"/>
                                    </w:rPr>
                                    <w:t xml:space="preserve">　</w:t>
                                  </w:r>
                                  <w:r>
                                    <w:rPr>
                                      <w:sz w:val="20"/>
                                      <w:szCs w:val="20"/>
                                    </w:rPr>
                                    <w:t xml:space="preserve">　　　　　</w:t>
                                  </w:r>
                                </w:ins>
                                <w:r w:rsidRPr="00A612FF">
                                  <w:rPr>
                                    <w:rFonts w:hint="eastAsia"/>
                                    <w:b/>
                                    <w:sz w:val="20"/>
                                    <w:szCs w:val="20"/>
                                  </w:rPr>
                                  <w:t>Value registered to Terraform</w:t>
                                </w:r>
                                <w:r w:rsidRPr="00A612FF">
                                  <w:rPr>
                                    <w:b/>
                                    <w:sz w:val="20"/>
                                    <w:szCs w:val="20"/>
                                  </w:rPr>
                                  <w:t>’s Variables</w:t>
                                </w:r>
                              </w:p>
                              <w:tbl>
                                <w:tblPr>
                                  <w:tblStyle w:val="ab"/>
                                  <w:tblW w:w="0" w:type="auto"/>
                                  <w:tblInd w:w="1451" w:type="dxa"/>
                                  <w:tblLook w:val="04A0" w:firstRow="1" w:lastRow="0" w:firstColumn="1" w:lastColumn="0" w:noHBand="0" w:noVBand="1"/>
                                </w:tblPr>
                                <w:tblGrid>
                                  <w:gridCol w:w="2995"/>
                                  <w:gridCol w:w="2994"/>
                                </w:tblGrid>
                                <w:tr w:rsidR="00CC00D9" w14:paraId="5C6D075B" w14:textId="77777777" w:rsidTr="00DD1144">
                                  <w:trPr>
                                    <w:trHeight w:val="372"/>
                                    <w:ins w:id="1173" w:author="作成者"/>
                                  </w:trPr>
                                  <w:tc>
                                    <w:tcPr>
                                      <w:tcW w:w="2995" w:type="dxa"/>
                                      <w:shd w:val="clear" w:color="auto" w:fill="002060"/>
                                    </w:tcPr>
                                    <w:p w14:paraId="784E0109" w14:textId="77777777" w:rsidR="00CC00D9" w:rsidRDefault="00CC00D9" w:rsidP="00DD1144">
                                      <w:pPr>
                                        <w:jc w:val="left"/>
                                        <w:rPr>
                                          <w:ins w:id="1174" w:author="作成者"/>
                                          <w:b/>
                                          <w:sz w:val="20"/>
                                          <w:szCs w:val="20"/>
                                        </w:rPr>
                                      </w:pPr>
                                      <w:ins w:id="1175" w:author="作成者">
                                        <w:r>
                                          <w:rPr>
                                            <w:rFonts w:hint="eastAsia"/>
                                            <w:b/>
                                            <w:sz w:val="20"/>
                                            <w:szCs w:val="20"/>
                                          </w:rPr>
                                          <w:t>Key</w:t>
                                        </w:r>
                                      </w:ins>
                                    </w:p>
                                  </w:tc>
                                  <w:tc>
                                    <w:tcPr>
                                      <w:tcW w:w="2994" w:type="dxa"/>
                                      <w:shd w:val="clear" w:color="auto" w:fill="002060"/>
                                    </w:tcPr>
                                    <w:p w14:paraId="638ABC77" w14:textId="77777777" w:rsidR="00CC00D9" w:rsidRDefault="00CC00D9" w:rsidP="00DD1144">
                                      <w:pPr>
                                        <w:jc w:val="left"/>
                                        <w:rPr>
                                          <w:ins w:id="1176" w:author="作成者"/>
                                          <w:b/>
                                          <w:sz w:val="20"/>
                                          <w:szCs w:val="20"/>
                                        </w:rPr>
                                      </w:pPr>
                                      <w:ins w:id="1177" w:author="作成者">
                                        <w:r>
                                          <w:rPr>
                                            <w:rFonts w:hint="eastAsia"/>
                                            <w:b/>
                                            <w:sz w:val="20"/>
                                            <w:szCs w:val="20"/>
                                          </w:rPr>
                                          <w:t>Value</w:t>
                                        </w:r>
                                      </w:ins>
                                    </w:p>
                                  </w:tc>
                                </w:tr>
                                <w:tr w:rsidR="00CC00D9" w14:paraId="2D2D9435" w14:textId="77777777" w:rsidTr="00DD1144">
                                  <w:trPr>
                                    <w:trHeight w:val="352"/>
                                    <w:ins w:id="1178" w:author="作成者"/>
                                  </w:trPr>
                                  <w:tc>
                                    <w:tcPr>
                                      <w:tcW w:w="2995" w:type="dxa"/>
                                    </w:tcPr>
                                    <w:p w14:paraId="5DC01E00" w14:textId="77777777" w:rsidR="00CC00D9" w:rsidRPr="00515ED5" w:rsidRDefault="00CC00D9" w:rsidP="00DD1144">
                                      <w:pPr>
                                        <w:jc w:val="left"/>
                                        <w:rPr>
                                          <w:ins w:id="1179" w:author="作成者"/>
                                          <w:sz w:val="20"/>
                                          <w:szCs w:val="20"/>
                                        </w:rPr>
                                      </w:pPr>
                                      <w:ins w:id="1180" w:author="作成者">
                                        <w:r w:rsidRPr="00515ED5">
                                          <w:rPr>
                                            <w:rFonts w:hint="eastAsia"/>
                                            <w:sz w:val="20"/>
                                            <w:szCs w:val="20"/>
                                          </w:rPr>
                                          <w:t>VAR_hoge</w:t>
                                        </w:r>
                                      </w:ins>
                                    </w:p>
                                  </w:tc>
                                  <w:tc>
                                    <w:tcPr>
                                      <w:tcW w:w="2994" w:type="dxa"/>
                                    </w:tcPr>
                                    <w:p w14:paraId="2E4BCE14" w14:textId="77777777" w:rsidR="00CC00D9" w:rsidRPr="00515ED5" w:rsidRDefault="00CC00D9" w:rsidP="00DD1144">
                                      <w:pPr>
                                        <w:jc w:val="left"/>
                                        <w:rPr>
                                          <w:ins w:id="1181" w:author="作成者"/>
                                          <w:sz w:val="20"/>
                                          <w:szCs w:val="20"/>
                                        </w:rPr>
                                      </w:pPr>
                                      <w:ins w:id="1182" w:author="作成者">
                                        <w:r w:rsidRPr="00515ED5">
                                          <w:rPr>
                                            <w:sz w:val="20"/>
                                            <w:szCs w:val="20"/>
                                          </w:rPr>
                                          <w:t>2023</w:t>
                                        </w:r>
                                      </w:ins>
                                    </w:p>
                                  </w:tc>
                                </w:tr>
                              </w:tbl>
                              <w:p w14:paraId="489B7EE9" w14:textId="77777777" w:rsidR="00CC00D9" w:rsidRPr="003177F7" w:rsidRDefault="00CC00D9" w:rsidP="00366ECC">
                                <w:pPr>
                                  <w:jc w:val="left"/>
                                  <w:rPr>
                                    <w:ins w:id="1183"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下矢印 100"/>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1" name="グループ化 101"/>
                          <wpg:cNvGrpSpPr/>
                          <wpg:grpSpPr>
                            <a:xfrm>
                              <a:off x="466725" y="1409700"/>
                              <a:ext cx="2815591" cy="285751"/>
                              <a:chOff x="0" y="0"/>
                              <a:chExt cx="2816108" cy="286040"/>
                            </a:xfrm>
                          </wpg:grpSpPr>
                          <wps:wsp>
                            <wps:cNvPr id="102" name="角丸四角形 102"/>
                            <wps:cNvSpPr/>
                            <wps:spPr>
                              <a:xfrm>
                                <a:off x="720593" y="24303"/>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01B4655" w14:textId="68BAEB07" w:rsidR="00CC00D9" w:rsidRDefault="00CC00D9" w:rsidP="00366ECC">
                                  <w:pPr>
                                    <w:pStyle w:val="Web"/>
                                    <w:spacing w:before="0" w:beforeAutospacing="0" w:after="0" w:afterAutospacing="0"/>
                                    <w:rPr>
                                      <w:ins w:id="1184" w:author="作成者"/>
                                    </w:rPr>
                                  </w:pPr>
                                  <w:ins w:id="1185"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03" name="下矢印 103"/>
                            <wps:cNvSpPr/>
                            <wps:spPr>
                              <a:xfrm rot="5400000">
                                <a:off x="190377" y="-190377"/>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05" name="角丸四角形 105"/>
                          <wps:cNvSpPr/>
                          <wps:spPr>
                            <a:xfrm>
                              <a:off x="114300" y="9525"/>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5311197" w14:textId="1E1C5866" w:rsidR="00CC00D9" w:rsidRPr="00982EAC" w:rsidRDefault="00CC00D9" w:rsidP="00366ECC">
                                <w:pPr>
                                  <w:jc w:val="left"/>
                                  <w:rPr>
                                    <w:ins w:id="1186" w:author="作成者"/>
                                    <w:b/>
                                    <w:color w:val="003C8A" w:themeColor="accent6" w:themeTint="E6"/>
                                    <w:sz w:val="20"/>
                                    <w:szCs w:val="20"/>
                                  </w:rPr>
                                </w:pPr>
                                <w:ins w:id="1187"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6" name="角丸四角形 106"/>
                          <wps:cNvSpPr/>
                          <wps:spPr>
                            <a:xfrm>
                              <a:off x="114300" y="2752726"/>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53D603A" w14:textId="7CA29965" w:rsidR="00CC00D9" w:rsidRPr="00982EAC" w:rsidRDefault="00CC00D9" w:rsidP="00366ECC">
                                <w:pPr>
                                  <w:jc w:val="left"/>
                                  <w:rPr>
                                    <w:ins w:id="1188" w:author="作成者"/>
                                    <w:b/>
                                    <w:color w:val="003C8A" w:themeColor="accent6" w:themeTint="E6"/>
                                    <w:sz w:val="20"/>
                                    <w:szCs w:val="20"/>
                                  </w:rPr>
                                </w:pPr>
                                <w:ins w:id="1189"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843C09" id="グループ化 98" o:spid="_x0000_s1071" style="position:absolute;left:0;text-align:left;margin-left:37.85pt;margin-top:23.5pt;width:460.5pt;height:324pt;z-index:251803648;mso-position-horizontal-relative:text;mso-position-vertical-relative:text;mso-width-relative:margin;mso-height-relative:margin" coordorigin=",-762" coordsize="58483,4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">
                  <v:shape id="フローチャート: 処理 99" o:spid="_x0000_s1072" type="#_x0000_t109" style="position:absolute;top:-762;width:58483;height:4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" fillcolor="#f2f2f2 [3052]" strokecolor="#d8d8d8 [2732]" strokeweight="2pt">
                    <v:textbox>
                      <w:txbxContent>
                        <w:p w14:paraId="006E7359" w14:textId="77777777" w:rsidR="00CC00D9" w:rsidRDefault="00CC00D9" w:rsidP="00366ECC">
                          <w:pPr>
                            <w:jc w:val="left"/>
                            <w:rPr>
                              <w:ins w:id="1190" w:author="作成者"/>
                              <w:sz w:val="20"/>
                              <w:szCs w:val="20"/>
                            </w:rPr>
                          </w:pPr>
                        </w:p>
                        <w:p w14:paraId="284BD83A" w14:textId="77777777" w:rsidR="00CC00D9" w:rsidRPr="003177F7" w:rsidRDefault="00CC00D9" w:rsidP="00366ECC">
                          <w:pPr>
                            <w:jc w:val="left"/>
                            <w:rPr>
                              <w:ins w:id="1191" w:author="作成者"/>
                              <w:sz w:val="20"/>
                              <w:szCs w:val="20"/>
                            </w:rPr>
                          </w:pPr>
                        </w:p>
                        <w:tbl>
                          <w:tblPr>
                            <w:tblStyle w:val="ab"/>
                            <w:tblW w:w="7166" w:type="dxa"/>
                            <w:jc w:val="center"/>
                            <w:tblLook w:val="04A0" w:firstRow="1" w:lastRow="0" w:firstColumn="1" w:lastColumn="0" w:noHBand="0" w:noVBand="1"/>
                          </w:tblPr>
                          <w:tblGrid>
                            <w:gridCol w:w="7166"/>
                          </w:tblGrid>
                          <w:tr w:rsidR="00CC00D9" w:rsidRPr="003177F7" w14:paraId="101D7BBB" w14:textId="77777777" w:rsidTr="00DD1144">
                            <w:trPr>
                              <w:trHeight w:val="1425"/>
                              <w:jc w:val="center"/>
                              <w:ins w:id="1192" w:author="作成者"/>
                            </w:trPr>
                            <w:tc>
                              <w:tcPr>
                                <w:tcW w:w="7166" w:type="dxa"/>
                              </w:tcPr>
                              <w:p w14:paraId="00B2FA13" w14:textId="77777777" w:rsidR="00CC00D9" w:rsidRPr="00280A77" w:rsidRDefault="00CC00D9" w:rsidP="00DD1144">
                                <w:pPr>
                                  <w:rPr>
                                    <w:ins w:id="1193" w:author="作成者"/>
                                    <w:sz w:val="20"/>
                                    <w:szCs w:val="20"/>
                                  </w:rPr>
                                </w:pPr>
                                <w:ins w:id="1194" w:author="作成者">
                                  <w:r w:rsidRPr="00280A77">
                                    <w:rPr>
                                      <w:sz w:val="20"/>
                                      <w:szCs w:val="20"/>
                                    </w:rPr>
                                    <w:t>variable "VAR_hoge" {</w:t>
                                  </w:r>
                                </w:ins>
                              </w:p>
                              <w:p w14:paraId="6D305113" w14:textId="77777777" w:rsidR="00CC00D9" w:rsidRPr="00280A77" w:rsidRDefault="00CC00D9" w:rsidP="00DD1144">
                                <w:pPr>
                                  <w:ind w:firstLineChars="200" w:firstLine="400"/>
                                  <w:rPr>
                                    <w:ins w:id="1195" w:author="作成者"/>
                                    <w:sz w:val="20"/>
                                    <w:szCs w:val="20"/>
                                  </w:rPr>
                                </w:pPr>
                                <w:ins w:id="1196" w:author="作成者">
                                  <w:r>
                                    <w:rPr>
                                      <w:sz w:val="20"/>
                                      <w:szCs w:val="20"/>
                                    </w:rPr>
                                    <w:t>type = number</w:t>
                                  </w:r>
                                </w:ins>
                              </w:p>
                              <w:p w14:paraId="71A347DD" w14:textId="77777777" w:rsidR="00CC00D9" w:rsidRPr="00280A77" w:rsidRDefault="00CC00D9" w:rsidP="00DD1144">
                                <w:pPr>
                                  <w:ind w:firstLineChars="200" w:firstLine="400"/>
                                  <w:rPr>
                                    <w:ins w:id="1197" w:author="作成者"/>
                                    <w:sz w:val="20"/>
                                    <w:szCs w:val="20"/>
                                  </w:rPr>
                                </w:pPr>
                                <w:ins w:id="1198" w:author="作成者">
                                  <w:r w:rsidRPr="00280A77">
                                    <w:rPr>
                                      <w:sz w:val="20"/>
                                      <w:szCs w:val="20"/>
                                    </w:rPr>
                                    <w:t xml:space="preserve">default = </w:t>
                                  </w:r>
                                  <w:r>
                                    <w:rPr>
                                      <w:sz w:val="20"/>
                                      <w:szCs w:val="20"/>
                                    </w:rPr>
                                    <w:t>2022</w:t>
                                  </w:r>
                                </w:ins>
                              </w:p>
                              <w:p w14:paraId="2008E3F2" w14:textId="77777777" w:rsidR="00CC00D9" w:rsidRPr="003177F7" w:rsidRDefault="00CC00D9" w:rsidP="00DD1144">
                                <w:pPr>
                                  <w:pStyle w:val="a9"/>
                                  <w:ind w:leftChars="0" w:left="0"/>
                                  <w:rPr>
                                    <w:ins w:id="1199" w:author="作成者"/>
                                    <w:sz w:val="20"/>
                                    <w:szCs w:val="20"/>
                                  </w:rPr>
                                </w:pPr>
                                <w:ins w:id="1200" w:author="作成者">
                                  <w:r w:rsidRPr="00280A77">
                                    <w:rPr>
                                      <w:sz w:val="20"/>
                                      <w:szCs w:val="20"/>
                                    </w:rPr>
                                    <w:t>}</w:t>
                                  </w:r>
                                </w:ins>
                              </w:p>
                            </w:tc>
                          </w:tr>
                        </w:tbl>
                        <w:p w14:paraId="56206CFB" w14:textId="77777777" w:rsidR="00CC00D9" w:rsidRPr="003177F7" w:rsidRDefault="00CC00D9" w:rsidP="00366ECC">
                          <w:pPr>
                            <w:jc w:val="left"/>
                            <w:rPr>
                              <w:ins w:id="1201" w:author="作成者"/>
                              <w:sz w:val="20"/>
                              <w:szCs w:val="20"/>
                            </w:rPr>
                          </w:pPr>
                        </w:p>
                        <w:p w14:paraId="3501ADEE" w14:textId="77777777" w:rsidR="00CC00D9" w:rsidRDefault="00CC00D9" w:rsidP="00366ECC">
                          <w:pPr>
                            <w:jc w:val="left"/>
                            <w:rPr>
                              <w:ins w:id="1202" w:author="作成者"/>
                              <w:sz w:val="20"/>
                              <w:szCs w:val="20"/>
                            </w:rPr>
                          </w:pPr>
                        </w:p>
                        <w:p w14:paraId="1C7A47A6" w14:textId="77777777" w:rsidR="00CC00D9" w:rsidRDefault="00CC00D9" w:rsidP="00366ECC">
                          <w:pPr>
                            <w:jc w:val="left"/>
                            <w:rPr>
                              <w:ins w:id="1203" w:author="作成者"/>
                              <w:sz w:val="20"/>
                              <w:szCs w:val="20"/>
                            </w:rPr>
                          </w:pPr>
                        </w:p>
                        <w:p w14:paraId="1A1B6A06" w14:textId="673E1ED0" w:rsidR="00CC00D9" w:rsidRPr="00D464F6" w:rsidRDefault="00CC00D9" w:rsidP="00366ECC">
                          <w:pPr>
                            <w:jc w:val="left"/>
                            <w:rPr>
                              <w:ins w:id="1204" w:author="作成者"/>
                              <w:b/>
                              <w:sz w:val="20"/>
                              <w:szCs w:val="20"/>
                            </w:rPr>
                          </w:pPr>
                          <w:ins w:id="1205"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53"/>
                            <w:gridCol w:w="1253"/>
                          </w:tblGrid>
                          <w:tr w:rsidR="00CC00D9" w14:paraId="319260F2" w14:textId="77777777" w:rsidTr="00DD1144">
                            <w:trPr>
                              <w:jc w:val="center"/>
                              <w:ins w:id="1206" w:author="作成者"/>
                            </w:trPr>
                            <w:tc>
                              <w:tcPr>
                                <w:tcW w:w="704" w:type="dxa"/>
                                <w:shd w:val="clear" w:color="auto" w:fill="002060"/>
                              </w:tcPr>
                              <w:p w14:paraId="28BF1CEE" w14:textId="68CA729F" w:rsidR="00CC00D9" w:rsidRPr="00C80F48" w:rsidRDefault="00CC00D9" w:rsidP="00DD1144">
                                <w:pPr>
                                  <w:pStyle w:val="a9"/>
                                  <w:ind w:leftChars="0" w:left="0"/>
                                  <w:jc w:val="left"/>
                                  <w:rPr>
                                    <w:ins w:id="1207" w:author="作成者"/>
                                    <w:b/>
                                    <w:color w:val="FFFFFF" w:themeColor="background1"/>
                                  </w:rPr>
                                </w:pPr>
                                <w:r>
                                  <w:rPr>
                                    <w:rFonts w:hint="eastAsia"/>
                                    <w:b/>
                                    <w:color w:val="FFFFFF" w:themeColor="background1"/>
                                  </w:rPr>
                                  <w:t>Item No.</w:t>
                                </w:r>
                              </w:p>
                            </w:tc>
                            <w:tc>
                              <w:tcPr>
                                <w:tcW w:w="1291" w:type="dxa"/>
                                <w:shd w:val="clear" w:color="auto" w:fill="002060"/>
                              </w:tcPr>
                              <w:p w14:paraId="46C5AB81" w14:textId="6D9071E8" w:rsidR="00CC00D9" w:rsidRPr="00C80F48" w:rsidRDefault="00CC00D9" w:rsidP="00DD1144">
                                <w:pPr>
                                  <w:pStyle w:val="a9"/>
                                  <w:ind w:leftChars="0" w:left="0"/>
                                  <w:jc w:val="left"/>
                                  <w:rPr>
                                    <w:ins w:id="1208" w:author="作成者"/>
                                    <w:b/>
                                    <w:color w:val="FFFFFF" w:themeColor="background1"/>
                                  </w:rPr>
                                </w:pPr>
                                <w:r>
                                  <w:rPr>
                                    <w:rFonts w:hint="eastAsia"/>
                                    <w:b/>
                                    <w:color w:val="FFFFFF" w:themeColor="background1"/>
                                  </w:rPr>
                                  <w:t>Variable name</w:t>
                                </w:r>
                              </w:p>
                            </w:tc>
                            <w:tc>
                              <w:tcPr>
                                <w:tcW w:w="1291" w:type="dxa"/>
                                <w:shd w:val="clear" w:color="auto" w:fill="002060"/>
                              </w:tcPr>
                              <w:p w14:paraId="285153EC" w14:textId="616C3835" w:rsidR="00CC00D9" w:rsidRPr="00C80F48" w:rsidRDefault="00CC00D9" w:rsidP="00DD1144">
                                <w:pPr>
                                  <w:pStyle w:val="a9"/>
                                  <w:ind w:leftChars="0" w:left="0"/>
                                  <w:jc w:val="left"/>
                                  <w:rPr>
                                    <w:ins w:id="1209" w:author="作成者"/>
                                    <w:b/>
                                    <w:color w:val="FFFFFF" w:themeColor="background1"/>
                                  </w:rPr>
                                </w:pPr>
                                <w:r>
                                  <w:rPr>
                                    <w:rFonts w:hint="eastAsia"/>
                                    <w:b/>
                                    <w:color w:val="FFFFFF" w:themeColor="background1"/>
                                  </w:rPr>
                                  <w:t>Member variable</w:t>
                                </w:r>
                              </w:p>
                            </w:tc>
                            <w:tc>
                              <w:tcPr>
                                <w:tcW w:w="1253" w:type="dxa"/>
                                <w:shd w:val="clear" w:color="auto" w:fill="002060"/>
                              </w:tcPr>
                              <w:p w14:paraId="530D5954" w14:textId="597AF3B7" w:rsidR="00CC00D9" w:rsidRDefault="00CC00D9" w:rsidP="00DD1144">
                                <w:pPr>
                                  <w:pStyle w:val="a9"/>
                                  <w:ind w:leftChars="0" w:left="0"/>
                                  <w:jc w:val="left"/>
                                  <w:rPr>
                                    <w:ins w:id="1210" w:author="作成者"/>
                                    <w:b/>
                                    <w:color w:val="FFFFFF" w:themeColor="background1"/>
                                  </w:rPr>
                                </w:pPr>
                                <w:r>
                                  <w:rPr>
                                    <w:rFonts w:hint="eastAsia"/>
                                    <w:b/>
                                    <w:color w:val="FFFFFF" w:themeColor="background1"/>
                                  </w:rPr>
                                  <w:t>Substitute order</w:t>
                                </w:r>
                              </w:p>
                            </w:tc>
                            <w:tc>
                              <w:tcPr>
                                <w:tcW w:w="1253" w:type="dxa"/>
                                <w:shd w:val="clear" w:color="auto" w:fill="002060"/>
                              </w:tcPr>
                              <w:p w14:paraId="4228C821" w14:textId="5ECF8314" w:rsidR="00CC00D9" w:rsidRDefault="00CC00D9" w:rsidP="00DD1144">
                                <w:pPr>
                                  <w:pStyle w:val="a9"/>
                                  <w:ind w:leftChars="0" w:left="0"/>
                                  <w:jc w:val="left"/>
                                  <w:rPr>
                                    <w:ins w:id="1211" w:author="作成者"/>
                                    <w:b/>
                                    <w:color w:val="FFFFFF" w:themeColor="background1"/>
                                  </w:rPr>
                                </w:pPr>
                                <w:r>
                                  <w:rPr>
                                    <w:rFonts w:hint="eastAsia"/>
                                    <w:b/>
                                    <w:color w:val="FFFFFF" w:themeColor="background1"/>
                                  </w:rPr>
                                  <w:t>Specific value</w:t>
                                </w:r>
                              </w:p>
                            </w:tc>
                          </w:tr>
                          <w:tr w:rsidR="00CC00D9" w14:paraId="75F37106" w14:textId="77777777" w:rsidTr="00DD1144">
                            <w:trPr>
                              <w:jc w:val="center"/>
                              <w:ins w:id="1212" w:author="作成者"/>
                            </w:trPr>
                            <w:tc>
                              <w:tcPr>
                                <w:tcW w:w="704" w:type="dxa"/>
                              </w:tcPr>
                              <w:p w14:paraId="579DFE47" w14:textId="77777777" w:rsidR="00CC00D9" w:rsidRDefault="00CC00D9" w:rsidP="00A612FF">
                                <w:pPr>
                                  <w:pStyle w:val="a9"/>
                                  <w:ind w:leftChars="0" w:left="0"/>
                                  <w:jc w:val="left"/>
                                  <w:rPr>
                                    <w:ins w:id="1213" w:author="作成者"/>
                                  </w:rPr>
                                </w:pPr>
                                <w:ins w:id="1214" w:author="作成者">
                                  <w:r>
                                    <w:rPr>
                                      <w:rFonts w:hint="eastAsia"/>
                                    </w:rPr>
                                    <w:t>1</w:t>
                                  </w:r>
                                </w:ins>
                              </w:p>
                            </w:tc>
                            <w:tc>
                              <w:tcPr>
                                <w:tcW w:w="1291" w:type="dxa"/>
                              </w:tcPr>
                              <w:p w14:paraId="6330C5E1" w14:textId="77777777" w:rsidR="00CC00D9" w:rsidRDefault="00CC00D9" w:rsidP="00A612FF">
                                <w:pPr>
                                  <w:pStyle w:val="a9"/>
                                  <w:ind w:leftChars="0" w:left="0"/>
                                  <w:jc w:val="left"/>
                                  <w:rPr>
                                    <w:ins w:id="1215" w:author="作成者"/>
                                  </w:rPr>
                                </w:pPr>
                                <w:ins w:id="1216" w:author="作成者">
                                  <w:r>
                                    <w:rPr>
                                      <w:rFonts w:hint="eastAsia"/>
                                    </w:rPr>
                                    <w:t>V</w:t>
                                  </w:r>
                                  <w:r>
                                    <w:t>AR_hoge</w:t>
                                  </w:r>
                                </w:ins>
                              </w:p>
                            </w:tc>
                            <w:tc>
                              <w:tcPr>
                                <w:tcW w:w="1291" w:type="dxa"/>
                              </w:tcPr>
                              <w:p w14:paraId="61242BA4" w14:textId="283D0602" w:rsidR="00CC00D9" w:rsidRDefault="00CC00D9" w:rsidP="00A612FF">
                                <w:pPr>
                                  <w:pStyle w:val="a9"/>
                                  <w:ind w:leftChars="0" w:left="0"/>
                                  <w:jc w:val="left"/>
                                  <w:rPr>
                                    <w:ins w:id="1217" w:author="作成者"/>
                                  </w:rPr>
                                </w:pPr>
                                <w:r w:rsidRPr="00FE6D06">
                                  <w:rPr>
                                    <w:rFonts w:hint="eastAsia"/>
                                  </w:rPr>
                                  <w:t>No input required</w:t>
                                </w:r>
                              </w:p>
                            </w:tc>
                            <w:tc>
                              <w:tcPr>
                                <w:tcW w:w="1253" w:type="dxa"/>
                              </w:tcPr>
                              <w:p w14:paraId="43AB29CA" w14:textId="7F7B0C26" w:rsidR="00CC00D9" w:rsidRDefault="00CC00D9" w:rsidP="00A612FF">
                                <w:pPr>
                                  <w:pStyle w:val="a9"/>
                                  <w:ind w:leftChars="0" w:left="0"/>
                                  <w:jc w:val="left"/>
                                  <w:rPr>
                                    <w:ins w:id="1218" w:author="作成者"/>
                                  </w:rPr>
                                </w:pPr>
                                <w:r w:rsidRPr="00FE6D06">
                                  <w:rPr>
                                    <w:rFonts w:hint="eastAsia"/>
                                  </w:rPr>
                                  <w:t>No input required</w:t>
                                </w:r>
                              </w:p>
                            </w:tc>
                            <w:tc>
                              <w:tcPr>
                                <w:tcW w:w="1253" w:type="dxa"/>
                              </w:tcPr>
                              <w:p w14:paraId="186F03DA" w14:textId="77777777" w:rsidR="00CC00D9" w:rsidRPr="00E708CA" w:rsidRDefault="00CC00D9" w:rsidP="00A612FF">
                                <w:pPr>
                                  <w:pStyle w:val="a9"/>
                                  <w:ind w:leftChars="0" w:left="0"/>
                                  <w:jc w:val="left"/>
                                  <w:rPr>
                                    <w:ins w:id="1219" w:author="作成者"/>
                                  </w:rPr>
                                </w:pPr>
                                <w:ins w:id="1220" w:author="作成者">
                                  <w:r>
                                    <w:t>2023</w:t>
                                  </w:r>
                                </w:ins>
                              </w:p>
                            </w:tc>
                          </w:tr>
                        </w:tbl>
                        <w:p w14:paraId="1743E12D" w14:textId="77777777" w:rsidR="00CC00D9" w:rsidRDefault="00CC00D9" w:rsidP="00366ECC">
                          <w:pPr>
                            <w:jc w:val="left"/>
                            <w:rPr>
                              <w:ins w:id="1221" w:author="作成者"/>
                              <w:sz w:val="20"/>
                              <w:szCs w:val="20"/>
                            </w:rPr>
                          </w:pPr>
                        </w:p>
                        <w:p w14:paraId="222247B4" w14:textId="77777777" w:rsidR="00CC00D9" w:rsidRDefault="00CC00D9" w:rsidP="00366ECC">
                          <w:pPr>
                            <w:jc w:val="left"/>
                            <w:rPr>
                              <w:ins w:id="1222" w:author="作成者"/>
                              <w:sz w:val="20"/>
                              <w:szCs w:val="20"/>
                            </w:rPr>
                          </w:pPr>
                        </w:p>
                        <w:p w14:paraId="18257B64" w14:textId="77777777" w:rsidR="00CC00D9" w:rsidRDefault="00CC00D9" w:rsidP="00366ECC">
                          <w:pPr>
                            <w:jc w:val="left"/>
                            <w:rPr>
                              <w:ins w:id="1223" w:author="作成者"/>
                              <w:sz w:val="20"/>
                              <w:szCs w:val="20"/>
                            </w:rPr>
                          </w:pPr>
                        </w:p>
                        <w:p w14:paraId="70FB6B3D" w14:textId="181F7188" w:rsidR="00CC00D9" w:rsidRPr="00A612FF" w:rsidRDefault="00CC00D9" w:rsidP="00366ECC">
                          <w:pPr>
                            <w:jc w:val="left"/>
                            <w:rPr>
                              <w:ins w:id="1224" w:author="作成者"/>
                              <w:b/>
                              <w:sz w:val="20"/>
                              <w:szCs w:val="20"/>
                            </w:rPr>
                          </w:pPr>
                          <w:ins w:id="1225" w:author="作成者">
                            <w:r>
                              <w:rPr>
                                <w:rFonts w:hint="eastAsia"/>
                                <w:sz w:val="20"/>
                                <w:szCs w:val="20"/>
                              </w:rPr>
                              <w:t xml:space="preserve">　</w:t>
                            </w:r>
                            <w:r>
                              <w:rPr>
                                <w:sz w:val="20"/>
                                <w:szCs w:val="20"/>
                              </w:rPr>
                              <w:t xml:space="preserve">　　　　　</w:t>
                            </w:r>
                          </w:ins>
                          <w:r w:rsidRPr="00A612FF">
                            <w:rPr>
                              <w:rFonts w:hint="eastAsia"/>
                              <w:b/>
                              <w:sz w:val="20"/>
                              <w:szCs w:val="20"/>
                            </w:rPr>
                            <w:t>Value registered to Terraform</w:t>
                          </w:r>
                          <w:r w:rsidRPr="00A612FF">
                            <w:rPr>
                              <w:b/>
                              <w:sz w:val="20"/>
                              <w:szCs w:val="20"/>
                            </w:rPr>
                            <w:t>’s Variables</w:t>
                          </w:r>
                        </w:p>
                        <w:tbl>
                          <w:tblPr>
                            <w:tblStyle w:val="ab"/>
                            <w:tblW w:w="0" w:type="auto"/>
                            <w:tblInd w:w="1451" w:type="dxa"/>
                            <w:tblLook w:val="04A0" w:firstRow="1" w:lastRow="0" w:firstColumn="1" w:lastColumn="0" w:noHBand="0" w:noVBand="1"/>
                          </w:tblPr>
                          <w:tblGrid>
                            <w:gridCol w:w="2995"/>
                            <w:gridCol w:w="2994"/>
                          </w:tblGrid>
                          <w:tr w:rsidR="00CC00D9" w14:paraId="5C6D075B" w14:textId="77777777" w:rsidTr="00DD1144">
                            <w:trPr>
                              <w:trHeight w:val="372"/>
                              <w:ins w:id="1226" w:author="作成者"/>
                            </w:trPr>
                            <w:tc>
                              <w:tcPr>
                                <w:tcW w:w="2995" w:type="dxa"/>
                                <w:shd w:val="clear" w:color="auto" w:fill="002060"/>
                              </w:tcPr>
                              <w:p w14:paraId="784E0109" w14:textId="77777777" w:rsidR="00CC00D9" w:rsidRDefault="00CC00D9" w:rsidP="00DD1144">
                                <w:pPr>
                                  <w:jc w:val="left"/>
                                  <w:rPr>
                                    <w:ins w:id="1227" w:author="作成者"/>
                                    <w:b/>
                                    <w:sz w:val="20"/>
                                    <w:szCs w:val="20"/>
                                  </w:rPr>
                                </w:pPr>
                                <w:ins w:id="1228" w:author="作成者">
                                  <w:r>
                                    <w:rPr>
                                      <w:rFonts w:hint="eastAsia"/>
                                      <w:b/>
                                      <w:sz w:val="20"/>
                                      <w:szCs w:val="20"/>
                                    </w:rPr>
                                    <w:t>Key</w:t>
                                  </w:r>
                                </w:ins>
                              </w:p>
                            </w:tc>
                            <w:tc>
                              <w:tcPr>
                                <w:tcW w:w="2994" w:type="dxa"/>
                                <w:shd w:val="clear" w:color="auto" w:fill="002060"/>
                              </w:tcPr>
                              <w:p w14:paraId="638ABC77" w14:textId="77777777" w:rsidR="00CC00D9" w:rsidRDefault="00CC00D9" w:rsidP="00DD1144">
                                <w:pPr>
                                  <w:jc w:val="left"/>
                                  <w:rPr>
                                    <w:ins w:id="1229" w:author="作成者"/>
                                    <w:b/>
                                    <w:sz w:val="20"/>
                                    <w:szCs w:val="20"/>
                                  </w:rPr>
                                </w:pPr>
                                <w:ins w:id="1230" w:author="作成者">
                                  <w:r>
                                    <w:rPr>
                                      <w:rFonts w:hint="eastAsia"/>
                                      <w:b/>
                                      <w:sz w:val="20"/>
                                      <w:szCs w:val="20"/>
                                    </w:rPr>
                                    <w:t>Value</w:t>
                                  </w:r>
                                </w:ins>
                              </w:p>
                            </w:tc>
                          </w:tr>
                          <w:tr w:rsidR="00CC00D9" w14:paraId="2D2D9435" w14:textId="77777777" w:rsidTr="00DD1144">
                            <w:trPr>
                              <w:trHeight w:val="352"/>
                              <w:ins w:id="1231" w:author="作成者"/>
                            </w:trPr>
                            <w:tc>
                              <w:tcPr>
                                <w:tcW w:w="2995" w:type="dxa"/>
                              </w:tcPr>
                              <w:p w14:paraId="5DC01E00" w14:textId="77777777" w:rsidR="00CC00D9" w:rsidRPr="00515ED5" w:rsidRDefault="00CC00D9" w:rsidP="00DD1144">
                                <w:pPr>
                                  <w:jc w:val="left"/>
                                  <w:rPr>
                                    <w:ins w:id="1232" w:author="作成者"/>
                                    <w:sz w:val="20"/>
                                    <w:szCs w:val="20"/>
                                  </w:rPr>
                                </w:pPr>
                                <w:ins w:id="1233" w:author="作成者">
                                  <w:r w:rsidRPr="00515ED5">
                                    <w:rPr>
                                      <w:rFonts w:hint="eastAsia"/>
                                      <w:sz w:val="20"/>
                                      <w:szCs w:val="20"/>
                                    </w:rPr>
                                    <w:t>VAR_hoge</w:t>
                                  </w:r>
                                </w:ins>
                              </w:p>
                            </w:tc>
                            <w:tc>
                              <w:tcPr>
                                <w:tcW w:w="2994" w:type="dxa"/>
                              </w:tcPr>
                              <w:p w14:paraId="2E4BCE14" w14:textId="77777777" w:rsidR="00CC00D9" w:rsidRPr="00515ED5" w:rsidRDefault="00CC00D9" w:rsidP="00DD1144">
                                <w:pPr>
                                  <w:jc w:val="left"/>
                                  <w:rPr>
                                    <w:ins w:id="1234" w:author="作成者"/>
                                    <w:sz w:val="20"/>
                                    <w:szCs w:val="20"/>
                                  </w:rPr>
                                </w:pPr>
                                <w:ins w:id="1235" w:author="作成者">
                                  <w:r w:rsidRPr="00515ED5">
                                    <w:rPr>
                                      <w:sz w:val="20"/>
                                      <w:szCs w:val="20"/>
                                    </w:rPr>
                                    <w:t>2023</w:t>
                                  </w:r>
                                </w:ins>
                              </w:p>
                            </w:tc>
                          </w:tr>
                        </w:tbl>
                        <w:p w14:paraId="489B7EE9" w14:textId="77777777" w:rsidR="00CC00D9" w:rsidRPr="003177F7" w:rsidRDefault="00CC00D9" w:rsidP="00366ECC">
                          <w:pPr>
                            <w:jc w:val="left"/>
                            <w:rPr>
                              <w:ins w:id="1236" w:author="作成者"/>
                              <w:sz w:val="20"/>
                              <w:szCs w:val="20"/>
                            </w:rPr>
                          </w:pPr>
                        </w:p>
                      </w:txbxContent>
                    </v:textbox>
                  </v:shape>
                  <v:shape id="下矢印 100" o:spid="_x0000_s1073" type="#_x0000_t67" style="position:absolute;left:1143;top:2000;width:4000;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" adj="20431" fillcolor="#0057c9 [2425]" strokecolor="#003c8c [2905]" strokeweight="2pt"/>
                  <v:group id="グループ化 101" o:spid="_x0000_s1074" style="position:absolute;left:4667;top:14097;width:28156;height:2857"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oundrect id="角丸四角形 102" o:spid="_x0000_s1075" style="position:absolute;left:7205;top:243;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" fillcolor="white [3212]" strokecolor="#508035 [2422]" strokeweight="2pt">
                      <v:shadow on="t" color="black" opacity="26214f" origin="-.5,-.5" offset=".74836mm,.74836mm"/>
                      <v:textbox inset="1mm,0,0,0">
                        <w:txbxContent>
                          <w:p w14:paraId="601B4655" w14:textId="68BAEB07" w:rsidR="00CC00D9" w:rsidRDefault="00CC00D9" w:rsidP="00366ECC">
                            <w:pPr>
                              <w:pStyle w:val="Web"/>
                              <w:spacing w:before="0" w:beforeAutospacing="0" w:after="0" w:afterAutospacing="0"/>
                              <w:rPr>
                                <w:ins w:id="1237" w:author="作成者"/>
                              </w:rPr>
                            </w:pPr>
                            <w:ins w:id="1238"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v:textbox>
                    </v:roundrect>
                    <v:shape id="下矢印 103" o:spid="_x0000_s1076" type="#_x0000_t67" style="position:absolute;left:1904;top:-1904;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" adj="18321" fillcolor="#518135" strokecolor="#508035 [2422]" strokeweight="2pt">
                      <v:fill opacity="52428f"/>
                    </v:shape>
                  </v:group>
                  <v:roundrect id="角丸四角形 105" o:spid="_x0000_s1077" style="position:absolute;left:1143;top:95;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" fillcolor="white [3201]" strokecolor="#003c8c [2905]" strokeweight="2pt">
                    <v:shadow on="t" color="black" opacity="26214f" origin="-.5,-.5" offset=".74836mm,.74836mm"/>
                    <v:textbox inset="1mm,0,0,0">
                      <w:txbxContent>
                        <w:p w14:paraId="15311197" w14:textId="1E1C5866" w:rsidR="00CC00D9" w:rsidRPr="00982EAC" w:rsidRDefault="00CC00D9" w:rsidP="00366ECC">
                          <w:pPr>
                            <w:jc w:val="left"/>
                            <w:rPr>
                              <w:ins w:id="1239" w:author="作成者"/>
                              <w:b/>
                              <w:color w:val="003C8A" w:themeColor="accent6" w:themeTint="E6"/>
                              <w:sz w:val="20"/>
                              <w:szCs w:val="20"/>
                            </w:rPr>
                          </w:pPr>
                          <w:ins w:id="1240"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v:textbox>
                  </v:roundrect>
                  <v:roundrect id="角丸四角形 106" o:spid="_x0000_s1078" style="position:absolute;left:1143;top:27527;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" fillcolor="white [3201]" strokecolor="#003c8c [2905]" strokeweight="2pt">
                    <v:shadow on="t" color="black" opacity="26214f" origin="-.5,-.5" offset=".74836mm,.74836mm"/>
                    <v:textbox inset="1mm,0,0,0">
                      <w:txbxContent>
                        <w:p w14:paraId="453D603A" w14:textId="7CA29965" w:rsidR="00CC00D9" w:rsidRPr="00982EAC" w:rsidRDefault="00CC00D9" w:rsidP="00366ECC">
                          <w:pPr>
                            <w:jc w:val="left"/>
                            <w:rPr>
                              <w:ins w:id="1241" w:author="作成者"/>
                              <w:b/>
                              <w:color w:val="003C8A" w:themeColor="accent6" w:themeTint="E6"/>
                              <w:sz w:val="20"/>
                              <w:szCs w:val="20"/>
                            </w:rPr>
                          </w:pPr>
                          <w:ins w:id="1242"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v:textbox>
                  </v:roundrect>
                  <w10:wrap type="topAndBottom"/>
                </v:group>
              </w:pict>
            </mc:Fallback>
          </mc:AlternateContent>
        </w:r>
        <w:r w:rsidRPr="00CB0166">
          <w:rPr>
            <w:rFonts w:asciiTheme="majorHAnsi" w:hAnsiTheme="majorHAnsi" w:cstheme="majorHAnsi"/>
          </w:rPr>
          <w:t>number</w:t>
        </w:r>
      </w:ins>
      <w:r w:rsidR="00DD1144" w:rsidRPr="00CB0166">
        <w:rPr>
          <w:rFonts w:asciiTheme="majorHAnsi" w:hAnsiTheme="majorHAnsi" w:cstheme="majorHAnsi"/>
        </w:rPr>
        <w:t xml:space="preserve"> type</w:t>
      </w:r>
    </w:p>
    <w:p w14:paraId="5D171CE7" w14:textId="77777777" w:rsidR="00366ECC" w:rsidRPr="00CB0166" w:rsidRDefault="00366ECC" w:rsidP="00366ECC">
      <w:pPr>
        <w:widowControl/>
        <w:jc w:val="left"/>
        <w:rPr>
          <w:ins w:id="1243" w:author="作成者"/>
          <w:rFonts w:asciiTheme="majorHAnsi" w:hAnsiTheme="majorHAnsi" w:cstheme="majorHAnsi"/>
        </w:rPr>
      </w:pPr>
      <w:ins w:id="1244" w:author="作成者">
        <w:r w:rsidRPr="00CB0166">
          <w:rPr>
            <w:rFonts w:asciiTheme="majorHAnsi" w:hAnsiTheme="majorHAnsi" w:cstheme="majorHAnsi"/>
          </w:rPr>
          <w:br w:type="page"/>
        </w:r>
      </w:ins>
    </w:p>
    <w:p w14:paraId="5ABCC134" w14:textId="38076CD6" w:rsidR="00366ECC" w:rsidRPr="00CB0166" w:rsidRDefault="00366ECC" w:rsidP="00366ECC">
      <w:pPr>
        <w:pStyle w:val="aff0"/>
        <w:numPr>
          <w:ilvl w:val="1"/>
          <w:numId w:val="14"/>
        </w:numPr>
        <w:ind w:left="780" w:hanging="360"/>
        <w:rPr>
          <w:ins w:id="1245" w:author="作成者"/>
          <w:rFonts w:asciiTheme="majorHAnsi" w:hAnsiTheme="majorHAnsi" w:cstheme="majorHAnsi"/>
        </w:rPr>
      </w:pPr>
      <w:ins w:id="1246" w:author="作成者">
        <w:r w:rsidRPr="00CB0166">
          <w:rPr>
            <w:rFonts w:asciiTheme="majorHAnsi" w:hAnsiTheme="majorHAnsi" w:cstheme="majorHAnsi"/>
            <w:noProof/>
          </w:rPr>
          <w:lastRenderedPageBreak/>
          <mc:AlternateContent>
            <mc:Choice Requires="wpg">
              <w:drawing>
                <wp:anchor distT="0" distB="0" distL="114300" distR="114300" simplePos="0" relativeHeight="251804672" behindDoc="0" locked="0" layoutInCell="1" allowOverlap="1" wp14:anchorId="4F3B2339" wp14:editId="2AC31ACC">
                  <wp:simplePos x="0" y="0"/>
                  <wp:positionH relativeFrom="column">
                    <wp:posOffset>385445</wp:posOffset>
                  </wp:positionH>
                  <wp:positionV relativeFrom="paragraph">
                    <wp:posOffset>326390</wp:posOffset>
                  </wp:positionV>
                  <wp:extent cx="5848350" cy="4076700"/>
                  <wp:effectExtent l="0" t="0" r="19050" b="19050"/>
                  <wp:wrapTopAndBottom/>
                  <wp:docPr id="107" name="グループ化 107"/>
                  <wp:cNvGraphicFramePr/>
                  <a:graphic xmlns:a="http://schemas.openxmlformats.org/drawingml/2006/main">
                    <a:graphicData uri="http://schemas.microsoft.com/office/word/2010/wordprocessingGroup">
                      <wpg:wgp>
                        <wpg:cNvGrpSpPr/>
                        <wpg:grpSpPr>
                          <a:xfrm>
                            <a:off x="0" y="0"/>
                            <a:ext cx="5848350" cy="4076700"/>
                            <a:chOff x="0" y="-76200"/>
                            <a:chExt cx="5848350" cy="4076700"/>
                          </a:xfrm>
                        </wpg:grpSpPr>
                        <wps:wsp>
                          <wps:cNvPr id="108" name="フローチャート: 処理 108"/>
                          <wps:cNvSpPr/>
                          <wps:spPr>
                            <a:xfrm>
                              <a:off x="0" y="-76200"/>
                              <a:ext cx="5848350" cy="4076700"/>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71921E2F" w14:textId="77777777" w:rsidR="00CC00D9" w:rsidRDefault="00CC00D9" w:rsidP="00366ECC">
                                <w:pPr>
                                  <w:jc w:val="left"/>
                                  <w:rPr>
                                    <w:ins w:id="1247" w:author="作成者"/>
                                    <w:sz w:val="20"/>
                                    <w:szCs w:val="20"/>
                                  </w:rPr>
                                </w:pPr>
                              </w:p>
                              <w:p w14:paraId="0D9CECB6" w14:textId="77777777" w:rsidR="00CC00D9" w:rsidRPr="003177F7" w:rsidRDefault="00CC00D9" w:rsidP="00366ECC">
                                <w:pPr>
                                  <w:jc w:val="left"/>
                                  <w:rPr>
                                    <w:ins w:id="1248" w:author="作成者"/>
                                    <w:sz w:val="20"/>
                                    <w:szCs w:val="20"/>
                                  </w:rPr>
                                </w:pPr>
                              </w:p>
                              <w:tbl>
                                <w:tblPr>
                                  <w:tblStyle w:val="ab"/>
                                  <w:tblW w:w="7166" w:type="dxa"/>
                                  <w:jc w:val="center"/>
                                  <w:tblLook w:val="04A0" w:firstRow="1" w:lastRow="0" w:firstColumn="1" w:lastColumn="0" w:noHBand="0" w:noVBand="1"/>
                                </w:tblPr>
                                <w:tblGrid>
                                  <w:gridCol w:w="7166"/>
                                </w:tblGrid>
                                <w:tr w:rsidR="00CC00D9" w:rsidRPr="003177F7" w14:paraId="0AFD352F" w14:textId="77777777" w:rsidTr="00DD1144">
                                  <w:trPr>
                                    <w:trHeight w:val="1425"/>
                                    <w:jc w:val="center"/>
                                    <w:ins w:id="1249" w:author="作成者"/>
                                  </w:trPr>
                                  <w:tc>
                                    <w:tcPr>
                                      <w:tcW w:w="7166" w:type="dxa"/>
                                    </w:tcPr>
                                    <w:p w14:paraId="5831AA81" w14:textId="77777777" w:rsidR="00CC00D9" w:rsidRPr="00280A77" w:rsidRDefault="00CC00D9" w:rsidP="00DD1144">
                                      <w:pPr>
                                        <w:rPr>
                                          <w:ins w:id="1250" w:author="作成者"/>
                                          <w:sz w:val="20"/>
                                          <w:szCs w:val="20"/>
                                        </w:rPr>
                                      </w:pPr>
                                      <w:ins w:id="1251" w:author="作成者">
                                        <w:r w:rsidRPr="00280A77">
                                          <w:rPr>
                                            <w:sz w:val="20"/>
                                            <w:szCs w:val="20"/>
                                          </w:rPr>
                                          <w:t>variable "VAR_hoge" {</w:t>
                                        </w:r>
                                      </w:ins>
                                    </w:p>
                                    <w:p w14:paraId="0466ED09" w14:textId="77777777" w:rsidR="00CC00D9" w:rsidRPr="00280A77" w:rsidRDefault="00CC00D9" w:rsidP="00DD1144">
                                      <w:pPr>
                                        <w:ind w:firstLineChars="200" w:firstLine="400"/>
                                        <w:rPr>
                                          <w:ins w:id="1252" w:author="作成者"/>
                                          <w:sz w:val="20"/>
                                          <w:szCs w:val="20"/>
                                        </w:rPr>
                                      </w:pPr>
                                      <w:ins w:id="1253" w:author="作成者">
                                        <w:r>
                                          <w:rPr>
                                            <w:sz w:val="20"/>
                                            <w:szCs w:val="20"/>
                                          </w:rPr>
                                          <w:t>type = bool</w:t>
                                        </w:r>
                                      </w:ins>
                                    </w:p>
                                    <w:p w14:paraId="7BA02165" w14:textId="77777777" w:rsidR="00CC00D9" w:rsidRPr="00280A77" w:rsidRDefault="00CC00D9" w:rsidP="00DD1144">
                                      <w:pPr>
                                        <w:ind w:firstLineChars="200" w:firstLine="400"/>
                                        <w:rPr>
                                          <w:ins w:id="1254" w:author="作成者"/>
                                          <w:sz w:val="20"/>
                                          <w:szCs w:val="20"/>
                                        </w:rPr>
                                      </w:pPr>
                                      <w:ins w:id="1255" w:author="作成者">
                                        <w:r w:rsidRPr="00280A77">
                                          <w:rPr>
                                            <w:sz w:val="20"/>
                                            <w:szCs w:val="20"/>
                                          </w:rPr>
                                          <w:t xml:space="preserve">default = </w:t>
                                        </w:r>
                                        <w:r>
                                          <w:rPr>
                                            <w:sz w:val="20"/>
                                            <w:szCs w:val="20"/>
                                          </w:rPr>
                                          <w:t>true</w:t>
                                        </w:r>
                                      </w:ins>
                                    </w:p>
                                    <w:p w14:paraId="492E298F" w14:textId="77777777" w:rsidR="00CC00D9" w:rsidRPr="003177F7" w:rsidRDefault="00CC00D9" w:rsidP="00DD1144">
                                      <w:pPr>
                                        <w:pStyle w:val="a9"/>
                                        <w:ind w:leftChars="0" w:left="0"/>
                                        <w:rPr>
                                          <w:ins w:id="1256" w:author="作成者"/>
                                          <w:sz w:val="20"/>
                                          <w:szCs w:val="20"/>
                                        </w:rPr>
                                      </w:pPr>
                                      <w:ins w:id="1257" w:author="作成者">
                                        <w:r w:rsidRPr="00280A77">
                                          <w:rPr>
                                            <w:sz w:val="20"/>
                                            <w:szCs w:val="20"/>
                                          </w:rPr>
                                          <w:t>}</w:t>
                                        </w:r>
                                      </w:ins>
                                    </w:p>
                                  </w:tc>
                                </w:tr>
                              </w:tbl>
                              <w:p w14:paraId="2EEE0492" w14:textId="77777777" w:rsidR="00CC00D9" w:rsidRPr="003177F7" w:rsidRDefault="00CC00D9" w:rsidP="00366ECC">
                                <w:pPr>
                                  <w:jc w:val="left"/>
                                  <w:rPr>
                                    <w:ins w:id="1258" w:author="作成者"/>
                                    <w:sz w:val="20"/>
                                    <w:szCs w:val="20"/>
                                  </w:rPr>
                                </w:pPr>
                              </w:p>
                              <w:p w14:paraId="7C322D3A" w14:textId="77777777" w:rsidR="00CC00D9" w:rsidRDefault="00CC00D9" w:rsidP="00366ECC">
                                <w:pPr>
                                  <w:jc w:val="left"/>
                                  <w:rPr>
                                    <w:ins w:id="1259" w:author="作成者"/>
                                    <w:sz w:val="20"/>
                                    <w:szCs w:val="20"/>
                                  </w:rPr>
                                </w:pPr>
                              </w:p>
                              <w:p w14:paraId="2BFE0242" w14:textId="77777777" w:rsidR="00CC00D9" w:rsidRDefault="00CC00D9" w:rsidP="00366ECC">
                                <w:pPr>
                                  <w:jc w:val="left"/>
                                  <w:rPr>
                                    <w:ins w:id="1260" w:author="作成者"/>
                                    <w:sz w:val="20"/>
                                    <w:szCs w:val="20"/>
                                  </w:rPr>
                                </w:pPr>
                              </w:p>
                              <w:p w14:paraId="4AA95EF0" w14:textId="528CAB87" w:rsidR="00CC00D9" w:rsidRPr="00D464F6" w:rsidRDefault="00CC00D9" w:rsidP="00366ECC">
                                <w:pPr>
                                  <w:jc w:val="left"/>
                                  <w:rPr>
                                    <w:ins w:id="1261" w:author="作成者"/>
                                    <w:b/>
                                    <w:sz w:val="20"/>
                                    <w:szCs w:val="20"/>
                                  </w:rPr>
                                </w:pPr>
                                <w:ins w:id="1262"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53"/>
                                  <w:gridCol w:w="1253"/>
                                </w:tblGrid>
                                <w:tr w:rsidR="00CC00D9" w14:paraId="5468383F" w14:textId="77777777" w:rsidTr="00DD1144">
                                  <w:trPr>
                                    <w:jc w:val="center"/>
                                    <w:ins w:id="1263" w:author="作成者"/>
                                  </w:trPr>
                                  <w:tc>
                                    <w:tcPr>
                                      <w:tcW w:w="704" w:type="dxa"/>
                                      <w:shd w:val="clear" w:color="auto" w:fill="002060"/>
                                    </w:tcPr>
                                    <w:p w14:paraId="5EAC0988" w14:textId="3A2D1C77" w:rsidR="00CC00D9" w:rsidRPr="00C80F48" w:rsidRDefault="00CC00D9" w:rsidP="00DD1144">
                                      <w:pPr>
                                        <w:pStyle w:val="a9"/>
                                        <w:ind w:leftChars="0" w:left="0"/>
                                        <w:jc w:val="left"/>
                                        <w:rPr>
                                          <w:ins w:id="1264" w:author="作成者"/>
                                          <w:b/>
                                          <w:color w:val="FFFFFF" w:themeColor="background1"/>
                                        </w:rPr>
                                      </w:pPr>
                                      <w:r>
                                        <w:rPr>
                                          <w:rFonts w:hint="eastAsia"/>
                                          <w:b/>
                                          <w:color w:val="FFFFFF" w:themeColor="background1"/>
                                        </w:rPr>
                                        <w:t>Item No.</w:t>
                                      </w:r>
                                    </w:p>
                                  </w:tc>
                                  <w:tc>
                                    <w:tcPr>
                                      <w:tcW w:w="1291" w:type="dxa"/>
                                      <w:shd w:val="clear" w:color="auto" w:fill="002060"/>
                                    </w:tcPr>
                                    <w:p w14:paraId="08F69946" w14:textId="0A5EDFB2" w:rsidR="00CC00D9" w:rsidRPr="00C80F48" w:rsidRDefault="00CC00D9" w:rsidP="00DD1144">
                                      <w:pPr>
                                        <w:pStyle w:val="a9"/>
                                        <w:ind w:leftChars="0" w:left="0"/>
                                        <w:jc w:val="left"/>
                                        <w:rPr>
                                          <w:ins w:id="1265" w:author="作成者"/>
                                          <w:b/>
                                          <w:color w:val="FFFFFF" w:themeColor="background1"/>
                                        </w:rPr>
                                      </w:pPr>
                                      <w:r>
                                        <w:rPr>
                                          <w:rFonts w:hint="eastAsia"/>
                                          <w:b/>
                                          <w:color w:val="FFFFFF" w:themeColor="background1"/>
                                        </w:rPr>
                                        <w:t>Variable name</w:t>
                                      </w:r>
                                    </w:p>
                                  </w:tc>
                                  <w:tc>
                                    <w:tcPr>
                                      <w:tcW w:w="1291" w:type="dxa"/>
                                      <w:shd w:val="clear" w:color="auto" w:fill="002060"/>
                                    </w:tcPr>
                                    <w:p w14:paraId="7762D75C" w14:textId="353DC84D" w:rsidR="00CC00D9" w:rsidRPr="00C80F48" w:rsidRDefault="00CC00D9" w:rsidP="00DD1144">
                                      <w:pPr>
                                        <w:pStyle w:val="a9"/>
                                        <w:ind w:leftChars="0" w:left="0"/>
                                        <w:jc w:val="left"/>
                                        <w:rPr>
                                          <w:ins w:id="1266" w:author="作成者"/>
                                          <w:b/>
                                          <w:color w:val="FFFFFF" w:themeColor="background1"/>
                                        </w:rPr>
                                      </w:pPr>
                                      <w:r>
                                        <w:rPr>
                                          <w:rFonts w:hint="eastAsia"/>
                                          <w:b/>
                                          <w:color w:val="FFFFFF" w:themeColor="background1"/>
                                        </w:rPr>
                                        <w:t>Member variable</w:t>
                                      </w:r>
                                    </w:p>
                                  </w:tc>
                                  <w:tc>
                                    <w:tcPr>
                                      <w:tcW w:w="1253" w:type="dxa"/>
                                      <w:shd w:val="clear" w:color="auto" w:fill="002060"/>
                                    </w:tcPr>
                                    <w:p w14:paraId="25ECE8D2" w14:textId="09A72EAB" w:rsidR="00CC00D9" w:rsidRDefault="00CC00D9" w:rsidP="00DD1144">
                                      <w:pPr>
                                        <w:pStyle w:val="a9"/>
                                        <w:ind w:leftChars="0" w:left="0"/>
                                        <w:jc w:val="left"/>
                                        <w:rPr>
                                          <w:ins w:id="1267" w:author="作成者"/>
                                          <w:b/>
                                          <w:color w:val="FFFFFF" w:themeColor="background1"/>
                                        </w:rPr>
                                      </w:pPr>
                                      <w:r>
                                        <w:rPr>
                                          <w:rFonts w:hint="eastAsia"/>
                                          <w:b/>
                                          <w:color w:val="FFFFFF" w:themeColor="background1"/>
                                        </w:rPr>
                                        <w:t>Substitute order</w:t>
                                      </w:r>
                                    </w:p>
                                  </w:tc>
                                  <w:tc>
                                    <w:tcPr>
                                      <w:tcW w:w="1253" w:type="dxa"/>
                                      <w:shd w:val="clear" w:color="auto" w:fill="002060"/>
                                    </w:tcPr>
                                    <w:p w14:paraId="0CAC98A2" w14:textId="2BBECCB5" w:rsidR="00CC00D9" w:rsidRDefault="00CC00D9" w:rsidP="00DD1144">
                                      <w:pPr>
                                        <w:pStyle w:val="a9"/>
                                        <w:ind w:leftChars="0" w:left="0"/>
                                        <w:jc w:val="left"/>
                                        <w:rPr>
                                          <w:ins w:id="1268" w:author="作成者"/>
                                          <w:b/>
                                          <w:color w:val="FFFFFF" w:themeColor="background1"/>
                                        </w:rPr>
                                      </w:pPr>
                                      <w:r>
                                        <w:rPr>
                                          <w:rFonts w:hint="eastAsia"/>
                                          <w:b/>
                                          <w:color w:val="FFFFFF" w:themeColor="background1"/>
                                        </w:rPr>
                                        <w:t>Specific value</w:t>
                                      </w:r>
                                    </w:p>
                                  </w:tc>
                                </w:tr>
                                <w:tr w:rsidR="00CC00D9" w14:paraId="23EF7EA7" w14:textId="77777777" w:rsidTr="00DD1144">
                                  <w:trPr>
                                    <w:jc w:val="center"/>
                                    <w:ins w:id="1269" w:author="作成者"/>
                                  </w:trPr>
                                  <w:tc>
                                    <w:tcPr>
                                      <w:tcW w:w="704" w:type="dxa"/>
                                    </w:tcPr>
                                    <w:p w14:paraId="3D42A7F9" w14:textId="77777777" w:rsidR="00CC00D9" w:rsidRDefault="00CC00D9" w:rsidP="00A612FF">
                                      <w:pPr>
                                        <w:pStyle w:val="a9"/>
                                        <w:ind w:leftChars="0" w:left="0"/>
                                        <w:jc w:val="left"/>
                                        <w:rPr>
                                          <w:ins w:id="1270" w:author="作成者"/>
                                        </w:rPr>
                                      </w:pPr>
                                      <w:ins w:id="1271" w:author="作成者">
                                        <w:r>
                                          <w:rPr>
                                            <w:rFonts w:hint="eastAsia"/>
                                          </w:rPr>
                                          <w:t>1</w:t>
                                        </w:r>
                                      </w:ins>
                                    </w:p>
                                  </w:tc>
                                  <w:tc>
                                    <w:tcPr>
                                      <w:tcW w:w="1291" w:type="dxa"/>
                                    </w:tcPr>
                                    <w:p w14:paraId="4132C231" w14:textId="77777777" w:rsidR="00CC00D9" w:rsidRDefault="00CC00D9" w:rsidP="00A612FF">
                                      <w:pPr>
                                        <w:pStyle w:val="a9"/>
                                        <w:ind w:leftChars="0" w:left="0"/>
                                        <w:jc w:val="left"/>
                                        <w:rPr>
                                          <w:ins w:id="1272" w:author="作成者"/>
                                        </w:rPr>
                                      </w:pPr>
                                      <w:ins w:id="1273" w:author="作成者">
                                        <w:r>
                                          <w:rPr>
                                            <w:rFonts w:hint="eastAsia"/>
                                          </w:rPr>
                                          <w:t>V</w:t>
                                        </w:r>
                                        <w:r>
                                          <w:t>AR_hoge</w:t>
                                        </w:r>
                                      </w:ins>
                                    </w:p>
                                  </w:tc>
                                  <w:tc>
                                    <w:tcPr>
                                      <w:tcW w:w="1291" w:type="dxa"/>
                                    </w:tcPr>
                                    <w:p w14:paraId="53509742" w14:textId="2F674A24" w:rsidR="00CC00D9" w:rsidRDefault="00CC00D9" w:rsidP="00A612FF">
                                      <w:pPr>
                                        <w:pStyle w:val="a9"/>
                                        <w:ind w:leftChars="0" w:left="0"/>
                                        <w:jc w:val="left"/>
                                        <w:rPr>
                                          <w:ins w:id="1274" w:author="作成者"/>
                                        </w:rPr>
                                      </w:pPr>
                                      <w:r w:rsidRPr="00150DE9">
                                        <w:rPr>
                                          <w:rFonts w:hint="eastAsia"/>
                                        </w:rPr>
                                        <w:t>No input required</w:t>
                                      </w:r>
                                    </w:p>
                                  </w:tc>
                                  <w:tc>
                                    <w:tcPr>
                                      <w:tcW w:w="1253" w:type="dxa"/>
                                    </w:tcPr>
                                    <w:p w14:paraId="55C7A76D" w14:textId="51FCB45E" w:rsidR="00CC00D9" w:rsidRDefault="00CC00D9" w:rsidP="00A612FF">
                                      <w:pPr>
                                        <w:pStyle w:val="a9"/>
                                        <w:ind w:leftChars="0" w:left="0"/>
                                        <w:jc w:val="left"/>
                                        <w:rPr>
                                          <w:ins w:id="1275" w:author="作成者"/>
                                        </w:rPr>
                                      </w:pPr>
                                      <w:r w:rsidRPr="00150DE9">
                                        <w:rPr>
                                          <w:rFonts w:hint="eastAsia"/>
                                        </w:rPr>
                                        <w:t>No input required</w:t>
                                      </w:r>
                                    </w:p>
                                  </w:tc>
                                  <w:tc>
                                    <w:tcPr>
                                      <w:tcW w:w="1253" w:type="dxa"/>
                                    </w:tcPr>
                                    <w:p w14:paraId="676EE261" w14:textId="77777777" w:rsidR="00CC00D9" w:rsidRPr="00E708CA" w:rsidRDefault="00CC00D9" w:rsidP="00A612FF">
                                      <w:pPr>
                                        <w:pStyle w:val="a9"/>
                                        <w:ind w:leftChars="0" w:left="0"/>
                                        <w:jc w:val="left"/>
                                        <w:rPr>
                                          <w:ins w:id="1276" w:author="作成者"/>
                                        </w:rPr>
                                      </w:pPr>
                                      <w:ins w:id="1277" w:author="作成者">
                                        <w:r>
                                          <w:t>false</w:t>
                                        </w:r>
                                      </w:ins>
                                    </w:p>
                                  </w:tc>
                                </w:tr>
                              </w:tbl>
                              <w:p w14:paraId="35DA9739" w14:textId="77777777" w:rsidR="00CC00D9" w:rsidRDefault="00CC00D9" w:rsidP="00366ECC">
                                <w:pPr>
                                  <w:jc w:val="left"/>
                                  <w:rPr>
                                    <w:ins w:id="1278" w:author="作成者"/>
                                    <w:sz w:val="20"/>
                                    <w:szCs w:val="20"/>
                                  </w:rPr>
                                </w:pPr>
                              </w:p>
                              <w:p w14:paraId="1DE83549" w14:textId="77777777" w:rsidR="00CC00D9" w:rsidRDefault="00CC00D9" w:rsidP="00366ECC">
                                <w:pPr>
                                  <w:jc w:val="left"/>
                                  <w:rPr>
                                    <w:ins w:id="1279" w:author="作成者"/>
                                    <w:sz w:val="20"/>
                                    <w:szCs w:val="20"/>
                                  </w:rPr>
                                </w:pPr>
                              </w:p>
                              <w:p w14:paraId="7050E13F" w14:textId="77777777" w:rsidR="00CC00D9" w:rsidRDefault="00CC00D9" w:rsidP="00366ECC">
                                <w:pPr>
                                  <w:jc w:val="left"/>
                                  <w:rPr>
                                    <w:ins w:id="1280" w:author="作成者"/>
                                    <w:sz w:val="20"/>
                                    <w:szCs w:val="20"/>
                                  </w:rPr>
                                </w:pPr>
                              </w:p>
                              <w:p w14:paraId="69DE22C6" w14:textId="091116A8" w:rsidR="00CC00D9" w:rsidRPr="00D464F6" w:rsidRDefault="00CC00D9" w:rsidP="00366ECC">
                                <w:pPr>
                                  <w:jc w:val="left"/>
                                  <w:rPr>
                                    <w:ins w:id="1281" w:author="作成者"/>
                                    <w:b/>
                                    <w:sz w:val="20"/>
                                    <w:szCs w:val="20"/>
                                  </w:rPr>
                                </w:pPr>
                                <w:ins w:id="1282"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1451" w:type="dxa"/>
                                  <w:tblLook w:val="04A0" w:firstRow="1" w:lastRow="0" w:firstColumn="1" w:lastColumn="0" w:noHBand="0" w:noVBand="1"/>
                                </w:tblPr>
                                <w:tblGrid>
                                  <w:gridCol w:w="2995"/>
                                  <w:gridCol w:w="2994"/>
                                </w:tblGrid>
                                <w:tr w:rsidR="00CC00D9" w14:paraId="1A77CB6F" w14:textId="77777777" w:rsidTr="00DD1144">
                                  <w:trPr>
                                    <w:trHeight w:val="372"/>
                                    <w:ins w:id="1283" w:author="作成者"/>
                                  </w:trPr>
                                  <w:tc>
                                    <w:tcPr>
                                      <w:tcW w:w="2995" w:type="dxa"/>
                                      <w:shd w:val="clear" w:color="auto" w:fill="002060"/>
                                    </w:tcPr>
                                    <w:p w14:paraId="09E8ED8F" w14:textId="77777777" w:rsidR="00CC00D9" w:rsidRDefault="00CC00D9" w:rsidP="00DD1144">
                                      <w:pPr>
                                        <w:jc w:val="left"/>
                                        <w:rPr>
                                          <w:ins w:id="1284" w:author="作成者"/>
                                          <w:b/>
                                          <w:sz w:val="20"/>
                                          <w:szCs w:val="20"/>
                                        </w:rPr>
                                      </w:pPr>
                                      <w:ins w:id="1285" w:author="作成者">
                                        <w:r>
                                          <w:rPr>
                                            <w:rFonts w:hint="eastAsia"/>
                                            <w:b/>
                                            <w:sz w:val="20"/>
                                            <w:szCs w:val="20"/>
                                          </w:rPr>
                                          <w:t>Key</w:t>
                                        </w:r>
                                      </w:ins>
                                    </w:p>
                                  </w:tc>
                                  <w:tc>
                                    <w:tcPr>
                                      <w:tcW w:w="2994" w:type="dxa"/>
                                      <w:shd w:val="clear" w:color="auto" w:fill="002060"/>
                                    </w:tcPr>
                                    <w:p w14:paraId="47EE4271" w14:textId="77777777" w:rsidR="00CC00D9" w:rsidRDefault="00CC00D9" w:rsidP="00DD1144">
                                      <w:pPr>
                                        <w:jc w:val="left"/>
                                        <w:rPr>
                                          <w:ins w:id="1286" w:author="作成者"/>
                                          <w:b/>
                                          <w:sz w:val="20"/>
                                          <w:szCs w:val="20"/>
                                        </w:rPr>
                                      </w:pPr>
                                      <w:ins w:id="1287" w:author="作成者">
                                        <w:r>
                                          <w:rPr>
                                            <w:rFonts w:hint="eastAsia"/>
                                            <w:b/>
                                            <w:sz w:val="20"/>
                                            <w:szCs w:val="20"/>
                                          </w:rPr>
                                          <w:t>Value</w:t>
                                        </w:r>
                                      </w:ins>
                                    </w:p>
                                  </w:tc>
                                </w:tr>
                                <w:tr w:rsidR="00CC00D9" w14:paraId="34ADE12C" w14:textId="77777777" w:rsidTr="00DD1144">
                                  <w:trPr>
                                    <w:trHeight w:val="352"/>
                                    <w:ins w:id="1288" w:author="作成者"/>
                                  </w:trPr>
                                  <w:tc>
                                    <w:tcPr>
                                      <w:tcW w:w="2995" w:type="dxa"/>
                                    </w:tcPr>
                                    <w:p w14:paraId="00C427C3" w14:textId="77777777" w:rsidR="00CC00D9" w:rsidRPr="00515ED5" w:rsidRDefault="00CC00D9" w:rsidP="00DD1144">
                                      <w:pPr>
                                        <w:jc w:val="left"/>
                                        <w:rPr>
                                          <w:ins w:id="1289" w:author="作成者"/>
                                          <w:sz w:val="20"/>
                                          <w:szCs w:val="20"/>
                                        </w:rPr>
                                      </w:pPr>
                                      <w:ins w:id="1290" w:author="作成者">
                                        <w:r w:rsidRPr="00515ED5">
                                          <w:rPr>
                                            <w:rFonts w:hint="eastAsia"/>
                                            <w:sz w:val="20"/>
                                            <w:szCs w:val="20"/>
                                          </w:rPr>
                                          <w:t>VAR_hoge</w:t>
                                        </w:r>
                                      </w:ins>
                                    </w:p>
                                  </w:tc>
                                  <w:tc>
                                    <w:tcPr>
                                      <w:tcW w:w="2994" w:type="dxa"/>
                                    </w:tcPr>
                                    <w:p w14:paraId="00360D6E" w14:textId="77777777" w:rsidR="00CC00D9" w:rsidRPr="00515ED5" w:rsidRDefault="00CC00D9" w:rsidP="00DD1144">
                                      <w:pPr>
                                        <w:jc w:val="left"/>
                                        <w:rPr>
                                          <w:ins w:id="1291" w:author="作成者"/>
                                          <w:sz w:val="20"/>
                                          <w:szCs w:val="20"/>
                                        </w:rPr>
                                      </w:pPr>
                                      <w:ins w:id="1292" w:author="作成者">
                                        <w:r w:rsidRPr="00515ED5">
                                          <w:rPr>
                                            <w:sz w:val="20"/>
                                            <w:szCs w:val="20"/>
                                          </w:rPr>
                                          <w:t>false</w:t>
                                        </w:r>
                                      </w:ins>
                                    </w:p>
                                  </w:tc>
                                </w:tr>
                              </w:tbl>
                              <w:p w14:paraId="0DA41A68" w14:textId="77777777" w:rsidR="00CC00D9" w:rsidRPr="003177F7" w:rsidRDefault="00CC00D9" w:rsidP="00366ECC">
                                <w:pPr>
                                  <w:jc w:val="left"/>
                                  <w:rPr>
                                    <w:ins w:id="1293"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下矢印 112"/>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3" name="グループ化 113"/>
                          <wpg:cNvGrpSpPr/>
                          <wpg:grpSpPr>
                            <a:xfrm>
                              <a:off x="466725" y="1409700"/>
                              <a:ext cx="2815591" cy="285751"/>
                              <a:chOff x="0" y="0"/>
                              <a:chExt cx="2816108" cy="286040"/>
                            </a:xfrm>
                          </wpg:grpSpPr>
                          <wps:wsp>
                            <wps:cNvPr id="114" name="角丸四角形 114"/>
                            <wps:cNvSpPr/>
                            <wps:spPr>
                              <a:xfrm>
                                <a:off x="720593" y="24303"/>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BC4930F" w14:textId="11B99DB4" w:rsidR="00CC00D9" w:rsidRDefault="00CC00D9" w:rsidP="00366ECC">
                                  <w:pPr>
                                    <w:pStyle w:val="Web"/>
                                    <w:spacing w:before="0" w:beforeAutospacing="0" w:after="0" w:afterAutospacing="0"/>
                                    <w:rPr>
                                      <w:ins w:id="1294" w:author="作成者"/>
                                    </w:rPr>
                                  </w:pPr>
                                  <w:ins w:id="1295"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15" name="下矢印 115"/>
                            <wps:cNvSpPr/>
                            <wps:spPr>
                              <a:xfrm rot="5400000">
                                <a:off x="190377" y="-190377"/>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16" name="角丸四角形 116"/>
                          <wps:cNvSpPr/>
                          <wps:spPr>
                            <a:xfrm>
                              <a:off x="114300" y="19050"/>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A5BCF49" w14:textId="593125EF" w:rsidR="00CC00D9" w:rsidRPr="00982EAC" w:rsidRDefault="00CC00D9" w:rsidP="00366ECC">
                                <w:pPr>
                                  <w:jc w:val="left"/>
                                  <w:rPr>
                                    <w:ins w:id="1296" w:author="作成者"/>
                                    <w:b/>
                                    <w:color w:val="003C8A" w:themeColor="accent6" w:themeTint="E6"/>
                                    <w:sz w:val="20"/>
                                    <w:szCs w:val="20"/>
                                  </w:rPr>
                                </w:pPr>
                                <w:ins w:id="1297"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17" name="角丸四角形 117"/>
                          <wps:cNvSpPr/>
                          <wps:spPr>
                            <a:xfrm>
                              <a:off x="114300" y="2752726"/>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0903E8C" w14:textId="2DFBCA8F" w:rsidR="00CC00D9" w:rsidRPr="00982EAC" w:rsidRDefault="00CC00D9" w:rsidP="00366ECC">
                                <w:pPr>
                                  <w:jc w:val="left"/>
                                  <w:rPr>
                                    <w:ins w:id="1298" w:author="作成者"/>
                                    <w:b/>
                                    <w:color w:val="003C8A" w:themeColor="accent6" w:themeTint="E6"/>
                                    <w:sz w:val="20"/>
                                    <w:szCs w:val="20"/>
                                  </w:rPr>
                                </w:pPr>
                                <w:ins w:id="1299"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F3B2339" id="グループ化 107" o:spid="_x0000_s1079" style="position:absolute;left:0;text-align:left;margin-left:30.35pt;margin-top:25.7pt;width:460.5pt;height:321pt;z-index:251804672;mso-position-horizontal-relative:text;mso-position-vertical-relative:text;mso-height-relative:margin" coordorigin=",-762" coordsize="58483,40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">
                  <v:shape id="フローチャート: 処理 108" o:spid="_x0000_s1080" type="#_x0000_t109" style="position:absolute;top:-762;width:58483;height:40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" fillcolor="#f2f2f2 [3052]" strokecolor="#d8d8d8 [2732]" strokeweight="2pt">
                    <v:textbox>
                      <w:txbxContent>
                        <w:p w14:paraId="71921E2F" w14:textId="77777777" w:rsidR="00CC00D9" w:rsidRDefault="00CC00D9" w:rsidP="00366ECC">
                          <w:pPr>
                            <w:jc w:val="left"/>
                            <w:rPr>
                              <w:ins w:id="1300" w:author="作成者"/>
                              <w:sz w:val="20"/>
                              <w:szCs w:val="20"/>
                            </w:rPr>
                          </w:pPr>
                        </w:p>
                        <w:p w14:paraId="0D9CECB6" w14:textId="77777777" w:rsidR="00CC00D9" w:rsidRPr="003177F7" w:rsidRDefault="00CC00D9" w:rsidP="00366ECC">
                          <w:pPr>
                            <w:jc w:val="left"/>
                            <w:rPr>
                              <w:ins w:id="1301" w:author="作成者"/>
                              <w:sz w:val="20"/>
                              <w:szCs w:val="20"/>
                            </w:rPr>
                          </w:pPr>
                        </w:p>
                        <w:tbl>
                          <w:tblPr>
                            <w:tblStyle w:val="ab"/>
                            <w:tblW w:w="7166" w:type="dxa"/>
                            <w:jc w:val="center"/>
                            <w:tblLook w:val="04A0" w:firstRow="1" w:lastRow="0" w:firstColumn="1" w:lastColumn="0" w:noHBand="0" w:noVBand="1"/>
                          </w:tblPr>
                          <w:tblGrid>
                            <w:gridCol w:w="7166"/>
                          </w:tblGrid>
                          <w:tr w:rsidR="00CC00D9" w:rsidRPr="003177F7" w14:paraId="0AFD352F" w14:textId="77777777" w:rsidTr="00DD1144">
                            <w:trPr>
                              <w:trHeight w:val="1425"/>
                              <w:jc w:val="center"/>
                              <w:ins w:id="1302" w:author="作成者"/>
                            </w:trPr>
                            <w:tc>
                              <w:tcPr>
                                <w:tcW w:w="7166" w:type="dxa"/>
                              </w:tcPr>
                              <w:p w14:paraId="5831AA81" w14:textId="77777777" w:rsidR="00CC00D9" w:rsidRPr="00280A77" w:rsidRDefault="00CC00D9" w:rsidP="00DD1144">
                                <w:pPr>
                                  <w:rPr>
                                    <w:ins w:id="1303" w:author="作成者"/>
                                    <w:sz w:val="20"/>
                                    <w:szCs w:val="20"/>
                                  </w:rPr>
                                </w:pPr>
                                <w:ins w:id="1304" w:author="作成者">
                                  <w:r w:rsidRPr="00280A77">
                                    <w:rPr>
                                      <w:sz w:val="20"/>
                                      <w:szCs w:val="20"/>
                                    </w:rPr>
                                    <w:t>variable "VAR_hoge" {</w:t>
                                  </w:r>
                                </w:ins>
                              </w:p>
                              <w:p w14:paraId="0466ED09" w14:textId="77777777" w:rsidR="00CC00D9" w:rsidRPr="00280A77" w:rsidRDefault="00CC00D9" w:rsidP="00DD1144">
                                <w:pPr>
                                  <w:ind w:firstLineChars="200" w:firstLine="400"/>
                                  <w:rPr>
                                    <w:ins w:id="1305" w:author="作成者"/>
                                    <w:sz w:val="20"/>
                                    <w:szCs w:val="20"/>
                                  </w:rPr>
                                </w:pPr>
                                <w:ins w:id="1306" w:author="作成者">
                                  <w:r>
                                    <w:rPr>
                                      <w:sz w:val="20"/>
                                      <w:szCs w:val="20"/>
                                    </w:rPr>
                                    <w:t>type = bool</w:t>
                                  </w:r>
                                </w:ins>
                              </w:p>
                              <w:p w14:paraId="7BA02165" w14:textId="77777777" w:rsidR="00CC00D9" w:rsidRPr="00280A77" w:rsidRDefault="00CC00D9" w:rsidP="00DD1144">
                                <w:pPr>
                                  <w:ind w:firstLineChars="200" w:firstLine="400"/>
                                  <w:rPr>
                                    <w:ins w:id="1307" w:author="作成者"/>
                                    <w:sz w:val="20"/>
                                    <w:szCs w:val="20"/>
                                  </w:rPr>
                                </w:pPr>
                                <w:ins w:id="1308" w:author="作成者">
                                  <w:r w:rsidRPr="00280A77">
                                    <w:rPr>
                                      <w:sz w:val="20"/>
                                      <w:szCs w:val="20"/>
                                    </w:rPr>
                                    <w:t xml:space="preserve">default = </w:t>
                                  </w:r>
                                  <w:r>
                                    <w:rPr>
                                      <w:sz w:val="20"/>
                                      <w:szCs w:val="20"/>
                                    </w:rPr>
                                    <w:t>true</w:t>
                                  </w:r>
                                </w:ins>
                              </w:p>
                              <w:p w14:paraId="492E298F" w14:textId="77777777" w:rsidR="00CC00D9" w:rsidRPr="003177F7" w:rsidRDefault="00CC00D9" w:rsidP="00DD1144">
                                <w:pPr>
                                  <w:pStyle w:val="a9"/>
                                  <w:ind w:leftChars="0" w:left="0"/>
                                  <w:rPr>
                                    <w:ins w:id="1309" w:author="作成者"/>
                                    <w:sz w:val="20"/>
                                    <w:szCs w:val="20"/>
                                  </w:rPr>
                                </w:pPr>
                                <w:ins w:id="1310" w:author="作成者">
                                  <w:r w:rsidRPr="00280A77">
                                    <w:rPr>
                                      <w:sz w:val="20"/>
                                      <w:szCs w:val="20"/>
                                    </w:rPr>
                                    <w:t>}</w:t>
                                  </w:r>
                                </w:ins>
                              </w:p>
                            </w:tc>
                          </w:tr>
                        </w:tbl>
                        <w:p w14:paraId="2EEE0492" w14:textId="77777777" w:rsidR="00CC00D9" w:rsidRPr="003177F7" w:rsidRDefault="00CC00D9" w:rsidP="00366ECC">
                          <w:pPr>
                            <w:jc w:val="left"/>
                            <w:rPr>
                              <w:ins w:id="1311" w:author="作成者"/>
                              <w:sz w:val="20"/>
                              <w:szCs w:val="20"/>
                            </w:rPr>
                          </w:pPr>
                        </w:p>
                        <w:p w14:paraId="7C322D3A" w14:textId="77777777" w:rsidR="00CC00D9" w:rsidRDefault="00CC00D9" w:rsidP="00366ECC">
                          <w:pPr>
                            <w:jc w:val="left"/>
                            <w:rPr>
                              <w:ins w:id="1312" w:author="作成者"/>
                              <w:sz w:val="20"/>
                              <w:szCs w:val="20"/>
                            </w:rPr>
                          </w:pPr>
                        </w:p>
                        <w:p w14:paraId="2BFE0242" w14:textId="77777777" w:rsidR="00CC00D9" w:rsidRDefault="00CC00D9" w:rsidP="00366ECC">
                          <w:pPr>
                            <w:jc w:val="left"/>
                            <w:rPr>
                              <w:ins w:id="1313" w:author="作成者"/>
                              <w:sz w:val="20"/>
                              <w:szCs w:val="20"/>
                            </w:rPr>
                          </w:pPr>
                        </w:p>
                        <w:p w14:paraId="4AA95EF0" w14:textId="528CAB87" w:rsidR="00CC00D9" w:rsidRPr="00D464F6" w:rsidRDefault="00CC00D9" w:rsidP="00366ECC">
                          <w:pPr>
                            <w:jc w:val="left"/>
                            <w:rPr>
                              <w:ins w:id="1314" w:author="作成者"/>
                              <w:b/>
                              <w:sz w:val="20"/>
                              <w:szCs w:val="20"/>
                            </w:rPr>
                          </w:pPr>
                          <w:ins w:id="1315"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53"/>
                            <w:gridCol w:w="1253"/>
                          </w:tblGrid>
                          <w:tr w:rsidR="00CC00D9" w14:paraId="5468383F" w14:textId="77777777" w:rsidTr="00DD1144">
                            <w:trPr>
                              <w:jc w:val="center"/>
                              <w:ins w:id="1316" w:author="作成者"/>
                            </w:trPr>
                            <w:tc>
                              <w:tcPr>
                                <w:tcW w:w="704" w:type="dxa"/>
                                <w:shd w:val="clear" w:color="auto" w:fill="002060"/>
                              </w:tcPr>
                              <w:p w14:paraId="5EAC0988" w14:textId="3A2D1C77" w:rsidR="00CC00D9" w:rsidRPr="00C80F48" w:rsidRDefault="00CC00D9" w:rsidP="00DD1144">
                                <w:pPr>
                                  <w:pStyle w:val="a9"/>
                                  <w:ind w:leftChars="0" w:left="0"/>
                                  <w:jc w:val="left"/>
                                  <w:rPr>
                                    <w:ins w:id="1317" w:author="作成者"/>
                                    <w:b/>
                                    <w:color w:val="FFFFFF" w:themeColor="background1"/>
                                  </w:rPr>
                                </w:pPr>
                                <w:r>
                                  <w:rPr>
                                    <w:rFonts w:hint="eastAsia"/>
                                    <w:b/>
                                    <w:color w:val="FFFFFF" w:themeColor="background1"/>
                                  </w:rPr>
                                  <w:t>Item No.</w:t>
                                </w:r>
                              </w:p>
                            </w:tc>
                            <w:tc>
                              <w:tcPr>
                                <w:tcW w:w="1291" w:type="dxa"/>
                                <w:shd w:val="clear" w:color="auto" w:fill="002060"/>
                              </w:tcPr>
                              <w:p w14:paraId="08F69946" w14:textId="0A5EDFB2" w:rsidR="00CC00D9" w:rsidRPr="00C80F48" w:rsidRDefault="00CC00D9" w:rsidP="00DD1144">
                                <w:pPr>
                                  <w:pStyle w:val="a9"/>
                                  <w:ind w:leftChars="0" w:left="0"/>
                                  <w:jc w:val="left"/>
                                  <w:rPr>
                                    <w:ins w:id="1318" w:author="作成者"/>
                                    <w:b/>
                                    <w:color w:val="FFFFFF" w:themeColor="background1"/>
                                  </w:rPr>
                                </w:pPr>
                                <w:r>
                                  <w:rPr>
                                    <w:rFonts w:hint="eastAsia"/>
                                    <w:b/>
                                    <w:color w:val="FFFFFF" w:themeColor="background1"/>
                                  </w:rPr>
                                  <w:t>Variable name</w:t>
                                </w:r>
                              </w:p>
                            </w:tc>
                            <w:tc>
                              <w:tcPr>
                                <w:tcW w:w="1291" w:type="dxa"/>
                                <w:shd w:val="clear" w:color="auto" w:fill="002060"/>
                              </w:tcPr>
                              <w:p w14:paraId="7762D75C" w14:textId="353DC84D" w:rsidR="00CC00D9" w:rsidRPr="00C80F48" w:rsidRDefault="00CC00D9" w:rsidP="00DD1144">
                                <w:pPr>
                                  <w:pStyle w:val="a9"/>
                                  <w:ind w:leftChars="0" w:left="0"/>
                                  <w:jc w:val="left"/>
                                  <w:rPr>
                                    <w:ins w:id="1319" w:author="作成者"/>
                                    <w:b/>
                                    <w:color w:val="FFFFFF" w:themeColor="background1"/>
                                  </w:rPr>
                                </w:pPr>
                                <w:r>
                                  <w:rPr>
                                    <w:rFonts w:hint="eastAsia"/>
                                    <w:b/>
                                    <w:color w:val="FFFFFF" w:themeColor="background1"/>
                                  </w:rPr>
                                  <w:t>Member variable</w:t>
                                </w:r>
                              </w:p>
                            </w:tc>
                            <w:tc>
                              <w:tcPr>
                                <w:tcW w:w="1253" w:type="dxa"/>
                                <w:shd w:val="clear" w:color="auto" w:fill="002060"/>
                              </w:tcPr>
                              <w:p w14:paraId="25ECE8D2" w14:textId="09A72EAB" w:rsidR="00CC00D9" w:rsidRDefault="00CC00D9" w:rsidP="00DD1144">
                                <w:pPr>
                                  <w:pStyle w:val="a9"/>
                                  <w:ind w:leftChars="0" w:left="0"/>
                                  <w:jc w:val="left"/>
                                  <w:rPr>
                                    <w:ins w:id="1320" w:author="作成者"/>
                                    <w:b/>
                                    <w:color w:val="FFFFFF" w:themeColor="background1"/>
                                  </w:rPr>
                                </w:pPr>
                                <w:r>
                                  <w:rPr>
                                    <w:rFonts w:hint="eastAsia"/>
                                    <w:b/>
                                    <w:color w:val="FFFFFF" w:themeColor="background1"/>
                                  </w:rPr>
                                  <w:t>Substitute order</w:t>
                                </w:r>
                              </w:p>
                            </w:tc>
                            <w:tc>
                              <w:tcPr>
                                <w:tcW w:w="1253" w:type="dxa"/>
                                <w:shd w:val="clear" w:color="auto" w:fill="002060"/>
                              </w:tcPr>
                              <w:p w14:paraId="0CAC98A2" w14:textId="2BBECCB5" w:rsidR="00CC00D9" w:rsidRDefault="00CC00D9" w:rsidP="00DD1144">
                                <w:pPr>
                                  <w:pStyle w:val="a9"/>
                                  <w:ind w:leftChars="0" w:left="0"/>
                                  <w:jc w:val="left"/>
                                  <w:rPr>
                                    <w:ins w:id="1321" w:author="作成者"/>
                                    <w:b/>
                                    <w:color w:val="FFFFFF" w:themeColor="background1"/>
                                  </w:rPr>
                                </w:pPr>
                                <w:r>
                                  <w:rPr>
                                    <w:rFonts w:hint="eastAsia"/>
                                    <w:b/>
                                    <w:color w:val="FFFFFF" w:themeColor="background1"/>
                                  </w:rPr>
                                  <w:t>Specific value</w:t>
                                </w:r>
                              </w:p>
                            </w:tc>
                          </w:tr>
                          <w:tr w:rsidR="00CC00D9" w14:paraId="23EF7EA7" w14:textId="77777777" w:rsidTr="00DD1144">
                            <w:trPr>
                              <w:jc w:val="center"/>
                              <w:ins w:id="1322" w:author="作成者"/>
                            </w:trPr>
                            <w:tc>
                              <w:tcPr>
                                <w:tcW w:w="704" w:type="dxa"/>
                              </w:tcPr>
                              <w:p w14:paraId="3D42A7F9" w14:textId="77777777" w:rsidR="00CC00D9" w:rsidRDefault="00CC00D9" w:rsidP="00A612FF">
                                <w:pPr>
                                  <w:pStyle w:val="a9"/>
                                  <w:ind w:leftChars="0" w:left="0"/>
                                  <w:jc w:val="left"/>
                                  <w:rPr>
                                    <w:ins w:id="1323" w:author="作成者"/>
                                  </w:rPr>
                                </w:pPr>
                                <w:ins w:id="1324" w:author="作成者">
                                  <w:r>
                                    <w:rPr>
                                      <w:rFonts w:hint="eastAsia"/>
                                    </w:rPr>
                                    <w:t>1</w:t>
                                  </w:r>
                                </w:ins>
                              </w:p>
                            </w:tc>
                            <w:tc>
                              <w:tcPr>
                                <w:tcW w:w="1291" w:type="dxa"/>
                              </w:tcPr>
                              <w:p w14:paraId="4132C231" w14:textId="77777777" w:rsidR="00CC00D9" w:rsidRDefault="00CC00D9" w:rsidP="00A612FF">
                                <w:pPr>
                                  <w:pStyle w:val="a9"/>
                                  <w:ind w:leftChars="0" w:left="0"/>
                                  <w:jc w:val="left"/>
                                  <w:rPr>
                                    <w:ins w:id="1325" w:author="作成者"/>
                                  </w:rPr>
                                </w:pPr>
                                <w:ins w:id="1326" w:author="作成者">
                                  <w:r>
                                    <w:rPr>
                                      <w:rFonts w:hint="eastAsia"/>
                                    </w:rPr>
                                    <w:t>V</w:t>
                                  </w:r>
                                  <w:r>
                                    <w:t>AR_hoge</w:t>
                                  </w:r>
                                </w:ins>
                              </w:p>
                            </w:tc>
                            <w:tc>
                              <w:tcPr>
                                <w:tcW w:w="1291" w:type="dxa"/>
                              </w:tcPr>
                              <w:p w14:paraId="53509742" w14:textId="2F674A24" w:rsidR="00CC00D9" w:rsidRDefault="00CC00D9" w:rsidP="00A612FF">
                                <w:pPr>
                                  <w:pStyle w:val="a9"/>
                                  <w:ind w:leftChars="0" w:left="0"/>
                                  <w:jc w:val="left"/>
                                  <w:rPr>
                                    <w:ins w:id="1327" w:author="作成者"/>
                                  </w:rPr>
                                </w:pPr>
                                <w:r w:rsidRPr="00150DE9">
                                  <w:rPr>
                                    <w:rFonts w:hint="eastAsia"/>
                                  </w:rPr>
                                  <w:t>No input required</w:t>
                                </w:r>
                              </w:p>
                            </w:tc>
                            <w:tc>
                              <w:tcPr>
                                <w:tcW w:w="1253" w:type="dxa"/>
                              </w:tcPr>
                              <w:p w14:paraId="55C7A76D" w14:textId="51FCB45E" w:rsidR="00CC00D9" w:rsidRDefault="00CC00D9" w:rsidP="00A612FF">
                                <w:pPr>
                                  <w:pStyle w:val="a9"/>
                                  <w:ind w:leftChars="0" w:left="0"/>
                                  <w:jc w:val="left"/>
                                  <w:rPr>
                                    <w:ins w:id="1328" w:author="作成者"/>
                                  </w:rPr>
                                </w:pPr>
                                <w:r w:rsidRPr="00150DE9">
                                  <w:rPr>
                                    <w:rFonts w:hint="eastAsia"/>
                                  </w:rPr>
                                  <w:t>No input required</w:t>
                                </w:r>
                              </w:p>
                            </w:tc>
                            <w:tc>
                              <w:tcPr>
                                <w:tcW w:w="1253" w:type="dxa"/>
                              </w:tcPr>
                              <w:p w14:paraId="676EE261" w14:textId="77777777" w:rsidR="00CC00D9" w:rsidRPr="00E708CA" w:rsidRDefault="00CC00D9" w:rsidP="00A612FF">
                                <w:pPr>
                                  <w:pStyle w:val="a9"/>
                                  <w:ind w:leftChars="0" w:left="0"/>
                                  <w:jc w:val="left"/>
                                  <w:rPr>
                                    <w:ins w:id="1329" w:author="作成者"/>
                                  </w:rPr>
                                </w:pPr>
                                <w:ins w:id="1330" w:author="作成者">
                                  <w:r>
                                    <w:t>false</w:t>
                                  </w:r>
                                </w:ins>
                              </w:p>
                            </w:tc>
                          </w:tr>
                        </w:tbl>
                        <w:p w14:paraId="35DA9739" w14:textId="77777777" w:rsidR="00CC00D9" w:rsidRDefault="00CC00D9" w:rsidP="00366ECC">
                          <w:pPr>
                            <w:jc w:val="left"/>
                            <w:rPr>
                              <w:ins w:id="1331" w:author="作成者"/>
                              <w:sz w:val="20"/>
                              <w:szCs w:val="20"/>
                            </w:rPr>
                          </w:pPr>
                        </w:p>
                        <w:p w14:paraId="1DE83549" w14:textId="77777777" w:rsidR="00CC00D9" w:rsidRDefault="00CC00D9" w:rsidP="00366ECC">
                          <w:pPr>
                            <w:jc w:val="left"/>
                            <w:rPr>
                              <w:ins w:id="1332" w:author="作成者"/>
                              <w:sz w:val="20"/>
                              <w:szCs w:val="20"/>
                            </w:rPr>
                          </w:pPr>
                        </w:p>
                        <w:p w14:paraId="7050E13F" w14:textId="77777777" w:rsidR="00CC00D9" w:rsidRDefault="00CC00D9" w:rsidP="00366ECC">
                          <w:pPr>
                            <w:jc w:val="left"/>
                            <w:rPr>
                              <w:ins w:id="1333" w:author="作成者"/>
                              <w:sz w:val="20"/>
                              <w:szCs w:val="20"/>
                            </w:rPr>
                          </w:pPr>
                        </w:p>
                        <w:p w14:paraId="69DE22C6" w14:textId="091116A8" w:rsidR="00CC00D9" w:rsidRPr="00D464F6" w:rsidRDefault="00CC00D9" w:rsidP="00366ECC">
                          <w:pPr>
                            <w:jc w:val="left"/>
                            <w:rPr>
                              <w:ins w:id="1334" w:author="作成者"/>
                              <w:b/>
                              <w:sz w:val="20"/>
                              <w:szCs w:val="20"/>
                            </w:rPr>
                          </w:pPr>
                          <w:ins w:id="1335"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1451" w:type="dxa"/>
                            <w:tblLook w:val="04A0" w:firstRow="1" w:lastRow="0" w:firstColumn="1" w:lastColumn="0" w:noHBand="0" w:noVBand="1"/>
                          </w:tblPr>
                          <w:tblGrid>
                            <w:gridCol w:w="2995"/>
                            <w:gridCol w:w="2994"/>
                          </w:tblGrid>
                          <w:tr w:rsidR="00CC00D9" w14:paraId="1A77CB6F" w14:textId="77777777" w:rsidTr="00DD1144">
                            <w:trPr>
                              <w:trHeight w:val="372"/>
                              <w:ins w:id="1336" w:author="作成者"/>
                            </w:trPr>
                            <w:tc>
                              <w:tcPr>
                                <w:tcW w:w="2995" w:type="dxa"/>
                                <w:shd w:val="clear" w:color="auto" w:fill="002060"/>
                              </w:tcPr>
                              <w:p w14:paraId="09E8ED8F" w14:textId="77777777" w:rsidR="00CC00D9" w:rsidRDefault="00CC00D9" w:rsidP="00DD1144">
                                <w:pPr>
                                  <w:jc w:val="left"/>
                                  <w:rPr>
                                    <w:ins w:id="1337" w:author="作成者"/>
                                    <w:b/>
                                    <w:sz w:val="20"/>
                                    <w:szCs w:val="20"/>
                                  </w:rPr>
                                </w:pPr>
                                <w:ins w:id="1338" w:author="作成者">
                                  <w:r>
                                    <w:rPr>
                                      <w:rFonts w:hint="eastAsia"/>
                                      <w:b/>
                                      <w:sz w:val="20"/>
                                      <w:szCs w:val="20"/>
                                    </w:rPr>
                                    <w:t>Key</w:t>
                                  </w:r>
                                </w:ins>
                              </w:p>
                            </w:tc>
                            <w:tc>
                              <w:tcPr>
                                <w:tcW w:w="2994" w:type="dxa"/>
                                <w:shd w:val="clear" w:color="auto" w:fill="002060"/>
                              </w:tcPr>
                              <w:p w14:paraId="47EE4271" w14:textId="77777777" w:rsidR="00CC00D9" w:rsidRDefault="00CC00D9" w:rsidP="00DD1144">
                                <w:pPr>
                                  <w:jc w:val="left"/>
                                  <w:rPr>
                                    <w:ins w:id="1339" w:author="作成者"/>
                                    <w:b/>
                                    <w:sz w:val="20"/>
                                    <w:szCs w:val="20"/>
                                  </w:rPr>
                                </w:pPr>
                                <w:ins w:id="1340" w:author="作成者">
                                  <w:r>
                                    <w:rPr>
                                      <w:rFonts w:hint="eastAsia"/>
                                      <w:b/>
                                      <w:sz w:val="20"/>
                                      <w:szCs w:val="20"/>
                                    </w:rPr>
                                    <w:t>Value</w:t>
                                  </w:r>
                                </w:ins>
                              </w:p>
                            </w:tc>
                          </w:tr>
                          <w:tr w:rsidR="00CC00D9" w14:paraId="34ADE12C" w14:textId="77777777" w:rsidTr="00DD1144">
                            <w:trPr>
                              <w:trHeight w:val="352"/>
                              <w:ins w:id="1341" w:author="作成者"/>
                            </w:trPr>
                            <w:tc>
                              <w:tcPr>
                                <w:tcW w:w="2995" w:type="dxa"/>
                              </w:tcPr>
                              <w:p w14:paraId="00C427C3" w14:textId="77777777" w:rsidR="00CC00D9" w:rsidRPr="00515ED5" w:rsidRDefault="00CC00D9" w:rsidP="00DD1144">
                                <w:pPr>
                                  <w:jc w:val="left"/>
                                  <w:rPr>
                                    <w:ins w:id="1342" w:author="作成者"/>
                                    <w:sz w:val="20"/>
                                    <w:szCs w:val="20"/>
                                  </w:rPr>
                                </w:pPr>
                                <w:ins w:id="1343" w:author="作成者">
                                  <w:r w:rsidRPr="00515ED5">
                                    <w:rPr>
                                      <w:rFonts w:hint="eastAsia"/>
                                      <w:sz w:val="20"/>
                                      <w:szCs w:val="20"/>
                                    </w:rPr>
                                    <w:t>VAR_hoge</w:t>
                                  </w:r>
                                </w:ins>
                              </w:p>
                            </w:tc>
                            <w:tc>
                              <w:tcPr>
                                <w:tcW w:w="2994" w:type="dxa"/>
                              </w:tcPr>
                              <w:p w14:paraId="00360D6E" w14:textId="77777777" w:rsidR="00CC00D9" w:rsidRPr="00515ED5" w:rsidRDefault="00CC00D9" w:rsidP="00DD1144">
                                <w:pPr>
                                  <w:jc w:val="left"/>
                                  <w:rPr>
                                    <w:ins w:id="1344" w:author="作成者"/>
                                    <w:sz w:val="20"/>
                                    <w:szCs w:val="20"/>
                                  </w:rPr>
                                </w:pPr>
                                <w:ins w:id="1345" w:author="作成者">
                                  <w:r w:rsidRPr="00515ED5">
                                    <w:rPr>
                                      <w:sz w:val="20"/>
                                      <w:szCs w:val="20"/>
                                    </w:rPr>
                                    <w:t>false</w:t>
                                  </w:r>
                                </w:ins>
                              </w:p>
                            </w:tc>
                          </w:tr>
                        </w:tbl>
                        <w:p w14:paraId="0DA41A68" w14:textId="77777777" w:rsidR="00CC00D9" w:rsidRPr="003177F7" w:rsidRDefault="00CC00D9" w:rsidP="00366ECC">
                          <w:pPr>
                            <w:jc w:val="left"/>
                            <w:rPr>
                              <w:ins w:id="1346" w:author="作成者"/>
                              <w:sz w:val="20"/>
                              <w:szCs w:val="20"/>
                            </w:rPr>
                          </w:pPr>
                        </w:p>
                      </w:txbxContent>
                    </v:textbox>
                  </v:shape>
                  <v:shape id="下矢印 112" o:spid="_x0000_s1081" type="#_x0000_t67" style="position:absolute;left:1143;top:2000;width:4000;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" adj="20431" fillcolor="#0057c9 [2425]" strokecolor="#003c8c [2905]" strokeweight="2pt"/>
                  <v:group id="グループ化 113" o:spid="_x0000_s1082" style="position:absolute;left:4667;top:14097;width:28156;height:2857"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roundrect id="角丸四角形 114" o:spid="_x0000_s1083" style="position:absolute;left:7205;top:243;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" fillcolor="white [3212]" strokecolor="#508035 [2422]" strokeweight="2pt">
                      <v:shadow on="t" color="black" opacity="26214f" origin="-.5,-.5" offset=".74836mm,.74836mm"/>
                      <v:textbox inset="1mm,0,0,0">
                        <w:txbxContent>
                          <w:p w14:paraId="6BC4930F" w14:textId="11B99DB4" w:rsidR="00CC00D9" w:rsidRDefault="00CC00D9" w:rsidP="00366ECC">
                            <w:pPr>
                              <w:pStyle w:val="Web"/>
                              <w:spacing w:before="0" w:beforeAutospacing="0" w:after="0" w:afterAutospacing="0"/>
                              <w:rPr>
                                <w:ins w:id="1347" w:author="作成者"/>
                              </w:rPr>
                            </w:pPr>
                            <w:ins w:id="1348"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v:textbox>
                    </v:roundrect>
                    <v:shape id="下矢印 115" o:spid="_x0000_s1084" type="#_x0000_t67" style="position:absolute;left:1904;top:-1904;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" adj="18321" fillcolor="#518135" strokecolor="#508035 [2422]" strokeweight="2pt">
                      <v:fill opacity="52428f"/>
                    </v:shape>
                  </v:group>
                  <v:roundrect id="角丸四角形 116" o:spid="_x0000_s1085" style="position:absolute;left:1143;top:190;width:26352;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" fillcolor="white [3201]" strokecolor="#003c8c [2905]" strokeweight="2pt">
                    <v:shadow on="t" color="black" opacity="26214f" origin="-.5,-.5" offset=".74836mm,.74836mm"/>
                    <v:textbox inset="1mm,0,0,0">
                      <w:txbxContent>
                        <w:p w14:paraId="1A5BCF49" w14:textId="593125EF" w:rsidR="00CC00D9" w:rsidRPr="00982EAC" w:rsidRDefault="00CC00D9" w:rsidP="00366ECC">
                          <w:pPr>
                            <w:jc w:val="left"/>
                            <w:rPr>
                              <w:ins w:id="1349" w:author="作成者"/>
                              <w:b/>
                              <w:color w:val="003C8A" w:themeColor="accent6" w:themeTint="E6"/>
                              <w:sz w:val="20"/>
                              <w:szCs w:val="20"/>
                            </w:rPr>
                          </w:pPr>
                          <w:ins w:id="1350"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v:textbox>
                  </v:roundrect>
                  <v:roundrect id="角丸四角形 117" o:spid="_x0000_s1086" style="position:absolute;left:1143;top:27527;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" fillcolor="white [3201]" strokecolor="#003c8c [2905]" strokeweight="2pt">
                    <v:shadow on="t" color="black" opacity="26214f" origin="-.5,-.5" offset=".74836mm,.74836mm"/>
                    <v:textbox inset="1mm,0,0,0">
                      <w:txbxContent>
                        <w:p w14:paraId="60903E8C" w14:textId="2DFBCA8F" w:rsidR="00CC00D9" w:rsidRPr="00982EAC" w:rsidRDefault="00CC00D9" w:rsidP="00366ECC">
                          <w:pPr>
                            <w:jc w:val="left"/>
                            <w:rPr>
                              <w:ins w:id="1351" w:author="作成者"/>
                              <w:b/>
                              <w:color w:val="003C8A" w:themeColor="accent6" w:themeTint="E6"/>
                              <w:sz w:val="20"/>
                              <w:szCs w:val="20"/>
                            </w:rPr>
                          </w:pPr>
                          <w:ins w:id="1352"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v:textbox>
                  </v:roundrect>
                  <w10:wrap type="topAndBottom"/>
                </v:group>
              </w:pict>
            </mc:Fallback>
          </mc:AlternateContent>
        </w:r>
        <w:r w:rsidRPr="00CB0166">
          <w:rPr>
            <w:rFonts w:asciiTheme="majorHAnsi" w:hAnsiTheme="majorHAnsi" w:cstheme="majorHAnsi"/>
          </w:rPr>
          <w:t>bool</w:t>
        </w:r>
      </w:ins>
      <w:r w:rsidR="00DD1144" w:rsidRPr="00CB0166">
        <w:rPr>
          <w:rFonts w:asciiTheme="majorHAnsi" w:hAnsiTheme="majorHAnsi" w:cstheme="majorHAnsi"/>
        </w:rPr>
        <w:t xml:space="preserve"> type</w:t>
      </w:r>
    </w:p>
    <w:p w14:paraId="164CC854" w14:textId="77777777" w:rsidR="00366ECC" w:rsidRPr="00CB0166" w:rsidRDefault="00366ECC" w:rsidP="00366ECC">
      <w:pPr>
        <w:pStyle w:val="aff0"/>
        <w:rPr>
          <w:ins w:id="1353" w:author="作成者"/>
          <w:rFonts w:asciiTheme="majorHAnsi" w:hAnsiTheme="majorHAnsi" w:cstheme="majorHAnsi"/>
        </w:rPr>
      </w:pPr>
    </w:p>
    <w:p w14:paraId="1AADE93A" w14:textId="2EA4B64E" w:rsidR="00366ECC" w:rsidRPr="00CB0166" w:rsidRDefault="00366ECC" w:rsidP="00366ECC">
      <w:pPr>
        <w:pStyle w:val="aff0"/>
        <w:numPr>
          <w:ilvl w:val="1"/>
          <w:numId w:val="14"/>
        </w:numPr>
        <w:ind w:left="780" w:hanging="360"/>
        <w:rPr>
          <w:ins w:id="1354" w:author="作成者"/>
          <w:rFonts w:asciiTheme="majorHAnsi" w:hAnsiTheme="majorHAnsi" w:cstheme="majorHAnsi"/>
        </w:rPr>
      </w:pPr>
      <w:ins w:id="1355" w:author="作成者">
        <w:r w:rsidRPr="00CB0166">
          <w:rPr>
            <w:rFonts w:asciiTheme="majorHAnsi" w:hAnsiTheme="majorHAnsi" w:cstheme="majorHAnsi"/>
            <w:noProof/>
          </w:rPr>
          <mc:AlternateContent>
            <mc:Choice Requires="wpg">
              <w:drawing>
                <wp:anchor distT="0" distB="0" distL="114300" distR="114300" simplePos="0" relativeHeight="251805696" behindDoc="0" locked="0" layoutInCell="1" allowOverlap="1" wp14:anchorId="19E7DCD4" wp14:editId="629016F2">
                  <wp:simplePos x="0" y="0"/>
                  <wp:positionH relativeFrom="column">
                    <wp:posOffset>382905</wp:posOffset>
                  </wp:positionH>
                  <wp:positionV relativeFrom="paragraph">
                    <wp:posOffset>-4272280</wp:posOffset>
                  </wp:positionV>
                  <wp:extent cx="5848350" cy="4882515"/>
                  <wp:effectExtent l="0" t="0" r="19050" b="13335"/>
                  <wp:wrapTopAndBottom/>
                  <wp:docPr id="118" name="グループ化 118"/>
                  <wp:cNvGraphicFramePr/>
                  <a:graphic xmlns:a="http://schemas.openxmlformats.org/drawingml/2006/main">
                    <a:graphicData uri="http://schemas.microsoft.com/office/word/2010/wordprocessingGroup">
                      <wpg:wgp>
                        <wpg:cNvGrpSpPr/>
                        <wpg:grpSpPr>
                          <a:xfrm>
                            <a:off x="0" y="0"/>
                            <a:ext cx="5848350" cy="4882515"/>
                            <a:chOff x="0" y="-76201"/>
                            <a:chExt cx="5848350" cy="4314825"/>
                          </a:xfrm>
                        </wpg:grpSpPr>
                        <wps:wsp>
                          <wps:cNvPr id="119" name="フローチャート: 処理 119"/>
                          <wps:cNvSpPr/>
                          <wps:spPr>
                            <a:xfrm>
                              <a:off x="0" y="-76201"/>
                              <a:ext cx="5848350" cy="4314825"/>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100F72C0" w14:textId="77777777" w:rsidR="00CC00D9" w:rsidRDefault="00CC00D9" w:rsidP="00366ECC">
                                <w:pPr>
                                  <w:jc w:val="left"/>
                                  <w:rPr>
                                    <w:ins w:id="1356" w:author="作成者"/>
                                    <w:sz w:val="20"/>
                                    <w:szCs w:val="20"/>
                                  </w:rPr>
                                </w:pPr>
                              </w:p>
                              <w:p w14:paraId="3BB1E806" w14:textId="77777777" w:rsidR="00CC00D9" w:rsidRPr="003177F7" w:rsidRDefault="00CC00D9" w:rsidP="00366ECC">
                                <w:pPr>
                                  <w:jc w:val="left"/>
                                  <w:rPr>
                                    <w:ins w:id="1357" w:author="作成者"/>
                                    <w:sz w:val="20"/>
                                    <w:szCs w:val="20"/>
                                  </w:rPr>
                                </w:pPr>
                              </w:p>
                              <w:tbl>
                                <w:tblPr>
                                  <w:tblStyle w:val="ab"/>
                                  <w:tblW w:w="7166" w:type="dxa"/>
                                  <w:jc w:val="center"/>
                                  <w:tblLook w:val="04A0" w:firstRow="1" w:lastRow="0" w:firstColumn="1" w:lastColumn="0" w:noHBand="0" w:noVBand="1"/>
                                </w:tblPr>
                                <w:tblGrid>
                                  <w:gridCol w:w="7166"/>
                                </w:tblGrid>
                                <w:tr w:rsidR="00CC00D9" w:rsidRPr="003177F7" w14:paraId="08E6A3B7" w14:textId="77777777" w:rsidTr="00DD1144">
                                  <w:trPr>
                                    <w:trHeight w:val="1425"/>
                                    <w:jc w:val="center"/>
                                    <w:ins w:id="1358" w:author="作成者"/>
                                  </w:trPr>
                                  <w:tc>
                                    <w:tcPr>
                                      <w:tcW w:w="7166" w:type="dxa"/>
                                    </w:tcPr>
                                    <w:p w14:paraId="331EF177" w14:textId="77777777" w:rsidR="00CC00D9" w:rsidRPr="00280A77" w:rsidRDefault="00CC00D9" w:rsidP="00DD1144">
                                      <w:pPr>
                                        <w:rPr>
                                          <w:ins w:id="1359" w:author="作成者"/>
                                          <w:sz w:val="20"/>
                                          <w:szCs w:val="20"/>
                                        </w:rPr>
                                      </w:pPr>
                                      <w:ins w:id="1360" w:author="作成者">
                                        <w:r w:rsidRPr="00280A77">
                                          <w:rPr>
                                            <w:sz w:val="20"/>
                                            <w:szCs w:val="20"/>
                                          </w:rPr>
                                          <w:t>variable "VAR_hoge" {</w:t>
                                        </w:r>
                                      </w:ins>
                                    </w:p>
                                    <w:p w14:paraId="4522406A" w14:textId="77777777" w:rsidR="00CC00D9" w:rsidRPr="00280A77" w:rsidRDefault="00CC00D9" w:rsidP="00DD1144">
                                      <w:pPr>
                                        <w:ind w:firstLineChars="200" w:firstLine="400"/>
                                        <w:rPr>
                                          <w:ins w:id="1361" w:author="作成者"/>
                                          <w:sz w:val="20"/>
                                          <w:szCs w:val="20"/>
                                        </w:rPr>
                                      </w:pPr>
                                      <w:ins w:id="1362" w:author="作成者">
                                        <w:r>
                                          <w:rPr>
                                            <w:sz w:val="20"/>
                                            <w:szCs w:val="20"/>
                                          </w:rPr>
                                          <w:t>type = list(string)</w:t>
                                        </w:r>
                                      </w:ins>
                                    </w:p>
                                    <w:p w14:paraId="4E0E08B6" w14:textId="77777777" w:rsidR="00CC00D9" w:rsidRPr="00280A77" w:rsidRDefault="00CC00D9" w:rsidP="00DD1144">
                                      <w:pPr>
                                        <w:ind w:firstLineChars="200" w:firstLine="400"/>
                                        <w:rPr>
                                          <w:ins w:id="1363" w:author="作成者"/>
                                          <w:sz w:val="20"/>
                                          <w:szCs w:val="20"/>
                                        </w:rPr>
                                      </w:pPr>
                                      <w:ins w:id="1364" w:author="作成者">
                                        <w:r w:rsidRPr="00280A77">
                                          <w:rPr>
                                            <w:sz w:val="20"/>
                                            <w:szCs w:val="20"/>
                                          </w:rPr>
                                          <w:t xml:space="preserve">default = </w:t>
                                        </w:r>
                                        <w:r>
                                          <w:t>[“aaa”, “bbb”, “ccc”]</w:t>
                                        </w:r>
                                      </w:ins>
                                    </w:p>
                                    <w:p w14:paraId="0B70FEAB" w14:textId="77777777" w:rsidR="00CC00D9" w:rsidRPr="003177F7" w:rsidRDefault="00CC00D9" w:rsidP="00DD1144">
                                      <w:pPr>
                                        <w:pStyle w:val="a9"/>
                                        <w:ind w:leftChars="0" w:left="0"/>
                                        <w:rPr>
                                          <w:ins w:id="1365" w:author="作成者"/>
                                          <w:sz w:val="20"/>
                                          <w:szCs w:val="20"/>
                                        </w:rPr>
                                      </w:pPr>
                                      <w:ins w:id="1366" w:author="作成者">
                                        <w:r w:rsidRPr="00280A77">
                                          <w:rPr>
                                            <w:sz w:val="20"/>
                                            <w:szCs w:val="20"/>
                                          </w:rPr>
                                          <w:t>}</w:t>
                                        </w:r>
                                      </w:ins>
                                    </w:p>
                                  </w:tc>
                                </w:tr>
                              </w:tbl>
                              <w:p w14:paraId="132362CC" w14:textId="77777777" w:rsidR="00CC00D9" w:rsidRPr="003177F7" w:rsidRDefault="00CC00D9" w:rsidP="00366ECC">
                                <w:pPr>
                                  <w:jc w:val="left"/>
                                  <w:rPr>
                                    <w:ins w:id="1367" w:author="作成者"/>
                                    <w:sz w:val="20"/>
                                    <w:szCs w:val="20"/>
                                  </w:rPr>
                                </w:pPr>
                              </w:p>
                              <w:p w14:paraId="4F91F23E" w14:textId="77777777" w:rsidR="00CC00D9" w:rsidRDefault="00CC00D9" w:rsidP="00366ECC">
                                <w:pPr>
                                  <w:jc w:val="left"/>
                                  <w:rPr>
                                    <w:ins w:id="1368" w:author="作成者"/>
                                    <w:sz w:val="20"/>
                                    <w:szCs w:val="20"/>
                                  </w:rPr>
                                </w:pPr>
                              </w:p>
                              <w:p w14:paraId="2D070EF7" w14:textId="77777777" w:rsidR="00CC00D9" w:rsidRDefault="00CC00D9" w:rsidP="00366ECC">
                                <w:pPr>
                                  <w:jc w:val="left"/>
                                  <w:rPr>
                                    <w:ins w:id="1369" w:author="作成者"/>
                                    <w:sz w:val="20"/>
                                    <w:szCs w:val="20"/>
                                  </w:rPr>
                                </w:pPr>
                              </w:p>
                              <w:p w14:paraId="02D5D66D" w14:textId="1E551CDB" w:rsidR="00CC00D9" w:rsidRPr="00D464F6" w:rsidRDefault="00CC00D9" w:rsidP="00366ECC">
                                <w:pPr>
                                  <w:jc w:val="left"/>
                                  <w:rPr>
                                    <w:ins w:id="1370" w:author="作成者"/>
                                    <w:b/>
                                    <w:sz w:val="20"/>
                                    <w:szCs w:val="20"/>
                                  </w:rPr>
                                </w:pPr>
                                <w:ins w:id="1371"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CC00D9" w14:paraId="2AB7B9A7" w14:textId="77777777" w:rsidTr="00DD1144">
                                  <w:trPr>
                                    <w:jc w:val="center"/>
                                    <w:ins w:id="1372" w:author="作成者"/>
                                  </w:trPr>
                                  <w:tc>
                                    <w:tcPr>
                                      <w:tcW w:w="704" w:type="dxa"/>
                                      <w:tcBorders>
                                        <w:bottom w:val="single" w:sz="4" w:space="0" w:color="auto"/>
                                      </w:tcBorders>
                                      <w:shd w:val="clear" w:color="auto" w:fill="002060"/>
                                    </w:tcPr>
                                    <w:p w14:paraId="608FCC04" w14:textId="5EB11C77" w:rsidR="00CC00D9" w:rsidRPr="00C80F48" w:rsidRDefault="00CC00D9" w:rsidP="00DD1144">
                                      <w:pPr>
                                        <w:pStyle w:val="a9"/>
                                        <w:ind w:leftChars="0" w:left="0"/>
                                        <w:jc w:val="left"/>
                                        <w:rPr>
                                          <w:ins w:id="1373"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0792AD0B" w14:textId="610DCA42" w:rsidR="00CC00D9" w:rsidRPr="00C80F48" w:rsidRDefault="00CC00D9" w:rsidP="00DD1144">
                                      <w:pPr>
                                        <w:pStyle w:val="a9"/>
                                        <w:ind w:leftChars="0" w:left="0"/>
                                        <w:jc w:val="left"/>
                                        <w:rPr>
                                          <w:ins w:id="1374" w:author="作成者"/>
                                          <w:b/>
                                          <w:color w:val="FFFFFF" w:themeColor="background1"/>
                                        </w:rPr>
                                      </w:pPr>
                                      <w:r>
                                        <w:rPr>
                                          <w:rFonts w:hint="eastAsia"/>
                                          <w:b/>
                                          <w:color w:val="FFFFFF" w:themeColor="background1"/>
                                        </w:rPr>
                                        <w:t>Variable name</w:t>
                                      </w:r>
                                    </w:p>
                                  </w:tc>
                                  <w:tc>
                                    <w:tcPr>
                                      <w:tcW w:w="1291" w:type="dxa"/>
                                      <w:shd w:val="clear" w:color="auto" w:fill="002060"/>
                                    </w:tcPr>
                                    <w:p w14:paraId="21054595" w14:textId="55B8E06F" w:rsidR="00CC00D9" w:rsidRDefault="00CC00D9" w:rsidP="00DD1144">
                                      <w:pPr>
                                        <w:pStyle w:val="a9"/>
                                        <w:ind w:leftChars="0" w:left="0"/>
                                        <w:jc w:val="left"/>
                                        <w:rPr>
                                          <w:ins w:id="1375" w:author="作成者"/>
                                          <w:b/>
                                          <w:color w:val="FFFFFF" w:themeColor="background1"/>
                                        </w:rPr>
                                      </w:pPr>
                                      <w:r>
                                        <w:rPr>
                                          <w:rFonts w:hint="eastAsia"/>
                                          <w:b/>
                                          <w:color w:val="FFFFFF" w:themeColor="background1"/>
                                        </w:rPr>
                                        <w:t>HCL SETTINGS</w:t>
                                      </w:r>
                                    </w:p>
                                  </w:tc>
                                  <w:tc>
                                    <w:tcPr>
                                      <w:tcW w:w="1291" w:type="dxa"/>
                                      <w:shd w:val="clear" w:color="auto" w:fill="002060"/>
                                    </w:tcPr>
                                    <w:p w14:paraId="624B1CA6" w14:textId="34BE7268" w:rsidR="00CC00D9" w:rsidRPr="00C80F48" w:rsidRDefault="00CC00D9" w:rsidP="00DD1144">
                                      <w:pPr>
                                        <w:pStyle w:val="a9"/>
                                        <w:ind w:leftChars="0" w:left="0"/>
                                        <w:jc w:val="left"/>
                                        <w:rPr>
                                          <w:ins w:id="1376" w:author="作成者"/>
                                          <w:b/>
                                          <w:color w:val="FFFFFF" w:themeColor="background1"/>
                                        </w:rPr>
                                      </w:pPr>
                                      <w:r>
                                        <w:rPr>
                                          <w:rFonts w:hint="eastAsia"/>
                                          <w:b/>
                                          <w:color w:val="FFFFFF" w:themeColor="background1"/>
                                        </w:rPr>
                                        <w:t>Member variable</w:t>
                                      </w:r>
                                    </w:p>
                                  </w:tc>
                                  <w:tc>
                                    <w:tcPr>
                                      <w:tcW w:w="1253" w:type="dxa"/>
                                      <w:shd w:val="clear" w:color="auto" w:fill="002060"/>
                                    </w:tcPr>
                                    <w:p w14:paraId="7696FCFE" w14:textId="485EA554" w:rsidR="00CC00D9" w:rsidRDefault="00CC00D9" w:rsidP="00DD1144">
                                      <w:pPr>
                                        <w:pStyle w:val="a9"/>
                                        <w:ind w:leftChars="0" w:left="0"/>
                                        <w:jc w:val="left"/>
                                        <w:rPr>
                                          <w:ins w:id="1377" w:author="作成者"/>
                                          <w:b/>
                                          <w:color w:val="FFFFFF" w:themeColor="background1"/>
                                        </w:rPr>
                                      </w:pPr>
                                      <w:r>
                                        <w:rPr>
                                          <w:rFonts w:hint="eastAsia"/>
                                          <w:b/>
                                          <w:color w:val="FFFFFF" w:themeColor="background1"/>
                                        </w:rPr>
                                        <w:t>Substitute order</w:t>
                                      </w:r>
                                    </w:p>
                                  </w:tc>
                                  <w:tc>
                                    <w:tcPr>
                                      <w:tcW w:w="1253" w:type="dxa"/>
                                      <w:shd w:val="clear" w:color="auto" w:fill="002060"/>
                                    </w:tcPr>
                                    <w:p w14:paraId="1974A3AC" w14:textId="4D436558" w:rsidR="00CC00D9" w:rsidRDefault="00CC00D9" w:rsidP="00DD1144">
                                      <w:pPr>
                                        <w:pStyle w:val="a9"/>
                                        <w:ind w:leftChars="0" w:left="0"/>
                                        <w:jc w:val="left"/>
                                        <w:rPr>
                                          <w:ins w:id="1378" w:author="作成者"/>
                                          <w:b/>
                                          <w:color w:val="FFFFFF" w:themeColor="background1"/>
                                        </w:rPr>
                                      </w:pPr>
                                      <w:r>
                                        <w:rPr>
                                          <w:rFonts w:hint="eastAsia"/>
                                          <w:b/>
                                          <w:color w:val="FFFFFF" w:themeColor="background1"/>
                                        </w:rPr>
                                        <w:t>Specific value</w:t>
                                      </w:r>
                                    </w:p>
                                  </w:tc>
                                </w:tr>
                                <w:tr w:rsidR="00CC00D9" w14:paraId="6EB7F6AA" w14:textId="77777777" w:rsidTr="00DD1144">
                                  <w:trPr>
                                    <w:jc w:val="center"/>
                                    <w:ins w:id="1379" w:author="作成者"/>
                                  </w:trPr>
                                  <w:tc>
                                    <w:tcPr>
                                      <w:tcW w:w="704" w:type="dxa"/>
                                      <w:tcBorders>
                                        <w:bottom w:val="single" w:sz="4" w:space="0" w:color="auto"/>
                                      </w:tcBorders>
                                    </w:tcPr>
                                    <w:p w14:paraId="655A1009" w14:textId="77777777" w:rsidR="00CC00D9" w:rsidRDefault="00CC00D9" w:rsidP="00E45D7B">
                                      <w:pPr>
                                        <w:pStyle w:val="a9"/>
                                        <w:ind w:leftChars="0" w:left="0"/>
                                        <w:jc w:val="left"/>
                                        <w:rPr>
                                          <w:ins w:id="1380" w:author="作成者"/>
                                        </w:rPr>
                                      </w:pPr>
                                      <w:ins w:id="1381" w:author="作成者">
                                        <w:r>
                                          <w:rPr>
                                            <w:rFonts w:hint="eastAsia"/>
                                          </w:rPr>
                                          <w:t>1</w:t>
                                        </w:r>
                                      </w:ins>
                                    </w:p>
                                  </w:tc>
                                  <w:tc>
                                    <w:tcPr>
                                      <w:tcW w:w="1291" w:type="dxa"/>
                                      <w:tcBorders>
                                        <w:bottom w:val="single" w:sz="4" w:space="0" w:color="auto"/>
                                      </w:tcBorders>
                                    </w:tcPr>
                                    <w:p w14:paraId="4B261757" w14:textId="77777777" w:rsidR="00CC00D9" w:rsidRDefault="00CC00D9" w:rsidP="00E45D7B">
                                      <w:pPr>
                                        <w:pStyle w:val="a9"/>
                                        <w:ind w:leftChars="0" w:left="0"/>
                                        <w:jc w:val="left"/>
                                        <w:rPr>
                                          <w:ins w:id="1382" w:author="作成者"/>
                                        </w:rPr>
                                      </w:pPr>
                                      <w:ins w:id="1383" w:author="作成者">
                                        <w:r>
                                          <w:rPr>
                                            <w:rFonts w:hint="eastAsia"/>
                                          </w:rPr>
                                          <w:t>V</w:t>
                                        </w:r>
                                        <w:r>
                                          <w:t>AR_hoge</w:t>
                                        </w:r>
                                      </w:ins>
                                    </w:p>
                                  </w:tc>
                                  <w:tc>
                                    <w:tcPr>
                                      <w:tcW w:w="1291" w:type="dxa"/>
                                      <w:tcBorders>
                                        <w:bottom w:val="single" w:sz="4" w:space="0" w:color="auto"/>
                                      </w:tcBorders>
                                    </w:tcPr>
                                    <w:p w14:paraId="0F5A37EE" w14:textId="77777777" w:rsidR="00CC00D9" w:rsidRPr="00E708CA" w:rsidRDefault="00CC00D9" w:rsidP="00E45D7B">
                                      <w:pPr>
                                        <w:pStyle w:val="a9"/>
                                        <w:ind w:leftChars="0" w:left="0"/>
                                        <w:jc w:val="left"/>
                                        <w:rPr>
                                          <w:ins w:id="1384" w:author="作成者"/>
                                        </w:rPr>
                                      </w:pPr>
                                      <w:ins w:id="1385" w:author="作成者">
                                        <w:r>
                                          <w:rPr>
                                            <w:rFonts w:hint="eastAsia"/>
                                          </w:rPr>
                                          <w:t>OFF</w:t>
                                        </w:r>
                                      </w:ins>
                                    </w:p>
                                  </w:tc>
                                  <w:tc>
                                    <w:tcPr>
                                      <w:tcW w:w="1291" w:type="dxa"/>
                                    </w:tcPr>
                                    <w:p w14:paraId="13205857" w14:textId="0651BB0C" w:rsidR="00CC00D9" w:rsidRDefault="00CC00D9" w:rsidP="00E45D7B">
                                      <w:pPr>
                                        <w:pStyle w:val="a9"/>
                                        <w:ind w:leftChars="0" w:left="0"/>
                                        <w:jc w:val="left"/>
                                        <w:rPr>
                                          <w:ins w:id="1386" w:author="作成者"/>
                                        </w:rPr>
                                      </w:pPr>
                                      <w:r w:rsidRPr="006A5682">
                                        <w:rPr>
                                          <w:rFonts w:hint="eastAsia"/>
                                        </w:rPr>
                                        <w:t>No input required</w:t>
                                      </w:r>
                                    </w:p>
                                  </w:tc>
                                  <w:tc>
                                    <w:tcPr>
                                      <w:tcW w:w="1253" w:type="dxa"/>
                                    </w:tcPr>
                                    <w:p w14:paraId="5AE9C1E5" w14:textId="77777777" w:rsidR="00CC00D9" w:rsidRDefault="00CC00D9" w:rsidP="00E45D7B">
                                      <w:pPr>
                                        <w:pStyle w:val="a9"/>
                                        <w:ind w:leftChars="0" w:left="0"/>
                                        <w:jc w:val="left"/>
                                        <w:rPr>
                                          <w:ins w:id="1387" w:author="作成者"/>
                                        </w:rPr>
                                      </w:pPr>
                                      <w:ins w:id="1388" w:author="作成者">
                                        <w:r>
                                          <w:rPr>
                                            <w:rFonts w:hint="eastAsia"/>
                                          </w:rPr>
                                          <w:t>1</w:t>
                                        </w:r>
                                      </w:ins>
                                    </w:p>
                                  </w:tc>
                                  <w:tc>
                                    <w:tcPr>
                                      <w:tcW w:w="1253" w:type="dxa"/>
                                    </w:tcPr>
                                    <w:p w14:paraId="54C0422F" w14:textId="569D6DFB" w:rsidR="00CC00D9" w:rsidRPr="00E708CA" w:rsidRDefault="00CC00D9" w:rsidP="00E45D7B">
                                      <w:pPr>
                                        <w:pStyle w:val="a9"/>
                                        <w:ind w:leftChars="0" w:left="0"/>
                                        <w:jc w:val="left"/>
                                        <w:rPr>
                                          <w:ins w:id="1389" w:author="作成者"/>
                                        </w:rPr>
                                      </w:pPr>
                                      <w:r>
                                        <w:rPr>
                                          <w:rFonts w:hint="eastAsia"/>
                                        </w:rPr>
                                        <w:t>AAA</w:t>
                                      </w:r>
                                    </w:p>
                                  </w:tc>
                                </w:tr>
                                <w:tr w:rsidR="00CC00D9" w14:paraId="4B7E1A94" w14:textId="77777777" w:rsidTr="00DD1144">
                                  <w:trPr>
                                    <w:jc w:val="center"/>
                                    <w:ins w:id="1390" w:author="作成者"/>
                                  </w:trPr>
                                  <w:tc>
                                    <w:tcPr>
                                      <w:tcW w:w="704" w:type="dxa"/>
                                      <w:tcBorders>
                                        <w:top w:val="single" w:sz="4" w:space="0" w:color="auto"/>
                                        <w:left w:val="single" w:sz="4" w:space="0" w:color="auto"/>
                                        <w:bottom w:val="single" w:sz="4" w:space="0" w:color="auto"/>
                                        <w:right w:val="single" w:sz="4" w:space="0" w:color="auto"/>
                                      </w:tcBorders>
                                    </w:tcPr>
                                    <w:p w14:paraId="227EBFAF" w14:textId="77777777" w:rsidR="00CC00D9" w:rsidRDefault="00CC00D9" w:rsidP="00E45D7B">
                                      <w:pPr>
                                        <w:pStyle w:val="a9"/>
                                        <w:ind w:leftChars="0" w:left="0"/>
                                        <w:jc w:val="left"/>
                                        <w:rPr>
                                          <w:ins w:id="1391" w:author="作成者"/>
                                        </w:rPr>
                                      </w:pPr>
                                      <w:ins w:id="1392" w:author="作成者">
                                        <w:r>
                                          <w:rPr>
                                            <w:rFonts w:hint="eastAsia"/>
                                          </w:rPr>
                                          <w:t>2</w:t>
                                        </w:r>
                                      </w:ins>
                                    </w:p>
                                  </w:tc>
                                  <w:tc>
                                    <w:tcPr>
                                      <w:tcW w:w="1291" w:type="dxa"/>
                                      <w:tcBorders>
                                        <w:top w:val="single" w:sz="4" w:space="0" w:color="auto"/>
                                        <w:left w:val="single" w:sz="4" w:space="0" w:color="auto"/>
                                        <w:bottom w:val="single" w:sz="4" w:space="0" w:color="auto"/>
                                        <w:right w:val="single" w:sz="4" w:space="0" w:color="auto"/>
                                      </w:tcBorders>
                                    </w:tcPr>
                                    <w:p w14:paraId="738C7403" w14:textId="77777777" w:rsidR="00CC00D9" w:rsidRDefault="00CC00D9" w:rsidP="00E45D7B">
                                      <w:pPr>
                                        <w:pStyle w:val="a9"/>
                                        <w:ind w:leftChars="0" w:left="0"/>
                                        <w:jc w:val="left"/>
                                        <w:rPr>
                                          <w:ins w:id="1393" w:author="作成者"/>
                                        </w:rPr>
                                      </w:pPr>
                                      <w:ins w:id="1394" w:author="作成者">
                                        <w:r>
                                          <w:rPr>
                                            <w:rFonts w:hint="eastAsia"/>
                                          </w:rPr>
                                          <w:t>VAR_hoge</w:t>
                                        </w:r>
                                      </w:ins>
                                    </w:p>
                                  </w:tc>
                                  <w:tc>
                                    <w:tcPr>
                                      <w:tcW w:w="1291" w:type="dxa"/>
                                      <w:tcBorders>
                                        <w:left w:val="single" w:sz="4" w:space="0" w:color="auto"/>
                                      </w:tcBorders>
                                    </w:tcPr>
                                    <w:p w14:paraId="6E4B9651" w14:textId="77777777" w:rsidR="00CC00D9" w:rsidRPr="00E708CA" w:rsidRDefault="00CC00D9" w:rsidP="00E45D7B">
                                      <w:pPr>
                                        <w:pStyle w:val="a9"/>
                                        <w:ind w:leftChars="0" w:left="0"/>
                                        <w:jc w:val="left"/>
                                        <w:rPr>
                                          <w:ins w:id="1395" w:author="作成者"/>
                                        </w:rPr>
                                      </w:pPr>
                                      <w:ins w:id="1396" w:author="作成者">
                                        <w:r>
                                          <w:rPr>
                                            <w:rFonts w:hint="eastAsia"/>
                                          </w:rPr>
                                          <w:t>OFF</w:t>
                                        </w:r>
                                      </w:ins>
                                    </w:p>
                                  </w:tc>
                                  <w:tc>
                                    <w:tcPr>
                                      <w:tcW w:w="1291" w:type="dxa"/>
                                    </w:tcPr>
                                    <w:p w14:paraId="64D28BBF" w14:textId="65DF77EF" w:rsidR="00CC00D9" w:rsidRPr="00E708CA" w:rsidRDefault="00CC00D9" w:rsidP="00E45D7B">
                                      <w:pPr>
                                        <w:pStyle w:val="a9"/>
                                        <w:ind w:leftChars="0" w:left="0"/>
                                        <w:jc w:val="left"/>
                                        <w:rPr>
                                          <w:ins w:id="1397" w:author="作成者"/>
                                        </w:rPr>
                                      </w:pPr>
                                      <w:r w:rsidRPr="006A5682">
                                        <w:rPr>
                                          <w:rFonts w:hint="eastAsia"/>
                                        </w:rPr>
                                        <w:t>No input required</w:t>
                                      </w:r>
                                    </w:p>
                                  </w:tc>
                                  <w:tc>
                                    <w:tcPr>
                                      <w:tcW w:w="1253" w:type="dxa"/>
                                    </w:tcPr>
                                    <w:p w14:paraId="7C4814FF" w14:textId="77777777" w:rsidR="00CC00D9" w:rsidRDefault="00CC00D9" w:rsidP="00E45D7B">
                                      <w:pPr>
                                        <w:pStyle w:val="a9"/>
                                        <w:ind w:leftChars="0" w:left="0"/>
                                        <w:jc w:val="left"/>
                                        <w:rPr>
                                          <w:ins w:id="1398" w:author="作成者"/>
                                        </w:rPr>
                                      </w:pPr>
                                      <w:ins w:id="1399" w:author="作成者">
                                        <w:r>
                                          <w:rPr>
                                            <w:rFonts w:hint="eastAsia"/>
                                          </w:rPr>
                                          <w:t>2</w:t>
                                        </w:r>
                                      </w:ins>
                                    </w:p>
                                  </w:tc>
                                  <w:tc>
                                    <w:tcPr>
                                      <w:tcW w:w="1253" w:type="dxa"/>
                                    </w:tcPr>
                                    <w:p w14:paraId="745A6914" w14:textId="79297D48" w:rsidR="00CC00D9" w:rsidRPr="00E708CA" w:rsidRDefault="00CC00D9" w:rsidP="00E45D7B">
                                      <w:pPr>
                                        <w:pStyle w:val="a9"/>
                                        <w:ind w:leftChars="0" w:left="0"/>
                                        <w:jc w:val="left"/>
                                        <w:rPr>
                                          <w:ins w:id="1400" w:author="作成者"/>
                                        </w:rPr>
                                      </w:pPr>
                                      <w:r>
                                        <w:rPr>
                                          <w:rFonts w:hint="eastAsia"/>
                                        </w:rPr>
                                        <w:t>BBB</w:t>
                                      </w:r>
                                    </w:p>
                                  </w:tc>
                                </w:tr>
                              </w:tbl>
                              <w:p w14:paraId="3FCE7269" w14:textId="77777777" w:rsidR="00CC00D9" w:rsidRDefault="00CC00D9" w:rsidP="00366ECC">
                                <w:pPr>
                                  <w:jc w:val="left"/>
                                  <w:rPr>
                                    <w:ins w:id="1401" w:author="作成者"/>
                                    <w:sz w:val="20"/>
                                    <w:szCs w:val="20"/>
                                  </w:rPr>
                                </w:pPr>
                              </w:p>
                              <w:p w14:paraId="6E080D65" w14:textId="77777777" w:rsidR="00CC00D9" w:rsidRDefault="00CC00D9" w:rsidP="00366ECC">
                                <w:pPr>
                                  <w:jc w:val="left"/>
                                  <w:rPr>
                                    <w:ins w:id="1402" w:author="作成者"/>
                                    <w:sz w:val="20"/>
                                    <w:szCs w:val="20"/>
                                  </w:rPr>
                                </w:pPr>
                              </w:p>
                              <w:p w14:paraId="45F6C112" w14:textId="77777777" w:rsidR="00CC00D9" w:rsidRDefault="00CC00D9" w:rsidP="00366ECC">
                                <w:pPr>
                                  <w:jc w:val="left"/>
                                  <w:rPr>
                                    <w:ins w:id="1403" w:author="作成者"/>
                                    <w:sz w:val="20"/>
                                    <w:szCs w:val="20"/>
                                  </w:rPr>
                                </w:pPr>
                              </w:p>
                              <w:p w14:paraId="2659A03D" w14:textId="191FC557" w:rsidR="00CC00D9" w:rsidRPr="00D464F6" w:rsidRDefault="00CC00D9" w:rsidP="00366ECC">
                                <w:pPr>
                                  <w:jc w:val="left"/>
                                  <w:rPr>
                                    <w:ins w:id="1404" w:author="作成者"/>
                                    <w:b/>
                                    <w:sz w:val="20"/>
                                    <w:szCs w:val="20"/>
                                  </w:rPr>
                                </w:pPr>
                                <w:ins w:id="1405" w:author="作成者">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ins>
                                <w:r w:rsidRPr="00A612FF">
                                  <w:rPr>
                                    <w:rFonts w:hint="eastAsia"/>
                                    <w:b/>
                                    <w:sz w:val="20"/>
                                    <w:szCs w:val="20"/>
                                  </w:rPr>
                                  <w:t xml:space="preserve"> </w:t>
                                </w:r>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896" w:type="dxa"/>
                                  <w:tblLook w:val="04A0" w:firstRow="1" w:lastRow="0" w:firstColumn="1" w:lastColumn="0" w:noHBand="0" w:noVBand="1"/>
                                </w:tblPr>
                                <w:tblGrid>
                                  <w:gridCol w:w="2995"/>
                                  <w:gridCol w:w="2994"/>
                                </w:tblGrid>
                                <w:tr w:rsidR="00CC00D9" w14:paraId="36D619C2" w14:textId="77777777" w:rsidTr="00DD1144">
                                  <w:trPr>
                                    <w:trHeight w:val="372"/>
                                    <w:ins w:id="1406" w:author="作成者"/>
                                  </w:trPr>
                                  <w:tc>
                                    <w:tcPr>
                                      <w:tcW w:w="2995" w:type="dxa"/>
                                      <w:shd w:val="clear" w:color="auto" w:fill="002060"/>
                                    </w:tcPr>
                                    <w:p w14:paraId="57650FB0" w14:textId="77777777" w:rsidR="00CC00D9" w:rsidRDefault="00CC00D9" w:rsidP="00DD1144">
                                      <w:pPr>
                                        <w:jc w:val="left"/>
                                        <w:rPr>
                                          <w:ins w:id="1407" w:author="作成者"/>
                                          <w:b/>
                                          <w:sz w:val="20"/>
                                          <w:szCs w:val="20"/>
                                        </w:rPr>
                                      </w:pPr>
                                      <w:ins w:id="1408" w:author="作成者">
                                        <w:r>
                                          <w:rPr>
                                            <w:rFonts w:hint="eastAsia"/>
                                            <w:b/>
                                            <w:sz w:val="20"/>
                                            <w:szCs w:val="20"/>
                                          </w:rPr>
                                          <w:t>Key</w:t>
                                        </w:r>
                                      </w:ins>
                                    </w:p>
                                  </w:tc>
                                  <w:tc>
                                    <w:tcPr>
                                      <w:tcW w:w="2994" w:type="dxa"/>
                                      <w:shd w:val="clear" w:color="auto" w:fill="002060"/>
                                    </w:tcPr>
                                    <w:p w14:paraId="5B17B05F" w14:textId="77777777" w:rsidR="00CC00D9" w:rsidRDefault="00CC00D9" w:rsidP="00DD1144">
                                      <w:pPr>
                                        <w:jc w:val="left"/>
                                        <w:rPr>
                                          <w:ins w:id="1409" w:author="作成者"/>
                                          <w:b/>
                                          <w:sz w:val="20"/>
                                          <w:szCs w:val="20"/>
                                        </w:rPr>
                                      </w:pPr>
                                      <w:ins w:id="1410" w:author="作成者">
                                        <w:r>
                                          <w:rPr>
                                            <w:rFonts w:hint="eastAsia"/>
                                            <w:b/>
                                            <w:sz w:val="20"/>
                                            <w:szCs w:val="20"/>
                                          </w:rPr>
                                          <w:t>Value</w:t>
                                        </w:r>
                                      </w:ins>
                                    </w:p>
                                  </w:tc>
                                </w:tr>
                                <w:tr w:rsidR="00CC00D9" w14:paraId="67B4CFDF" w14:textId="77777777" w:rsidTr="00DD1144">
                                  <w:trPr>
                                    <w:trHeight w:val="352"/>
                                    <w:ins w:id="1411" w:author="作成者"/>
                                  </w:trPr>
                                  <w:tc>
                                    <w:tcPr>
                                      <w:tcW w:w="2995" w:type="dxa"/>
                                    </w:tcPr>
                                    <w:p w14:paraId="4EA6FADF" w14:textId="77777777" w:rsidR="00CC00D9" w:rsidRPr="00EA2D11" w:rsidRDefault="00CC00D9" w:rsidP="00DD1144">
                                      <w:pPr>
                                        <w:jc w:val="left"/>
                                        <w:rPr>
                                          <w:ins w:id="1412" w:author="作成者"/>
                                          <w:sz w:val="20"/>
                                          <w:szCs w:val="20"/>
                                        </w:rPr>
                                      </w:pPr>
                                      <w:ins w:id="1413" w:author="作成者">
                                        <w:r w:rsidRPr="00EA2D11">
                                          <w:rPr>
                                            <w:rFonts w:hint="eastAsia"/>
                                            <w:sz w:val="20"/>
                                            <w:szCs w:val="20"/>
                                          </w:rPr>
                                          <w:t>VAR_hoge</w:t>
                                        </w:r>
                                      </w:ins>
                                    </w:p>
                                  </w:tc>
                                  <w:tc>
                                    <w:tcPr>
                                      <w:tcW w:w="2994" w:type="dxa"/>
                                    </w:tcPr>
                                    <w:p w14:paraId="76F31D37" w14:textId="61FA795C" w:rsidR="00CC00D9" w:rsidRPr="00EA2D11" w:rsidRDefault="00CC00D9" w:rsidP="00E45D7B">
                                      <w:pPr>
                                        <w:jc w:val="left"/>
                                        <w:rPr>
                                          <w:ins w:id="1414" w:author="作成者"/>
                                          <w:sz w:val="20"/>
                                          <w:szCs w:val="20"/>
                                        </w:rPr>
                                      </w:pPr>
                                      <w:ins w:id="1415" w:author="作成者">
                                        <w:r w:rsidRPr="00EA2D11">
                                          <w:rPr>
                                            <w:sz w:val="20"/>
                                            <w:szCs w:val="20"/>
                                          </w:rPr>
                                          <w:t>[“</w:t>
                                        </w:r>
                                      </w:ins>
                                      <w:r>
                                        <w:rPr>
                                          <w:rFonts w:hint="eastAsia"/>
                                          <w:sz w:val="20"/>
                                          <w:szCs w:val="20"/>
                                        </w:rPr>
                                        <w:t>A</w:t>
                                      </w:r>
                                      <w:r>
                                        <w:rPr>
                                          <w:sz w:val="20"/>
                                          <w:szCs w:val="20"/>
                                        </w:rPr>
                                        <w:t>AA</w:t>
                                      </w:r>
                                      <w:ins w:id="1416" w:author="作成者">
                                        <w:r w:rsidRPr="00EA2D11">
                                          <w:rPr>
                                            <w:sz w:val="20"/>
                                            <w:szCs w:val="20"/>
                                          </w:rPr>
                                          <w:t>”, “</w:t>
                                        </w:r>
                                      </w:ins>
                                      <w:r>
                                        <w:rPr>
                                          <w:sz w:val="20"/>
                                          <w:szCs w:val="20"/>
                                        </w:rPr>
                                        <w:t>BBB</w:t>
                                      </w:r>
                                      <w:ins w:id="1417" w:author="作成者">
                                        <w:r w:rsidRPr="00EA2D11">
                                          <w:rPr>
                                            <w:sz w:val="20"/>
                                            <w:szCs w:val="20"/>
                                          </w:rPr>
                                          <w:t>”]</w:t>
                                        </w:r>
                                      </w:ins>
                                    </w:p>
                                  </w:tc>
                                </w:tr>
                              </w:tbl>
                              <w:p w14:paraId="1E9798D2" w14:textId="77777777" w:rsidR="00CC00D9" w:rsidRPr="003177F7" w:rsidRDefault="00CC00D9" w:rsidP="00366ECC">
                                <w:pPr>
                                  <w:jc w:val="left"/>
                                  <w:rPr>
                                    <w:ins w:id="1418"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下矢印 120"/>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1" name="グループ化 121"/>
                          <wpg:cNvGrpSpPr/>
                          <wpg:grpSpPr>
                            <a:xfrm>
                              <a:off x="466725" y="1313296"/>
                              <a:ext cx="2815591" cy="285751"/>
                              <a:chOff x="0" y="-96501"/>
                              <a:chExt cx="2816108" cy="286040"/>
                            </a:xfrm>
                          </wpg:grpSpPr>
                          <wps:wsp>
                            <wps:cNvPr id="122" name="角丸四角形 122"/>
                            <wps:cNvSpPr/>
                            <wps:spPr>
                              <a:xfrm>
                                <a:off x="720593" y="-67594"/>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4E998EE" w14:textId="75EF72D9" w:rsidR="00CC00D9" w:rsidRDefault="00CC00D9" w:rsidP="00366ECC">
                                  <w:pPr>
                                    <w:pStyle w:val="Web"/>
                                    <w:spacing w:before="0" w:beforeAutospacing="0" w:after="0" w:afterAutospacing="0"/>
                                    <w:rPr>
                                      <w:ins w:id="1419" w:author="作成者"/>
                                    </w:rPr>
                                  </w:pPr>
                                  <w:ins w:id="1420"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wps:txbx>
                            <wps:bodyPr rot="0" spcFirstLastPara="0" vert="horz" wrap="square" lIns="36000" tIns="0" rIns="0" bIns="0" numCol="1" spcCol="0" rtlCol="0" fromWordArt="0" anchor="t" anchorCtr="0" forceAA="0" compatLnSpc="1">
                              <a:prstTxWarp prst="textNoShape">
                                <a:avLst/>
                              </a:prstTxWarp>
                              <a:noAutofit/>
                            </wps:bodyPr>
                          </wps:wsp>
                          <wps:wsp>
                            <wps:cNvPr id="123" name="下矢印 123"/>
                            <wps:cNvSpPr/>
                            <wps:spPr>
                              <a:xfrm rot="5400000">
                                <a:off x="190377" y="-286878"/>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s:wsp>
                          <wps:cNvPr id="124" name="角丸四角形 124"/>
                          <wps:cNvSpPr/>
                          <wps:spPr>
                            <a:xfrm>
                              <a:off x="114300" y="7237"/>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E80808" w14:textId="20EE4F4F" w:rsidR="00CC00D9" w:rsidRPr="00982EAC" w:rsidRDefault="00CC00D9" w:rsidP="00366ECC">
                                <w:pPr>
                                  <w:jc w:val="left"/>
                                  <w:rPr>
                                    <w:ins w:id="1421" w:author="作成者"/>
                                    <w:b/>
                                    <w:color w:val="003C8A" w:themeColor="accent6" w:themeTint="E6"/>
                                    <w:sz w:val="20"/>
                                    <w:szCs w:val="20"/>
                                  </w:rPr>
                                </w:pPr>
                                <w:ins w:id="1422"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wps:wsp>
                          <wps:cNvPr id="125" name="角丸四角形 125"/>
                          <wps:cNvSpPr/>
                          <wps:spPr>
                            <a:xfrm>
                              <a:off x="114300" y="2752726"/>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1EE005E" w14:textId="40AC2B30" w:rsidR="00CC00D9" w:rsidRPr="00982EAC" w:rsidRDefault="00CC00D9" w:rsidP="00366ECC">
                                <w:pPr>
                                  <w:jc w:val="left"/>
                                  <w:rPr>
                                    <w:ins w:id="1423" w:author="作成者"/>
                                    <w:b/>
                                    <w:color w:val="003C8A" w:themeColor="accent6" w:themeTint="E6"/>
                                    <w:sz w:val="20"/>
                                    <w:szCs w:val="20"/>
                                  </w:rPr>
                                </w:pPr>
                                <w:ins w:id="1424"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9E7DCD4" id="グループ化 118" o:spid="_x0000_s1087" style="position:absolute;left:0;text-align:left;margin-left:30.15pt;margin-top:-336.4pt;width:460.5pt;height:384.45pt;z-index:251805696;mso-position-horizontal-relative:text;mso-position-vertical-relative:text;mso-height-relative:margin" coordorigin=",-762" coordsize="58483,43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">
                  <v:shape id="フローチャート: 処理 119" o:spid="_x0000_s1088" type="#_x0000_t109" style="position:absolute;top:-762;width:58483;height:43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" fillcolor="#f2f2f2 [3052]" strokecolor="#d8d8d8 [2732]" strokeweight="2pt">
                    <v:textbox>
                      <w:txbxContent>
                        <w:p w14:paraId="100F72C0" w14:textId="77777777" w:rsidR="00CC00D9" w:rsidRDefault="00CC00D9" w:rsidP="00366ECC">
                          <w:pPr>
                            <w:jc w:val="left"/>
                            <w:rPr>
                              <w:ins w:id="1425" w:author="作成者"/>
                              <w:sz w:val="20"/>
                              <w:szCs w:val="20"/>
                            </w:rPr>
                          </w:pPr>
                        </w:p>
                        <w:p w14:paraId="3BB1E806" w14:textId="77777777" w:rsidR="00CC00D9" w:rsidRPr="003177F7" w:rsidRDefault="00CC00D9" w:rsidP="00366ECC">
                          <w:pPr>
                            <w:jc w:val="left"/>
                            <w:rPr>
                              <w:ins w:id="1426" w:author="作成者"/>
                              <w:sz w:val="20"/>
                              <w:szCs w:val="20"/>
                            </w:rPr>
                          </w:pPr>
                        </w:p>
                        <w:tbl>
                          <w:tblPr>
                            <w:tblStyle w:val="ab"/>
                            <w:tblW w:w="7166" w:type="dxa"/>
                            <w:jc w:val="center"/>
                            <w:tblLook w:val="04A0" w:firstRow="1" w:lastRow="0" w:firstColumn="1" w:lastColumn="0" w:noHBand="0" w:noVBand="1"/>
                          </w:tblPr>
                          <w:tblGrid>
                            <w:gridCol w:w="7166"/>
                          </w:tblGrid>
                          <w:tr w:rsidR="00CC00D9" w:rsidRPr="003177F7" w14:paraId="08E6A3B7" w14:textId="77777777" w:rsidTr="00DD1144">
                            <w:trPr>
                              <w:trHeight w:val="1425"/>
                              <w:jc w:val="center"/>
                              <w:ins w:id="1427" w:author="作成者"/>
                            </w:trPr>
                            <w:tc>
                              <w:tcPr>
                                <w:tcW w:w="7166" w:type="dxa"/>
                              </w:tcPr>
                              <w:p w14:paraId="331EF177" w14:textId="77777777" w:rsidR="00CC00D9" w:rsidRPr="00280A77" w:rsidRDefault="00CC00D9" w:rsidP="00DD1144">
                                <w:pPr>
                                  <w:rPr>
                                    <w:ins w:id="1428" w:author="作成者"/>
                                    <w:sz w:val="20"/>
                                    <w:szCs w:val="20"/>
                                  </w:rPr>
                                </w:pPr>
                                <w:ins w:id="1429" w:author="作成者">
                                  <w:r w:rsidRPr="00280A77">
                                    <w:rPr>
                                      <w:sz w:val="20"/>
                                      <w:szCs w:val="20"/>
                                    </w:rPr>
                                    <w:t>variable "VAR_hoge" {</w:t>
                                  </w:r>
                                </w:ins>
                              </w:p>
                              <w:p w14:paraId="4522406A" w14:textId="77777777" w:rsidR="00CC00D9" w:rsidRPr="00280A77" w:rsidRDefault="00CC00D9" w:rsidP="00DD1144">
                                <w:pPr>
                                  <w:ind w:firstLineChars="200" w:firstLine="400"/>
                                  <w:rPr>
                                    <w:ins w:id="1430" w:author="作成者"/>
                                    <w:sz w:val="20"/>
                                    <w:szCs w:val="20"/>
                                  </w:rPr>
                                </w:pPr>
                                <w:ins w:id="1431" w:author="作成者">
                                  <w:r>
                                    <w:rPr>
                                      <w:sz w:val="20"/>
                                      <w:szCs w:val="20"/>
                                    </w:rPr>
                                    <w:t>type = list(string)</w:t>
                                  </w:r>
                                </w:ins>
                              </w:p>
                              <w:p w14:paraId="4E0E08B6" w14:textId="77777777" w:rsidR="00CC00D9" w:rsidRPr="00280A77" w:rsidRDefault="00CC00D9" w:rsidP="00DD1144">
                                <w:pPr>
                                  <w:ind w:firstLineChars="200" w:firstLine="400"/>
                                  <w:rPr>
                                    <w:ins w:id="1432" w:author="作成者"/>
                                    <w:sz w:val="20"/>
                                    <w:szCs w:val="20"/>
                                  </w:rPr>
                                </w:pPr>
                                <w:ins w:id="1433" w:author="作成者">
                                  <w:r w:rsidRPr="00280A77">
                                    <w:rPr>
                                      <w:sz w:val="20"/>
                                      <w:szCs w:val="20"/>
                                    </w:rPr>
                                    <w:t xml:space="preserve">default = </w:t>
                                  </w:r>
                                  <w:r>
                                    <w:t>[“aaa”, “bbb”, “ccc”]</w:t>
                                  </w:r>
                                </w:ins>
                              </w:p>
                              <w:p w14:paraId="0B70FEAB" w14:textId="77777777" w:rsidR="00CC00D9" w:rsidRPr="003177F7" w:rsidRDefault="00CC00D9" w:rsidP="00DD1144">
                                <w:pPr>
                                  <w:pStyle w:val="a9"/>
                                  <w:ind w:leftChars="0" w:left="0"/>
                                  <w:rPr>
                                    <w:ins w:id="1434" w:author="作成者"/>
                                    <w:sz w:val="20"/>
                                    <w:szCs w:val="20"/>
                                  </w:rPr>
                                </w:pPr>
                                <w:ins w:id="1435" w:author="作成者">
                                  <w:r w:rsidRPr="00280A77">
                                    <w:rPr>
                                      <w:sz w:val="20"/>
                                      <w:szCs w:val="20"/>
                                    </w:rPr>
                                    <w:t>}</w:t>
                                  </w:r>
                                </w:ins>
                              </w:p>
                            </w:tc>
                          </w:tr>
                        </w:tbl>
                        <w:p w14:paraId="132362CC" w14:textId="77777777" w:rsidR="00CC00D9" w:rsidRPr="003177F7" w:rsidRDefault="00CC00D9" w:rsidP="00366ECC">
                          <w:pPr>
                            <w:jc w:val="left"/>
                            <w:rPr>
                              <w:ins w:id="1436" w:author="作成者"/>
                              <w:sz w:val="20"/>
                              <w:szCs w:val="20"/>
                            </w:rPr>
                          </w:pPr>
                        </w:p>
                        <w:p w14:paraId="4F91F23E" w14:textId="77777777" w:rsidR="00CC00D9" w:rsidRDefault="00CC00D9" w:rsidP="00366ECC">
                          <w:pPr>
                            <w:jc w:val="left"/>
                            <w:rPr>
                              <w:ins w:id="1437" w:author="作成者"/>
                              <w:sz w:val="20"/>
                              <w:szCs w:val="20"/>
                            </w:rPr>
                          </w:pPr>
                        </w:p>
                        <w:p w14:paraId="2D070EF7" w14:textId="77777777" w:rsidR="00CC00D9" w:rsidRDefault="00CC00D9" w:rsidP="00366ECC">
                          <w:pPr>
                            <w:jc w:val="left"/>
                            <w:rPr>
                              <w:ins w:id="1438" w:author="作成者"/>
                              <w:sz w:val="20"/>
                              <w:szCs w:val="20"/>
                            </w:rPr>
                          </w:pPr>
                        </w:p>
                        <w:p w14:paraId="02D5D66D" w14:textId="1E551CDB" w:rsidR="00CC00D9" w:rsidRPr="00D464F6" w:rsidRDefault="00CC00D9" w:rsidP="00366ECC">
                          <w:pPr>
                            <w:jc w:val="left"/>
                            <w:rPr>
                              <w:ins w:id="1439" w:author="作成者"/>
                              <w:b/>
                              <w:sz w:val="20"/>
                              <w:szCs w:val="20"/>
                            </w:rPr>
                          </w:pPr>
                          <w:ins w:id="1440"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CC00D9" w14:paraId="2AB7B9A7" w14:textId="77777777" w:rsidTr="00DD1144">
                            <w:trPr>
                              <w:jc w:val="center"/>
                              <w:ins w:id="1441" w:author="作成者"/>
                            </w:trPr>
                            <w:tc>
                              <w:tcPr>
                                <w:tcW w:w="704" w:type="dxa"/>
                                <w:tcBorders>
                                  <w:bottom w:val="single" w:sz="4" w:space="0" w:color="auto"/>
                                </w:tcBorders>
                                <w:shd w:val="clear" w:color="auto" w:fill="002060"/>
                              </w:tcPr>
                              <w:p w14:paraId="608FCC04" w14:textId="5EB11C77" w:rsidR="00CC00D9" w:rsidRPr="00C80F48" w:rsidRDefault="00CC00D9" w:rsidP="00DD1144">
                                <w:pPr>
                                  <w:pStyle w:val="a9"/>
                                  <w:ind w:leftChars="0" w:left="0"/>
                                  <w:jc w:val="left"/>
                                  <w:rPr>
                                    <w:ins w:id="1442"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0792AD0B" w14:textId="610DCA42" w:rsidR="00CC00D9" w:rsidRPr="00C80F48" w:rsidRDefault="00CC00D9" w:rsidP="00DD1144">
                                <w:pPr>
                                  <w:pStyle w:val="a9"/>
                                  <w:ind w:leftChars="0" w:left="0"/>
                                  <w:jc w:val="left"/>
                                  <w:rPr>
                                    <w:ins w:id="1443" w:author="作成者"/>
                                    <w:b/>
                                    <w:color w:val="FFFFFF" w:themeColor="background1"/>
                                  </w:rPr>
                                </w:pPr>
                                <w:r>
                                  <w:rPr>
                                    <w:rFonts w:hint="eastAsia"/>
                                    <w:b/>
                                    <w:color w:val="FFFFFF" w:themeColor="background1"/>
                                  </w:rPr>
                                  <w:t>Variable name</w:t>
                                </w:r>
                              </w:p>
                            </w:tc>
                            <w:tc>
                              <w:tcPr>
                                <w:tcW w:w="1291" w:type="dxa"/>
                                <w:shd w:val="clear" w:color="auto" w:fill="002060"/>
                              </w:tcPr>
                              <w:p w14:paraId="21054595" w14:textId="55B8E06F" w:rsidR="00CC00D9" w:rsidRDefault="00CC00D9" w:rsidP="00DD1144">
                                <w:pPr>
                                  <w:pStyle w:val="a9"/>
                                  <w:ind w:leftChars="0" w:left="0"/>
                                  <w:jc w:val="left"/>
                                  <w:rPr>
                                    <w:ins w:id="1444" w:author="作成者"/>
                                    <w:b/>
                                    <w:color w:val="FFFFFF" w:themeColor="background1"/>
                                  </w:rPr>
                                </w:pPr>
                                <w:r>
                                  <w:rPr>
                                    <w:rFonts w:hint="eastAsia"/>
                                    <w:b/>
                                    <w:color w:val="FFFFFF" w:themeColor="background1"/>
                                  </w:rPr>
                                  <w:t>HCL SETTINGS</w:t>
                                </w:r>
                              </w:p>
                            </w:tc>
                            <w:tc>
                              <w:tcPr>
                                <w:tcW w:w="1291" w:type="dxa"/>
                                <w:shd w:val="clear" w:color="auto" w:fill="002060"/>
                              </w:tcPr>
                              <w:p w14:paraId="624B1CA6" w14:textId="34BE7268" w:rsidR="00CC00D9" w:rsidRPr="00C80F48" w:rsidRDefault="00CC00D9" w:rsidP="00DD1144">
                                <w:pPr>
                                  <w:pStyle w:val="a9"/>
                                  <w:ind w:leftChars="0" w:left="0"/>
                                  <w:jc w:val="left"/>
                                  <w:rPr>
                                    <w:ins w:id="1445" w:author="作成者"/>
                                    <w:b/>
                                    <w:color w:val="FFFFFF" w:themeColor="background1"/>
                                  </w:rPr>
                                </w:pPr>
                                <w:r>
                                  <w:rPr>
                                    <w:rFonts w:hint="eastAsia"/>
                                    <w:b/>
                                    <w:color w:val="FFFFFF" w:themeColor="background1"/>
                                  </w:rPr>
                                  <w:t>Member variable</w:t>
                                </w:r>
                              </w:p>
                            </w:tc>
                            <w:tc>
                              <w:tcPr>
                                <w:tcW w:w="1253" w:type="dxa"/>
                                <w:shd w:val="clear" w:color="auto" w:fill="002060"/>
                              </w:tcPr>
                              <w:p w14:paraId="7696FCFE" w14:textId="485EA554" w:rsidR="00CC00D9" w:rsidRDefault="00CC00D9" w:rsidP="00DD1144">
                                <w:pPr>
                                  <w:pStyle w:val="a9"/>
                                  <w:ind w:leftChars="0" w:left="0"/>
                                  <w:jc w:val="left"/>
                                  <w:rPr>
                                    <w:ins w:id="1446" w:author="作成者"/>
                                    <w:b/>
                                    <w:color w:val="FFFFFF" w:themeColor="background1"/>
                                  </w:rPr>
                                </w:pPr>
                                <w:r>
                                  <w:rPr>
                                    <w:rFonts w:hint="eastAsia"/>
                                    <w:b/>
                                    <w:color w:val="FFFFFF" w:themeColor="background1"/>
                                  </w:rPr>
                                  <w:t>Substitute order</w:t>
                                </w:r>
                              </w:p>
                            </w:tc>
                            <w:tc>
                              <w:tcPr>
                                <w:tcW w:w="1253" w:type="dxa"/>
                                <w:shd w:val="clear" w:color="auto" w:fill="002060"/>
                              </w:tcPr>
                              <w:p w14:paraId="1974A3AC" w14:textId="4D436558" w:rsidR="00CC00D9" w:rsidRDefault="00CC00D9" w:rsidP="00DD1144">
                                <w:pPr>
                                  <w:pStyle w:val="a9"/>
                                  <w:ind w:leftChars="0" w:left="0"/>
                                  <w:jc w:val="left"/>
                                  <w:rPr>
                                    <w:ins w:id="1447" w:author="作成者"/>
                                    <w:b/>
                                    <w:color w:val="FFFFFF" w:themeColor="background1"/>
                                  </w:rPr>
                                </w:pPr>
                                <w:r>
                                  <w:rPr>
                                    <w:rFonts w:hint="eastAsia"/>
                                    <w:b/>
                                    <w:color w:val="FFFFFF" w:themeColor="background1"/>
                                  </w:rPr>
                                  <w:t>Specific value</w:t>
                                </w:r>
                              </w:p>
                            </w:tc>
                          </w:tr>
                          <w:tr w:rsidR="00CC00D9" w14:paraId="6EB7F6AA" w14:textId="77777777" w:rsidTr="00DD1144">
                            <w:trPr>
                              <w:jc w:val="center"/>
                              <w:ins w:id="1448" w:author="作成者"/>
                            </w:trPr>
                            <w:tc>
                              <w:tcPr>
                                <w:tcW w:w="704" w:type="dxa"/>
                                <w:tcBorders>
                                  <w:bottom w:val="single" w:sz="4" w:space="0" w:color="auto"/>
                                </w:tcBorders>
                              </w:tcPr>
                              <w:p w14:paraId="655A1009" w14:textId="77777777" w:rsidR="00CC00D9" w:rsidRDefault="00CC00D9" w:rsidP="00E45D7B">
                                <w:pPr>
                                  <w:pStyle w:val="a9"/>
                                  <w:ind w:leftChars="0" w:left="0"/>
                                  <w:jc w:val="left"/>
                                  <w:rPr>
                                    <w:ins w:id="1449" w:author="作成者"/>
                                  </w:rPr>
                                </w:pPr>
                                <w:ins w:id="1450" w:author="作成者">
                                  <w:r>
                                    <w:rPr>
                                      <w:rFonts w:hint="eastAsia"/>
                                    </w:rPr>
                                    <w:t>1</w:t>
                                  </w:r>
                                </w:ins>
                              </w:p>
                            </w:tc>
                            <w:tc>
                              <w:tcPr>
                                <w:tcW w:w="1291" w:type="dxa"/>
                                <w:tcBorders>
                                  <w:bottom w:val="single" w:sz="4" w:space="0" w:color="auto"/>
                                </w:tcBorders>
                              </w:tcPr>
                              <w:p w14:paraId="4B261757" w14:textId="77777777" w:rsidR="00CC00D9" w:rsidRDefault="00CC00D9" w:rsidP="00E45D7B">
                                <w:pPr>
                                  <w:pStyle w:val="a9"/>
                                  <w:ind w:leftChars="0" w:left="0"/>
                                  <w:jc w:val="left"/>
                                  <w:rPr>
                                    <w:ins w:id="1451" w:author="作成者"/>
                                  </w:rPr>
                                </w:pPr>
                                <w:ins w:id="1452" w:author="作成者">
                                  <w:r>
                                    <w:rPr>
                                      <w:rFonts w:hint="eastAsia"/>
                                    </w:rPr>
                                    <w:t>V</w:t>
                                  </w:r>
                                  <w:r>
                                    <w:t>AR_hoge</w:t>
                                  </w:r>
                                </w:ins>
                              </w:p>
                            </w:tc>
                            <w:tc>
                              <w:tcPr>
                                <w:tcW w:w="1291" w:type="dxa"/>
                                <w:tcBorders>
                                  <w:bottom w:val="single" w:sz="4" w:space="0" w:color="auto"/>
                                </w:tcBorders>
                              </w:tcPr>
                              <w:p w14:paraId="0F5A37EE" w14:textId="77777777" w:rsidR="00CC00D9" w:rsidRPr="00E708CA" w:rsidRDefault="00CC00D9" w:rsidP="00E45D7B">
                                <w:pPr>
                                  <w:pStyle w:val="a9"/>
                                  <w:ind w:leftChars="0" w:left="0"/>
                                  <w:jc w:val="left"/>
                                  <w:rPr>
                                    <w:ins w:id="1453" w:author="作成者"/>
                                  </w:rPr>
                                </w:pPr>
                                <w:ins w:id="1454" w:author="作成者">
                                  <w:r>
                                    <w:rPr>
                                      <w:rFonts w:hint="eastAsia"/>
                                    </w:rPr>
                                    <w:t>OFF</w:t>
                                  </w:r>
                                </w:ins>
                              </w:p>
                            </w:tc>
                            <w:tc>
                              <w:tcPr>
                                <w:tcW w:w="1291" w:type="dxa"/>
                              </w:tcPr>
                              <w:p w14:paraId="13205857" w14:textId="0651BB0C" w:rsidR="00CC00D9" w:rsidRDefault="00CC00D9" w:rsidP="00E45D7B">
                                <w:pPr>
                                  <w:pStyle w:val="a9"/>
                                  <w:ind w:leftChars="0" w:left="0"/>
                                  <w:jc w:val="left"/>
                                  <w:rPr>
                                    <w:ins w:id="1455" w:author="作成者"/>
                                  </w:rPr>
                                </w:pPr>
                                <w:r w:rsidRPr="006A5682">
                                  <w:rPr>
                                    <w:rFonts w:hint="eastAsia"/>
                                  </w:rPr>
                                  <w:t>No input required</w:t>
                                </w:r>
                              </w:p>
                            </w:tc>
                            <w:tc>
                              <w:tcPr>
                                <w:tcW w:w="1253" w:type="dxa"/>
                              </w:tcPr>
                              <w:p w14:paraId="5AE9C1E5" w14:textId="77777777" w:rsidR="00CC00D9" w:rsidRDefault="00CC00D9" w:rsidP="00E45D7B">
                                <w:pPr>
                                  <w:pStyle w:val="a9"/>
                                  <w:ind w:leftChars="0" w:left="0"/>
                                  <w:jc w:val="left"/>
                                  <w:rPr>
                                    <w:ins w:id="1456" w:author="作成者"/>
                                  </w:rPr>
                                </w:pPr>
                                <w:ins w:id="1457" w:author="作成者">
                                  <w:r>
                                    <w:rPr>
                                      <w:rFonts w:hint="eastAsia"/>
                                    </w:rPr>
                                    <w:t>1</w:t>
                                  </w:r>
                                </w:ins>
                              </w:p>
                            </w:tc>
                            <w:tc>
                              <w:tcPr>
                                <w:tcW w:w="1253" w:type="dxa"/>
                              </w:tcPr>
                              <w:p w14:paraId="54C0422F" w14:textId="569D6DFB" w:rsidR="00CC00D9" w:rsidRPr="00E708CA" w:rsidRDefault="00CC00D9" w:rsidP="00E45D7B">
                                <w:pPr>
                                  <w:pStyle w:val="a9"/>
                                  <w:ind w:leftChars="0" w:left="0"/>
                                  <w:jc w:val="left"/>
                                  <w:rPr>
                                    <w:ins w:id="1458" w:author="作成者"/>
                                  </w:rPr>
                                </w:pPr>
                                <w:r>
                                  <w:rPr>
                                    <w:rFonts w:hint="eastAsia"/>
                                  </w:rPr>
                                  <w:t>AAA</w:t>
                                </w:r>
                              </w:p>
                            </w:tc>
                          </w:tr>
                          <w:tr w:rsidR="00CC00D9" w14:paraId="4B7E1A94" w14:textId="77777777" w:rsidTr="00DD1144">
                            <w:trPr>
                              <w:jc w:val="center"/>
                              <w:ins w:id="1459" w:author="作成者"/>
                            </w:trPr>
                            <w:tc>
                              <w:tcPr>
                                <w:tcW w:w="704" w:type="dxa"/>
                                <w:tcBorders>
                                  <w:top w:val="single" w:sz="4" w:space="0" w:color="auto"/>
                                  <w:left w:val="single" w:sz="4" w:space="0" w:color="auto"/>
                                  <w:bottom w:val="single" w:sz="4" w:space="0" w:color="auto"/>
                                  <w:right w:val="single" w:sz="4" w:space="0" w:color="auto"/>
                                </w:tcBorders>
                              </w:tcPr>
                              <w:p w14:paraId="227EBFAF" w14:textId="77777777" w:rsidR="00CC00D9" w:rsidRDefault="00CC00D9" w:rsidP="00E45D7B">
                                <w:pPr>
                                  <w:pStyle w:val="a9"/>
                                  <w:ind w:leftChars="0" w:left="0"/>
                                  <w:jc w:val="left"/>
                                  <w:rPr>
                                    <w:ins w:id="1460" w:author="作成者"/>
                                  </w:rPr>
                                </w:pPr>
                                <w:ins w:id="1461" w:author="作成者">
                                  <w:r>
                                    <w:rPr>
                                      <w:rFonts w:hint="eastAsia"/>
                                    </w:rPr>
                                    <w:t>2</w:t>
                                  </w:r>
                                </w:ins>
                              </w:p>
                            </w:tc>
                            <w:tc>
                              <w:tcPr>
                                <w:tcW w:w="1291" w:type="dxa"/>
                                <w:tcBorders>
                                  <w:top w:val="single" w:sz="4" w:space="0" w:color="auto"/>
                                  <w:left w:val="single" w:sz="4" w:space="0" w:color="auto"/>
                                  <w:bottom w:val="single" w:sz="4" w:space="0" w:color="auto"/>
                                  <w:right w:val="single" w:sz="4" w:space="0" w:color="auto"/>
                                </w:tcBorders>
                              </w:tcPr>
                              <w:p w14:paraId="738C7403" w14:textId="77777777" w:rsidR="00CC00D9" w:rsidRDefault="00CC00D9" w:rsidP="00E45D7B">
                                <w:pPr>
                                  <w:pStyle w:val="a9"/>
                                  <w:ind w:leftChars="0" w:left="0"/>
                                  <w:jc w:val="left"/>
                                  <w:rPr>
                                    <w:ins w:id="1462" w:author="作成者"/>
                                  </w:rPr>
                                </w:pPr>
                                <w:ins w:id="1463" w:author="作成者">
                                  <w:r>
                                    <w:rPr>
                                      <w:rFonts w:hint="eastAsia"/>
                                    </w:rPr>
                                    <w:t>VAR_hoge</w:t>
                                  </w:r>
                                </w:ins>
                              </w:p>
                            </w:tc>
                            <w:tc>
                              <w:tcPr>
                                <w:tcW w:w="1291" w:type="dxa"/>
                                <w:tcBorders>
                                  <w:left w:val="single" w:sz="4" w:space="0" w:color="auto"/>
                                </w:tcBorders>
                              </w:tcPr>
                              <w:p w14:paraId="6E4B9651" w14:textId="77777777" w:rsidR="00CC00D9" w:rsidRPr="00E708CA" w:rsidRDefault="00CC00D9" w:rsidP="00E45D7B">
                                <w:pPr>
                                  <w:pStyle w:val="a9"/>
                                  <w:ind w:leftChars="0" w:left="0"/>
                                  <w:jc w:val="left"/>
                                  <w:rPr>
                                    <w:ins w:id="1464" w:author="作成者"/>
                                  </w:rPr>
                                </w:pPr>
                                <w:ins w:id="1465" w:author="作成者">
                                  <w:r>
                                    <w:rPr>
                                      <w:rFonts w:hint="eastAsia"/>
                                    </w:rPr>
                                    <w:t>OFF</w:t>
                                  </w:r>
                                </w:ins>
                              </w:p>
                            </w:tc>
                            <w:tc>
                              <w:tcPr>
                                <w:tcW w:w="1291" w:type="dxa"/>
                              </w:tcPr>
                              <w:p w14:paraId="64D28BBF" w14:textId="65DF77EF" w:rsidR="00CC00D9" w:rsidRPr="00E708CA" w:rsidRDefault="00CC00D9" w:rsidP="00E45D7B">
                                <w:pPr>
                                  <w:pStyle w:val="a9"/>
                                  <w:ind w:leftChars="0" w:left="0"/>
                                  <w:jc w:val="left"/>
                                  <w:rPr>
                                    <w:ins w:id="1466" w:author="作成者"/>
                                  </w:rPr>
                                </w:pPr>
                                <w:r w:rsidRPr="006A5682">
                                  <w:rPr>
                                    <w:rFonts w:hint="eastAsia"/>
                                  </w:rPr>
                                  <w:t>No input required</w:t>
                                </w:r>
                              </w:p>
                            </w:tc>
                            <w:tc>
                              <w:tcPr>
                                <w:tcW w:w="1253" w:type="dxa"/>
                              </w:tcPr>
                              <w:p w14:paraId="7C4814FF" w14:textId="77777777" w:rsidR="00CC00D9" w:rsidRDefault="00CC00D9" w:rsidP="00E45D7B">
                                <w:pPr>
                                  <w:pStyle w:val="a9"/>
                                  <w:ind w:leftChars="0" w:left="0"/>
                                  <w:jc w:val="left"/>
                                  <w:rPr>
                                    <w:ins w:id="1467" w:author="作成者"/>
                                  </w:rPr>
                                </w:pPr>
                                <w:ins w:id="1468" w:author="作成者">
                                  <w:r>
                                    <w:rPr>
                                      <w:rFonts w:hint="eastAsia"/>
                                    </w:rPr>
                                    <w:t>2</w:t>
                                  </w:r>
                                </w:ins>
                              </w:p>
                            </w:tc>
                            <w:tc>
                              <w:tcPr>
                                <w:tcW w:w="1253" w:type="dxa"/>
                              </w:tcPr>
                              <w:p w14:paraId="745A6914" w14:textId="79297D48" w:rsidR="00CC00D9" w:rsidRPr="00E708CA" w:rsidRDefault="00CC00D9" w:rsidP="00E45D7B">
                                <w:pPr>
                                  <w:pStyle w:val="a9"/>
                                  <w:ind w:leftChars="0" w:left="0"/>
                                  <w:jc w:val="left"/>
                                  <w:rPr>
                                    <w:ins w:id="1469" w:author="作成者"/>
                                  </w:rPr>
                                </w:pPr>
                                <w:r>
                                  <w:rPr>
                                    <w:rFonts w:hint="eastAsia"/>
                                  </w:rPr>
                                  <w:t>BBB</w:t>
                                </w:r>
                              </w:p>
                            </w:tc>
                          </w:tr>
                        </w:tbl>
                        <w:p w14:paraId="3FCE7269" w14:textId="77777777" w:rsidR="00CC00D9" w:rsidRDefault="00CC00D9" w:rsidP="00366ECC">
                          <w:pPr>
                            <w:jc w:val="left"/>
                            <w:rPr>
                              <w:ins w:id="1470" w:author="作成者"/>
                              <w:sz w:val="20"/>
                              <w:szCs w:val="20"/>
                            </w:rPr>
                          </w:pPr>
                        </w:p>
                        <w:p w14:paraId="6E080D65" w14:textId="77777777" w:rsidR="00CC00D9" w:rsidRDefault="00CC00D9" w:rsidP="00366ECC">
                          <w:pPr>
                            <w:jc w:val="left"/>
                            <w:rPr>
                              <w:ins w:id="1471" w:author="作成者"/>
                              <w:sz w:val="20"/>
                              <w:szCs w:val="20"/>
                            </w:rPr>
                          </w:pPr>
                        </w:p>
                        <w:p w14:paraId="45F6C112" w14:textId="77777777" w:rsidR="00CC00D9" w:rsidRDefault="00CC00D9" w:rsidP="00366ECC">
                          <w:pPr>
                            <w:jc w:val="left"/>
                            <w:rPr>
                              <w:ins w:id="1472" w:author="作成者"/>
                              <w:sz w:val="20"/>
                              <w:szCs w:val="20"/>
                            </w:rPr>
                          </w:pPr>
                        </w:p>
                        <w:p w14:paraId="2659A03D" w14:textId="191FC557" w:rsidR="00CC00D9" w:rsidRPr="00D464F6" w:rsidRDefault="00CC00D9" w:rsidP="00366ECC">
                          <w:pPr>
                            <w:jc w:val="left"/>
                            <w:rPr>
                              <w:ins w:id="1473" w:author="作成者"/>
                              <w:b/>
                              <w:sz w:val="20"/>
                              <w:szCs w:val="20"/>
                            </w:rPr>
                          </w:pPr>
                          <w:ins w:id="1474" w:author="作成者">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ins>
                          <w:r w:rsidRPr="00A612FF">
                            <w:rPr>
                              <w:rFonts w:hint="eastAsia"/>
                              <w:b/>
                              <w:sz w:val="20"/>
                              <w:szCs w:val="20"/>
                            </w:rPr>
                            <w:t xml:space="preserve"> </w:t>
                          </w:r>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896" w:type="dxa"/>
                            <w:tblLook w:val="04A0" w:firstRow="1" w:lastRow="0" w:firstColumn="1" w:lastColumn="0" w:noHBand="0" w:noVBand="1"/>
                          </w:tblPr>
                          <w:tblGrid>
                            <w:gridCol w:w="2995"/>
                            <w:gridCol w:w="2994"/>
                          </w:tblGrid>
                          <w:tr w:rsidR="00CC00D9" w14:paraId="36D619C2" w14:textId="77777777" w:rsidTr="00DD1144">
                            <w:trPr>
                              <w:trHeight w:val="372"/>
                              <w:ins w:id="1475" w:author="作成者"/>
                            </w:trPr>
                            <w:tc>
                              <w:tcPr>
                                <w:tcW w:w="2995" w:type="dxa"/>
                                <w:shd w:val="clear" w:color="auto" w:fill="002060"/>
                              </w:tcPr>
                              <w:p w14:paraId="57650FB0" w14:textId="77777777" w:rsidR="00CC00D9" w:rsidRDefault="00CC00D9" w:rsidP="00DD1144">
                                <w:pPr>
                                  <w:jc w:val="left"/>
                                  <w:rPr>
                                    <w:ins w:id="1476" w:author="作成者"/>
                                    <w:b/>
                                    <w:sz w:val="20"/>
                                    <w:szCs w:val="20"/>
                                  </w:rPr>
                                </w:pPr>
                                <w:ins w:id="1477" w:author="作成者">
                                  <w:r>
                                    <w:rPr>
                                      <w:rFonts w:hint="eastAsia"/>
                                      <w:b/>
                                      <w:sz w:val="20"/>
                                      <w:szCs w:val="20"/>
                                    </w:rPr>
                                    <w:t>Key</w:t>
                                  </w:r>
                                </w:ins>
                              </w:p>
                            </w:tc>
                            <w:tc>
                              <w:tcPr>
                                <w:tcW w:w="2994" w:type="dxa"/>
                                <w:shd w:val="clear" w:color="auto" w:fill="002060"/>
                              </w:tcPr>
                              <w:p w14:paraId="5B17B05F" w14:textId="77777777" w:rsidR="00CC00D9" w:rsidRDefault="00CC00D9" w:rsidP="00DD1144">
                                <w:pPr>
                                  <w:jc w:val="left"/>
                                  <w:rPr>
                                    <w:ins w:id="1478" w:author="作成者"/>
                                    <w:b/>
                                    <w:sz w:val="20"/>
                                    <w:szCs w:val="20"/>
                                  </w:rPr>
                                </w:pPr>
                                <w:ins w:id="1479" w:author="作成者">
                                  <w:r>
                                    <w:rPr>
                                      <w:rFonts w:hint="eastAsia"/>
                                      <w:b/>
                                      <w:sz w:val="20"/>
                                      <w:szCs w:val="20"/>
                                    </w:rPr>
                                    <w:t>Value</w:t>
                                  </w:r>
                                </w:ins>
                              </w:p>
                            </w:tc>
                          </w:tr>
                          <w:tr w:rsidR="00CC00D9" w14:paraId="67B4CFDF" w14:textId="77777777" w:rsidTr="00DD1144">
                            <w:trPr>
                              <w:trHeight w:val="352"/>
                              <w:ins w:id="1480" w:author="作成者"/>
                            </w:trPr>
                            <w:tc>
                              <w:tcPr>
                                <w:tcW w:w="2995" w:type="dxa"/>
                              </w:tcPr>
                              <w:p w14:paraId="4EA6FADF" w14:textId="77777777" w:rsidR="00CC00D9" w:rsidRPr="00EA2D11" w:rsidRDefault="00CC00D9" w:rsidP="00DD1144">
                                <w:pPr>
                                  <w:jc w:val="left"/>
                                  <w:rPr>
                                    <w:ins w:id="1481" w:author="作成者"/>
                                    <w:sz w:val="20"/>
                                    <w:szCs w:val="20"/>
                                  </w:rPr>
                                </w:pPr>
                                <w:ins w:id="1482" w:author="作成者">
                                  <w:r w:rsidRPr="00EA2D11">
                                    <w:rPr>
                                      <w:rFonts w:hint="eastAsia"/>
                                      <w:sz w:val="20"/>
                                      <w:szCs w:val="20"/>
                                    </w:rPr>
                                    <w:t>VAR_hoge</w:t>
                                  </w:r>
                                </w:ins>
                              </w:p>
                            </w:tc>
                            <w:tc>
                              <w:tcPr>
                                <w:tcW w:w="2994" w:type="dxa"/>
                              </w:tcPr>
                              <w:p w14:paraId="76F31D37" w14:textId="61FA795C" w:rsidR="00CC00D9" w:rsidRPr="00EA2D11" w:rsidRDefault="00CC00D9" w:rsidP="00E45D7B">
                                <w:pPr>
                                  <w:jc w:val="left"/>
                                  <w:rPr>
                                    <w:ins w:id="1483" w:author="作成者"/>
                                    <w:sz w:val="20"/>
                                    <w:szCs w:val="20"/>
                                  </w:rPr>
                                </w:pPr>
                                <w:ins w:id="1484" w:author="作成者">
                                  <w:r w:rsidRPr="00EA2D11">
                                    <w:rPr>
                                      <w:sz w:val="20"/>
                                      <w:szCs w:val="20"/>
                                    </w:rPr>
                                    <w:t>[“</w:t>
                                  </w:r>
                                </w:ins>
                                <w:r>
                                  <w:rPr>
                                    <w:rFonts w:hint="eastAsia"/>
                                    <w:sz w:val="20"/>
                                    <w:szCs w:val="20"/>
                                  </w:rPr>
                                  <w:t>A</w:t>
                                </w:r>
                                <w:r>
                                  <w:rPr>
                                    <w:sz w:val="20"/>
                                    <w:szCs w:val="20"/>
                                  </w:rPr>
                                  <w:t>AA</w:t>
                                </w:r>
                                <w:ins w:id="1485" w:author="作成者">
                                  <w:r w:rsidRPr="00EA2D11">
                                    <w:rPr>
                                      <w:sz w:val="20"/>
                                      <w:szCs w:val="20"/>
                                    </w:rPr>
                                    <w:t>”, “</w:t>
                                  </w:r>
                                </w:ins>
                                <w:r>
                                  <w:rPr>
                                    <w:sz w:val="20"/>
                                    <w:szCs w:val="20"/>
                                  </w:rPr>
                                  <w:t>BBB</w:t>
                                </w:r>
                                <w:ins w:id="1486" w:author="作成者">
                                  <w:r w:rsidRPr="00EA2D11">
                                    <w:rPr>
                                      <w:sz w:val="20"/>
                                      <w:szCs w:val="20"/>
                                    </w:rPr>
                                    <w:t>”]</w:t>
                                  </w:r>
                                </w:ins>
                              </w:p>
                            </w:tc>
                          </w:tr>
                        </w:tbl>
                        <w:p w14:paraId="1E9798D2" w14:textId="77777777" w:rsidR="00CC00D9" w:rsidRPr="003177F7" w:rsidRDefault="00CC00D9" w:rsidP="00366ECC">
                          <w:pPr>
                            <w:jc w:val="left"/>
                            <w:rPr>
                              <w:ins w:id="1487" w:author="作成者"/>
                              <w:sz w:val="20"/>
                              <w:szCs w:val="20"/>
                            </w:rPr>
                          </w:pPr>
                        </w:p>
                      </w:txbxContent>
                    </v:textbox>
                  </v:shape>
                  <v:shape id="下矢印 120" o:spid="_x0000_s1089" type="#_x0000_t67" style="position:absolute;left:1143;top:2000;width:4000;height:36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" adj="20431" fillcolor="#0057c9 [2425]" strokecolor="#003c8c [2905]" strokeweight="2pt"/>
                  <v:group id="グループ化 121" o:spid="_x0000_s1090" style="position:absolute;left:4667;top:13132;width:28156;height:2858" coordorigin=",-965"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roundrect id="角丸四角形 122" o:spid="_x0000_s1091" style="position:absolute;left:7205;top:-675;width:20956;height:251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" fillcolor="white [3212]" strokecolor="#508035 [2422]" strokeweight="2pt">
                      <v:shadow on="t" color="black" opacity="26214f" origin="-.5,-.5" offset=".74836mm,.74836mm"/>
                      <v:textbox inset="1mm,0,0,0">
                        <w:txbxContent>
                          <w:p w14:paraId="64E998EE" w14:textId="75EF72D9" w:rsidR="00CC00D9" w:rsidRDefault="00CC00D9" w:rsidP="00366ECC">
                            <w:pPr>
                              <w:pStyle w:val="Web"/>
                              <w:spacing w:before="0" w:beforeAutospacing="0" w:after="0" w:afterAutospacing="0"/>
                              <w:rPr>
                                <w:ins w:id="1488" w:author="作成者"/>
                              </w:rPr>
                            </w:pPr>
                            <w:ins w:id="1489"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v:textbox>
                    </v:roundrect>
                    <v:shape id="下矢印 123" o:spid="_x0000_s1092" type="#_x0000_t67" style="position:absolute;left:1904;top:-2869;width:2860;height:666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" adj="18321" fillcolor="#518135" strokecolor="#508035 [2422]" strokeweight="2pt">
                      <v:fill opacity="52428f"/>
                    </v:shape>
                  </v:group>
                  <v:roundrect id="角丸四角形 124" o:spid="_x0000_s1093" style="position:absolute;left:1143;top:72;width:26352;height:25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" fillcolor="white [3201]" strokecolor="#003c8c [2905]" strokeweight="2pt">
                    <v:shadow on="t" color="black" opacity="26214f" origin="-.5,-.5" offset=".74836mm,.74836mm"/>
                    <v:textbox inset="1mm,0,0,0">
                      <w:txbxContent>
                        <w:p w14:paraId="47E80808" w14:textId="20EE4F4F" w:rsidR="00CC00D9" w:rsidRPr="00982EAC" w:rsidRDefault="00CC00D9" w:rsidP="00366ECC">
                          <w:pPr>
                            <w:jc w:val="left"/>
                            <w:rPr>
                              <w:ins w:id="1490" w:author="作成者"/>
                              <w:b/>
                              <w:color w:val="003C8A" w:themeColor="accent6" w:themeTint="E6"/>
                              <w:sz w:val="20"/>
                              <w:szCs w:val="20"/>
                            </w:rPr>
                          </w:pPr>
                          <w:ins w:id="1491"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v:textbox>
                  </v:roundrect>
                  <v:roundrect id="角丸四角形 125" o:spid="_x0000_s1094" style="position:absolute;left:1143;top:27527;width:26354;height:252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" fillcolor="white [3201]" strokecolor="#003c8c [2905]" strokeweight="2pt">
                    <v:shadow on="t" color="black" opacity="26214f" origin="-.5,-.5" offset=".74836mm,.74836mm"/>
                    <v:textbox inset="1mm,0,0,0">
                      <w:txbxContent>
                        <w:p w14:paraId="41EE005E" w14:textId="40AC2B30" w:rsidR="00CC00D9" w:rsidRPr="00982EAC" w:rsidRDefault="00CC00D9" w:rsidP="00366ECC">
                          <w:pPr>
                            <w:jc w:val="left"/>
                            <w:rPr>
                              <w:ins w:id="1492" w:author="作成者"/>
                              <w:b/>
                              <w:color w:val="003C8A" w:themeColor="accent6" w:themeTint="E6"/>
                              <w:sz w:val="20"/>
                              <w:szCs w:val="20"/>
                            </w:rPr>
                          </w:pPr>
                          <w:ins w:id="1493"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v:textbox>
                  </v:roundrect>
                  <w10:wrap type="topAndBottom"/>
                </v:group>
              </w:pict>
            </mc:Fallback>
          </mc:AlternateContent>
        </w:r>
        <w:r w:rsidRPr="00CB0166">
          <w:rPr>
            <w:rFonts w:asciiTheme="majorHAnsi" w:hAnsiTheme="majorHAnsi" w:cstheme="majorHAnsi"/>
          </w:rPr>
          <w:t>list</w:t>
        </w:r>
      </w:ins>
      <w:r w:rsidR="00DD1144" w:rsidRPr="00CB0166">
        <w:rPr>
          <w:rFonts w:asciiTheme="majorHAnsi" w:hAnsiTheme="majorHAnsi" w:cstheme="majorHAnsi"/>
        </w:rPr>
        <w:t xml:space="preserve"> type</w:t>
      </w:r>
    </w:p>
    <w:p w14:paraId="1CD91E14" w14:textId="77777777" w:rsidR="00366ECC" w:rsidRPr="00CB0166" w:rsidRDefault="00366ECC" w:rsidP="00366ECC">
      <w:pPr>
        <w:pStyle w:val="a9"/>
        <w:ind w:leftChars="0" w:left="360"/>
        <w:rPr>
          <w:ins w:id="1494" w:author="作成者"/>
          <w:rFonts w:asciiTheme="majorHAnsi" w:hAnsiTheme="majorHAnsi" w:cstheme="majorHAnsi"/>
        </w:rPr>
      </w:pPr>
    </w:p>
    <w:p w14:paraId="5063AE18" w14:textId="77777777" w:rsidR="00366ECC" w:rsidRPr="00CB0166" w:rsidRDefault="00366ECC" w:rsidP="00366ECC">
      <w:pPr>
        <w:widowControl/>
        <w:jc w:val="left"/>
        <w:rPr>
          <w:ins w:id="1495" w:author="作成者"/>
          <w:rFonts w:asciiTheme="majorHAnsi" w:hAnsiTheme="majorHAnsi" w:cstheme="majorHAnsi"/>
        </w:rPr>
      </w:pPr>
      <w:ins w:id="1496" w:author="作成者">
        <w:r w:rsidRPr="00CB0166">
          <w:rPr>
            <w:rFonts w:asciiTheme="majorHAnsi" w:hAnsiTheme="majorHAnsi" w:cstheme="majorHAnsi"/>
          </w:rPr>
          <w:br w:type="page"/>
        </w:r>
      </w:ins>
    </w:p>
    <w:p w14:paraId="1B1ABDD7" w14:textId="77777777" w:rsidR="00366ECC" w:rsidRPr="00CB0166" w:rsidRDefault="00366ECC" w:rsidP="00366ECC">
      <w:pPr>
        <w:pStyle w:val="a9"/>
        <w:ind w:leftChars="0" w:left="360"/>
        <w:rPr>
          <w:ins w:id="1497" w:author="作成者"/>
          <w:rFonts w:asciiTheme="majorHAnsi" w:hAnsiTheme="majorHAnsi" w:cstheme="majorHAnsi"/>
        </w:rPr>
      </w:pPr>
    </w:p>
    <w:p w14:paraId="6BF1A2E4" w14:textId="1BF98EB6" w:rsidR="00366ECC" w:rsidRPr="00CB0166" w:rsidRDefault="00366ECC" w:rsidP="00366ECC">
      <w:pPr>
        <w:pStyle w:val="aff0"/>
        <w:numPr>
          <w:ilvl w:val="1"/>
          <w:numId w:val="14"/>
        </w:numPr>
        <w:ind w:left="780" w:hanging="360"/>
        <w:rPr>
          <w:ins w:id="1498" w:author="作成者"/>
          <w:rFonts w:asciiTheme="majorHAnsi" w:hAnsiTheme="majorHAnsi" w:cstheme="majorHAnsi"/>
        </w:rPr>
      </w:pPr>
      <w:ins w:id="1499" w:author="作成者">
        <w:r w:rsidRPr="00CB0166">
          <w:rPr>
            <w:rFonts w:asciiTheme="majorHAnsi" w:hAnsiTheme="majorHAnsi" w:cstheme="majorHAnsi"/>
            <w:noProof/>
          </w:rPr>
          <mc:AlternateContent>
            <mc:Choice Requires="wpg">
              <w:drawing>
                <wp:anchor distT="0" distB="0" distL="114300" distR="114300" simplePos="0" relativeHeight="251806720" behindDoc="0" locked="0" layoutInCell="1" allowOverlap="1" wp14:anchorId="3CEB034F" wp14:editId="1B5E976C">
                  <wp:simplePos x="0" y="0"/>
                  <wp:positionH relativeFrom="column">
                    <wp:posOffset>382905</wp:posOffset>
                  </wp:positionH>
                  <wp:positionV relativeFrom="paragraph">
                    <wp:posOffset>307975</wp:posOffset>
                  </wp:positionV>
                  <wp:extent cx="5848350" cy="4536440"/>
                  <wp:effectExtent l="0" t="0" r="19050" b="16510"/>
                  <wp:wrapTopAndBottom/>
                  <wp:docPr id="126" name="グループ化 126"/>
                  <wp:cNvGraphicFramePr/>
                  <a:graphic xmlns:a="http://schemas.openxmlformats.org/drawingml/2006/main">
                    <a:graphicData uri="http://schemas.microsoft.com/office/word/2010/wordprocessingGroup">
                      <wpg:wgp>
                        <wpg:cNvGrpSpPr/>
                        <wpg:grpSpPr>
                          <a:xfrm>
                            <a:off x="0" y="0"/>
                            <a:ext cx="5848350" cy="4536440"/>
                            <a:chOff x="0" y="-76200"/>
                            <a:chExt cx="5848350" cy="4017469"/>
                          </a:xfrm>
                        </wpg:grpSpPr>
                        <wps:wsp>
                          <wps:cNvPr id="127" name="フローチャート: 処理 127"/>
                          <wps:cNvSpPr/>
                          <wps:spPr>
                            <a:xfrm>
                              <a:off x="0" y="-76200"/>
                              <a:ext cx="5848350" cy="4017469"/>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6C2E5BC5" w14:textId="77777777" w:rsidR="00CC00D9" w:rsidRDefault="00CC00D9" w:rsidP="00366ECC">
                                <w:pPr>
                                  <w:jc w:val="left"/>
                                  <w:rPr>
                                    <w:ins w:id="1500" w:author="作成者"/>
                                    <w:sz w:val="20"/>
                                    <w:szCs w:val="20"/>
                                  </w:rPr>
                                </w:pPr>
                              </w:p>
                              <w:p w14:paraId="498392AC" w14:textId="77777777" w:rsidR="00CC00D9" w:rsidRPr="003177F7" w:rsidRDefault="00CC00D9" w:rsidP="00366ECC">
                                <w:pPr>
                                  <w:jc w:val="left"/>
                                  <w:rPr>
                                    <w:ins w:id="1501" w:author="作成者"/>
                                    <w:sz w:val="20"/>
                                    <w:szCs w:val="20"/>
                                  </w:rPr>
                                </w:pPr>
                              </w:p>
                              <w:tbl>
                                <w:tblPr>
                                  <w:tblStyle w:val="ab"/>
                                  <w:tblW w:w="7166" w:type="dxa"/>
                                  <w:jc w:val="center"/>
                                  <w:tblLook w:val="04A0" w:firstRow="1" w:lastRow="0" w:firstColumn="1" w:lastColumn="0" w:noHBand="0" w:noVBand="1"/>
                                </w:tblPr>
                                <w:tblGrid>
                                  <w:gridCol w:w="7166"/>
                                </w:tblGrid>
                                <w:tr w:rsidR="00CC00D9" w:rsidRPr="003177F7" w14:paraId="4BC7C151" w14:textId="77777777" w:rsidTr="00DD1144">
                                  <w:trPr>
                                    <w:trHeight w:val="1425"/>
                                    <w:jc w:val="center"/>
                                    <w:ins w:id="1502" w:author="作成者"/>
                                  </w:trPr>
                                  <w:tc>
                                    <w:tcPr>
                                      <w:tcW w:w="7166" w:type="dxa"/>
                                    </w:tcPr>
                                    <w:p w14:paraId="579E9EEF" w14:textId="77777777" w:rsidR="00CC00D9" w:rsidRPr="00280A77" w:rsidRDefault="00CC00D9" w:rsidP="00DD1144">
                                      <w:pPr>
                                        <w:rPr>
                                          <w:ins w:id="1503" w:author="作成者"/>
                                          <w:sz w:val="20"/>
                                          <w:szCs w:val="20"/>
                                        </w:rPr>
                                      </w:pPr>
                                      <w:ins w:id="1504" w:author="作成者">
                                        <w:r w:rsidRPr="00280A77">
                                          <w:rPr>
                                            <w:sz w:val="20"/>
                                            <w:szCs w:val="20"/>
                                          </w:rPr>
                                          <w:t>variable "VAR_hoge" {</w:t>
                                        </w:r>
                                      </w:ins>
                                    </w:p>
                                    <w:p w14:paraId="7B44177A" w14:textId="77777777" w:rsidR="00CC00D9" w:rsidRPr="00280A77" w:rsidRDefault="00CC00D9" w:rsidP="00DD1144">
                                      <w:pPr>
                                        <w:ind w:firstLineChars="200" w:firstLine="400"/>
                                        <w:rPr>
                                          <w:ins w:id="1505" w:author="作成者"/>
                                          <w:sz w:val="20"/>
                                          <w:szCs w:val="20"/>
                                        </w:rPr>
                                      </w:pPr>
                                      <w:ins w:id="1506" w:author="作成者">
                                        <w:r>
                                          <w:rPr>
                                            <w:sz w:val="20"/>
                                            <w:szCs w:val="20"/>
                                          </w:rPr>
                                          <w:t>type = set(string)</w:t>
                                        </w:r>
                                      </w:ins>
                                    </w:p>
                                    <w:p w14:paraId="7E45AFA8" w14:textId="77777777" w:rsidR="00CC00D9" w:rsidRPr="00280A77" w:rsidRDefault="00CC00D9" w:rsidP="00DD1144">
                                      <w:pPr>
                                        <w:ind w:firstLineChars="200" w:firstLine="400"/>
                                        <w:rPr>
                                          <w:ins w:id="1507" w:author="作成者"/>
                                          <w:sz w:val="20"/>
                                          <w:szCs w:val="20"/>
                                        </w:rPr>
                                      </w:pPr>
                                      <w:ins w:id="1508" w:author="作成者">
                                        <w:r w:rsidRPr="00280A77">
                                          <w:rPr>
                                            <w:sz w:val="20"/>
                                            <w:szCs w:val="20"/>
                                          </w:rPr>
                                          <w:t xml:space="preserve">default = </w:t>
                                        </w:r>
                                        <w:r>
                                          <w:t>[“aaa”, “bbb”, “ccc”]</w:t>
                                        </w:r>
                                      </w:ins>
                                    </w:p>
                                    <w:p w14:paraId="5270C87A" w14:textId="77777777" w:rsidR="00CC00D9" w:rsidRPr="003177F7" w:rsidRDefault="00CC00D9" w:rsidP="00DD1144">
                                      <w:pPr>
                                        <w:pStyle w:val="a9"/>
                                        <w:ind w:leftChars="0" w:left="0"/>
                                        <w:rPr>
                                          <w:ins w:id="1509" w:author="作成者"/>
                                          <w:sz w:val="20"/>
                                          <w:szCs w:val="20"/>
                                        </w:rPr>
                                      </w:pPr>
                                      <w:ins w:id="1510" w:author="作成者">
                                        <w:r w:rsidRPr="00280A77">
                                          <w:rPr>
                                            <w:sz w:val="20"/>
                                            <w:szCs w:val="20"/>
                                          </w:rPr>
                                          <w:t>}</w:t>
                                        </w:r>
                                      </w:ins>
                                    </w:p>
                                  </w:tc>
                                </w:tr>
                              </w:tbl>
                              <w:p w14:paraId="495027D4" w14:textId="77777777" w:rsidR="00CC00D9" w:rsidRPr="003177F7" w:rsidRDefault="00CC00D9" w:rsidP="00366ECC">
                                <w:pPr>
                                  <w:jc w:val="left"/>
                                  <w:rPr>
                                    <w:ins w:id="1511" w:author="作成者"/>
                                    <w:sz w:val="20"/>
                                    <w:szCs w:val="20"/>
                                  </w:rPr>
                                </w:pPr>
                              </w:p>
                              <w:p w14:paraId="2314BCF8" w14:textId="77777777" w:rsidR="00CC00D9" w:rsidRDefault="00CC00D9" w:rsidP="00366ECC">
                                <w:pPr>
                                  <w:jc w:val="left"/>
                                  <w:rPr>
                                    <w:ins w:id="1512" w:author="作成者"/>
                                    <w:sz w:val="20"/>
                                    <w:szCs w:val="20"/>
                                  </w:rPr>
                                </w:pPr>
                              </w:p>
                              <w:p w14:paraId="6DA23E79" w14:textId="77777777" w:rsidR="00CC00D9" w:rsidRDefault="00CC00D9" w:rsidP="00366ECC">
                                <w:pPr>
                                  <w:jc w:val="left"/>
                                  <w:rPr>
                                    <w:ins w:id="1513" w:author="作成者"/>
                                    <w:sz w:val="20"/>
                                    <w:szCs w:val="20"/>
                                  </w:rPr>
                                </w:pPr>
                              </w:p>
                              <w:p w14:paraId="044393A2" w14:textId="470DF55B" w:rsidR="00CC00D9" w:rsidRPr="00D464F6" w:rsidRDefault="00CC00D9" w:rsidP="00366ECC">
                                <w:pPr>
                                  <w:jc w:val="left"/>
                                  <w:rPr>
                                    <w:ins w:id="1514" w:author="作成者"/>
                                    <w:b/>
                                    <w:sz w:val="20"/>
                                    <w:szCs w:val="20"/>
                                  </w:rPr>
                                </w:pPr>
                                <w:ins w:id="1515"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CC00D9" w14:paraId="5E2F4AFE" w14:textId="77777777" w:rsidTr="00DD1144">
                                  <w:trPr>
                                    <w:jc w:val="center"/>
                                    <w:ins w:id="1516" w:author="作成者"/>
                                  </w:trPr>
                                  <w:tc>
                                    <w:tcPr>
                                      <w:tcW w:w="704" w:type="dxa"/>
                                      <w:tcBorders>
                                        <w:bottom w:val="single" w:sz="4" w:space="0" w:color="auto"/>
                                      </w:tcBorders>
                                      <w:shd w:val="clear" w:color="auto" w:fill="002060"/>
                                    </w:tcPr>
                                    <w:p w14:paraId="2F836214" w14:textId="03658225" w:rsidR="00CC00D9" w:rsidRPr="00C80F48" w:rsidRDefault="00CC00D9" w:rsidP="00DD1144">
                                      <w:pPr>
                                        <w:pStyle w:val="a9"/>
                                        <w:ind w:leftChars="0" w:left="0"/>
                                        <w:jc w:val="left"/>
                                        <w:rPr>
                                          <w:ins w:id="1517"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5E5663E5" w14:textId="6AF6A0A5" w:rsidR="00CC00D9" w:rsidRPr="00C80F48" w:rsidRDefault="00CC00D9" w:rsidP="00DD1144">
                                      <w:pPr>
                                        <w:pStyle w:val="a9"/>
                                        <w:ind w:leftChars="0" w:left="0"/>
                                        <w:jc w:val="left"/>
                                        <w:rPr>
                                          <w:ins w:id="1518" w:author="作成者"/>
                                          <w:b/>
                                          <w:color w:val="FFFFFF" w:themeColor="background1"/>
                                        </w:rPr>
                                      </w:pPr>
                                      <w:r>
                                        <w:rPr>
                                          <w:rFonts w:hint="eastAsia"/>
                                          <w:b/>
                                          <w:color w:val="FFFFFF" w:themeColor="background1"/>
                                        </w:rPr>
                                        <w:t>Variable name</w:t>
                                      </w:r>
                                    </w:p>
                                  </w:tc>
                                  <w:tc>
                                    <w:tcPr>
                                      <w:tcW w:w="1291" w:type="dxa"/>
                                      <w:tcBorders>
                                        <w:bottom w:val="single" w:sz="4" w:space="0" w:color="auto"/>
                                      </w:tcBorders>
                                      <w:shd w:val="clear" w:color="auto" w:fill="002060"/>
                                    </w:tcPr>
                                    <w:p w14:paraId="33431EBC" w14:textId="44597F28" w:rsidR="00CC00D9" w:rsidRDefault="00CC00D9" w:rsidP="00DD1144">
                                      <w:pPr>
                                        <w:pStyle w:val="a9"/>
                                        <w:ind w:leftChars="0" w:left="0"/>
                                        <w:jc w:val="left"/>
                                        <w:rPr>
                                          <w:ins w:id="1519" w:author="作成者"/>
                                          <w:b/>
                                          <w:color w:val="FFFFFF" w:themeColor="background1"/>
                                        </w:rPr>
                                      </w:pPr>
                                      <w:r>
                                        <w:rPr>
                                          <w:rFonts w:hint="eastAsia"/>
                                          <w:b/>
                                          <w:color w:val="FFFFFF" w:themeColor="background1"/>
                                        </w:rPr>
                                        <w:t>HCL SETTINGS</w:t>
                                      </w:r>
                                    </w:p>
                                  </w:tc>
                                  <w:tc>
                                    <w:tcPr>
                                      <w:tcW w:w="1291" w:type="dxa"/>
                                      <w:tcBorders>
                                        <w:bottom w:val="single" w:sz="4" w:space="0" w:color="auto"/>
                                      </w:tcBorders>
                                      <w:shd w:val="clear" w:color="auto" w:fill="002060"/>
                                    </w:tcPr>
                                    <w:p w14:paraId="30FEE445" w14:textId="3DA1C613" w:rsidR="00CC00D9" w:rsidRPr="00C80F48" w:rsidRDefault="00CC00D9" w:rsidP="00DD1144">
                                      <w:pPr>
                                        <w:pStyle w:val="a9"/>
                                        <w:ind w:leftChars="0" w:left="0"/>
                                        <w:jc w:val="left"/>
                                        <w:rPr>
                                          <w:ins w:id="1520" w:author="作成者"/>
                                          <w:b/>
                                          <w:color w:val="FFFFFF" w:themeColor="background1"/>
                                        </w:rPr>
                                      </w:pPr>
                                      <w:r>
                                        <w:rPr>
                                          <w:rFonts w:hint="eastAsia"/>
                                          <w:b/>
                                          <w:color w:val="FFFFFF" w:themeColor="background1"/>
                                        </w:rPr>
                                        <w:t>Member variable</w:t>
                                      </w:r>
                                    </w:p>
                                  </w:tc>
                                  <w:tc>
                                    <w:tcPr>
                                      <w:tcW w:w="1253" w:type="dxa"/>
                                      <w:tcBorders>
                                        <w:bottom w:val="single" w:sz="4" w:space="0" w:color="auto"/>
                                      </w:tcBorders>
                                      <w:shd w:val="clear" w:color="auto" w:fill="002060"/>
                                    </w:tcPr>
                                    <w:p w14:paraId="3D87F9F7" w14:textId="0982B5EE" w:rsidR="00CC00D9" w:rsidRDefault="00CC00D9" w:rsidP="00DD1144">
                                      <w:pPr>
                                        <w:pStyle w:val="a9"/>
                                        <w:ind w:leftChars="0" w:left="0"/>
                                        <w:jc w:val="left"/>
                                        <w:rPr>
                                          <w:ins w:id="1521" w:author="作成者"/>
                                          <w:b/>
                                          <w:color w:val="FFFFFF" w:themeColor="background1"/>
                                        </w:rPr>
                                      </w:pPr>
                                      <w:r>
                                        <w:rPr>
                                          <w:rFonts w:hint="eastAsia"/>
                                          <w:b/>
                                          <w:color w:val="FFFFFF" w:themeColor="background1"/>
                                        </w:rPr>
                                        <w:t>Substitute order</w:t>
                                      </w:r>
                                    </w:p>
                                  </w:tc>
                                  <w:tc>
                                    <w:tcPr>
                                      <w:tcW w:w="1253" w:type="dxa"/>
                                      <w:shd w:val="clear" w:color="auto" w:fill="002060"/>
                                    </w:tcPr>
                                    <w:p w14:paraId="248D5CD6" w14:textId="17EB2371" w:rsidR="00CC00D9" w:rsidRDefault="00CC00D9" w:rsidP="00DD1144">
                                      <w:pPr>
                                        <w:pStyle w:val="a9"/>
                                        <w:ind w:leftChars="0" w:left="0"/>
                                        <w:jc w:val="left"/>
                                        <w:rPr>
                                          <w:ins w:id="1522" w:author="作成者"/>
                                          <w:b/>
                                          <w:color w:val="FFFFFF" w:themeColor="background1"/>
                                        </w:rPr>
                                      </w:pPr>
                                      <w:r>
                                        <w:rPr>
                                          <w:rFonts w:hint="eastAsia"/>
                                          <w:b/>
                                          <w:color w:val="FFFFFF" w:themeColor="background1"/>
                                        </w:rPr>
                                        <w:t>Specific value</w:t>
                                      </w:r>
                                    </w:p>
                                  </w:tc>
                                </w:tr>
                                <w:tr w:rsidR="00CC00D9" w14:paraId="15159C4B" w14:textId="77777777" w:rsidTr="00DD1144">
                                  <w:trPr>
                                    <w:jc w:val="center"/>
                                    <w:ins w:id="1523" w:author="作成者"/>
                                  </w:trPr>
                                  <w:tc>
                                    <w:tcPr>
                                      <w:tcW w:w="704" w:type="dxa"/>
                                      <w:tcBorders>
                                        <w:bottom w:val="single" w:sz="4" w:space="0" w:color="auto"/>
                                      </w:tcBorders>
                                    </w:tcPr>
                                    <w:p w14:paraId="575CD687" w14:textId="77777777" w:rsidR="00CC00D9" w:rsidRDefault="00CC00D9" w:rsidP="00DD1144">
                                      <w:pPr>
                                        <w:pStyle w:val="a9"/>
                                        <w:ind w:leftChars="0" w:left="0"/>
                                        <w:jc w:val="left"/>
                                        <w:rPr>
                                          <w:ins w:id="1524" w:author="作成者"/>
                                        </w:rPr>
                                      </w:pPr>
                                      <w:ins w:id="1525" w:author="作成者">
                                        <w:r>
                                          <w:rPr>
                                            <w:rFonts w:hint="eastAsia"/>
                                          </w:rPr>
                                          <w:t>1</w:t>
                                        </w:r>
                                      </w:ins>
                                    </w:p>
                                  </w:tc>
                                  <w:tc>
                                    <w:tcPr>
                                      <w:tcW w:w="1291" w:type="dxa"/>
                                      <w:tcBorders>
                                        <w:bottom w:val="single" w:sz="4" w:space="0" w:color="auto"/>
                                      </w:tcBorders>
                                    </w:tcPr>
                                    <w:p w14:paraId="1F9ED43C" w14:textId="77777777" w:rsidR="00CC00D9" w:rsidRDefault="00CC00D9" w:rsidP="00DD1144">
                                      <w:pPr>
                                        <w:pStyle w:val="a9"/>
                                        <w:ind w:leftChars="0" w:left="0"/>
                                        <w:jc w:val="left"/>
                                        <w:rPr>
                                          <w:ins w:id="1526" w:author="作成者"/>
                                        </w:rPr>
                                      </w:pPr>
                                      <w:ins w:id="1527" w:author="作成者">
                                        <w:r>
                                          <w:rPr>
                                            <w:rFonts w:hint="eastAsia"/>
                                          </w:rPr>
                                          <w:t>V</w:t>
                                        </w:r>
                                        <w:r>
                                          <w:t>AR_hoge</w:t>
                                        </w:r>
                                      </w:ins>
                                    </w:p>
                                  </w:tc>
                                  <w:tc>
                                    <w:tcPr>
                                      <w:tcW w:w="1291" w:type="dxa"/>
                                      <w:tcBorders>
                                        <w:bottom w:val="single" w:sz="4" w:space="0" w:color="auto"/>
                                      </w:tcBorders>
                                    </w:tcPr>
                                    <w:p w14:paraId="2B40B772" w14:textId="77777777" w:rsidR="00CC00D9" w:rsidRPr="00E708CA" w:rsidRDefault="00CC00D9" w:rsidP="00DD1144">
                                      <w:pPr>
                                        <w:pStyle w:val="a9"/>
                                        <w:ind w:leftChars="0" w:left="0"/>
                                        <w:jc w:val="left"/>
                                        <w:rPr>
                                          <w:ins w:id="1528" w:author="作成者"/>
                                        </w:rPr>
                                      </w:pPr>
                                      <w:ins w:id="1529" w:author="作成者">
                                        <w:r>
                                          <w:rPr>
                                            <w:rFonts w:hint="eastAsia"/>
                                          </w:rPr>
                                          <w:t>OFF</w:t>
                                        </w:r>
                                      </w:ins>
                                    </w:p>
                                  </w:tc>
                                  <w:tc>
                                    <w:tcPr>
                                      <w:tcW w:w="1291" w:type="dxa"/>
                                      <w:tcBorders>
                                        <w:bottom w:val="single" w:sz="4" w:space="0" w:color="auto"/>
                                      </w:tcBorders>
                                    </w:tcPr>
                                    <w:p w14:paraId="6CCA6C59" w14:textId="3E2FD271" w:rsidR="00CC00D9" w:rsidRDefault="00CC00D9" w:rsidP="00DD1144">
                                      <w:pPr>
                                        <w:pStyle w:val="a9"/>
                                        <w:ind w:leftChars="0" w:left="0"/>
                                        <w:jc w:val="left"/>
                                        <w:rPr>
                                          <w:ins w:id="1530" w:author="作成者"/>
                                        </w:rPr>
                                      </w:pPr>
                                      <w:r>
                                        <w:rPr>
                                          <w:rFonts w:hint="eastAsia"/>
                                        </w:rPr>
                                        <w:t>No input required</w:t>
                                      </w:r>
                                    </w:p>
                                  </w:tc>
                                  <w:tc>
                                    <w:tcPr>
                                      <w:tcW w:w="1253" w:type="dxa"/>
                                      <w:tcBorders>
                                        <w:bottom w:val="single" w:sz="4" w:space="0" w:color="auto"/>
                                      </w:tcBorders>
                                    </w:tcPr>
                                    <w:p w14:paraId="2CAB8DAA" w14:textId="77777777" w:rsidR="00CC00D9" w:rsidRDefault="00CC00D9" w:rsidP="00DD1144">
                                      <w:pPr>
                                        <w:pStyle w:val="a9"/>
                                        <w:ind w:leftChars="0" w:left="0"/>
                                        <w:jc w:val="left"/>
                                        <w:rPr>
                                          <w:ins w:id="1531" w:author="作成者"/>
                                        </w:rPr>
                                      </w:pPr>
                                      <w:ins w:id="1532" w:author="作成者">
                                        <w:r>
                                          <w:rPr>
                                            <w:rFonts w:hint="eastAsia"/>
                                          </w:rPr>
                                          <w:t>1</w:t>
                                        </w:r>
                                      </w:ins>
                                    </w:p>
                                  </w:tc>
                                  <w:tc>
                                    <w:tcPr>
                                      <w:tcW w:w="1253" w:type="dxa"/>
                                      <w:tcBorders>
                                        <w:bottom w:val="single" w:sz="4" w:space="0" w:color="auto"/>
                                      </w:tcBorders>
                                    </w:tcPr>
                                    <w:p w14:paraId="4C668BFF" w14:textId="40908062" w:rsidR="00CC00D9" w:rsidRPr="00E708CA" w:rsidRDefault="00CC00D9" w:rsidP="00DD1144">
                                      <w:pPr>
                                        <w:pStyle w:val="a9"/>
                                        <w:ind w:leftChars="0" w:left="0"/>
                                        <w:jc w:val="left"/>
                                        <w:rPr>
                                          <w:ins w:id="1533" w:author="作成者"/>
                                        </w:rPr>
                                      </w:pPr>
                                      <w:r>
                                        <w:rPr>
                                          <w:rFonts w:hint="eastAsia"/>
                                        </w:rPr>
                                        <w:t>AAA</w:t>
                                      </w:r>
                                    </w:p>
                                  </w:tc>
                                </w:tr>
                                <w:tr w:rsidR="00CC00D9" w14:paraId="26741A44" w14:textId="77777777" w:rsidTr="00DD1144">
                                  <w:trPr>
                                    <w:jc w:val="center"/>
                                    <w:ins w:id="1534" w:author="作成者"/>
                                  </w:trPr>
                                  <w:tc>
                                    <w:tcPr>
                                      <w:tcW w:w="704" w:type="dxa"/>
                                      <w:tcBorders>
                                        <w:top w:val="single" w:sz="4" w:space="0" w:color="auto"/>
                                        <w:left w:val="single" w:sz="4" w:space="0" w:color="auto"/>
                                        <w:bottom w:val="single" w:sz="4" w:space="0" w:color="auto"/>
                                        <w:right w:val="single" w:sz="4" w:space="0" w:color="auto"/>
                                      </w:tcBorders>
                                    </w:tcPr>
                                    <w:p w14:paraId="791996E0" w14:textId="77777777" w:rsidR="00CC00D9" w:rsidRDefault="00CC00D9" w:rsidP="00DD1144">
                                      <w:pPr>
                                        <w:pStyle w:val="a9"/>
                                        <w:ind w:leftChars="0" w:left="0"/>
                                        <w:jc w:val="left"/>
                                        <w:rPr>
                                          <w:ins w:id="1535" w:author="作成者"/>
                                        </w:rPr>
                                      </w:pPr>
                                      <w:ins w:id="1536" w:author="作成者">
                                        <w:r>
                                          <w:rPr>
                                            <w:rFonts w:hint="eastAsia"/>
                                          </w:rPr>
                                          <w:t>2</w:t>
                                        </w:r>
                                      </w:ins>
                                    </w:p>
                                  </w:tc>
                                  <w:tc>
                                    <w:tcPr>
                                      <w:tcW w:w="1291" w:type="dxa"/>
                                      <w:tcBorders>
                                        <w:top w:val="single" w:sz="4" w:space="0" w:color="auto"/>
                                        <w:left w:val="single" w:sz="4" w:space="0" w:color="auto"/>
                                        <w:bottom w:val="single" w:sz="4" w:space="0" w:color="auto"/>
                                        <w:right w:val="single" w:sz="4" w:space="0" w:color="auto"/>
                                      </w:tcBorders>
                                    </w:tcPr>
                                    <w:p w14:paraId="65BE00F7" w14:textId="77777777" w:rsidR="00CC00D9" w:rsidRDefault="00CC00D9" w:rsidP="00DD1144">
                                      <w:pPr>
                                        <w:pStyle w:val="a9"/>
                                        <w:ind w:leftChars="0" w:left="0"/>
                                        <w:jc w:val="left"/>
                                        <w:rPr>
                                          <w:ins w:id="1537" w:author="作成者"/>
                                        </w:rPr>
                                      </w:pPr>
                                      <w:ins w:id="1538" w:author="作成者">
                                        <w:r>
                                          <w:rPr>
                                            <w:rFonts w:hint="eastAsia"/>
                                          </w:rPr>
                                          <w:t>VAR_hoge</w:t>
                                        </w:r>
                                      </w:ins>
                                    </w:p>
                                  </w:tc>
                                  <w:tc>
                                    <w:tcPr>
                                      <w:tcW w:w="1291" w:type="dxa"/>
                                      <w:tcBorders>
                                        <w:top w:val="single" w:sz="4" w:space="0" w:color="auto"/>
                                        <w:left w:val="single" w:sz="4" w:space="0" w:color="auto"/>
                                        <w:bottom w:val="single" w:sz="4" w:space="0" w:color="auto"/>
                                        <w:right w:val="single" w:sz="4" w:space="0" w:color="auto"/>
                                      </w:tcBorders>
                                    </w:tcPr>
                                    <w:p w14:paraId="4537EBA8" w14:textId="77777777" w:rsidR="00CC00D9" w:rsidRDefault="00CC00D9" w:rsidP="00DD1144">
                                      <w:pPr>
                                        <w:pStyle w:val="a9"/>
                                        <w:ind w:leftChars="0" w:left="0"/>
                                        <w:jc w:val="left"/>
                                        <w:rPr>
                                          <w:ins w:id="1539" w:author="作成者"/>
                                        </w:rPr>
                                      </w:pPr>
                                      <w:ins w:id="1540" w:author="作成者">
                                        <w:r>
                                          <w:rPr>
                                            <w:rFonts w:hint="eastAsia"/>
                                          </w:rPr>
                                          <w:t>OFF</w:t>
                                        </w:r>
                                      </w:ins>
                                    </w:p>
                                  </w:tc>
                                  <w:tc>
                                    <w:tcPr>
                                      <w:tcW w:w="1291" w:type="dxa"/>
                                      <w:tcBorders>
                                        <w:top w:val="single" w:sz="4" w:space="0" w:color="auto"/>
                                        <w:left w:val="single" w:sz="4" w:space="0" w:color="auto"/>
                                        <w:bottom w:val="single" w:sz="4" w:space="0" w:color="auto"/>
                                        <w:right w:val="single" w:sz="4" w:space="0" w:color="auto"/>
                                      </w:tcBorders>
                                    </w:tcPr>
                                    <w:p w14:paraId="0D586367" w14:textId="3C4D7A2B" w:rsidR="00CC00D9" w:rsidRPr="00E708CA" w:rsidRDefault="00CC00D9" w:rsidP="00DD1144">
                                      <w:pPr>
                                        <w:pStyle w:val="a9"/>
                                        <w:ind w:leftChars="0" w:left="0"/>
                                        <w:jc w:val="left"/>
                                        <w:rPr>
                                          <w:ins w:id="1541" w:author="作成者"/>
                                        </w:rPr>
                                      </w:pPr>
                                      <w:r>
                                        <w:rPr>
                                          <w:rFonts w:hint="eastAsia"/>
                                        </w:rPr>
                                        <w:t>No input required</w:t>
                                      </w:r>
                                    </w:p>
                                  </w:tc>
                                  <w:tc>
                                    <w:tcPr>
                                      <w:tcW w:w="1253" w:type="dxa"/>
                                      <w:tcBorders>
                                        <w:top w:val="single" w:sz="4" w:space="0" w:color="auto"/>
                                        <w:left w:val="single" w:sz="4" w:space="0" w:color="auto"/>
                                        <w:bottom w:val="single" w:sz="4" w:space="0" w:color="auto"/>
                                      </w:tcBorders>
                                    </w:tcPr>
                                    <w:p w14:paraId="12EA11F4" w14:textId="77777777" w:rsidR="00CC00D9" w:rsidRDefault="00CC00D9" w:rsidP="00DD1144">
                                      <w:pPr>
                                        <w:pStyle w:val="a9"/>
                                        <w:ind w:leftChars="0" w:left="0"/>
                                        <w:jc w:val="left"/>
                                        <w:rPr>
                                          <w:ins w:id="1542" w:author="作成者"/>
                                        </w:rPr>
                                      </w:pPr>
                                      <w:ins w:id="1543" w:author="作成者">
                                        <w:r>
                                          <w:rPr>
                                            <w:rFonts w:hint="eastAsia"/>
                                          </w:rPr>
                                          <w:t>2</w:t>
                                        </w:r>
                                      </w:ins>
                                    </w:p>
                                  </w:tc>
                                  <w:tc>
                                    <w:tcPr>
                                      <w:tcW w:w="1253" w:type="dxa"/>
                                      <w:tcBorders>
                                        <w:bottom w:val="single" w:sz="4" w:space="0" w:color="auto"/>
                                      </w:tcBorders>
                                    </w:tcPr>
                                    <w:p w14:paraId="38BF8593" w14:textId="13A87894" w:rsidR="00CC00D9" w:rsidRPr="00E708CA" w:rsidRDefault="00CC00D9" w:rsidP="00DD1144">
                                      <w:pPr>
                                        <w:pStyle w:val="a9"/>
                                        <w:ind w:leftChars="0" w:left="0"/>
                                        <w:jc w:val="left"/>
                                        <w:rPr>
                                          <w:ins w:id="1544" w:author="作成者"/>
                                        </w:rPr>
                                      </w:pPr>
                                      <w:r>
                                        <w:rPr>
                                          <w:rFonts w:hint="eastAsia"/>
                                        </w:rPr>
                                        <w:t>BBB</w:t>
                                      </w:r>
                                    </w:p>
                                  </w:tc>
                                </w:tr>
                              </w:tbl>
                              <w:p w14:paraId="4F206F94" w14:textId="77777777" w:rsidR="00CC00D9" w:rsidRDefault="00CC00D9" w:rsidP="00366ECC">
                                <w:pPr>
                                  <w:jc w:val="left"/>
                                  <w:rPr>
                                    <w:ins w:id="1545" w:author="作成者"/>
                                    <w:sz w:val="20"/>
                                    <w:szCs w:val="20"/>
                                  </w:rPr>
                                </w:pPr>
                              </w:p>
                              <w:p w14:paraId="2A65688B" w14:textId="77777777" w:rsidR="00CC00D9" w:rsidRDefault="00CC00D9" w:rsidP="00366ECC">
                                <w:pPr>
                                  <w:jc w:val="left"/>
                                  <w:rPr>
                                    <w:ins w:id="1546" w:author="作成者"/>
                                    <w:sz w:val="20"/>
                                    <w:szCs w:val="20"/>
                                  </w:rPr>
                                </w:pPr>
                              </w:p>
                              <w:p w14:paraId="0F6865EE" w14:textId="77777777" w:rsidR="00CC00D9" w:rsidRDefault="00CC00D9" w:rsidP="00366ECC">
                                <w:pPr>
                                  <w:jc w:val="left"/>
                                  <w:rPr>
                                    <w:ins w:id="1547" w:author="作成者"/>
                                    <w:sz w:val="20"/>
                                    <w:szCs w:val="20"/>
                                  </w:rPr>
                                </w:pPr>
                              </w:p>
                              <w:p w14:paraId="331B0F3D" w14:textId="0F589E17" w:rsidR="00CC00D9" w:rsidRPr="00D464F6" w:rsidRDefault="00CC00D9" w:rsidP="00366ECC">
                                <w:pPr>
                                  <w:jc w:val="left"/>
                                  <w:rPr>
                                    <w:ins w:id="1548" w:author="作成者"/>
                                    <w:b/>
                                    <w:sz w:val="20"/>
                                    <w:szCs w:val="20"/>
                                  </w:rPr>
                                </w:pPr>
                                <w:ins w:id="1549" w:author="作成者">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ins>
                                <w:r w:rsidRPr="00A612FF">
                                  <w:rPr>
                                    <w:rFonts w:hint="eastAsia"/>
                                    <w:b/>
                                    <w:sz w:val="20"/>
                                    <w:szCs w:val="20"/>
                                  </w:rPr>
                                  <w:t xml:space="preserve"> </w:t>
                                </w:r>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941" w:type="dxa"/>
                                  <w:tblLook w:val="04A0" w:firstRow="1" w:lastRow="0" w:firstColumn="1" w:lastColumn="0" w:noHBand="0" w:noVBand="1"/>
                                </w:tblPr>
                                <w:tblGrid>
                                  <w:gridCol w:w="2995"/>
                                  <w:gridCol w:w="2994"/>
                                </w:tblGrid>
                                <w:tr w:rsidR="00CC00D9" w14:paraId="1661471A" w14:textId="77777777" w:rsidTr="00DD1144">
                                  <w:trPr>
                                    <w:trHeight w:val="372"/>
                                    <w:ins w:id="1550" w:author="作成者"/>
                                  </w:trPr>
                                  <w:tc>
                                    <w:tcPr>
                                      <w:tcW w:w="2995" w:type="dxa"/>
                                      <w:shd w:val="clear" w:color="auto" w:fill="002060"/>
                                    </w:tcPr>
                                    <w:p w14:paraId="30245E58" w14:textId="77777777" w:rsidR="00CC00D9" w:rsidRDefault="00CC00D9" w:rsidP="00DD1144">
                                      <w:pPr>
                                        <w:jc w:val="left"/>
                                        <w:rPr>
                                          <w:ins w:id="1551" w:author="作成者"/>
                                          <w:b/>
                                          <w:sz w:val="20"/>
                                          <w:szCs w:val="20"/>
                                        </w:rPr>
                                      </w:pPr>
                                      <w:ins w:id="1552" w:author="作成者">
                                        <w:r>
                                          <w:rPr>
                                            <w:rFonts w:hint="eastAsia"/>
                                            <w:b/>
                                            <w:sz w:val="20"/>
                                            <w:szCs w:val="20"/>
                                          </w:rPr>
                                          <w:t>Key</w:t>
                                        </w:r>
                                      </w:ins>
                                    </w:p>
                                  </w:tc>
                                  <w:tc>
                                    <w:tcPr>
                                      <w:tcW w:w="2994" w:type="dxa"/>
                                      <w:shd w:val="clear" w:color="auto" w:fill="002060"/>
                                    </w:tcPr>
                                    <w:p w14:paraId="7E441EDF" w14:textId="77777777" w:rsidR="00CC00D9" w:rsidRDefault="00CC00D9" w:rsidP="00DD1144">
                                      <w:pPr>
                                        <w:jc w:val="left"/>
                                        <w:rPr>
                                          <w:ins w:id="1553" w:author="作成者"/>
                                          <w:b/>
                                          <w:sz w:val="20"/>
                                          <w:szCs w:val="20"/>
                                        </w:rPr>
                                      </w:pPr>
                                      <w:ins w:id="1554" w:author="作成者">
                                        <w:r>
                                          <w:rPr>
                                            <w:rFonts w:hint="eastAsia"/>
                                            <w:b/>
                                            <w:sz w:val="20"/>
                                            <w:szCs w:val="20"/>
                                          </w:rPr>
                                          <w:t>Value</w:t>
                                        </w:r>
                                      </w:ins>
                                    </w:p>
                                  </w:tc>
                                </w:tr>
                                <w:tr w:rsidR="00CC00D9" w14:paraId="149D7E4E" w14:textId="77777777" w:rsidTr="00DD1144">
                                  <w:trPr>
                                    <w:trHeight w:val="352"/>
                                    <w:ins w:id="1555" w:author="作成者"/>
                                  </w:trPr>
                                  <w:tc>
                                    <w:tcPr>
                                      <w:tcW w:w="2995" w:type="dxa"/>
                                    </w:tcPr>
                                    <w:p w14:paraId="2CF16E1D" w14:textId="77777777" w:rsidR="00CC00D9" w:rsidRPr="00515ED5" w:rsidRDefault="00CC00D9" w:rsidP="00DD1144">
                                      <w:pPr>
                                        <w:jc w:val="left"/>
                                        <w:rPr>
                                          <w:ins w:id="1556" w:author="作成者"/>
                                          <w:sz w:val="20"/>
                                          <w:szCs w:val="20"/>
                                        </w:rPr>
                                      </w:pPr>
                                      <w:ins w:id="1557" w:author="作成者">
                                        <w:r w:rsidRPr="00515ED5">
                                          <w:rPr>
                                            <w:rFonts w:hint="eastAsia"/>
                                            <w:sz w:val="20"/>
                                            <w:szCs w:val="20"/>
                                          </w:rPr>
                                          <w:t>VAR_hoge</w:t>
                                        </w:r>
                                      </w:ins>
                                    </w:p>
                                  </w:tc>
                                  <w:tc>
                                    <w:tcPr>
                                      <w:tcW w:w="2994" w:type="dxa"/>
                                    </w:tcPr>
                                    <w:p w14:paraId="451A14D1" w14:textId="2D8CFDB5" w:rsidR="00CC00D9" w:rsidRPr="00515ED5" w:rsidRDefault="00CC00D9" w:rsidP="00DD1144">
                                      <w:pPr>
                                        <w:jc w:val="left"/>
                                        <w:rPr>
                                          <w:ins w:id="1558" w:author="作成者"/>
                                          <w:sz w:val="20"/>
                                          <w:szCs w:val="20"/>
                                        </w:rPr>
                                      </w:pPr>
                                      <w:ins w:id="1559" w:author="作成者">
                                        <w:r w:rsidRPr="00EA2D11">
                                          <w:rPr>
                                            <w:sz w:val="20"/>
                                            <w:szCs w:val="20"/>
                                          </w:rPr>
                                          <w:t>[“</w:t>
                                        </w:r>
                                      </w:ins>
                                      <w:r>
                                        <w:rPr>
                                          <w:rFonts w:hint="eastAsia"/>
                                          <w:sz w:val="20"/>
                                          <w:szCs w:val="20"/>
                                        </w:rPr>
                                        <w:t>AAA</w:t>
                                      </w:r>
                                      <w:ins w:id="1560" w:author="作成者">
                                        <w:r w:rsidRPr="00EA2D11">
                                          <w:rPr>
                                            <w:sz w:val="20"/>
                                            <w:szCs w:val="20"/>
                                          </w:rPr>
                                          <w:t>”, “</w:t>
                                        </w:r>
                                      </w:ins>
                                      <w:r>
                                        <w:rPr>
                                          <w:rFonts w:hint="eastAsia"/>
                                          <w:sz w:val="20"/>
                                          <w:szCs w:val="20"/>
                                        </w:rPr>
                                        <w:t>BBB</w:t>
                                      </w:r>
                                      <w:ins w:id="1561" w:author="作成者">
                                        <w:r w:rsidRPr="00EA2D11">
                                          <w:rPr>
                                            <w:sz w:val="20"/>
                                            <w:szCs w:val="20"/>
                                          </w:rPr>
                                          <w:t>”]</w:t>
                                        </w:r>
                                      </w:ins>
                                    </w:p>
                                  </w:tc>
                                </w:tr>
                              </w:tbl>
                              <w:p w14:paraId="79032AC8" w14:textId="77777777" w:rsidR="00CC00D9" w:rsidRPr="003177F7" w:rsidRDefault="00CC00D9" w:rsidP="00366ECC">
                                <w:pPr>
                                  <w:jc w:val="left"/>
                                  <w:rPr>
                                    <w:ins w:id="1562"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下矢印 320"/>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2" name="グループ化 322"/>
                          <wpg:cNvGrpSpPr/>
                          <wpg:grpSpPr>
                            <a:xfrm>
                              <a:off x="466725" y="1308715"/>
                              <a:ext cx="2815591" cy="285751"/>
                              <a:chOff x="0" y="-101087"/>
                              <a:chExt cx="2816108" cy="286040"/>
                            </a:xfrm>
                          </wpg:grpSpPr>
                          <wps:wsp>
                            <wps:cNvPr id="323" name="角丸四角形 323"/>
                            <wps:cNvSpPr/>
                            <wps:spPr>
                              <a:xfrm>
                                <a:off x="720593" y="-67048"/>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AF251D8" w14:textId="28BF9231" w:rsidR="00CC00D9" w:rsidRDefault="00CC00D9" w:rsidP="00366ECC">
                                  <w:pPr>
                                    <w:pStyle w:val="Web"/>
                                    <w:spacing w:before="0" w:beforeAutospacing="0" w:after="0" w:afterAutospacing="0"/>
                                    <w:rPr>
                                      <w:ins w:id="1563" w:author="作成者"/>
                                    </w:rPr>
                                  </w:pPr>
                                  <w:ins w:id="1564"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24" name="下矢印 324"/>
                            <wps:cNvSpPr/>
                            <wps:spPr>
                              <a:xfrm rot="5400000">
                                <a:off x="190377" y="-291464"/>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325" name="角丸四角形 325"/>
                          <wps:cNvSpPr/>
                          <wps:spPr>
                            <a:xfrm>
                              <a:off x="114300" y="19074"/>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82D7B33" w14:textId="5D0DA58E" w:rsidR="00CC00D9" w:rsidRPr="00982EAC" w:rsidRDefault="00CC00D9" w:rsidP="00366ECC">
                                <w:pPr>
                                  <w:jc w:val="left"/>
                                  <w:rPr>
                                    <w:ins w:id="1565" w:author="作成者"/>
                                    <w:b/>
                                    <w:color w:val="003C8A" w:themeColor="accent6" w:themeTint="E6"/>
                                    <w:sz w:val="20"/>
                                    <w:szCs w:val="20"/>
                                  </w:rPr>
                                </w:pPr>
                                <w:ins w:id="1566"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326" name="角丸四角形 326"/>
                          <wps:cNvSpPr/>
                          <wps:spPr>
                            <a:xfrm>
                              <a:off x="114300" y="2752726"/>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ED9B6EF" w14:textId="6061B4D2" w:rsidR="00CC00D9" w:rsidRPr="00982EAC" w:rsidRDefault="00CC00D9" w:rsidP="00366ECC">
                                <w:pPr>
                                  <w:jc w:val="left"/>
                                  <w:rPr>
                                    <w:ins w:id="1567" w:author="作成者"/>
                                    <w:b/>
                                    <w:color w:val="003C8A" w:themeColor="accent6" w:themeTint="E6"/>
                                    <w:sz w:val="20"/>
                                    <w:szCs w:val="20"/>
                                  </w:rPr>
                                </w:pPr>
                                <w:ins w:id="1568"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CEB034F" id="グループ化 126" o:spid="_x0000_s1095" style="position:absolute;left:0;text-align:left;margin-left:30.15pt;margin-top:24.25pt;width:460.5pt;height:357.2pt;z-index:251806720;mso-position-horizontal-relative:text;mso-position-vertical-relative:text;mso-height-relative:margin" coordorigin=",-762" coordsize="58483,40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">
                  <v:shape id="フローチャート: 処理 127" o:spid="_x0000_s1096" type="#_x0000_t109" style="position:absolute;top:-762;width:58483;height:40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" fillcolor="#f2f2f2 [3052]" strokecolor="#d8d8d8 [2732]" strokeweight="2pt">
                    <v:textbox>
                      <w:txbxContent>
                        <w:p w14:paraId="6C2E5BC5" w14:textId="77777777" w:rsidR="00CC00D9" w:rsidRDefault="00CC00D9" w:rsidP="00366ECC">
                          <w:pPr>
                            <w:jc w:val="left"/>
                            <w:rPr>
                              <w:ins w:id="1569" w:author="作成者"/>
                              <w:sz w:val="20"/>
                              <w:szCs w:val="20"/>
                            </w:rPr>
                          </w:pPr>
                        </w:p>
                        <w:p w14:paraId="498392AC" w14:textId="77777777" w:rsidR="00CC00D9" w:rsidRPr="003177F7" w:rsidRDefault="00CC00D9" w:rsidP="00366ECC">
                          <w:pPr>
                            <w:jc w:val="left"/>
                            <w:rPr>
                              <w:ins w:id="1570" w:author="作成者"/>
                              <w:sz w:val="20"/>
                              <w:szCs w:val="20"/>
                            </w:rPr>
                          </w:pPr>
                        </w:p>
                        <w:tbl>
                          <w:tblPr>
                            <w:tblStyle w:val="ab"/>
                            <w:tblW w:w="7166" w:type="dxa"/>
                            <w:jc w:val="center"/>
                            <w:tblLook w:val="04A0" w:firstRow="1" w:lastRow="0" w:firstColumn="1" w:lastColumn="0" w:noHBand="0" w:noVBand="1"/>
                          </w:tblPr>
                          <w:tblGrid>
                            <w:gridCol w:w="7166"/>
                          </w:tblGrid>
                          <w:tr w:rsidR="00CC00D9" w:rsidRPr="003177F7" w14:paraId="4BC7C151" w14:textId="77777777" w:rsidTr="00DD1144">
                            <w:trPr>
                              <w:trHeight w:val="1425"/>
                              <w:jc w:val="center"/>
                              <w:ins w:id="1571" w:author="作成者"/>
                            </w:trPr>
                            <w:tc>
                              <w:tcPr>
                                <w:tcW w:w="7166" w:type="dxa"/>
                              </w:tcPr>
                              <w:p w14:paraId="579E9EEF" w14:textId="77777777" w:rsidR="00CC00D9" w:rsidRPr="00280A77" w:rsidRDefault="00CC00D9" w:rsidP="00DD1144">
                                <w:pPr>
                                  <w:rPr>
                                    <w:ins w:id="1572" w:author="作成者"/>
                                    <w:sz w:val="20"/>
                                    <w:szCs w:val="20"/>
                                  </w:rPr>
                                </w:pPr>
                                <w:ins w:id="1573" w:author="作成者">
                                  <w:r w:rsidRPr="00280A77">
                                    <w:rPr>
                                      <w:sz w:val="20"/>
                                      <w:szCs w:val="20"/>
                                    </w:rPr>
                                    <w:t>variable "VAR_hoge" {</w:t>
                                  </w:r>
                                </w:ins>
                              </w:p>
                              <w:p w14:paraId="7B44177A" w14:textId="77777777" w:rsidR="00CC00D9" w:rsidRPr="00280A77" w:rsidRDefault="00CC00D9" w:rsidP="00DD1144">
                                <w:pPr>
                                  <w:ind w:firstLineChars="200" w:firstLine="400"/>
                                  <w:rPr>
                                    <w:ins w:id="1574" w:author="作成者"/>
                                    <w:sz w:val="20"/>
                                    <w:szCs w:val="20"/>
                                  </w:rPr>
                                </w:pPr>
                                <w:ins w:id="1575" w:author="作成者">
                                  <w:r>
                                    <w:rPr>
                                      <w:sz w:val="20"/>
                                      <w:szCs w:val="20"/>
                                    </w:rPr>
                                    <w:t>type = set(string)</w:t>
                                  </w:r>
                                </w:ins>
                              </w:p>
                              <w:p w14:paraId="7E45AFA8" w14:textId="77777777" w:rsidR="00CC00D9" w:rsidRPr="00280A77" w:rsidRDefault="00CC00D9" w:rsidP="00DD1144">
                                <w:pPr>
                                  <w:ind w:firstLineChars="200" w:firstLine="400"/>
                                  <w:rPr>
                                    <w:ins w:id="1576" w:author="作成者"/>
                                    <w:sz w:val="20"/>
                                    <w:szCs w:val="20"/>
                                  </w:rPr>
                                </w:pPr>
                                <w:ins w:id="1577" w:author="作成者">
                                  <w:r w:rsidRPr="00280A77">
                                    <w:rPr>
                                      <w:sz w:val="20"/>
                                      <w:szCs w:val="20"/>
                                    </w:rPr>
                                    <w:t xml:space="preserve">default = </w:t>
                                  </w:r>
                                  <w:r>
                                    <w:t>[“aaa”, “bbb”, “ccc”]</w:t>
                                  </w:r>
                                </w:ins>
                              </w:p>
                              <w:p w14:paraId="5270C87A" w14:textId="77777777" w:rsidR="00CC00D9" w:rsidRPr="003177F7" w:rsidRDefault="00CC00D9" w:rsidP="00DD1144">
                                <w:pPr>
                                  <w:pStyle w:val="a9"/>
                                  <w:ind w:leftChars="0" w:left="0"/>
                                  <w:rPr>
                                    <w:ins w:id="1578" w:author="作成者"/>
                                    <w:sz w:val="20"/>
                                    <w:szCs w:val="20"/>
                                  </w:rPr>
                                </w:pPr>
                                <w:ins w:id="1579" w:author="作成者">
                                  <w:r w:rsidRPr="00280A77">
                                    <w:rPr>
                                      <w:sz w:val="20"/>
                                      <w:szCs w:val="20"/>
                                    </w:rPr>
                                    <w:t>}</w:t>
                                  </w:r>
                                </w:ins>
                              </w:p>
                            </w:tc>
                          </w:tr>
                        </w:tbl>
                        <w:p w14:paraId="495027D4" w14:textId="77777777" w:rsidR="00CC00D9" w:rsidRPr="003177F7" w:rsidRDefault="00CC00D9" w:rsidP="00366ECC">
                          <w:pPr>
                            <w:jc w:val="left"/>
                            <w:rPr>
                              <w:ins w:id="1580" w:author="作成者"/>
                              <w:sz w:val="20"/>
                              <w:szCs w:val="20"/>
                            </w:rPr>
                          </w:pPr>
                        </w:p>
                        <w:p w14:paraId="2314BCF8" w14:textId="77777777" w:rsidR="00CC00D9" w:rsidRDefault="00CC00D9" w:rsidP="00366ECC">
                          <w:pPr>
                            <w:jc w:val="left"/>
                            <w:rPr>
                              <w:ins w:id="1581" w:author="作成者"/>
                              <w:sz w:val="20"/>
                              <w:szCs w:val="20"/>
                            </w:rPr>
                          </w:pPr>
                        </w:p>
                        <w:p w14:paraId="6DA23E79" w14:textId="77777777" w:rsidR="00CC00D9" w:rsidRDefault="00CC00D9" w:rsidP="00366ECC">
                          <w:pPr>
                            <w:jc w:val="left"/>
                            <w:rPr>
                              <w:ins w:id="1582" w:author="作成者"/>
                              <w:sz w:val="20"/>
                              <w:szCs w:val="20"/>
                            </w:rPr>
                          </w:pPr>
                        </w:p>
                        <w:p w14:paraId="044393A2" w14:textId="470DF55B" w:rsidR="00CC00D9" w:rsidRPr="00D464F6" w:rsidRDefault="00CC00D9" w:rsidP="00366ECC">
                          <w:pPr>
                            <w:jc w:val="left"/>
                            <w:rPr>
                              <w:ins w:id="1583" w:author="作成者"/>
                              <w:b/>
                              <w:sz w:val="20"/>
                              <w:szCs w:val="20"/>
                            </w:rPr>
                          </w:pPr>
                          <w:ins w:id="1584"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CC00D9" w14:paraId="5E2F4AFE" w14:textId="77777777" w:rsidTr="00DD1144">
                            <w:trPr>
                              <w:jc w:val="center"/>
                              <w:ins w:id="1585" w:author="作成者"/>
                            </w:trPr>
                            <w:tc>
                              <w:tcPr>
                                <w:tcW w:w="704" w:type="dxa"/>
                                <w:tcBorders>
                                  <w:bottom w:val="single" w:sz="4" w:space="0" w:color="auto"/>
                                </w:tcBorders>
                                <w:shd w:val="clear" w:color="auto" w:fill="002060"/>
                              </w:tcPr>
                              <w:p w14:paraId="2F836214" w14:textId="03658225" w:rsidR="00CC00D9" w:rsidRPr="00C80F48" w:rsidRDefault="00CC00D9" w:rsidP="00DD1144">
                                <w:pPr>
                                  <w:pStyle w:val="a9"/>
                                  <w:ind w:leftChars="0" w:left="0"/>
                                  <w:jc w:val="left"/>
                                  <w:rPr>
                                    <w:ins w:id="1586"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5E5663E5" w14:textId="6AF6A0A5" w:rsidR="00CC00D9" w:rsidRPr="00C80F48" w:rsidRDefault="00CC00D9" w:rsidP="00DD1144">
                                <w:pPr>
                                  <w:pStyle w:val="a9"/>
                                  <w:ind w:leftChars="0" w:left="0"/>
                                  <w:jc w:val="left"/>
                                  <w:rPr>
                                    <w:ins w:id="1587" w:author="作成者"/>
                                    <w:b/>
                                    <w:color w:val="FFFFFF" w:themeColor="background1"/>
                                  </w:rPr>
                                </w:pPr>
                                <w:r>
                                  <w:rPr>
                                    <w:rFonts w:hint="eastAsia"/>
                                    <w:b/>
                                    <w:color w:val="FFFFFF" w:themeColor="background1"/>
                                  </w:rPr>
                                  <w:t>Variable name</w:t>
                                </w:r>
                              </w:p>
                            </w:tc>
                            <w:tc>
                              <w:tcPr>
                                <w:tcW w:w="1291" w:type="dxa"/>
                                <w:tcBorders>
                                  <w:bottom w:val="single" w:sz="4" w:space="0" w:color="auto"/>
                                </w:tcBorders>
                                <w:shd w:val="clear" w:color="auto" w:fill="002060"/>
                              </w:tcPr>
                              <w:p w14:paraId="33431EBC" w14:textId="44597F28" w:rsidR="00CC00D9" w:rsidRDefault="00CC00D9" w:rsidP="00DD1144">
                                <w:pPr>
                                  <w:pStyle w:val="a9"/>
                                  <w:ind w:leftChars="0" w:left="0"/>
                                  <w:jc w:val="left"/>
                                  <w:rPr>
                                    <w:ins w:id="1588" w:author="作成者"/>
                                    <w:b/>
                                    <w:color w:val="FFFFFF" w:themeColor="background1"/>
                                  </w:rPr>
                                </w:pPr>
                                <w:r>
                                  <w:rPr>
                                    <w:rFonts w:hint="eastAsia"/>
                                    <w:b/>
                                    <w:color w:val="FFFFFF" w:themeColor="background1"/>
                                  </w:rPr>
                                  <w:t>HCL SETTINGS</w:t>
                                </w:r>
                              </w:p>
                            </w:tc>
                            <w:tc>
                              <w:tcPr>
                                <w:tcW w:w="1291" w:type="dxa"/>
                                <w:tcBorders>
                                  <w:bottom w:val="single" w:sz="4" w:space="0" w:color="auto"/>
                                </w:tcBorders>
                                <w:shd w:val="clear" w:color="auto" w:fill="002060"/>
                              </w:tcPr>
                              <w:p w14:paraId="30FEE445" w14:textId="3DA1C613" w:rsidR="00CC00D9" w:rsidRPr="00C80F48" w:rsidRDefault="00CC00D9" w:rsidP="00DD1144">
                                <w:pPr>
                                  <w:pStyle w:val="a9"/>
                                  <w:ind w:leftChars="0" w:left="0"/>
                                  <w:jc w:val="left"/>
                                  <w:rPr>
                                    <w:ins w:id="1589" w:author="作成者"/>
                                    <w:b/>
                                    <w:color w:val="FFFFFF" w:themeColor="background1"/>
                                  </w:rPr>
                                </w:pPr>
                                <w:r>
                                  <w:rPr>
                                    <w:rFonts w:hint="eastAsia"/>
                                    <w:b/>
                                    <w:color w:val="FFFFFF" w:themeColor="background1"/>
                                  </w:rPr>
                                  <w:t>Member variable</w:t>
                                </w:r>
                              </w:p>
                            </w:tc>
                            <w:tc>
                              <w:tcPr>
                                <w:tcW w:w="1253" w:type="dxa"/>
                                <w:tcBorders>
                                  <w:bottom w:val="single" w:sz="4" w:space="0" w:color="auto"/>
                                </w:tcBorders>
                                <w:shd w:val="clear" w:color="auto" w:fill="002060"/>
                              </w:tcPr>
                              <w:p w14:paraId="3D87F9F7" w14:textId="0982B5EE" w:rsidR="00CC00D9" w:rsidRDefault="00CC00D9" w:rsidP="00DD1144">
                                <w:pPr>
                                  <w:pStyle w:val="a9"/>
                                  <w:ind w:leftChars="0" w:left="0"/>
                                  <w:jc w:val="left"/>
                                  <w:rPr>
                                    <w:ins w:id="1590" w:author="作成者"/>
                                    <w:b/>
                                    <w:color w:val="FFFFFF" w:themeColor="background1"/>
                                  </w:rPr>
                                </w:pPr>
                                <w:r>
                                  <w:rPr>
                                    <w:rFonts w:hint="eastAsia"/>
                                    <w:b/>
                                    <w:color w:val="FFFFFF" w:themeColor="background1"/>
                                  </w:rPr>
                                  <w:t>Substitute order</w:t>
                                </w:r>
                              </w:p>
                            </w:tc>
                            <w:tc>
                              <w:tcPr>
                                <w:tcW w:w="1253" w:type="dxa"/>
                                <w:shd w:val="clear" w:color="auto" w:fill="002060"/>
                              </w:tcPr>
                              <w:p w14:paraId="248D5CD6" w14:textId="17EB2371" w:rsidR="00CC00D9" w:rsidRDefault="00CC00D9" w:rsidP="00DD1144">
                                <w:pPr>
                                  <w:pStyle w:val="a9"/>
                                  <w:ind w:leftChars="0" w:left="0"/>
                                  <w:jc w:val="left"/>
                                  <w:rPr>
                                    <w:ins w:id="1591" w:author="作成者"/>
                                    <w:b/>
                                    <w:color w:val="FFFFFF" w:themeColor="background1"/>
                                  </w:rPr>
                                </w:pPr>
                                <w:r>
                                  <w:rPr>
                                    <w:rFonts w:hint="eastAsia"/>
                                    <w:b/>
                                    <w:color w:val="FFFFFF" w:themeColor="background1"/>
                                  </w:rPr>
                                  <w:t>Specific value</w:t>
                                </w:r>
                              </w:p>
                            </w:tc>
                          </w:tr>
                          <w:tr w:rsidR="00CC00D9" w14:paraId="15159C4B" w14:textId="77777777" w:rsidTr="00DD1144">
                            <w:trPr>
                              <w:jc w:val="center"/>
                              <w:ins w:id="1592" w:author="作成者"/>
                            </w:trPr>
                            <w:tc>
                              <w:tcPr>
                                <w:tcW w:w="704" w:type="dxa"/>
                                <w:tcBorders>
                                  <w:bottom w:val="single" w:sz="4" w:space="0" w:color="auto"/>
                                </w:tcBorders>
                              </w:tcPr>
                              <w:p w14:paraId="575CD687" w14:textId="77777777" w:rsidR="00CC00D9" w:rsidRDefault="00CC00D9" w:rsidP="00DD1144">
                                <w:pPr>
                                  <w:pStyle w:val="a9"/>
                                  <w:ind w:leftChars="0" w:left="0"/>
                                  <w:jc w:val="left"/>
                                  <w:rPr>
                                    <w:ins w:id="1593" w:author="作成者"/>
                                  </w:rPr>
                                </w:pPr>
                                <w:ins w:id="1594" w:author="作成者">
                                  <w:r>
                                    <w:rPr>
                                      <w:rFonts w:hint="eastAsia"/>
                                    </w:rPr>
                                    <w:t>1</w:t>
                                  </w:r>
                                </w:ins>
                              </w:p>
                            </w:tc>
                            <w:tc>
                              <w:tcPr>
                                <w:tcW w:w="1291" w:type="dxa"/>
                                <w:tcBorders>
                                  <w:bottom w:val="single" w:sz="4" w:space="0" w:color="auto"/>
                                </w:tcBorders>
                              </w:tcPr>
                              <w:p w14:paraId="1F9ED43C" w14:textId="77777777" w:rsidR="00CC00D9" w:rsidRDefault="00CC00D9" w:rsidP="00DD1144">
                                <w:pPr>
                                  <w:pStyle w:val="a9"/>
                                  <w:ind w:leftChars="0" w:left="0"/>
                                  <w:jc w:val="left"/>
                                  <w:rPr>
                                    <w:ins w:id="1595" w:author="作成者"/>
                                  </w:rPr>
                                </w:pPr>
                                <w:ins w:id="1596" w:author="作成者">
                                  <w:r>
                                    <w:rPr>
                                      <w:rFonts w:hint="eastAsia"/>
                                    </w:rPr>
                                    <w:t>V</w:t>
                                  </w:r>
                                  <w:r>
                                    <w:t>AR_hoge</w:t>
                                  </w:r>
                                </w:ins>
                              </w:p>
                            </w:tc>
                            <w:tc>
                              <w:tcPr>
                                <w:tcW w:w="1291" w:type="dxa"/>
                                <w:tcBorders>
                                  <w:bottom w:val="single" w:sz="4" w:space="0" w:color="auto"/>
                                </w:tcBorders>
                              </w:tcPr>
                              <w:p w14:paraId="2B40B772" w14:textId="77777777" w:rsidR="00CC00D9" w:rsidRPr="00E708CA" w:rsidRDefault="00CC00D9" w:rsidP="00DD1144">
                                <w:pPr>
                                  <w:pStyle w:val="a9"/>
                                  <w:ind w:leftChars="0" w:left="0"/>
                                  <w:jc w:val="left"/>
                                  <w:rPr>
                                    <w:ins w:id="1597" w:author="作成者"/>
                                  </w:rPr>
                                </w:pPr>
                                <w:ins w:id="1598" w:author="作成者">
                                  <w:r>
                                    <w:rPr>
                                      <w:rFonts w:hint="eastAsia"/>
                                    </w:rPr>
                                    <w:t>OFF</w:t>
                                  </w:r>
                                </w:ins>
                              </w:p>
                            </w:tc>
                            <w:tc>
                              <w:tcPr>
                                <w:tcW w:w="1291" w:type="dxa"/>
                                <w:tcBorders>
                                  <w:bottom w:val="single" w:sz="4" w:space="0" w:color="auto"/>
                                </w:tcBorders>
                              </w:tcPr>
                              <w:p w14:paraId="6CCA6C59" w14:textId="3E2FD271" w:rsidR="00CC00D9" w:rsidRDefault="00CC00D9" w:rsidP="00DD1144">
                                <w:pPr>
                                  <w:pStyle w:val="a9"/>
                                  <w:ind w:leftChars="0" w:left="0"/>
                                  <w:jc w:val="left"/>
                                  <w:rPr>
                                    <w:ins w:id="1599" w:author="作成者"/>
                                  </w:rPr>
                                </w:pPr>
                                <w:r>
                                  <w:rPr>
                                    <w:rFonts w:hint="eastAsia"/>
                                  </w:rPr>
                                  <w:t>No input required</w:t>
                                </w:r>
                              </w:p>
                            </w:tc>
                            <w:tc>
                              <w:tcPr>
                                <w:tcW w:w="1253" w:type="dxa"/>
                                <w:tcBorders>
                                  <w:bottom w:val="single" w:sz="4" w:space="0" w:color="auto"/>
                                </w:tcBorders>
                              </w:tcPr>
                              <w:p w14:paraId="2CAB8DAA" w14:textId="77777777" w:rsidR="00CC00D9" w:rsidRDefault="00CC00D9" w:rsidP="00DD1144">
                                <w:pPr>
                                  <w:pStyle w:val="a9"/>
                                  <w:ind w:leftChars="0" w:left="0"/>
                                  <w:jc w:val="left"/>
                                  <w:rPr>
                                    <w:ins w:id="1600" w:author="作成者"/>
                                  </w:rPr>
                                </w:pPr>
                                <w:ins w:id="1601" w:author="作成者">
                                  <w:r>
                                    <w:rPr>
                                      <w:rFonts w:hint="eastAsia"/>
                                    </w:rPr>
                                    <w:t>1</w:t>
                                  </w:r>
                                </w:ins>
                              </w:p>
                            </w:tc>
                            <w:tc>
                              <w:tcPr>
                                <w:tcW w:w="1253" w:type="dxa"/>
                                <w:tcBorders>
                                  <w:bottom w:val="single" w:sz="4" w:space="0" w:color="auto"/>
                                </w:tcBorders>
                              </w:tcPr>
                              <w:p w14:paraId="4C668BFF" w14:textId="40908062" w:rsidR="00CC00D9" w:rsidRPr="00E708CA" w:rsidRDefault="00CC00D9" w:rsidP="00DD1144">
                                <w:pPr>
                                  <w:pStyle w:val="a9"/>
                                  <w:ind w:leftChars="0" w:left="0"/>
                                  <w:jc w:val="left"/>
                                  <w:rPr>
                                    <w:ins w:id="1602" w:author="作成者"/>
                                  </w:rPr>
                                </w:pPr>
                                <w:r>
                                  <w:rPr>
                                    <w:rFonts w:hint="eastAsia"/>
                                  </w:rPr>
                                  <w:t>AAA</w:t>
                                </w:r>
                              </w:p>
                            </w:tc>
                          </w:tr>
                          <w:tr w:rsidR="00CC00D9" w14:paraId="26741A44" w14:textId="77777777" w:rsidTr="00DD1144">
                            <w:trPr>
                              <w:jc w:val="center"/>
                              <w:ins w:id="1603" w:author="作成者"/>
                            </w:trPr>
                            <w:tc>
                              <w:tcPr>
                                <w:tcW w:w="704" w:type="dxa"/>
                                <w:tcBorders>
                                  <w:top w:val="single" w:sz="4" w:space="0" w:color="auto"/>
                                  <w:left w:val="single" w:sz="4" w:space="0" w:color="auto"/>
                                  <w:bottom w:val="single" w:sz="4" w:space="0" w:color="auto"/>
                                  <w:right w:val="single" w:sz="4" w:space="0" w:color="auto"/>
                                </w:tcBorders>
                              </w:tcPr>
                              <w:p w14:paraId="791996E0" w14:textId="77777777" w:rsidR="00CC00D9" w:rsidRDefault="00CC00D9" w:rsidP="00DD1144">
                                <w:pPr>
                                  <w:pStyle w:val="a9"/>
                                  <w:ind w:leftChars="0" w:left="0"/>
                                  <w:jc w:val="left"/>
                                  <w:rPr>
                                    <w:ins w:id="1604" w:author="作成者"/>
                                  </w:rPr>
                                </w:pPr>
                                <w:ins w:id="1605" w:author="作成者">
                                  <w:r>
                                    <w:rPr>
                                      <w:rFonts w:hint="eastAsia"/>
                                    </w:rPr>
                                    <w:t>2</w:t>
                                  </w:r>
                                </w:ins>
                              </w:p>
                            </w:tc>
                            <w:tc>
                              <w:tcPr>
                                <w:tcW w:w="1291" w:type="dxa"/>
                                <w:tcBorders>
                                  <w:top w:val="single" w:sz="4" w:space="0" w:color="auto"/>
                                  <w:left w:val="single" w:sz="4" w:space="0" w:color="auto"/>
                                  <w:bottom w:val="single" w:sz="4" w:space="0" w:color="auto"/>
                                  <w:right w:val="single" w:sz="4" w:space="0" w:color="auto"/>
                                </w:tcBorders>
                              </w:tcPr>
                              <w:p w14:paraId="65BE00F7" w14:textId="77777777" w:rsidR="00CC00D9" w:rsidRDefault="00CC00D9" w:rsidP="00DD1144">
                                <w:pPr>
                                  <w:pStyle w:val="a9"/>
                                  <w:ind w:leftChars="0" w:left="0"/>
                                  <w:jc w:val="left"/>
                                  <w:rPr>
                                    <w:ins w:id="1606" w:author="作成者"/>
                                  </w:rPr>
                                </w:pPr>
                                <w:ins w:id="1607" w:author="作成者">
                                  <w:r>
                                    <w:rPr>
                                      <w:rFonts w:hint="eastAsia"/>
                                    </w:rPr>
                                    <w:t>VAR_hoge</w:t>
                                  </w:r>
                                </w:ins>
                              </w:p>
                            </w:tc>
                            <w:tc>
                              <w:tcPr>
                                <w:tcW w:w="1291" w:type="dxa"/>
                                <w:tcBorders>
                                  <w:top w:val="single" w:sz="4" w:space="0" w:color="auto"/>
                                  <w:left w:val="single" w:sz="4" w:space="0" w:color="auto"/>
                                  <w:bottom w:val="single" w:sz="4" w:space="0" w:color="auto"/>
                                  <w:right w:val="single" w:sz="4" w:space="0" w:color="auto"/>
                                </w:tcBorders>
                              </w:tcPr>
                              <w:p w14:paraId="4537EBA8" w14:textId="77777777" w:rsidR="00CC00D9" w:rsidRDefault="00CC00D9" w:rsidP="00DD1144">
                                <w:pPr>
                                  <w:pStyle w:val="a9"/>
                                  <w:ind w:leftChars="0" w:left="0"/>
                                  <w:jc w:val="left"/>
                                  <w:rPr>
                                    <w:ins w:id="1608" w:author="作成者"/>
                                  </w:rPr>
                                </w:pPr>
                                <w:ins w:id="1609" w:author="作成者">
                                  <w:r>
                                    <w:rPr>
                                      <w:rFonts w:hint="eastAsia"/>
                                    </w:rPr>
                                    <w:t>OFF</w:t>
                                  </w:r>
                                </w:ins>
                              </w:p>
                            </w:tc>
                            <w:tc>
                              <w:tcPr>
                                <w:tcW w:w="1291" w:type="dxa"/>
                                <w:tcBorders>
                                  <w:top w:val="single" w:sz="4" w:space="0" w:color="auto"/>
                                  <w:left w:val="single" w:sz="4" w:space="0" w:color="auto"/>
                                  <w:bottom w:val="single" w:sz="4" w:space="0" w:color="auto"/>
                                  <w:right w:val="single" w:sz="4" w:space="0" w:color="auto"/>
                                </w:tcBorders>
                              </w:tcPr>
                              <w:p w14:paraId="0D586367" w14:textId="3C4D7A2B" w:rsidR="00CC00D9" w:rsidRPr="00E708CA" w:rsidRDefault="00CC00D9" w:rsidP="00DD1144">
                                <w:pPr>
                                  <w:pStyle w:val="a9"/>
                                  <w:ind w:leftChars="0" w:left="0"/>
                                  <w:jc w:val="left"/>
                                  <w:rPr>
                                    <w:ins w:id="1610" w:author="作成者"/>
                                  </w:rPr>
                                </w:pPr>
                                <w:r>
                                  <w:rPr>
                                    <w:rFonts w:hint="eastAsia"/>
                                  </w:rPr>
                                  <w:t>No input required</w:t>
                                </w:r>
                              </w:p>
                            </w:tc>
                            <w:tc>
                              <w:tcPr>
                                <w:tcW w:w="1253" w:type="dxa"/>
                                <w:tcBorders>
                                  <w:top w:val="single" w:sz="4" w:space="0" w:color="auto"/>
                                  <w:left w:val="single" w:sz="4" w:space="0" w:color="auto"/>
                                  <w:bottom w:val="single" w:sz="4" w:space="0" w:color="auto"/>
                                </w:tcBorders>
                              </w:tcPr>
                              <w:p w14:paraId="12EA11F4" w14:textId="77777777" w:rsidR="00CC00D9" w:rsidRDefault="00CC00D9" w:rsidP="00DD1144">
                                <w:pPr>
                                  <w:pStyle w:val="a9"/>
                                  <w:ind w:leftChars="0" w:left="0"/>
                                  <w:jc w:val="left"/>
                                  <w:rPr>
                                    <w:ins w:id="1611" w:author="作成者"/>
                                  </w:rPr>
                                </w:pPr>
                                <w:ins w:id="1612" w:author="作成者">
                                  <w:r>
                                    <w:rPr>
                                      <w:rFonts w:hint="eastAsia"/>
                                    </w:rPr>
                                    <w:t>2</w:t>
                                  </w:r>
                                </w:ins>
                              </w:p>
                            </w:tc>
                            <w:tc>
                              <w:tcPr>
                                <w:tcW w:w="1253" w:type="dxa"/>
                                <w:tcBorders>
                                  <w:bottom w:val="single" w:sz="4" w:space="0" w:color="auto"/>
                                </w:tcBorders>
                              </w:tcPr>
                              <w:p w14:paraId="38BF8593" w14:textId="13A87894" w:rsidR="00CC00D9" w:rsidRPr="00E708CA" w:rsidRDefault="00CC00D9" w:rsidP="00DD1144">
                                <w:pPr>
                                  <w:pStyle w:val="a9"/>
                                  <w:ind w:leftChars="0" w:left="0"/>
                                  <w:jc w:val="left"/>
                                  <w:rPr>
                                    <w:ins w:id="1613" w:author="作成者"/>
                                  </w:rPr>
                                </w:pPr>
                                <w:r>
                                  <w:rPr>
                                    <w:rFonts w:hint="eastAsia"/>
                                  </w:rPr>
                                  <w:t>BBB</w:t>
                                </w:r>
                              </w:p>
                            </w:tc>
                          </w:tr>
                        </w:tbl>
                        <w:p w14:paraId="4F206F94" w14:textId="77777777" w:rsidR="00CC00D9" w:rsidRDefault="00CC00D9" w:rsidP="00366ECC">
                          <w:pPr>
                            <w:jc w:val="left"/>
                            <w:rPr>
                              <w:ins w:id="1614" w:author="作成者"/>
                              <w:sz w:val="20"/>
                              <w:szCs w:val="20"/>
                            </w:rPr>
                          </w:pPr>
                        </w:p>
                        <w:p w14:paraId="2A65688B" w14:textId="77777777" w:rsidR="00CC00D9" w:rsidRDefault="00CC00D9" w:rsidP="00366ECC">
                          <w:pPr>
                            <w:jc w:val="left"/>
                            <w:rPr>
                              <w:ins w:id="1615" w:author="作成者"/>
                              <w:sz w:val="20"/>
                              <w:szCs w:val="20"/>
                            </w:rPr>
                          </w:pPr>
                        </w:p>
                        <w:p w14:paraId="0F6865EE" w14:textId="77777777" w:rsidR="00CC00D9" w:rsidRDefault="00CC00D9" w:rsidP="00366ECC">
                          <w:pPr>
                            <w:jc w:val="left"/>
                            <w:rPr>
                              <w:ins w:id="1616" w:author="作成者"/>
                              <w:sz w:val="20"/>
                              <w:szCs w:val="20"/>
                            </w:rPr>
                          </w:pPr>
                        </w:p>
                        <w:p w14:paraId="331B0F3D" w14:textId="0F589E17" w:rsidR="00CC00D9" w:rsidRPr="00D464F6" w:rsidRDefault="00CC00D9" w:rsidP="00366ECC">
                          <w:pPr>
                            <w:jc w:val="left"/>
                            <w:rPr>
                              <w:ins w:id="1617" w:author="作成者"/>
                              <w:b/>
                              <w:sz w:val="20"/>
                              <w:szCs w:val="20"/>
                            </w:rPr>
                          </w:pPr>
                          <w:ins w:id="1618" w:author="作成者">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ins>
                          <w:r w:rsidRPr="00A612FF">
                            <w:rPr>
                              <w:rFonts w:hint="eastAsia"/>
                              <w:b/>
                              <w:sz w:val="20"/>
                              <w:szCs w:val="20"/>
                            </w:rPr>
                            <w:t xml:space="preserve"> </w:t>
                          </w:r>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941" w:type="dxa"/>
                            <w:tblLook w:val="04A0" w:firstRow="1" w:lastRow="0" w:firstColumn="1" w:lastColumn="0" w:noHBand="0" w:noVBand="1"/>
                          </w:tblPr>
                          <w:tblGrid>
                            <w:gridCol w:w="2995"/>
                            <w:gridCol w:w="2994"/>
                          </w:tblGrid>
                          <w:tr w:rsidR="00CC00D9" w14:paraId="1661471A" w14:textId="77777777" w:rsidTr="00DD1144">
                            <w:trPr>
                              <w:trHeight w:val="372"/>
                              <w:ins w:id="1619" w:author="作成者"/>
                            </w:trPr>
                            <w:tc>
                              <w:tcPr>
                                <w:tcW w:w="2995" w:type="dxa"/>
                                <w:shd w:val="clear" w:color="auto" w:fill="002060"/>
                              </w:tcPr>
                              <w:p w14:paraId="30245E58" w14:textId="77777777" w:rsidR="00CC00D9" w:rsidRDefault="00CC00D9" w:rsidP="00DD1144">
                                <w:pPr>
                                  <w:jc w:val="left"/>
                                  <w:rPr>
                                    <w:ins w:id="1620" w:author="作成者"/>
                                    <w:b/>
                                    <w:sz w:val="20"/>
                                    <w:szCs w:val="20"/>
                                  </w:rPr>
                                </w:pPr>
                                <w:ins w:id="1621" w:author="作成者">
                                  <w:r>
                                    <w:rPr>
                                      <w:rFonts w:hint="eastAsia"/>
                                      <w:b/>
                                      <w:sz w:val="20"/>
                                      <w:szCs w:val="20"/>
                                    </w:rPr>
                                    <w:t>Key</w:t>
                                  </w:r>
                                </w:ins>
                              </w:p>
                            </w:tc>
                            <w:tc>
                              <w:tcPr>
                                <w:tcW w:w="2994" w:type="dxa"/>
                                <w:shd w:val="clear" w:color="auto" w:fill="002060"/>
                              </w:tcPr>
                              <w:p w14:paraId="7E441EDF" w14:textId="77777777" w:rsidR="00CC00D9" w:rsidRDefault="00CC00D9" w:rsidP="00DD1144">
                                <w:pPr>
                                  <w:jc w:val="left"/>
                                  <w:rPr>
                                    <w:ins w:id="1622" w:author="作成者"/>
                                    <w:b/>
                                    <w:sz w:val="20"/>
                                    <w:szCs w:val="20"/>
                                  </w:rPr>
                                </w:pPr>
                                <w:ins w:id="1623" w:author="作成者">
                                  <w:r>
                                    <w:rPr>
                                      <w:rFonts w:hint="eastAsia"/>
                                      <w:b/>
                                      <w:sz w:val="20"/>
                                      <w:szCs w:val="20"/>
                                    </w:rPr>
                                    <w:t>Value</w:t>
                                  </w:r>
                                </w:ins>
                              </w:p>
                            </w:tc>
                          </w:tr>
                          <w:tr w:rsidR="00CC00D9" w14:paraId="149D7E4E" w14:textId="77777777" w:rsidTr="00DD1144">
                            <w:trPr>
                              <w:trHeight w:val="352"/>
                              <w:ins w:id="1624" w:author="作成者"/>
                            </w:trPr>
                            <w:tc>
                              <w:tcPr>
                                <w:tcW w:w="2995" w:type="dxa"/>
                              </w:tcPr>
                              <w:p w14:paraId="2CF16E1D" w14:textId="77777777" w:rsidR="00CC00D9" w:rsidRPr="00515ED5" w:rsidRDefault="00CC00D9" w:rsidP="00DD1144">
                                <w:pPr>
                                  <w:jc w:val="left"/>
                                  <w:rPr>
                                    <w:ins w:id="1625" w:author="作成者"/>
                                    <w:sz w:val="20"/>
                                    <w:szCs w:val="20"/>
                                  </w:rPr>
                                </w:pPr>
                                <w:ins w:id="1626" w:author="作成者">
                                  <w:r w:rsidRPr="00515ED5">
                                    <w:rPr>
                                      <w:rFonts w:hint="eastAsia"/>
                                      <w:sz w:val="20"/>
                                      <w:szCs w:val="20"/>
                                    </w:rPr>
                                    <w:t>VAR_hoge</w:t>
                                  </w:r>
                                </w:ins>
                              </w:p>
                            </w:tc>
                            <w:tc>
                              <w:tcPr>
                                <w:tcW w:w="2994" w:type="dxa"/>
                              </w:tcPr>
                              <w:p w14:paraId="451A14D1" w14:textId="2D8CFDB5" w:rsidR="00CC00D9" w:rsidRPr="00515ED5" w:rsidRDefault="00CC00D9" w:rsidP="00DD1144">
                                <w:pPr>
                                  <w:jc w:val="left"/>
                                  <w:rPr>
                                    <w:ins w:id="1627" w:author="作成者"/>
                                    <w:sz w:val="20"/>
                                    <w:szCs w:val="20"/>
                                  </w:rPr>
                                </w:pPr>
                                <w:ins w:id="1628" w:author="作成者">
                                  <w:r w:rsidRPr="00EA2D11">
                                    <w:rPr>
                                      <w:sz w:val="20"/>
                                      <w:szCs w:val="20"/>
                                    </w:rPr>
                                    <w:t>[“</w:t>
                                  </w:r>
                                </w:ins>
                                <w:r>
                                  <w:rPr>
                                    <w:rFonts w:hint="eastAsia"/>
                                    <w:sz w:val="20"/>
                                    <w:szCs w:val="20"/>
                                  </w:rPr>
                                  <w:t>AAA</w:t>
                                </w:r>
                                <w:ins w:id="1629" w:author="作成者">
                                  <w:r w:rsidRPr="00EA2D11">
                                    <w:rPr>
                                      <w:sz w:val="20"/>
                                      <w:szCs w:val="20"/>
                                    </w:rPr>
                                    <w:t>”, “</w:t>
                                  </w:r>
                                </w:ins>
                                <w:r>
                                  <w:rPr>
                                    <w:rFonts w:hint="eastAsia"/>
                                    <w:sz w:val="20"/>
                                    <w:szCs w:val="20"/>
                                  </w:rPr>
                                  <w:t>BBB</w:t>
                                </w:r>
                                <w:ins w:id="1630" w:author="作成者">
                                  <w:r w:rsidRPr="00EA2D11">
                                    <w:rPr>
                                      <w:sz w:val="20"/>
                                      <w:szCs w:val="20"/>
                                    </w:rPr>
                                    <w:t>”]</w:t>
                                  </w:r>
                                </w:ins>
                              </w:p>
                            </w:tc>
                          </w:tr>
                        </w:tbl>
                        <w:p w14:paraId="79032AC8" w14:textId="77777777" w:rsidR="00CC00D9" w:rsidRPr="003177F7" w:rsidRDefault="00CC00D9" w:rsidP="00366ECC">
                          <w:pPr>
                            <w:jc w:val="left"/>
                            <w:rPr>
                              <w:ins w:id="1631" w:author="作成者"/>
                              <w:sz w:val="20"/>
                              <w:szCs w:val="20"/>
                            </w:rPr>
                          </w:pPr>
                        </w:p>
                      </w:txbxContent>
                    </v:textbox>
                  </v:shape>
                  <v:shape id="下矢印 320" o:spid="_x0000_s1097" type="#_x0000_t67" style="position:absolute;left:1143;top:2000;width:4000;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" adj="20431" fillcolor="#0057c9 [2425]" strokecolor="#003c8c [2905]" strokeweight="2pt"/>
                  <v:group id="グループ化 322" o:spid="_x0000_s1098" style="position:absolute;left:4667;top:13087;width:28156;height:2857" coordorigin=",-1010"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roundrect id="角丸四角形 323" o:spid="_x0000_s1099" style="position:absolute;left:7205;top:-670;width:20956;height:2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" fillcolor="white [3212]" strokecolor="#508035 [2422]" strokeweight="2pt">
                      <v:shadow on="t" color="black" opacity="26214f" origin="-.5,-.5" offset=".74836mm,.74836mm"/>
                      <v:textbox inset="1mm,0,0,0">
                        <w:txbxContent>
                          <w:p w14:paraId="0AF251D8" w14:textId="28BF9231" w:rsidR="00CC00D9" w:rsidRDefault="00CC00D9" w:rsidP="00366ECC">
                            <w:pPr>
                              <w:pStyle w:val="Web"/>
                              <w:spacing w:before="0" w:beforeAutospacing="0" w:after="0" w:afterAutospacing="0"/>
                              <w:rPr>
                                <w:ins w:id="1632" w:author="作成者"/>
                              </w:rPr>
                            </w:pPr>
                            <w:ins w:id="1633"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v:textbox>
                    </v:roundrect>
                    <v:shape id="下矢印 324" o:spid="_x0000_s1100" type="#_x0000_t67" style="position:absolute;left:1904;top:-2914;width:2859;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" adj="18321" fillcolor="#518135" strokecolor="#508035 [2422]" strokeweight="2pt">
                      <v:fill opacity="52428f"/>
                    </v:shape>
                  </v:group>
                  <v:roundrect id="角丸四角形 325" o:spid="_x0000_s1101" style="position:absolute;left:1143;top:190;width:26352;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" fillcolor="white [3201]" strokecolor="#003c8c [2905]" strokeweight="2pt">
                    <v:shadow on="t" color="black" opacity="26214f" origin="-.5,-.5" offset=".74836mm,.74836mm"/>
                    <v:textbox inset="1mm,0,0,0">
                      <w:txbxContent>
                        <w:p w14:paraId="182D7B33" w14:textId="5D0DA58E" w:rsidR="00CC00D9" w:rsidRPr="00982EAC" w:rsidRDefault="00CC00D9" w:rsidP="00366ECC">
                          <w:pPr>
                            <w:jc w:val="left"/>
                            <w:rPr>
                              <w:ins w:id="1634" w:author="作成者"/>
                              <w:b/>
                              <w:color w:val="003C8A" w:themeColor="accent6" w:themeTint="E6"/>
                              <w:sz w:val="20"/>
                              <w:szCs w:val="20"/>
                            </w:rPr>
                          </w:pPr>
                          <w:ins w:id="1635"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v:textbox>
                  </v:roundrect>
                  <v:roundrect id="角丸四角形 326" o:spid="_x0000_s1102" style="position:absolute;left:1143;top:27527;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" fillcolor="white [3201]" strokecolor="#003c8c [2905]" strokeweight="2pt">
                    <v:shadow on="t" color="black" opacity="26214f" origin="-.5,-.5" offset=".74836mm,.74836mm"/>
                    <v:textbox inset="1mm,0,0,0">
                      <w:txbxContent>
                        <w:p w14:paraId="4ED9B6EF" w14:textId="6061B4D2" w:rsidR="00CC00D9" w:rsidRPr="00982EAC" w:rsidRDefault="00CC00D9" w:rsidP="00366ECC">
                          <w:pPr>
                            <w:jc w:val="left"/>
                            <w:rPr>
                              <w:ins w:id="1636" w:author="作成者"/>
                              <w:b/>
                              <w:color w:val="003C8A" w:themeColor="accent6" w:themeTint="E6"/>
                              <w:sz w:val="20"/>
                              <w:szCs w:val="20"/>
                            </w:rPr>
                          </w:pPr>
                          <w:ins w:id="1637"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v:textbox>
                  </v:roundrect>
                  <w10:wrap type="topAndBottom"/>
                </v:group>
              </w:pict>
            </mc:Fallback>
          </mc:AlternateContent>
        </w:r>
        <w:r w:rsidRPr="00CB0166">
          <w:rPr>
            <w:rFonts w:asciiTheme="majorHAnsi" w:hAnsiTheme="majorHAnsi" w:cstheme="majorHAnsi"/>
          </w:rPr>
          <w:t>set</w:t>
        </w:r>
      </w:ins>
      <w:r w:rsidR="00DD1144" w:rsidRPr="00CB0166">
        <w:rPr>
          <w:rFonts w:asciiTheme="majorHAnsi" w:hAnsiTheme="majorHAnsi" w:cstheme="majorHAnsi"/>
        </w:rPr>
        <w:t xml:space="preserve"> type</w:t>
      </w:r>
    </w:p>
    <w:p w14:paraId="3002F11A" w14:textId="77777777" w:rsidR="00366ECC" w:rsidRPr="00CB0166" w:rsidRDefault="00366ECC" w:rsidP="00366ECC">
      <w:pPr>
        <w:pStyle w:val="a9"/>
        <w:ind w:leftChars="0" w:left="360"/>
        <w:rPr>
          <w:ins w:id="1638" w:author="作成者"/>
          <w:rFonts w:asciiTheme="majorHAnsi" w:hAnsiTheme="majorHAnsi" w:cstheme="majorHAnsi"/>
        </w:rPr>
      </w:pPr>
    </w:p>
    <w:p w14:paraId="7BE8380D" w14:textId="77777777" w:rsidR="00366ECC" w:rsidRPr="00CB0166" w:rsidRDefault="00366ECC" w:rsidP="00366ECC">
      <w:pPr>
        <w:widowControl/>
        <w:jc w:val="left"/>
        <w:rPr>
          <w:ins w:id="1639" w:author="作成者"/>
          <w:rFonts w:asciiTheme="majorHAnsi" w:hAnsiTheme="majorHAnsi" w:cstheme="majorHAnsi"/>
        </w:rPr>
      </w:pPr>
      <w:ins w:id="1640" w:author="作成者">
        <w:r w:rsidRPr="00CB0166">
          <w:rPr>
            <w:rFonts w:asciiTheme="majorHAnsi" w:hAnsiTheme="majorHAnsi" w:cstheme="majorHAnsi"/>
          </w:rPr>
          <w:br w:type="page"/>
        </w:r>
      </w:ins>
    </w:p>
    <w:p w14:paraId="16BB411D" w14:textId="77777777" w:rsidR="00366ECC" w:rsidRPr="00CB0166" w:rsidRDefault="00366ECC" w:rsidP="00366ECC">
      <w:pPr>
        <w:pStyle w:val="a9"/>
        <w:ind w:leftChars="0" w:left="360"/>
        <w:rPr>
          <w:ins w:id="1641" w:author="作成者"/>
          <w:rFonts w:asciiTheme="majorHAnsi" w:hAnsiTheme="majorHAnsi" w:cstheme="majorHAnsi"/>
        </w:rPr>
      </w:pPr>
    </w:p>
    <w:p w14:paraId="28BDA8B7" w14:textId="0FE0FAD3" w:rsidR="00366ECC" w:rsidRPr="00CB0166" w:rsidRDefault="00366ECC" w:rsidP="00366ECC">
      <w:pPr>
        <w:pStyle w:val="aff0"/>
        <w:numPr>
          <w:ilvl w:val="1"/>
          <w:numId w:val="14"/>
        </w:numPr>
        <w:ind w:left="780" w:hanging="360"/>
        <w:rPr>
          <w:ins w:id="1642" w:author="作成者"/>
          <w:rFonts w:asciiTheme="majorHAnsi" w:hAnsiTheme="majorHAnsi" w:cstheme="majorHAnsi"/>
        </w:rPr>
      </w:pPr>
      <w:ins w:id="1643" w:author="作成者">
        <w:r w:rsidRPr="00CB0166">
          <w:rPr>
            <w:rFonts w:asciiTheme="majorHAnsi" w:hAnsiTheme="majorHAnsi" w:cstheme="majorHAnsi"/>
            <w:noProof/>
          </w:rPr>
          <mc:AlternateContent>
            <mc:Choice Requires="wpg">
              <w:drawing>
                <wp:anchor distT="0" distB="0" distL="114300" distR="114300" simplePos="0" relativeHeight="251807744" behindDoc="0" locked="0" layoutInCell="1" allowOverlap="1" wp14:anchorId="2D66684B" wp14:editId="66F9A5C2">
                  <wp:simplePos x="0" y="0"/>
                  <wp:positionH relativeFrom="column">
                    <wp:posOffset>382905</wp:posOffset>
                  </wp:positionH>
                  <wp:positionV relativeFrom="paragraph">
                    <wp:posOffset>307975</wp:posOffset>
                  </wp:positionV>
                  <wp:extent cx="5848350" cy="4911725"/>
                  <wp:effectExtent l="0" t="0" r="19050" b="22225"/>
                  <wp:wrapTopAndBottom/>
                  <wp:docPr id="462" name="グループ化 462"/>
                  <wp:cNvGraphicFramePr/>
                  <a:graphic xmlns:a="http://schemas.openxmlformats.org/drawingml/2006/main">
                    <a:graphicData uri="http://schemas.microsoft.com/office/word/2010/wordprocessingGroup">
                      <wpg:wgp>
                        <wpg:cNvGrpSpPr/>
                        <wpg:grpSpPr>
                          <a:xfrm>
                            <a:off x="0" y="0"/>
                            <a:ext cx="5848350" cy="4911725"/>
                            <a:chOff x="0" y="-76201"/>
                            <a:chExt cx="5848350" cy="4314825"/>
                          </a:xfrm>
                        </wpg:grpSpPr>
                        <wps:wsp>
                          <wps:cNvPr id="463" name="フローチャート: 処理 463"/>
                          <wps:cNvSpPr/>
                          <wps:spPr>
                            <a:xfrm>
                              <a:off x="0" y="-76201"/>
                              <a:ext cx="5848350" cy="4314825"/>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256BFBC4" w14:textId="77777777" w:rsidR="00CC00D9" w:rsidRDefault="00CC00D9" w:rsidP="00366ECC">
                                <w:pPr>
                                  <w:jc w:val="left"/>
                                  <w:rPr>
                                    <w:ins w:id="1644" w:author="作成者"/>
                                    <w:sz w:val="20"/>
                                    <w:szCs w:val="20"/>
                                  </w:rPr>
                                </w:pPr>
                              </w:p>
                              <w:p w14:paraId="3AA64E58" w14:textId="77777777" w:rsidR="00CC00D9" w:rsidRPr="003177F7" w:rsidRDefault="00CC00D9" w:rsidP="00366ECC">
                                <w:pPr>
                                  <w:jc w:val="left"/>
                                  <w:rPr>
                                    <w:ins w:id="1645" w:author="作成者"/>
                                    <w:sz w:val="20"/>
                                    <w:szCs w:val="20"/>
                                  </w:rPr>
                                </w:pPr>
                              </w:p>
                              <w:tbl>
                                <w:tblPr>
                                  <w:tblStyle w:val="ab"/>
                                  <w:tblW w:w="7166" w:type="dxa"/>
                                  <w:jc w:val="center"/>
                                  <w:tblLook w:val="04A0" w:firstRow="1" w:lastRow="0" w:firstColumn="1" w:lastColumn="0" w:noHBand="0" w:noVBand="1"/>
                                </w:tblPr>
                                <w:tblGrid>
                                  <w:gridCol w:w="7166"/>
                                </w:tblGrid>
                                <w:tr w:rsidR="00CC00D9" w:rsidRPr="003177F7" w14:paraId="5F48B647" w14:textId="77777777" w:rsidTr="00DD1144">
                                  <w:trPr>
                                    <w:trHeight w:val="1425"/>
                                    <w:jc w:val="center"/>
                                    <w:ins w:id="1646" w:author="作成者"/>
                                  </w:trPr>
                                  <w:tc>
                                    <w:tcPr>
                                      <w:tcW w:w="7166" w:type="dxa"/>
                                    </w:tcPr>
                                    <w:p w14:paraId="19184C08" w14:textId="77777777" w:rsidR="00CC00D9" w:rsidRPr="00280A77" w:rsidRDefault="00CC00D9" w:rsidP="00DD1144">
                                      <w:pPr>
                                        <w:rPr>
                                          <w:ins w:id="1647" w:author="作成者"/>
                                          <w:sz w:val="20"/>
                                          <w:szCs w:val="20"/>
                                        </w:rPr>
                                      </w:pPr>
                                      <w:ins w:id="1648" w:author="作成者">
                                        <w:r w:rsidRPr="00280A77">
                                          <w:rPr>
                                            <w:sz w:val="20"/>
                                            <w:szCs w:val="20"/>
                                          </w:rPr>
                                          <w:t>variable "VAR_hoge" {</w:t>
                                        </w:r>
                                      </w:ins>
                                    </w:p>
                                    <w:p w14:paraId="54297C03" w14:textId="77777777" w:rsidR="00CC00D9" w:rsidRPr="00280A77" w:rsidRDefault="00CC00D9" w:rsidP="00DD1144">
                                      <w:pPr>
                                        <w:ind w:firstLineChars="200" w:firstLine="400"/>
                                        <w:rPr>
                                          <w:ins w:id="1649" w:author="作成者"/>
                                          <w:sz w:val="20"/>
                                          <w:szCs w:val="20"/>
                                        </w:rPr>
                                      </w:pPr>
                                      <w:ins w:id="1650" w:author="作成者">
                                        <w:r>
                                          <w:rPr>
                                            <w:sz w:val="20"/>
                                            <w:szCs w:val="20"/>
                                          </w:rPr>
                                          <w:t>type = tuple([string, number])</w:t>
                                        </w:r>
                                      </w:ins>
                                    </w:p>
                                    <w:p w14:paraId="56876644" w14:textId="77777777" w:rsidR="00CC00D9" w:rsidRPr="00280A77" w:rsidRDefault="00CC00D9" w:rsidP="00DD1144">
                                      <w:pPr>
                                        <w:ind w:firstLineChars="200" w:firstLine="400"/>
                                        <w:rPr>
                                          <w:ins w:id="1651" w:author="作成者"/>
                                          <w:sz w:val="20"/>
                                          <w:szCs w:val="20"/>
                                        </w:rPr>
                                      </w:pPr>
                                      <w:ins w:id="1652" w:author="作成者">
                                        <w:r w:rsidRPr="00280A77">
                                          <w:rPr>
                                            <w:sz w:val="20"/>
                                            <w:szCs w:val="20"/>
                                          </w:rPr>
                                          <w:t xml:space="preserve">default = </w:t>
                                        </w:r>
                                        <w:r>
                                          <w:t>[“aaa”, 2022]</w:t>
                                        </w:r>
                                      </w:ins>
                                    </w:p>
                                    <w:p w14:paraId="236B1D1D" w14:textId="77777777" w:rsidR="00CC00D9" w:rsidRPr="003177F7" w:rsidRDefault="00CC00D9" w:rsidP="00DD1144">
                                      <w:pPr>
                                        <w:pStyle w:val="a9"/>
                                        <w:ind w:leftChars="0" w:left="0"/>
                                        <w:rPr>
                                          <w:ins w:id="1653" w:author="作成者"/>
                                          <w:sz w:val="20"/>
                                          <w:szCs w:val="20"/>
                                        </w:rPr>
                                      </w:pPr>
                                      <w:ins w:id="1654" w:author="作成者">
                                        <w:r w:rsidRPr="00280A77">
                                          <w:rPr>
                                            <w:sz w:val="20"/>
                                            <w:szCs w:val="20"/>
                                          </w:rPr>
                                          <w:t>}</w:t>
                                        </w:r>
                                      </w:ins>
                                    </w:p>
                                  </w:tc>
                                </w:tr>
                              </w:tbl>
                              <w:p w14:paraId="0385AC58" w14:textId="77777777" w:rsidR="00CC00D9" w:rsidRPr="003177F7" w:rsidRDefault="00CC00D9" w:rsidP="00366ECC">
                                <w:pPr>
                                  <w:jc w:val="left"/>
                                  <w:rPr>
                                    <w:ins w:id="1655" w:author="作成者"/>
                                    <w:sz w:val="20"/>
                                    <w:szCs w:val="20"/>
                                  </w:rPr>
                                </w:pPr>
                              </w:p>
                              <w:p w14:paraId="3A316AAF" w14:textId="77777777" w:rsidR="00CC00D9" w:rsidRDefault="00CC00D9" w:rsidP="00366ECC">
                                <w:pPr>
                                  <w:jc w:val="left"/>
                                  <w:rPr>
                                    <w:ins w:id="1656" w:author="作成者"/>
                                    <w:sz w:val="20"/>
                                    <w:szCs w:val="20"/>
                                  </w:rPr>
                                </w:pPr>
                              </w:p>
                              <w:p w14:paraId="14D696B1" w14:textId="77777777" w:rsidR="00CC00D9" w:rsidRDefault="00CC00D9" w:rsidP="00366ECC">
                                <w:pPr>
                                  <w:jc w:val="left"/>
                                  <w:rPr>
                                    <w:ins w:id="1657" w:author="作成者"/>
                                    <w:sz w:val="20"/>
                                    <w:szCs w:val="20"/>
                                  </w:rPr>
                                </w:pPr>
                              </w:p>
                              <w:p w14:paraId="075FB2FC" w14:textId="42D42DA1" w:rsidR="00CC00D9" w:rsidRPr="00D464F6" w:rsidRDefault="00CC00D9" w:rsidP="00366ECC">
                                <w:pPr>
                                  <w:jc w:val="left"/>
                                  <w:rPr>
                                    <w:ins w:id="1658" w:author="作成者"/>
                                    <w:b/>
                                    <w:sz w:val="20"/>
                                    <w:szCs w:val="20"/>
                                  </w:rPr>
                                </w:pPr>
                                <w:ins w:id="1659"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CC00D9" w14:paraId="03B64606" w14:textId="77777777" w:rsidTr="00DD1144">
                                  <w:trPr>
                                    <w:jc w:val="center"/>
                                    <w:ins w:id="1660" w:author="作成者"/>
                                  </w:trPr>
                                  <w:tc>
                                    <w:tcPr>
                                      <w:tcW w:w="704" w:type="dxa"/>
                                      <w:tcBorders>
                                        <w:bottom w:val="single" w:sz="4" w:space="0" w:color="auto"/>
                                      </w:tcBorders>
                                      <w:shd w:val="clear" w:color="auto" w:fill="002060"/>
                                    </w:tcPr>
                                    <w:p w14:paraId="7D62273D" w14:textId="3E97EDB8" w:rsidR="00CC00D9" w:rsidRPr="00C80F48" w:rsidRDefault="00CC00D9" w:rsidP="00DD1144">
                                      <w:pPr>
                                        <w:pStyle w:val="a9"/>
                                        <w:ind w:leftChars="0" w:left="0"/>
                                        <w:jc w:val="left"/>
                                        <w:rPr>
                                          <w:ins w:id="1661"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39884A1E" w14:textId="016B8C17" w:rsidR="00CC00D9" w:rsidRPr="00C80F48" w:rsidRDefault="00CC00D9" w:rsidP="00DD1144">
                                      <w:pPr>
                                        <w:pStyle w:val="a9"/>
                                        <w:ind w:leftChars="0" w:left="0"/>
                                        <w:jc w:val="left"/>
                                        <w:rPr>
                                          <w:ins w:id="1662" w:author="作成者"/>
                                          <w:b/>
                                          <w:color w:val="FFFFFF" w:themeColor="background1"/>
                                        </w:rPr>
                                      </w:pPr>
                                      <w:r>
                                        <w:rPr>
                                          <w:rFonts w:hint="eastAsia"/>
                                          <w:b/>
                                          <w:color w:val="FFFFFF" w:themeColor="background1"/>
                                        </w:rPr>
                                        <w:t>Variable name</w:t>
                                      </w:r>
                                    </w:p>
                                  </w:tc>
                                  <w:tc>
                                    <w:tcPr>
                                      <w:tcW w:w="1291" w:type="dxa"/>
                                      <w:tcBorders>
                                        <w:bottom w:val="single" w:sz="4" w:space="0" w:color="auto"/>
                                      </w:tcBorders>
                                      <w:shd w:val="clear" w:color="auto" w:fill="002060"/>
                                    </w:tcPr>
                                    <w:p w14:paraId="3C903D96" w14:textId="3CB789EA" w:rsidR="00CC00D9" w:rsidRDefault="00CC00D9" w:rsidP="00DD1144">
                                      <w:pPr>
                                        <w:pStyle w:val="a9"/>
                                        <w:ind w:leftChars="0" w:left="0"/>
                                        <w:jc w:val="left"/>
                                        <w:rPr>
                                          <w:ins w:id="1663" w:author="作成者"/>
                                          <w:b/>
                                          <w:color w:val="FFFFFF" w:themeColor="background1"/>
                                        </w:rPr>
                                      </w:pPr>
                                      <w:r>
                                        <w:rPr>
                                          <w:rFonts w:hint="eastAsia"/>
                                          <w:b/>
                                          <w:color w:val="FFFFFF" w:themeColor="background1"/>
                                        </w:rPr>
                                        <w:t>HCL SETTINGS</w:t>
                                      </w:r>
                                    </w:p>
                                  </w:tc>
                                  <w:tc>
                                    <w:tcPr>
                                      <w:tcW w:w="1291" w:type="dxa"/>
                                      <w:tcBorders>
                                        <w:bottom w:val="single" w:sz="4" w:space="0" w:color="auto"/>
                                      </w:tcBorders>
                                      <w:shd w:val="clear" w:color="auto" w:fill="002060"/>
                                    </w:tcPr>
                                    <w:p w14:paraId="0497716C" w14:textId="4F818175" w:rsidR="00CC00D9" w:rsidRPr="00C80F48" w:rsidRDefault="00CC00D9" w:rsidP="00DD1144">
                                      <w:pPr>
                                        <w:pStyle w:val="a9"/>
                                        <w:ind w:leftChars="0" w:left="0"/>
                                        <w:jc w:val="left"/>
                                        <w:rPr>
                                          <w:ins w:id="1664" w:author="作成者"/>
                                          <w:b/>
                                          <w:color w:val="FFFFFF" w:themeColor="background1"/>
                                        </w:rPr>
                                      </w:pPr>
                                      <w:r>
                                        <w:rPr>
                                          <w:rFonts w:hint="eastAsia"/>
                                          <w:b/>
                                          <w:color w:val="FFFFFF" w:themeColor="background1"/>
                                        </w:rPr>
                                        <w:t>Member variable</w:t>
                                      </w:r>
                                    </w:p>
                                  </w:tc>
                                  <w:tc>
                                    <w:tcPr>
                                      <w:tcW w:w="1253" w:type="dxa"/>
                                      <w:tcBorders>
                                        <w:bottom w:val="single" w:sz="4" w:space="0" w:color="auto"/>
                                      </w:tcBorders>
                                      <w:shd w:val="clear" w:color="auto" w:fill="002060"/>
                                    </w:tcPr>
                                    <w:p w14:paraId="40E6EC1D" w14:textId="2B3675D8" w:rsidR="00CC00D9" w:rsidRDefault="00CC00D9" w:rsidP="00DD1144">
                                      <w:pPr>
                                        <w:pStyle w:val="a9"/>
                                        <w:ind w:leftChars="0" w:left="0"/>
                                        <w:jc w:val="left"/>
                                        <w:rPr>
                                          <w:ins w:id="1665" w:author="作成者"/>
                                          <w:b/>
                                          <w:color w:val="FFFFFF" w:themeColor="background1"/>
                                        </w:rPr>
                                      </w:pPr>
                                      <w:r>
                                        <w:rPr>
                                          <w:rFonts w:hint="eastAsia"/>
                                          <w:b/>
                                          <w:color w:val="FFFFFF" w:themeColor="background1"/>
                                        </w:rPr>
                                        <w:t>Substitute order</w:t>
                                      </w:r>
                                    </w:p>
                                  </w:tc>
                                  <w:tc>
                                    <w:tcPr>
                                      <w:tcW w:w="1253" w:type="dxa"/>
                                      <w:tcBorders>
                                        <w:bottom w:val="single" w:sz="4" w:space="0" w:color="auto"/>
                                      </w:tcBorders>
                                      <w:shd w:val="clear" w:color="auto" w:fill="002060"/>
                                    </w:tcPr>
                                    <w:p w14:paraId="75FCF0FE" w14:textId="5B23C228" w:rsidR="00CC00D9" w:rsidRDefault="00CC00D9" w:rsidP="00DD1144">
                                      <w:pPr>
                                        <w:pStyle w:val="a9"/>
                                        <w:ind w:leftChars="0" w:left="0"/>
                                        <w:jc w:val="left"/>
                                        <w:rPr>
                                          <w:ins w:id="1666" w:author="作成者"/>
                                          <w:b/>
                                          <w:color w:val="FFFFFF" w:themeColor="background1"/>
                                        </w:rPr>
                                      </w:pPr>
                                      <w:r>
                                        <w:rPr>
                                          <w:rFonts w:hint="eastAsia"/>
                                          <w:b/>
                                          <w:color w:val="FFFFFF" w:themeColor="background1"/>
                                        </w:rPr>
                                        <w:t>Specific value</w:t>
                                      </w:r>
                                    </w:p>
                                  </w:tc>
                                </w:tr>
                                <w:tr w:rsidR="00CC00D9" w14:paraId="4EEA0820" w14:textId="77777777" w:rsidTr="00DD1144">
                                  <w:trPr>
                                    <w:jc w:val="center"/>
                                    <w:ins w:id="1667" w:author="作成者"/>
                                  </w:trPr>
                                  <w:tc>
                                    <w:tcPr>
                                      <w:tcW w:w="704" w:type="dxa"/>
                                      <w:tcBorders>
                                        <w:bottom w:val="single" w:sz="4" w:space="0" w:color="auto"/>
                                      </w:tcBorders>
                                    </w:tcPr>
                                    <w:p w14:paraId="02A91080" w14:textId="77777777" w:rsidR="00CC00D9" w:rsidRDefault="00CC00D9" w:rsidP="00886047">
                                      <w:pPr>
                                        <w:pStyle w:val="a9"/>
                                        <w:ind w:leftChars="0" w:left="0"/>
                                        <w:jc w:val="left"/>
                                        <w:rPr>
                                          <w:ins w:id="1668" w:author="作成者"/>
                                        </w:rPr>
                                      </w:pPr>
                                      <w:ins w:id="1669" w:author="作成者">
                                        <w:r>
                                          <w:rPr>
                                            <w:rFonts w:hint="eastAsia"/>
                                          </w:rPr>
                                          <w:t>1</w:t>
                                        </w:r>
                                      </w:ins>
                                    </w:p>
                                  </w:tc>
                                  <w:tc>
                                    <w:tcPr>
                                      <w:tcW w:w="1291" w:type="dxa"/>
                                      <w:tcBorders>
                                        <w:bottom w:val="single" w:sz="4" w:space="0" w:color="auto"/>
                                      </w:tcBorders>
                                    </w:tcPr>
                                    <w:p w14:paraId="2AEABA72" w14:textId="77777777" w:rsidR="00CC00D9" w:rsidRDefault="00CC00D9" w:rsidP="00886047">
                                      <w:pPr>
                                        <w:pStyle w:val="a9"/>
                                        <w:ind w:leftChars="0" w:left="0"/>
                                        <w:jc w:val="left"/>
                                        <w:rPr>
                                          <w:ins w:id="1670" w:author="作成者"/>
                                        </w:rPr>
                                      </w:pPr>
                                      <w:ins w:id="1671" w:author="作成者">
                                        <w:r>
                                          <w:rPr>
                                            <w:rFonts w:hint="eastAsia"/>
                                          </w:rPr>
                                          <w:t>V</w:t>
                                        </w:r>
                                        <w:r>
                                          <w:t>AR_hoge</w:t>
                                        </w:r>
                                      </w:ins>
                                    </w:p>
                                  </w:tc>
                                  <w:tc>
                                    <w:tcPr>
                                      <w:tcW w:w="1291" w:type="dxa"/>
                                      <w:tcBorders>
                                        <w:bottom w:val="single" w:sz="4" w:space="0" w:color="auto"/>
                                      </w:tcBorders>
                                    </w:tcPr>
                                    <w:p w14:paraId="09FF66E2" w14:textId="77777777" w:rsidR="00CC00D9" w:rsidRDefault="00CC00D9" w:rsidP="00886047">
                                      <w:pPr>
                                        <w:pStyle w:val="a9"/>
                                        <w:ind w:leftChars="0" w:left="0"/>
                                        <w:jc w:val="left"/>
                                        <w:rPr>
                                          <w:ins w:id="1672" w:author="作成者"/>
                                        </w:rPr>
                                      </w:pPr>
                                      <w:ins w:id="1673" w:author="作成者">
                                        <w:r>
                                          <w:rPr>
                                            <w:rFonts w:hint="eastAsia"/>
                                          </w:rPr>
                                          <w:t>OFF</w:t>
                                        </w:r>
                                      </w:ins>
                                    </w:p>
                                  </w:tc>
                                  <w:tc>
                                    <w:tcPr>
                                      <w:tcW w:w="1291" w:type="dxa"/>
                                      <w:tcBorders>
                                        <w:bottom w:val="single" w:sz="4" w:space="0" w:color="auto"/>
                                      </w:tcBorders>
                                    </w:tcPr>
                                    <w:p w14:paraId="261AB0D0" w14:textId="77777777" w:rsidR="00CC00D9" w:rsidRDefault="00CC00D9" w:rsidP="00886047">
                                      <w:pPr>
                                        <w:pStyle w:val="a9"/>
                                        <w:ind w:leftChars="0" w:left="0"/>
                                        <w:jc w:val="left"/>
                                        <w:rPr>
                                          <w:ins w:id="1674" w:author="作成者"/>
                                        </w:rPr>
                                      </w:pPr>
                                      <w:ins w:id="1675" w:author="作成者">
                                        <w:r>
                                          <w:rPr>
                                            <w:rFonts w:hint="eastAsia"/>
                                          </w:rPr>
                                          <w:t>[0]</w:t>
                                        </w:r>
                                      </w:ins>
                                    </w:p>
                                  </w:tc>
                                  <w:tc>
                                    <w:tcPr>
                                      <w:tcW w:w="1253" w:type="dxa"/>
                                      <w:tcBorders>
                                        <w:bottom w:val="single" w:sz="4" w:space="0" w:color="auto"/>
                                      </w:tcBorders>
                                    </w:tcPr>
                                    <w:p w14:paraId="68FDE4B1" w14:textId="4D30DD10" w:rsidR="00CC00D9" w:rsidRDefault="00CC00D9" w:rsidP="00886047">
                                      <w:pPr>
                                        <w:pStyle w:val="a9"/>
                                        <w:ind w:leftChars="0" w:left="0"/>
                                        <w:jc w:val="left"/>
                                        <w:rPr>
                                          <w:ins w:id="1676" w:author="作成者"/>
                                        </w:rPr>
                                      </w:pPr>
                                      <w:r w:rsidRPr="00F4629D">
                                        <w:rPr>
                                          <w:rFonts w:hint="eastAsia"/>
                                        </w:rPr>
                                        <w:t>No input required</w:t>
                                      </w:r>
                                    </w:p>
                                  </w:tc>
                                  <w:tc>
                                    <w:tcPr>
                                      <w:tcW w:w="1253" w:type="dxa"/>
                                      <w:tcBorders>
                                        <w:bottom w:val="single" w:sz="4" w:space="0" w:color="auto"/>
                                      </w:tcBorders>
                                    </w:tcPr>
                                    <w:p w14:paraId="6F3B3EED" w14:textId="121E9AFB" w:rsidR="00CC00D9" w:rsidRPr="00E708CA" w:rsidRDefault="00CC00D9" w:rsidP="00886047">
                                      <w:pPr>
                                        <w:pStyle w:val="a9"/>
                                        <w:ind w:leftChars="0" w:left="0"/>
                                        <w:jc w:val="left"/>
                                        <w:rPr>
                                          <w:ins w:id="1677" w:author="作成者"/>
                                        </w:rPr>
                                      </w:pPr>
                                      <w:r>
                                        <w:rPr>
                                          <w:rFonts w:hint="eastAsia"/>
                                        </w:rPr>
                                        <w:t>AAA</w:t>
                                      </w:r>
                                    </w:p>
                                  </w:tc>
                                </w:tr>
                                <w:tr w:rsidR="00CC00D9" w14:paraId="71B7E082" w14:textId="77777777" w:rsidTr="00DD1144">
                                  <w:trPr>
                                    <w:jc w:val="center"/>
                                    <w:ins w:id="1678" w:author="作成者"/>
                                  </w:trPr>
                                  <w:tc>
                                    <w:tcPr>
                                      <w:tcW w:w="704" w:type="dxa"/>
                                      <w:tcBorders>
                                        <w:top w:val="single" w:sz="4" w:space="0" w:color="auto"/>
                                        <w:left w:val="single" w:sz="4" w:space="0" w:color="auto"/>
                                        <w:bottom w:val="single" w:sz="4" w:space="0" w:color="auto"/>
                                        <w:right w:val="single" w:sz="4" w:space="0" w:color="auto"/>
                                      </w:tcBorders>
                                    </w:tcPr>
                                    <w:p w14:paraId="0346A18D" w14:textId="77777777" w:rsidR="00CC00D9" w:rsidRDefault="00CC00D9" w:rsidP="00886047">
                                      <w:pPr>
                                        <w:pStyle w:val="a9"/>
                                        <w:ind w:leftChars="0" w:left="0"/>
                                        <w:jc w:val="left"/>
                                        <w:rPr>
                                          <w:ins w:id="1679" w:author="作成者"/>
                                        </w:rPr>
                                      </w:pPr>
                                      <w:ins w:id="1680" w:author="作成者">
                                        <w:r>
                                          <w:rPr>
                                            <w:rFonts w:hint="eastAsia"/>
                                          </w:rPr>
                                          <w:t>2</w:t>
                                        </w:r>
                                      </w:ins>
                                    </w:p>
                                  </w:tc>
                                  <w:tc>
                                    <w:tcPr>
                                      <w:tcW w:w="1291" w:type="dxa"/>
                                      <w:tcBorders>
                                        <w:top w:val="single" w:sz="4" w:space="0" w:color="auto"/>
                                        <w:left w:val="single" w:sz="4" w:space="0" w:color="auto"/>
                                        <w:bottom w:val="single" w:sz="4" w:space="0" w:color="auto"/>
                                        <w:right w:val="single" w:sz="4" w:space="0" w:color="auto"/>
                                      </w:tcBorders>
                                    </w:tcPr>
                                    <w:p w14:paraId="47B03D3E" w14:textId="77777777" w:rsidR="00CC00D9" w:rsidRDefault="00CC00D9" w:rsidP="00886047">
                                      <w:pPr>
                                        <w:pStyle w:val="a9"/>
                                        <w:ind w:leftChars="0" w:left="0"/>
                                        <w:jc w:val="left"/>
                                        <w:rPr>
                                          <w:ins w:id="1681" w:author="作成者"/>
                                        </w:rPr>
                                      </w:pPr>
                                      <w:ins w:id="1682" w:author="作成者">
                                        <w:r>
                                          <w:rPr>
                                            <w:rFonts w:hint="eastAsia"/>
                                          </w:rPr>
                                          <w:t>VAR_hoge</w:t>
                                        </w:r>
                                      </w:ins>
                                    </w:p>
                                  </w:tc>
                                  <w:tc>
                                    <w:tcPr>
                                      <w:tcW w:w="1291" w:type="dxa"/>
                                      <w:tcBorders>
                                        <w:top w:val="single" w:sz="4" w:space="0" w:color="auto"/>
                                        <w:left w:val="single" w:sz="4" w:space="0" w:color="auto"/>
                                        <w:right w:val="single" w:sz="4" w:space="0" w:color="auto"/>
                                      </w:tcBorders>
                                    </w:tcPr>
                                    <w:p w14:paraId="4F2A5502" w14:textId="77777777" w:rsidR="00CC00D9" w:rsidRDefault="00CC00D9" w:rsidP="00886047">
                                      <w:pPr>
                                        <w:pStyle w:val="a9"/>
                                        <w:ind w:leftChars="0" w:left="0"/>
                                        <w:jc w:val="left"/>
                                        <w:rPr>
                                          <w:ins w:id="1683" w:author="作成者"/>
                                        </w:rPr>
                                      </w:pPr>
                                      <w:ins w:id="1684" w:author="作成者">
                                        <w:r>
                                          <w:rPr>
                                            <w:rFonts w:hint="eastAsia"/>
                                          </w:rPr>
                                          <w:t>OFF</w:t>
                                        </w:r>
                                      </w:ins>
                                    </w:p>
                                  </w:tc>
                                  <w:tc>
                                    <w:tcPr>
                                      <w:tcW w:w="1291" w:type="dxa"/>
                                      <w:tcBorders>
                                        <w:top w:val="single" w:sz="4" w:space="0" w:color="auto"/>
                                        <w:left w:val="single" w:sz="4" w:space="0" w:color="auto"/>
                                      </w:tcBorders>
                                    </w:tcPr>
                                    <w:p w14:paraId="260C0445" w14:textId="77777777" w:rsidR="00CC00D9" w:rsidRPr="00E708CA" w:rsidRDefault="00CC00D9" w:rsidP="00886047">
                                      <w:pPr>
                                        <w:pStyle w:val="a9"/>
                                        <w:ind w:leftChars="0" w:left="0"/>
                                        <w:jc w:val="left"/>
                                        <w:rPr>
                                          <w:ins w:id="1685" w:author="作成者"/>
                                        </w:rPr>
                                      </w:pPr>
                                      <w:ins w:id="1686" w:author="作成者">
                                        <w:r>
                                          <w:rPr>
                                            <w:rFonts w:hint="eastAsia"/>
                                          </w:rPr>
                                          <w:t>[1]</w:t>
                                        </w:r>
                                      </w:ins>
                                    </w:p>
                                  </w:tc>
                                  <w:tc>
                                    <w:tcPr>
                                      <w:tcW w:w="1253" w:type="dxa"/>
                                      <w:tcBorders>
                                        <w:top w:val="single" w:sz="4" w:space="0" w:color="auto"/>
                                      </w:tcBorders>
                                    </w:tcPr>
                                    <w:p w14:paraId="360C9D0A" w14:textId="42BE954A" w:rsidR="00CC00D9" w:rsidRDefault="00CC00D9" w:rsidP="00886047">
                                      <w:pPr>
                                        <w:pStyle w:val="a9"/>
                                        <w:ind w:leftChars="0" w:left="0"/>
                                        <w:jc w:val="left"/>
                                        <w:rPr>
                                          <w:ins w:id="1687" w:author="作成者"/>
                                        </w:rPr>
                                      </w:pPr>
                                      <w:r w:rsidRPr="00F4629D">
                                        <w:rPr>
                                          <w:rFonts w:hint="eastAsia"/>
                                        </w:rPr>
                                        <w:t>No input required</w:t>
                                      </w:r>
                                    </w:p>
                                  </w:tc>
                                  <w:tc>
                                    <w:tcPr>
                                      <w:tcW w:w="1253" w:type="dxa"/>
                                      <w:tcBorders>
                                        <w:top w:val="single" w:sz="4" w:space="0" w:color="auto"/>
                                      </w:tcBorders>
                                    </w:tcPr>
                                    <w:p w14:paraId="1CF15789" w14:textId="77777777" w:rsidR="00CC00D9" w:rsidRPr="00E708CA" w:rsidRDefault="00CC00D9" w:rsidP="00886047">
                                      <w:pPr>
                                        <w:pStyle w:val="a9"/>
                                        <w:ind w:leftChars="0" w:left="0"/>
                                        <w:jc w:val="left"/>
                                        <w:rPr>
                                          <w:ins w:id="1688" w:author="作成者"/>
                                        </w:rPr>
                                      </w:pPr>
                                      <w:ins w:id="1689" w:author="作成者">
                                        <w:r>
                                          <w:rPr>
                                            <w:rFonts w:hint="eastAsia"/>
                                          </w:rPr>
                                          <w:t>2023</w:t>
                                        </w:r>
                                      </w:ins>
                                    </w:p>
                                  </w:tc>
                                </w:tr>
                              </w:tbl>
                              <w:p w14:paraId="362CCED8" w14:textId="77777777" w:rsidR="00CC00D9" w:rsidRDefault="00CC00D9" w:rsidP="00366ECC">
                                <w:pPr>
                                  <w:jc w:val="left"/>
                                  <w:rPr>
                                    <w:ins w:id="1690" w:author="作成者"/>
                                    <w:sz w:val="20"/>
                                    <w:szCs w:val="20"/>
                                  </w:rPr>
                                </w:pPr>
                              </w:p>
                              <w:p w14:paraId="7007F26F" w14:textId="77777777" w:rsidR="00CC00D9" w:rsidRDefault="00CC00D9" w:rsidP="00366ECC">
                                <w:pPr>
                                  <w:jc w:val="left"/>
                                  <w:rPr>
                                    <w:ins w:id="1691" w:author="作成者"/>
                                    <w:sz w:val="20"/>
                                    <w:szCs w:val="20"/>
                                  </w:rPr>
                                </w:pPr>
                              </w:p>
                              <w:p w14:paraId="7BEC6E7A" w14:textId="77777777" w:rsidR="00CC00D9" w:rsidRDefault="00CC00D9" w:rsidP="00366ECC">
                                <w:pPr>
                                  <w:jc w:val="left"/>
                                  <w:rPr>
                                    <w:ins w:id="1692" w:author="作成者"/>
                                    <w:sz w:val="20"/>
                                    <w:szCs w:val="20"/>
                                  </w:rPr>
                                </w:pPr>
                              </w:p>
                              <w:p w14:paraId="38573CBA" w14:textId="24B41FD6" w:rsidR="00CC00D9" w:rsidRPr="00D464F6" w:rsidRDefault="00CC00D9" w:rsidP="00366ECC">
                                <w:pPr>
                                  <w:jc w:val="left"/>
                                  <w:rPr>
                                    <w:ins w:id="1693" w:author="作成者"/>
                                    <w:b/>
                                    <w:sz w:val="20"/>
                                    <w:szCs w:val="20"/>
                                  </w:rPr>
                                </w:pPr>
                                <w:ins w:id="1694"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911" w:type="dxa"/>
                                  <w:tblLook w:val="04A0" w:firstRow="1" w:lastRow="0" w:firstColumn="1" w:lastColumn="0" w:noHBand="0" w:noVBand="1"/>
                                </w:tblPr>
                                <w:tblGrid>
                                  <w:gridCol w:w="2995"/>
                                  <w:gridCol w:w="2994"/>
                                </w:tblGrid>
                                <w:tr w:rsidR="00CC00D9" w14:paraId="084B093F" w14:textId="77777777" w:rsidTr="00DD1144">
                                  <w:trPr>
                                    <w:trHeight w:val="372"/>
                                    <w:ins w:id="1695" w:author="作成者"/>
                                  </w:trPr>
                                  <w:tc>
                                    <w:tcPr>
                                      <w:tcW w:w="2995" w:type="dxa"/>
                                      <w:shd w:val="clear" w:color="auto" w:fill="002060"/>
                                    </w:tcPr>
                                    <w:p w14:paraId="05C16F89" w14:textId="77777777" w:rsidR="00CC00D9" w:rsidRDefault="00CC00D9" w:rsidP="00DD1144">
                                      <w:pPr>
                                        <w:jc w:val="left"/>
                                        <w:rPr>
                                          <w:ins w:id="1696" w:author="作成者"/>
                                          <w:b/>
                                          <w:sz w:val="20"/>
                                          <w:szCs w:val="20"/>
                                        </w:rPr>
                                      </w:pPr>
                                      <w:ins w:id="1697" w:author="作成者">
                                        <w:r>
                                          <w:rPr>
                                            <w:rFonts w:hint="eastAsia"/>
                                            <w:b/>
                                            <w:sz w:val="20"/>
                                            <w:szCs w:val="20"/>
                                          </w:rPr>
                                          <w:t>Key</w:t>
                                        </w:r>
                                      </w:ins>
                                    </w:p>
                                  </w:tc>
                                  <w:tc>
                                    <w:tcPr>
                                      <w:tcW w:w="2994" w:type="dxa"/>
                                      <w:shd w:val="clear" w:color="auto" w:fill="002060"/>
                                    </w:tcPr>
                                    <w:p w14:paraId="68E08494" w14:textId="77777777" w:rsidR="00CC00D9" w:rsidRDefault="00CC00D9" w:rsidP="00DD1144">
                                      <w:pPr>
                                        <w:jc w:val="left"/>
                                        <w:rPr>
                                          <w:ins w:id="1698" w:author="作成者"/>
                                          <w:b/>
                                          <w:sz w:val="20"/>
                                          <w:szCs w:val="20"/>
                                        </w:rPr>
                                      </w:pPr>
                                      <w:ins w:id="1699" w:author="作成者">
                                        <w:r>
                                          <w:rPr>
                                            <w:rFonts w:hint="eastAsia"/>
                                            <w:b/>
                                            <w:sz w:val="20"/>
                                            <w:szCs w:val="20"/>
                                          </w:rPr>
                                          <w:t>Value</w:t>
                                        </w:r>
                                      </w:ins>
                                    </w:p>
                                  </w:tc>
                                </w:tr>
                                <w:tr w:rsidR="00CC00D9" w14:paraId="11374289" w14:textId="77777777" w:rsidTr="00DD1144">
                                  <w:trPr>
                                    <w:trHeight w:val="352"/>
                                    <w:ins w:id="1700" w:author="作成者"/>
                                  </w:trPr>
                                  <w:tc>
                                    <w:tcPr>
                                      <w:tcW w:w="2995" w:type="dxa"/>
                                    </w:tcPr>
                                    <w:p w14:paraId="41AE6371" w14:textId="77777777" w:rsidR="00CC00D9" w:rsidRPr="00515ED5" w:rsidRDefault="00CC00D9" w:rsidP="00DD1144">
                                      <w:pPr>
                                        <w:jc w:val="left"/>
                                        <w:rPr>
                                          <w:ins w:id="1701" w:author="作成者"/>
                                          <w:sz w:val="20"/>
                                          <w:szCs w:val="20"/>
                                        </w:rPr>
                                      </w:pPr>
                                      <w:ins w:id="1702" w:author="作成者">
                                        <w:r w:rsidRPr="00515ED5">
                                          <w:rPr>
                                            <w:rFonts w:hint="eastAsia"/>
                                            <w:sz w:val="20"/>
                                            <w:szCs w:val="20"/>
                                          </w:rPr>
                                          <w:t>VAR_hoge</w:t>
                                        </w:r>
                                      </w:ins>
                                    </w:p>
                                  </w:tc>
                                  <w:tc>
                                    <w:tcPr>
                                      <w:tcW w:w="2994" w:type="dxa"/>
                                    </w:tcPr>
                                    <w:p w14:paraId="5A29D0AC" w14:textId="0D4C28AC" w:rsidR="00CC00D9" w:rsidRPr="00515ED5" w:rsidRDefault="00CC00D9" w:rsidP="00E45D7B">
                                      <w:pPr>
                                        <w:jc w:val="left"/>
                                        <w:rPr>
                                          <w:ins w:id="1703" w:author="作成者"/>
                                          <w:sz w:val="20"/>
                                          <w:szCs w:val="20"/>
                                        </w:rPr>
                                      </w:pPr>
                                      <w:ins w:id="1704" w:author="作成者">
                                        <w:r w:rsidRPr="00EA2D11">
                                          <w:rPr>
                                            <w:sz w:val="20"/>
                                            <w:szCs w:val="20"/>
                                          </w:rPr>
                                          <w:t>[“</w:t>
                                        </w:r>
                                      </w:ins>
                                      <w:r>
                                        <w:rPr>
                                          <w:rFonts w:hint="eastAsia"/>
                                          <w:sz w:val="20"/>
                                          <w:szCs w:val="20"/>
                                        </w:rPr>
                                        <w:t>AAA</w:t>
                                      </w:r>
                                      <w:ins w:id="1705" w:author="作成者">
                                        <w:r w:rsidRPr="00EA2D11">
                                          <w:rPr>
                                            <w:sz w:val="20"/>
                                            <w:szCs w:val="20"/>
                                          </w:rPr>
                                          <w:t>”,</w:t>
                                        </w:r>
                                        <w:r>
                                          <w:rPr>
                                            <w:sz w:val="20"/>
                                            <w:szCs w:val="20"/>
                                          </w:rPr>
                                          <w:t xml:space="preserve"> 2023</w:t>
                                        </w:r>
                                        <w:r w:rsidRPr="00EA2D11">
                                          <w:rPr>
                                            <w:sz w:val="20"/>
                                            <w:szCs w:val="20"/>
                                          </w:rPr>
                                          <w:t>]</w:t>
                                        </w:r>
                                      </w:ins>
                                    </w:p>
                                  </w:tc>
                                </w:tr>
                              </w:tbl>
                              <w:p w14:paraId="10003267" w14:textId="77777777" w:rsidR="00CC00D9" w:rsidRPr="00515ED5" w:rsidRDefault="00CC00D9" w:rsidP="00366ECC">
                                <w:pPr>
                                  <w:jc w:val="left"/>
                                  <w:rPr>
                                    <w:ins w:id="1706"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下矢印 465"/>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66" name="グループ化 466"/>
                          <wpg:cNvGrpSpPr/>
                          <wpg:grpSpPr>
                            <a:xfrm>
                              <a:off x="466725" y="1298808"/>
                              <a:ext cx="2815591" cy="285751"/>
                              <a:chOff x="0" y="-111004"/>
                              <a:chExt cx="2816108" cy="286040"/>
                            </a:xfrm>
                          </wpg:grpSpPr>
                          <wps:wsp>
                            <wps:cNvPr id="470" name="角丸四角形 470"/>
                            <wps:cNvSpPr/>
                            <wps:spPr>
                              <a:xfrm>
                                <a:off x="720593" y="-85974"/>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3DB267F" w14:textId="4B8D58E8" w:rsidR="00CC00D9" w:rsidRDefault="00CC00D9" w:rsidP="00366ECC">
                                  <w:pPr>
                                    <w:pStyle w:val="Web"/>
                                    <w:spacing w:before="0" w:beforeAutospacing="0" w:after="0" w:afterAutospacing="0"/>
                                    <w:rPr>
                                      <w:ins w:id="1707" w:author="作成者"/>
                                    </w:rPr>
                                  </w:pPr>
                                  <w:ins w:id="1708"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wps:txbx>
                            <wps:bodyPr rot="0" spcFirstLastPara="0" vert="horz" wrap="square" lIns="36000" tIns="0" rIns="0" bIns="0" numCol="1" spcCol="0" rtlCol="0" fromWordArt="0" anchor="t" anchorCtr="0" forceAA="0" compatLnSpc="1">
                              <a:prstTxWarp prst="textNoShape">
                                <a:avLst/>
                              </a:prstTxWarp>
                              <a:noAutofit/>
                            </wps:bodyPr>
                          </wps:wsp>
                          <wps:wsp>
                            <wps:cNvPr id="471" name="下矢印 471"/>
                            <wps:cNvSpPr/>
                            <wps:spPr>
                              <a:xfrm rot="5400000">
                                <a:off x="190377" y="-301381"/>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s:wsp>
                          <wps:cNvPr id="474" name="角丸四角形 474"/>
                          <wps:cNvSpPr/>
                          <wps:spPr>
                            <a:xfrm>
                              <a:off x="114300" y="9870"/>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96F07FA" w14:textId="5838875B" w:rsidR="00CC00D9" w:rsidRPr="00982EAC" w:rsidRDefault="00CC00D9" w:rsidP="00366ECC">
                                <w:pPr>
                                  <w:jc w:val="left"/>
                                  <w:rPr>
                                    <w:ins w:id="1709" w:author="作成者"/>
                                    <w:b/>
                                    <w:color w:val="003C8A" w:themeColor="accent6" w:themeTint="E6"/>
                                    <w:sz w:val="20"/>
                                    <w:szCs w:val="20"/>
                                  </w:rPr>
                                </w:pPr>
                                <w:ins w:id="1710"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wps:wsp>
                          <wps:cNvPr id="475" name="角丸四角形 475"/>
                          <wps:cNvSpPr/>
                          <wps:spPr>
                            <a:xfrm>
                              <a:off x="114300" y="2752726"/>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30E35CF" w14:textId="2B16E8F6" w:rsidR="00CC00D9" w:rsidRPr="00982EAC" w:rsidRDefault="00CC00D9" w:rsidP="00366ECC">
                                <w:pPr>
                                  <w:jc w:val="left"/>
                                  <w:rPr>
                                    <w:ins w:id="1711" w:author="作成者"/>
                                    <w:b/>
                                    <w:color w:val="003C8A" w:themeColor="accent6" w:themeTint="E6"/>
                                    <w:sz w:val="20"/>
                                    <w:szCs w:val="20"/>
                                  </w:rPr>
                                </w:pPr>
                                <w:ins w:id="1712"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D66684B" id="グループ化 462" o:spid="_x0000_s1103" style="position:absolute;left:0;text-align:left;margin-left:30.15pt;margin-top:24.25pt;width:460.5pt;height:386.75pt;z-index:251807744;mso-position-horizontal-relative:text;mso-position-vertical-relative:text;mso-height-relative:margin" coordorigin=",-762" coordsize="58483,43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">
                  <v:shape id="フローチャート: 処理 463" o:spid="_x0000_s1104" type="#_x0000_t109" style="position:absolute;top:-762;width:58483;height:43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" fillcolor="#f2f2f2 [3052]" strokecolor="#d8d8d8 [2732]" strokeweight="2pt">
                    <v:textbox>
                      <w:txbxContent>
                        <w:p w14:paraId="256BFBC4" w14:textId="77777777" w:rsidR="00CC00D9" w:rsidRDefault="00CC00D9" w:rsidP="00366ECC">
                          <w:pPr>
                            <w:jc w:val="left"/>
                            <w:rPr>
                              <w:ins w:id="1713" w:author="作成者"/>
                              <w:sz w:val="20"/>
                              <w:szCs w:val="20"/>
                            </w:rPr>
                          </w:pPr>
                        </w:p>
                        <w:p w14:paraId="3AA64E58" w14:textId="77777777" w:rsidR="00CC00D9" w:rsidRPr="003177F7" w:rsidRDefault="00CC00D9" w:rsidP="00366ECC">
                          <w:pPr>
                            <w:jc w:val="left"/>
                            <w:rPr>
                              <w:ins w:id="1714" w:author="作成者"/>
                              <w:sz w:val="20"/>
                              <w:szCs w:val="20"/>
                            </w:rPr>
                          </w:pPr>
                        </w:p>
                        <w:tbl>
                          <w:tblPr>
                            <w:tblStyle w:val="ab"/>
                            <w:tblW w:w="7166" w:type="dxa"/>
                            <w:jc w:val="center"/>
                            <w:tblLook w:val="04A0" w:firstRow="1" w:lastRow="0" w:firstColumn="1" w:lastColumn="0" w:noHBand="0" w:noVBand="1"/>
                          </w:tblPr>
                          <w:tblGrid>
                            <w:gridCol w:w="7166"/>
                          </w:tblGrid>
                          <w:tr w:rsidR="00CC00D9" w:rsidRPr="003177F7" w14:paraId="5F48B647" w14:textId="77777777" w:rsidTr="00DD1144">
                            <w:trPr>
                              <w:trHeight w:val="1425"/>
                              <w:jc w:val="center"/>
                              <w:ins w:id="1715" w:author="作成者"/>
                            </w:trPr>
                            <w:tc>
                              <w:tcPr>
                                <w:tcW w:w="7166" w:type="dxa"/>
                              </w:tcPr>
                              <w:p w14:paraId="19184C08" w14:textId="77777777" w:rsidR="00CC00D9" w:rsidRPr="00280A77" w:rsidRDefault="00CC00D9" w:rsidP="00DD1144">
                                <w:pPr>
                                  <w:rPr>
                                    <w:ins w:id="1716" w:author="作成者"/>
                                    <w:sz w:val="20"/>
                                    <w:szCs w:val="20"/>
                                  </w:rPr>
                                </w:pPr>
                                <w:ins w:id="1717" w:author="作成者">
                                  <w:r w:rsidRPr="00280A77">
                                    <w:rPr>
                                      <w:sz w:val="20"/>
                                      <w:szCs w:val="20"/>
                                    </w:rPr>
                                    <w:t>variable "VAR_hoge" {</w:t>
                                  </w:r>
                                </w:ins>
                              </w:p>
                              <w:p w14:paraId="54297C03" w14:textId="77777777" w:rsidR="00CC00D9" w:rsidRPr="00280A77" w:rsidRDefault="00CC00D9" w:rsidP="00DD1144">
                                <w:pPr>
                                  <w:ind w:firstLineChars="200" w:firstLine="400"/>
                                  <w:rPr>
                                    <w:ins w:id="1718" w:author="作成者"/>
                                    <w:sz w:val="20"/>
                                    <w:szCs w:val="20"/>
                                  </w:rPr>
                                </w:pPr>
                                <w:ins w:id="1719" w:author="作成者">
                                  <w:r>
                                    <w:rPr>
                                      <w:sz w:val="20"/>
                                      <w:szCs w:val="20"/>
                                    </w:rPr>
                                    <w:t>type = tuple([string, number])</w:t>
                                  </w:r>
                                </w:ins>
                              </w:p>
                              <w:p w14:paraId="56876644" w14:textId="77777777" w:rsidR="00CC00D9" w:rsidRPr="00280A77" w:rsidRDefault="00CC00D9" w:rsidP="00DD1144">
                                <w:pPr>
                                  <w:ind w:firstLineChars="200" w:firstLine="400"/>
                                  <w:rPr>
                                    <w:ins w:id="1720" w:author="作成者"/>
                                    <w:sz w:val="20"/>
                                    <w:szCs w:val="20"/>
                                  </w:rPr>
                                </w:pPr>
                                <w:ins w:id="1721" w:author="作成者">
                                  <w:r w:rsidRPr="00280A77">
                                    <w:rPr>
                                      <w:sz w:val="20"/>
                                      <w:szCs w:val="20"/>
                                    </w:rPr>
                                    <w:t xml:space="preserve">default = </w:t>
                                  </w:r>
                                  <w:r>
                                    <w:t>[“aaa”, 2022]</w:t>
                                  </w:r>
                                </w:ins>
                              </w:p>
                              <w:p w14:paraId="236B1D1D" w14:textId="77777777" w:rsidR="00CC00D9" w:rsidRPr="003177F7" w:rsidRDefault="00CC00D9" w:rsidP="00DD1144">
                                <w:pPr>
                                  <w:pStyle w:val="a9"/>
                                  <w:ind w:leftChars="0" w:left="0"/>
                                  <w:rPr>
                                    <w:ins w:id="1722" w:author="作成者"/>
                                    <w:sz w:val="20"/>
                                    <w:szCs w:val="20"/>
                                  </w:rPr>
                                </w:pPr>
                                <w:ins w:id="1723" w:author="作成者">
                                  <w:r w:rsidRPr="00280A77">
                                    <w:rPr>
                                      <w:sz w:val="20"/>
                                      <w:szCs w:val="20"/>
                                    </w:rPr>
                                    <w:t>}</w:t>
                                  </w:r>
                                </w:ins>
                              </w:p>
                            </w:tc>
                          </w:tr>
                        </w:tbl>
                        <w:p w14:paraId="0385AC58" w14:textId="77777777" w:rsidR="00CC00D9" w:rsidRPr="003177F7" w:rsidRDefault="00CC00D9" w:rsidP="00366ECC">
                          <w:pPr>
                            <w:jc w:val="left"/>
                            <w:rPr>
                              <w:ins w:id="1724" w:author="作成者"/>
                              <w:sz w:val="20"/>
                              <w:szCs w:val="20"/>
                            </w:rPr>
                          </w:pPr>
                        </w:p>
                        <w:p w14:paraId="3A316AAF" w14:textId="77777777" w:rsidR="00CC00D9" w:rsidRDefault="00CC00D9" w:rsidP="00366ECC">
                          <w:pPr>
                            <w:jc w:val="left"/>
                            <w:rPr>
                              <w:ins w:id="1725" w:author="作成者"/>
                              <w:sz w:val="20"/>
                              <w:szCs w:val="20"/>
                            </w:rPr>
                          </w:pPr>
                        </w:p>
                        <w:p w14:paraId="14D696B1" w14:textId="77777777" w:rsidR="00CC00D9" w:rsidRDefault="00CC00D9" w:rsidP="00366ECC">
                          <w:pPr>
                            <w:jc w:val="left"/>
                            <w:rPr>
                              <w:ins w:id="1726" w:author="作成者"/>
                              <w:sz w:val="20"/>
                              <w:szCs w:val="20"/>
                            </w:rPr>
                          </w:pPr>
                        </w:p>
                        <w:p w14:paraId="075FB2FC" w14:textId="42D42DA1" w:rsidR="00CC00D9" w:rsidRPr="00D464F6" w:rsidRDefault="00CC00D9" w:rsidP="00366ECC">
                          <w:pPr>
                            <w:jc w:val="left"/>
                            <w:rPr>
                              <w:ins w:id="1727" w:author="作成者"/>
                              <w:b/>
                              <w:sz w:val="20"/>
                              <w:szCs w:val="20"/>
                            </w:rPr>
                          </w:pPr>
                          <w:ins w:id="1728"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CC00D9" w14:paraId="03B64606" w14:textId="77777777" w:rsidTr="00DD1144">
                            <w:trPr>
                              <w:jc w:val="center"/>
                              <w:ins w:id="1729" w:author="作成者"/>
                            </w:trPr>
                            <w:tc>
                              <w:tcPr>
                                <w:tcW w:w="704" w:type="dxa"/>
                                <w:tcBorders>
                                  <w:bottom w:val="single" w:sz="4" w:space="0" w:color="auto"/>
                                </w:tcBorders>
                                <w:shd w:val="clear" w:color="auto" w:fill="002060"/>
                              </w:tcPr>
                              <w:p w14:paraId="7D62273D" w14:textId="3E97EDB8" w:rsidR="00CC00D9" w:rsidRPr="00C80F48" w:rsidRDefault="00CC00D9" w:rsidP="00DD1144">
                                <w:pPr>
                                  <w:pStyle w:val="a9"/>
                                  <w:ind w:leftChars="0" w:left="0"/>
                                  <w:jc w:val="left"/>
                                  <w:rPr>
                                    <w:ins w:id="1730"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39884A1E" w14:textId="016B8C17" w:rsidR="00CC00D9" w:rsidRPr="00C80F48" w:rsidRDefault="00CC00D9" w:rsidP="00DD1144">
                                <w:pPr>
                                  <w:pStyle w:val="a9"/>
                                  <w:ind w:leftChars="0" w:left="0"/>
                                  <w:jc w:val="left"/>
                                  <w:rPr>
                                    <w:ins w:id="1731" w:author="作成者"/>
                                    <w:b/>
                                    <w:color w:val="FFFFFF" w:themeColor="background1"/>
                                  </w:rPr>
                                </w:pPr>
                                <w:r>
                                  <w:rPr>
                                    <w:rFonts w:hint="eastAsia"/>
                                    <w:b/>
                                    <w:color w:val="FFFFFF" w:themeColor="background1"/>
                                  </w:rPr>
                                  <w:t>Variable name</w:t>
                                </w:r>
                              </w:p>
                            </w:tc>
                            <w:tc>
                              <w:tcPr>
                                <w:tcW w:w="1291" w:type="dxa"/>
                                <w:tcBorders>
                                  <w:bottom w:val="single" w:sz="4" w:space="0" w:color="auto"/>
                                </w:tcBorders>
                                <w:shd w:val="clear" w:color="auto" w:fill="002060"/>
                              </w:tcPr>
                              <w:p w14:paraId="3C903D96" w14:textId="3CB789EA" w:rsidR="00CC00D9" w:rsidRDefault="00CC00D9" w:rsidP="00DD1144">
                                <w:pPr>
                                  <w:pStyle w:val="a9"/>
                                  <w:ind w:leftChars="0" w:left="0"/>
                                  <w:jc w:val="left"/>
                                  <w:rPr>
                                    <w:ins w:id="1732" w:author="作成者"/>
                                    <w:b/>
                                    <w:color w:val="FFFFFF" w:themeColor="background1"/>
                                  </w:rPr>
                                </w:pPr>
                                <w:r>
                                  <w:rPr>
                                    <w:rFonts w:hint="eastAsia"/>
                                    <w:b/>
                                    <w:color w:val="FFFFFF" w:themeColor="background1"/>
                                  </w:rPr>
                                  <w:t>HCL SETTINGS</w:t>
                                </w:r>
                              </w:p>
                            </w:tc>
                            <w:tc>
                              <w:tcPr>
                                <w:tcW w:w="1291" w:type="dxa"/>
                                <w:tcBorders>
                                  <w:bottom w:val="single" w:sz="4" w:space="0" w:color="auto"/>
                                </w:tcBorders>
                                <w:shd w:val="clear" w:color="auto" w:fill="002060"/>
                              </w:tcPr>
                              <w:p w14:paraId="0497716C" w14:textId="4F818175" w:rsidR="00CC00D9" w:rsidRPr="00C80F48" w:rsidRDefault="00CC00D9" w:rsidP="00DD1144">
                                <w:pPr>
                                  <w:pStyle w:val="a9"/>
                                  <w:ind w:leftChars="0" w:left="0"/>
                                  <w:jc w:val="left"/>
                                  <w:rPr>
                                    <w:ins w:id="1733" w:author="作成者"/>
                                    <w:b/>
                                    <w:color w:val="FFFFFF" w:themeColor="background1"/>
                                  </w:rPr>
                                </w:pPr>
                                <w:r>
                                  <w:rPr>
                                    <w:rFonts w:hint="eastAsia"/>
                                    <w:b/>
                                    <w:color w:val="FFFFFF" w:themeColor="background1"/>
                                  </w:rPr>
                                  <w:t>Member variable</w:t>
                                </w:r>
                              </w:p>
                            </w:tc>
                            <w:tc>
                              <w:tcPr>
                                <w:tcW w:w="1253" w:type="dxa"/>
                                <w:tcBorders>
                                  <w:bottom w:val="single" w:sz="4" w:space="0" w:color="auto"/>
                                </w:tcBorders>
                                <w:shd w:val="clear" w:color="auto" w:fill="002060"/>
                              </w:tcPr>
                              <w:p w14:paraId="40E6EC1D" w14:textId="2B3675D8" w:rsidR="00CC00D9" w:rsidRDefault="00CC00D9" w:rsidP="00DD1144">
                                <w:pPr>
                                  <w:pStyle w:val="a9"/>
                                  <w:ind w:leftChars="0" w:left="0"/>
                                  <w:jc w:val="left"/>
                                  <w:rPr>
                                    <w:ins w:id="1734" w:author="作成者"/>
                                    <w:b/>
                                    <w:color w:val="FFFFFF" w:themeColor="background1"/>
                                  </w:rPr>
                                </w:pPr>
                                <w:r>
                                  <w:rPr>
                                    <w:rFonts w:hint="eastAsia"/>
                                    <w:b/>
                                    <w:color w:val="FFFFFF" w:themeColor="background1"/>
                                  </w:rPr>
                                  <w:t>Substitute order</w:t>
                                </w:r>
                              </w:p>
                            </w:tc>
                            <w:tc>
                              <w:tcPr>
                                <w:tcW w:w="1253" w:type="dxa"/>
                                <w:tcBorders>
                                  <w:bottom w:val="single" w:sz="4" w:space="0" w:color="auto"/>
                                </w:tcBorders>
                                <w:shd w:val="clear" w:color="auto" w:fill="002060"/>
                              </w:tcPr>
                              <w:p w14:paraId="75FCF0FE" w14:textId="5B23C228" w:rsidR="00CC00D9" w:rsidRDefault="00CC00D9" w:rsidP="00DD1144">
                                <w:pPr>
                                  <w:pStyle w:val="a9"/>
                                  <w:ind w:leftChars="0" w:left="0"/>
                                  <w:jc w:val="left"/>
                                  <w:rPr>
                                    <w:ins w:id="1735" w:author="作成者"/>
                                    <w:b/>
                                    <w:color w:val="FFFFFF" w:themeColor="background1"/>
                                  </w:rPr>
                                </w:pPr>
                                <w:r>
                                  <w:rPr>
                                    <w:rFonts w:hint="eastAsia"/>
                                    <w:b/>
                                    <w:color w:val="FFFFFF" w:themeColor="background1"/>
                                  </w:rPr>
                                  <w:t>Specific value</w:t>
                                </w:r>
                              </w:p>
                            </w:tc>
                          </w:tr>
                          <w:tr w:rsidR="00CC00D9" w14:paraId="4EEA0820" w14:textId="77777777" w:rsidTr="00DD1144">
                            <w:trPr>
                              <w:jc w:val="center"/>
                              <w:ins w:id="1736" w:author="作成者"/>
                            </w:trPr>
                            <w:tc>
                              <w:tcPr>
                                <w:tcW w:w="704" w:type="dxa"/>
                                <w:tcBorders>
                                  <w:bottom w:val="single" w:sz="4" w:space="0" w:color="auto"/>
                                </w:tcBorders>
                              </w:tcPr>
                              <w:p w14:paraId="02A91080" w14:textId="77777777" w:rsidR="00CC00D9" w:rsidRDefault="00CC00D9" w:rsidP="00886047">
                                <w:pPr>
                                  <w:pStyle w:val="a9"/>
                                  <w:ind w:leftChars="0" w:left="0"/>
                                  <w:jc w:val="left"/>
                                  <w:rPr>
                                    <w:ins w:id="1737" w:author="作成者"/>
                                  </w:rPr>
                                </w:pPr>
                                <w:ins w:id="1738" w:author="作成者">
                                  <w:r>
                                    <w:rPr>
                                      <w:rFonts w:hint="eastAsia"/>
                                    </w:rPr>
                                    <w:t>1</w:t>
                                  </w:r>
                                </w:ins>
                              </w:p>
                            </w:tc>
                            <w:tc>
                              <w:tcPr>
                                <w:tcW w:w="1291" w:type="dxa"/>
                                <w:tcBorders>
                                  <w:bottom w:val="single" w:sz="4" w:space="0" w:color="auto"/>
                                </w:tcBorders>
                              </w:tcPr>
                              <w:p w14:paraId="2AEABA72" w14:textId="77777777" w:rsidR="00CC00D9" w:rsidRDefault="00CC00D9" w:rsidP="00886047">
                                <w:pPr>
                                  <w:pStyle w:val="a9"/>
                                  <w:ind w:leftChars="0" w:left="0"/>
                                  <w:jc w:val="left"/>
                                  <w:rPr>
                                    <w:ins w:id="1739" w:author="作成者"/>
                                  </w:rPr>
                                </w:pPr>
                                <w:ins w:id="1740" w:author="作成者">
                                  <w:r>
                                    <w:rPr>
                                      <w:rFonts w:hint="eastAsia"/>
                                    </w:rPr>
                                    <w:t>V</w:t>
                                  </w:r>
                                  <w:r>
                                    <w:t>AR_hoge</w:t>
                                  </w:r>
                                </w:ins>
                              </w:p>
                            </w:tc>
                            <w:tc>
                              <w:tcPr>
                                <w:tcW w:w="1291" w:type="dxa"/>
                                <w:tcBorders>
                                  <w:bottom w:val="single" w:sz="4" w:space="0" w:color="auto"/>
                                </w:tcBorders>
                              </w:tcPr>
                              <w:p w14:paraId="09FF66E2" w14:textId="77777777" w:rsidR="00CC00D9" w:rsidRDefault="00CC00D9" w:rsidP="00886047">
                                <w:pPr>
                                  <w:pStyle w:val="a9"/>
                                  <w:ind w:leftChars="0" w:left="0"/>
                                  <w:jc w:val="left"/>
                                  <w:rPr>
                                    <w:ins w:id="1741" w:author="作成者"/>
                                  </w:rPr>
                                </w:pPr>
                                <w:ins w:id="1742" w:author="作成者">
                                  <w:r>
                                    <w:rPr>
                                      <w:rFonts w:hint="eastAsia"/>
                                    </w:rPr>
                                    <w:t>OFF</w:t>
                                  </w:r>
                                </w:ins>
                              </w:p>
                            </w:tc>
                            <w:tc>
                              <w:tcPr>
                                <w:tcW w:w="1291" w:type="dxa"/>
                                <w:tcBorders>
                                  <w:bottom w:val="single" w:sz="4" w:space="0" w:color="auto"/>
                                </w:tcBorders>
                              </w:tcPr>
                              <w:p w14:paraId="261AB0D0" w14:textId="77777777" w:rsidR="00CC00D9" w:rsidRDefault="00CC00D9" w:rsidP="00886047">
                                <w:pPr>
                                  <w:pStyle w:val="a9"/>
                                  <w:ind w:leftChars="0" w:left="0"/>
                                  <w:jc w:val="left"/>
                                  <w:rPr>
                                    <w:ins w:id="1743" w:author="作成者"/>
                                  </w:rPr>
                                </w:pPr>
                                <w:ins w:id="1744" w:author="作成者">
                                  <w:r>
                                    <w:rPr>
                                      <w:rFonts w:hint="eastAsia"/>
                                    </w:rPr>
                                    <w:t>[0]</w:t>
                                  </w:r>
                                </w:ins>
                              </w:p>
                            </w:tc>
                            <w:tc>
                              <w:tcPr>
                                <w:tcW w:w="1253" w:type="dxa"/>
                                <w:tcBorders>
                                  <w:bottom w:val="single" w:sz="4" w:space="0" w:color="auto"/>
                                </w:tcBorders>
                              </w:tcPr>
                              <w:p w14:paraId="68FDE4B1" w14:textId="4D30DD10" w:rsidR="00CC00D9" w:rsidRDefault="00CC00D9" w:rsidP="00886047">
                                <w:pPr>
                                  <w:pStyle w:val="a9"/>
                                  <w:ind w:leftChars="0" w:left="0"/>
                                  <w:jc w:val="left"/>
                                  <w:rPr>
                                    <w:ins w:id="1745" w:author="作成者"/>
                                  </w:rPr>
                                </w:pPr>
                                <w:r w:rsidRPr="00F4629D">
                                  <w:rPr>
                                    <w:rFonts w:hint="eastAsia"/>
                                  </w:rPr>
                                  <w:t>No input required</w:t>
                                </w:r>
                              </w:p>
                            </w:tc>
                            <w:tc>
                              <w:tcPr>
                                <w:tcW w:w="1253" w:type="dxa"/>
                                <w:tcBorders>
                                  <w:bottom w:val="single" w:sz="4" w:space="0" w:color="auto"/>
                                </w:tcBorders>
                              </w:tcPr>
                              <w:p w14:paraId="6F3B3EED" w14:textId="121E9AFB" w:rsidR="00CC00D9" w:rsidRPr="00E708CA" w:rsidRDefault="00CC00D9" w:rsidP="00886047">
                                <w:pPr>
                                  <w:pStyle w:val="a9"/>
                                  <w:ind w:leftChars="0" w:left="0"/>
                                  <w:jc w:val="left"/>
                                  <w:rPr>
                                    <w:ins w:id="1746" w:author="作成者"/>
                                  </w:rPr>
                                </w:pPr>
                                <w:r>
                                  <w:rPr>
                                    <w:rFonts w:hint="eastAsia"/>
                                  </w:rPr>
                                  <w:t>AAA</w:t>
                                </w:r>
                              </w:p>
                            </w:tc>
                          </w:tr>
                          <w:tr w:rsidR="00CC00D9" w14:paraId="71B7E082" w14:textId="77777777" w:rsidTr="00DD1144">
                            <w:trPr>
                              <w:jc w:val="center"/>
                              <w:ins w:id="1747" w:author="作成者"/>
                            </w:trPr>
                            <w:tc>
                              <w:tcPr>
                                <w:tcW w:w="704" w:type="dxa"/>
                                <w:tcBorders>
                                  <w:top w:val="single" w:sz="4" w:space="0" w:color="auto"/>
                                  <w:left w:val="single" w:sz="4" w:space="0" w:color="auto"/>
                                  <w:bottom w:val="single" w:sz="4" w:space="0" w:color="auto"/>
                                  <w:right w:val="single" w:sz="4" w:space="0" w:color="auto"/>
                                </w:tcBorders>
                              </w:tcPr>
                              <w:p w14:paraId="0346A18D" w14:textId="77777777" w:rsidR="00CC00D9" w:rsidRDefault="00CC00D9" w:rsidP="00886047">
                                <w:pPr>
                                  <w:pStyle w:val="a9"/>
                                  <w:ind w:leftChars="0" w:left="0"/>
                                  <w:jc w:val="left"/>
                                  <w:rPr>
                                    <w:ins w:id="1748" w:author="作成者"/>
                                  </w:rPr>
                                </w:pPr>
                                <w:ins w:id="1749" w:author="作成者">
                                  <w:r>
                                    <w:rPr>
                                      <w:rFonts w:hint="eastAsia"/>
                                    </w:rPr>
                                    <w:t>2</w:t>
                                  </w:r>
                                </w:ins>
                              </w:p>
                            </w:tc>
                            <w:tc>
                              <w:tcPr>
                                <w:tcW w:w="1291" w:type="dxa"/>
                                <w:tcBorders>
                                  <w:top w:val="single" w:sz="4" w:space="0" w:color="auto"/>
                                  <w:left w:val="single" w:sz="4" w:space="0" w:color="auto"/>
                                  <w:bottom w:val="single" w:sz="4" w:space="0" w:color="auto"/>
                                  <w:right w:val="single" w:sz="4" w:space="0" w:color="auto"/>
                                </w:tcBorders>
                              </w:tcPr>
                              <w:p w14:paraId="47B03D3E" w14:textId="77777777" w:rsidR="00CC00D9" w:rsidRDefault="00CC00D9" w:rsidP="00886047">
                                <w:pPr>
                                  <w:pStyle w:val="a9"/>
                                  <w:ind w:leftChars="0" w:left="0"/>
                                  <w:jc w:val="left"/>
                                  <w:rPr>
                                    <w:ins w:id="1750" w:author="作成者"/>
                                  </w:rPr>
                                </w:pPr>
                                <w:ins w:id="1751" w:author="作成者">
                                  <w:r>
                                    <w:rPr>
                                      <w:rFonts w:hint="eastAsia"/>
                                    </w:rPr>
                                    <w:t>VAR_hoge</w:t>
                                  </w:r>
                                </w:ins>
                              </w:p>
                            </w:tc>
                            <w:tc>
                              <w:tcPr>
                                <w:tcW w:w="1291" w:type="dxa"/>
                                <w:tcBorders>
                                  <w:top w:val="single" w:sz="4" w:space="0" w:color="auto"/>
                                  <w:left w:val="single" w:sz="4" w:space="0" w:color="auto"/>
                                  <w:right w:val="single" w:sz="4" w:space="0" w:color="auto"/>
                                </w:tcBorders>
                              </w:tcPr>
                              <w:p w14:paraId="4F2A5502" w14:textId="77777777" w:rsidR="00CC00D9" w:rsidRDefault="00CC00D9" w:rsidP="00886047">
                                <w:pPr>
                                  <w:pStyle w:val="a9"/>
                                  <w:ind w:leftChars="0" w:left="0"/>
                                  <w:jc w:val="left"/>
                                  <w:rPr>
                                    <w:ins w:id="1752" w:author="作成者"/>
                                  </w:rPr>
                                </w:pPr>
                                <w:ins w:id="1753" w:author="作成者">
                                  <w:r>
                                    <w:rPr>
                                      <w:rFonts w:hint="eastAsia"/>
                                    </w:rPr>
                                    <w:t>OFF</w:t>
                                  </w:r>
                                </w:ins>
                              </w:p>
                            </w:tc>
                            <w:tc>
                              <w:tcPr>
                                <w:tcW w:w="1291" w:type="dxa"/>
                                <w:tcBorders>
                                  <w:top w:val="single" w:sz="4" w:space="0" w:color="auto"/>
                                  <w:left w:val="single" w:sz="4" w:space="0" w:color="auto"/>
                                </w:tcBorders>
                              </w:tcPr>
                              <w:p w14:paraId="260C0445" w14:textId="77777777" w:rsidR="00CC00D9" w:rsidRPr="00E708CA" w:rsidRDefault="00CC00D9" w:rsidP="00886047">
                                <w:pPr>
                                  <w:pStyle w:val="a9"/>
                                  <w:ind w:leftChars="0" w:left="0"/>
                                  <w:jc w:val="left"/>
                                  <w:rPr>
                                    <w:ins w:id="1754" w:author="作成者"/>
                                  </w:rPr>
                                </w:pPr>
                                <w:ins w:id="1755" w:author="作成者">
                                  <w:r>
                                    <w:rPr>
                                      <w:rFonts w:hint="eastAsia"/>
                                    </w:rPr>
                                    <w:t>[1]</w:t>
                                  </w:r>
                                </w:ins>
                              </w:p>
                            </w:tc>
                            <w:tc>
                              <w:tcPr>
                                <w:tcW w:w="1253" w:type="dxa"/>
                                <w:tcBorders>
                                  <w:top w:val="single" w:sz="4" w:space="0" w:color="auto"/>
                                </w:tcBorders>
                              </w:tcPr>
                              <w:p w14:paraId="360C9D0A" w14:textId="42BE954A" w:rsidR="00CC00D9" w:rsidRDefault="00CC00D9" w:rsidP="00886047">
                                <w:pPr>
                                  <w:pStyle w:val="a9"/>
                                  <w:ind w:leftChars="0" w:left="0"/>
                                  <w:jc w:val="left"/>
                                  <w:rPr>
                                    <w:ins w:id="1756" w:author="作成者"/>
                                  </w:rPr>
                                </w:pPr>
                                <w:r w:rsidRPr="00F4629D">
                                  <w:rPr>
                                    <w:rFonts w:hint="eastAsia"/>
                                  </w:rPr>
                                  <w:t>No input required</w:t>
                                </w:r>
                              </w:p>
                            </w:tc>
                            <w:tc>
                              <w:tcPr>
                                <w:tcW w:w="1253" w:type="dxa"/>
                                <w:tcBorders>
                                  <w:top w:val="single" w:sz="4" w:space="0" w:color="auto"/>
                                </w:tcBorders>
                              </w:tcPr>
                              <w:p w14:paraId="1CF15789" w14:textId="77777777" w:rsidR="00CC00D9" w:rsidRPr="00E708CA" w:rsidRDefault="00CC00D9" w:rsidP="00886047">
                                <w:pPr>
                                  <w:pStyle w:val="a9"/>
                                  <w:ind w:leftChars="0" w:left="0"/>
                                  <w:jc w:val="left"/>
                                  <w:rPr>
                                    <w:ins w:id="1757" w:author="作成者"/>
                                  </w:rPr>
                                </w:pPr>
                                <w:ins w:id="1758" w:author="作成者">
                                  <w:r>
                                    <w:rPr>
                                      <w:rFonts w:hint="eastAsia"/>
                                    </w:rPr>
                                    <w:t>2023</w:t>
                                  </w:r>
                                </w:ins>
                              </w:p>
                            </w:tc>
                          </w:tr>
                        </w:tbl>
                        <w:p w14:paraId="362CCED8" w14:textId="77777777" w:rsidR="00CC00D9" w:rsidRDefault="00CC00D9" w:rsidP="00366ECC">
                          <w:pPr>
                            <w:jc w:val="left"/>
                            <w:rPr>
                              <w:ins w:id="1759" w:author="作成者"/>
                              <w:sz w:val="20"/>
                              <w:szCs w:val="20"/>
                            </w:rPr>
                          </w:pPr>
                        </w:p>
                        <w:p w14:paraId="7007F26F" w14:textId="77777777" w:rsidR="00CC00D9" w:rsidRDefault="00CC00D9" w:rsidP="00366ECC">
                          <w:pPr>
                            <w:jc w:val="left"/>
                            <w:rPr>
                              <w:ins w:id="1760" w:author="作成者"/>
                              <w:sz w:val="20"/>
                              <w:szCs w:val="20"/>
                            </w:rPr>
                          </w:pPr>
                        </w:p>
                        <w:p w14:paraId="7BEC6E7A" w14:textId="77777777" w:rsidR="00CC00D9" w:rsidRDefault="00CC00D9" w:rsidP="00366ECC">
                          <w:pPr>
                            <w:jc w:val="left"/>
                            <w:rPr>
                              <w:ins w:id="1761" w:author="作成者"/>
                              <w:sz w:val="20"/>
                              <w:szCs w:val="20"/>
                            </w:rPr>
                          </w:pPr>
                        </w:p>
                        <w:p w14:paraId="38573CBA" w14:textId="24B41FD6" w:rsidR="00CC00D9" w:rsidRPr="00D464F6" w:rsidRDefault="00CC00D9" w:rsidP="00366ECC">
                          <w:pPr>
                            <w:jc w:val="left"/>
                            <w:rPr>
                              <w:ins w:id="1762" w:author="作成者"/>
                              <w:b/>
                              <w:sz w:val="20"/>
                              <w:szCs w:val="20"/>
                            </w:rPr>
                          </w:pPr>
                          <w:ins w:id="1763"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911" w:type="dxa"/>
                            <w:tblLook w:val="04A0" w:firstRow="1" w:lastRow="0" w:firstColumn="1" w:lastColumn="0" w:noHBand="0" w:noVBand="1"/>
                          </w:tblPr>
                          <w:tblGrid>
                            <w:gridCol w:w="2995"/>
                            <w:gridCol w:w="2994"/>
                          </w:tblGrid>
                          <w:tr w:rsidR="00CC00D9" w14:paraId="084B093F" w14:textId="77777777" w:rsidTr="00DD1144">
                            <w:trPr>
                              <w:trHeight w:val="372"/>
                              <w:ins w:id="1764" w:author="作成者"/>
                            </w:trPr>
                            <w:tc>
                              <w:tcPr>
                                <w:tcW w:w="2995" w:type="dxa"/>
                                <w:shd w:val="clear" w:color="auto" w:fill="002060"/>
                              </w:tcPr>
                              <w:p w14:paraId="05C16F89" w14:textId="77777777" w:rsidR="00CC00D9" w:rsidRDefault="00CC00D9" w:rsidP="00DD1144">
                                <w:pPr>
                                  <w:jc w:val="left"/>
                                  <w:rPr>
                                    <w:ins w:id="1765" w:author="作成者"/>
                                    <w:b/>
                                    <w:sz w:val="20"/>
                                    <w:szCs w:val="20"/>
                                  </w:rPr>
                                </w:pPr>
                                <w:ins w:id="1766" w:author="作成者">
                                  <w:r>
                                    <w:rPr>
                                      <w:rFonts w:hint="eastAsia"/>
                                      <w:b/>
                                      <w:sz w:val="20"/>
                                      <w:szCs w:val="20"/>
                                    </w:rPr>
                                    <w:t>Key</w:t>
                                  </w:r>
                                </w:ins>
                              </w:p>
                            </w:tc>
                            <w:tc>
                              <w:tcPr>
                                <w:tcW w:w="2994" w:type="dxa"/>
                                <w:shd w:val="clear" w:color="auto" w:fill="002060"/>
                              </w:tcPr>
                              <w:p w14:paraId="68E08494" w14:textId="77777777" w:rsidR="00CC00D9" w:rsidRDefault="00CC00D9" w:rsidP="00DD1144">
                                <w:pPr>
                                  <w:jc w:val="left"/>
                                  <w:rPr>
                                    <w:ins w:id="1767" w:author="作成者"/>
                                    <w:b/>
                                    <w:sz w:val="20"/>
                                    <w:szCs w:val="20"/>
                                  </w:rPr>
                                </w:pPr>
                                <w:ins w:id="1768" w:author="作成者">
                                  <w:r>
                                    <w:rPr>
                                      <w:rFonts w:hint="eastAsia"/>
                                      <w:b/>
                                      <w:sz w:val="20"/>
                                      <w:szCs w:val="20"/>
                                    </w:rPr>
                                    <w:t>Value</w:t>
                                  </w:r>
                                </w:ins>
                              </w:p>
                            </w:tc>
                          </w:tr>
                          <w:tr w:rsidR="00CC00D9" w14:paraId="11374289" w14:textId="77777777" w:rsidTr="00DD1144">
                            <w:trPr>
                              <w:trHeight w:val="352"/>
                              <w:ins w:id="1769" w:author="作成者"/>
                            </w:trPr>
                            <w:tc>
                              <w:tcPr>
                                <w:tcW w:w="2995" w:type="dxa"/>
                              </w:tcPr>
                              <w:p w14:paraId="41AE6371" w14:textId="77777777" w:rsidR="00CC00D9" w:rsidRPr="00515ED5" w:rsidRDefault="00CC00D9" w:rsidP="00DD1144">
                                <w:pPr>
                                  <w:jc w:val="left"/>
                                  <w:rPr>
                                    <w:ins w:id="1770" w:author="作成者"/>
                                    <w:sz w:val="20"/>
                                    <w:szCs w:val="20"/>
                                  </w:rPr>
                                </w:pPr>
                                <w:ins w:id="1771" w:author="作成者">
                                  <w:r w:rsidRPr="00515ED5">
                                    <w:rPr>
                                      <w:rFonts w:hint="eastAsia"/>
                                      <w:sz w:val="20"/>
                                      <w:szCs w:val="20"/>
                                    </w:rPr>
                                    <w:t>VAR_hoge</w:t>
                                  </w:r>
                                </w:ins>
                              </w:p>
                            </w:tc>
                            <w:tc>
                              <w:tcPr>
                                <w:tcW w:w="2994" w:type="dxa"/>
                              </w:tcPr>
                              <w:p w14:paraId="5A29D0AC" w14:textId="0D4C28AC" w:rsidR="00CC00D9" w:rsidRPr="00515ED5" w:rsidRDefault="00CC00D9" w:rsidP="00E45D7B">
                                <w:pPr>
                                  <w:jc w:val="left"/>
                                  <w:rPr>
                                    <w:ins w:id="1772" w:author="作成者"/>
                                    <w:sz w:val="20"/>
                                    <w:szCs w:val="20"/>
                                  </w:rPr>
                                </w:pPr>
                                <w:ins w:id="1773" w:author="作成者">
                                  <w:r w:rsidRPr="00EA2D11">
                                    <w:rPr>
                                      <w:sz w:val="20"/>
                                      <w:szCs w:val="20"/>
                                    </w:rPr>
                                    <w:t>[“</w:t>
                                  </w:r>
                                </w:ins>
                                <w:r>
                                  <w:rPr>
                                    <w:rFonts w:hint="eastAsia"/>
                                    <w:sz w:val="20"/>
                                    <w:szCs w:val="20"/>
                                  </w:rPr>
                                  <w:t>AAA</w:t>
                                </w:r>
                                <w:ins w:id="1774" w:author="作成者">
                                  <w:r w:rsidRPr="00EA2D11">
                                    <w:rPr>
                                      <w:sz w:val="20"/>
                                      <w:szCs w:val="20"/>
                                    </w:rPr>
                                    <w:t>”,</w:t>
                                  </w:r>
                                  <w:r>
                                    <w:rPr>
                                      <w:sz w:val="20"/>
                                      <w:szCs w:val="20"/>
                                    </w:rPr>
                                    <w:t xml:space="preserve"> 2023</w:t>
                                  </w:r>
                                  <w:r w:rsidRPr="00EA2D11">
                                    <w:rPr>
                                      <w:sz w:val="20"/>
                                      <w:szCs w:val="20"/>
                                    </w:rPr>
                                    <w:t>]</w:t>
                                  </w:r>
                                </w:ins>
                              </w:p>
                            </w:tc>
                          </w:tr>
                        </w:tbl>
                        <w:p w14:paraId="10003267" w14:textId="77777777" w:rsidR="00CC00D9" w:rsidRPr="00515ED5" w:rsidRDefault="00CC00D9" w:rsidP="00366ECC">
                          <w:pPr>
                            <w:jc w:val="left"/>
                            <w:rPr>
                              <w:ins w:id="1775" w:author="作成者"/>
                              <w:sz w:val="20"/>
                              <w:szCs w:val="20"/>
                            </w:rPr>
                          </w:pPr>
                        </w:p>
                      </w:txbxContent>
                    </v:textbox>
                  </v:shape>
                  <v:shape id="下矢印 465" o:spid="_x0000_s1105" type="#_x0000_t67" style="position:absolute;left:1143;top:2000;width:4000;height:36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" adj="20431" fillcolor="#0057c9 [2425]" strokecolor="#003c8c [2905]" strokeweight="2pt"/>
                  <v:group id="グループ化 466" o:spid="_x0000_s1106" style="position:absolute;left:4667;top:12988;width:28156;height:2857" coordorigin=",-1110"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roundrect id="角丸四角形 470" o:spid="_x0000_s1107" style="position:absolute;left:7205;top:-859;width:20956;height:251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" fillcolor="white [3212]" strokecolor="#508035 [2422]" strokeweight="2pt">
                      <v:shadow on="t" color="black" opacity="26214f" origin="-.5,-.5" offset=".74836mm,.74836mm"/>
                      <v:textbox inset="1mm,0,0,0">
                        <w:txbxContent>
                          <w:p w14:paraId="23DB267F" w14:textId="4B8D58E8" w:rsidR="00CC00D9" w:rsidRDefault="00CC00D9" w:rsidP="00366ECC">
                            <w:pPr>
                              <w:pStyle w:val="Web"/>
                              <w:spacing w:before="0" w:beforeAutospacing="0" w:after="0" w:afterAutospacing="0"/>
                              <w:rPr>
                                <w:ins w:id="1776" w:author="作成者"/>
                              </w:rPr>
                            </w:pPr>
                            <w:ins w:id="1777"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v:textbox>
                    </v:roundrect>
                    <v:shape id="下矢印 471" o:spid="_x0000_s1108" type="#_x0000_t67" style="position:absolute;left:1904;top:-3014;width:2860;height:666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" adj="18321" fillcolor="#518135" strokecolor="#508035 [2422]" strokeweight="2pt">
                      <v:fill opacity="52428f"/>
                    </v:shape>
                  </v:group>
                  <v:roundrect id="角丸四角形 474" o:spid="_x0000_s1109" style="position:absolute;left:1143;top:98;width:26352;height:251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" fillcolor="white [3201]" strokecolor="#003c8c [2905]" strokeweight="2pt">
                    <v:shadow on="t" color="black" opacity="26214f" origin="-.5,-.5" offset=".74836mm,.74836mm"/>
                    <v:textbox inset="1mm,0,0,0">
                      <w:txbxContent>
                        <w:p w14:paraId="796F07FA" w14:textId="5838875B" w:rsidR="00CC00D9" w:rsidRPr="00982EAC" w:rsidRDefault="00CC00D9" w:rsidP="00366ECC">
                          <w:pPr>
                            <w:jc w:val="left"/>
                            <w:rPr>
                              <w:ins w:id="1778" w:author="作成者"/>
                              <w:b/>
                              <w:color w:val="003C8A" w:themeColor="accent6" w:themeTint="E6"/>
                              <w:sz w:val="20"/>
                              <w:szCs w:val="20"/>
                            </w:rPr>
                          </w:pPr>
                          <w:ins w:id="1779"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v:textbox>
                  </v:roundrect>
                  <v:roundrect id="角丸四角形 475" o:spid="_x0000_s1110" style="position:absolute;left:1143;top:27527;width:26354;height:252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" fillcolor="white [3201]" strokecolor="#003c8c [2905]" strokeweight="2pt">
                    <v:shadow on="t" color="black" opacity="26214f" origin="-.5,-.5" offset=".74836mm,.74836mm"/>
                    <v:textbox inset="1mm,0,0,0">
                      <w:txbxContent>
                        <w:p w14:paraId="030E35CF" w14:textId="2B16E8F6" w:rsidR="00CC00D9" w:rsidRPr="00982EAC" w:rsidRDefault="00CC00D9" w:rsidP="00366ECC">
                          <w:pPr>
                            <w:jc w:val="left"/>
                            <w:rPr>
                              <w:ins w:id="1780" w:author="作成者"/>
                              <w:b/>
                              <w:color w:val="003C8A" w:themeColor="accent6" w:themeTint="E6"/>
                              <w:sz w:val="20"/>
                              <w:szCs w:val="20"/>
                            </w:rPr>
                          </w:pPr>
                          <w:ins w:id="1781"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v:textbox>
                  </v:roundrect>
                  <w10:wrap type="topAndBottom"/>
                </v:group>
              </w:pict>
            </mc:Fallback>
          </mc:AlternateContent>
        </w:r>
        <w:r w:rsidRPr="00CB0166">
          <w:rPr>
            <w:rFonts w:asciiTheme="majorHAnsi" w:hAnsiTheme="majorHAnsi" w:cstheme="majorHAnsi"/>
          </w:rPr>
          <w:t>tuple</w:t>
        </w:r>
      </w:ins>
      <w:r w:rsidR="00DD1144" w:rsidRPr="00CB0166">
        <w:rPr>
          <w:rFonts w:asciiTheme="majorHAnsi" w:hAnsiTheme="majorHAnsi" w:cstheme="majorHAnsi"/>
        </w:rPr>
        <w:t xml:space="preserve"> type</w:t>
      </w:r>
    </w:p>
    <w:p w14:paraId="0EFE2A48" w14:textId="77777777" w:rsidR="00366ECC" w:rsidRPr="00CB0166" w:rsidRDefault="00366ECC" w:rsidP="00366ECC">
      <w:pPr>
        <w:pStyle w:val="a9"/>
        <w:ind w:leftChars="0" w:left="360"/>
        <w:rPr>
          <w:ins w:id="1782" w:author="作成者"/>
          <w:rFonts w:asciiTheme="majorHAnsi" w:hAnsiTheme="majorHAnsi" w:cstheme="majorHAnsi"/>
        </w:rPr>
      </w:pPr>
    </w:p>
    <w:p w14:paraId="47A8CFAB" w14:textId="77777777" w:rsidR="00366ECC" w:rsidRPr="00CB0166" w:rsidRDefault="00366ECC" w:rsidP="00366ECC">
      <w:pPr>
        <w:widowControl/>
        <w:jc w:val="left"/>
        <w:rPr>
          <w:ins w:id="1783" w:author="作成者"/>
          <w:rFonts w:asciiTheme="majorHAnsi" w:hAnsiTheme="majorHAnsi" w:cstheme="majorHAnsi"/>
          <w:b/>
        </w:rPr>
      </w:pPr>
      <w:ins w:id="1784" w:author="作成者">
        <w:r w:rsidRPr="00CB0166">
          <w:rPr>
            <w:rFonts w:asciiTheme="majorHAnsi" w:hAnsiTheme="majorHAnsi" w:cstheme="majorHAnsi"/>
            <w:b/>
          </w:rPr>
          <w:br w:type="page"/>
        </w:r>
      </w:ins>
    </w:p>
    <w:p w14:paraId="32339FD9" w14:textId="77777777" w:rsidR="00366ECC" w:rsidRPr="00CB0166" w:rsidRDefault="00366ECC" w:rsidP="00366ECC">
      <w:pPr>
        <w:pStyle w:val="a9"/>
        <w:ind w:leftChars="0" w:left="360"/>
        <w:jc w:val="left"/>
        <w:rPr>
          <w:ins w:id="1785" w:author="作成者"/>
          <w:rFonts w:asciiTheme="majorHAnsi" w:hAnsiTheme="majorHAnsi" w:cstheme="majorHAnsi"/>
        </w:rPr>
      </w:pPr>
    </w:p>
    <w:p w14:paraId="018821AD" w14:textId="23742456" w:rsidR="00366ECC" w:rsidRPr="00CB0166" w:rsidRDefault="00366ECC" w:rsidP="00366ECC">
      <w:pPr>
        <w:pStyle w:val="aff0"/>
        <w:numPr>
          <w:ilvl w:val="1"/>
          <w:numId w:val="14"/>
        </w:numPr>
        <w:ind w:left="780" w:hanging="360"/>
        <w:rPr>
          <w:ins w:id="1786" w:author="作成者"/>
          <w:rFonts w:asciiTheme="majorHAnsi" w:hAnsiTheme="majorHAnsi" w:cstheme="majorHAnsi"/>
        </w:rPr>
      </w:pPr>
      <w:ins w:id="1787" w:author="作成者">
        <w:r w:rsidRPr="00CB0166">
          <w:rPr>
            <w:rFonts w:asciiTheme="majorHAnsi" w:hAnsiTheme="majorHAnsi" w:cstheme="majorHAnsi"/>
            <w:noProof/>
          </w:rPr>
          <mc:AlternateContent>
            <mc:Choice Requires="wps">
              <w:drawing>
                <wp:anchor distT="0" distB="0" distL="114300" distR="114300" simplePos="0" relativeHeight="251821056" behindDoc="0" locked="0" layoutInCell="1" allowOverlap="1" wp14:anchorId="5B6D8310" wp14:editId="3B40474F">
                  <wp:simplePos x="0" y="0"/>
                  <wp:positionH relativeFrom="column">
                    <wp:posOffset>3812247</wp:posOffset>
                  </wp:positionH>
                  <wp:positionV relativeFrom="paragraph">
                    <wp:posOffset>3444093</wp:posOffset>
                  </wp:positionV>
                  <wp:extent cx="2256692" cy="545124"/>
                  <wp:effectExtent l="914400" t="114300" r="10795" b="26670"/>
                  <wp:wrapNone/>
                  <wp:docPr id="496" name="四角形吹き出し 496"/>
                  <wp:cNvGraphicFramePr/>
                  <a:graphic xmlns:a="http://schemas.openxmlformats.org/drawingml/2006/main">
                    <a:graphicData uri="http://schemas.microsoft.com/office/word/2010/wordprocessingShape">
                      <wps:wsp>
                        <wps:cNvSpPr/>
                        <wps:spPr>
                          <a:xfrm>
                            <a:off x="0" y="0"/>
                            <a:ext cx="2256692" cy="545124"/>
                          </a:xfrm>
                          <a:prstGeom prst="wedgeRectCallout">
                            <a:avLst>
                              <a:gd name="adj1" fmla="val -90424"/>
                              <a:gd name="adj2" fmla="val -69691"/>
                            </a:avLst>
                          </a:prstGeom>
                          <a:ln>
                            <a:solidFill>
                              <a:srgbClr val="FF0000"/>
                            </a:solidFill>
                          </a:ln>
                        </wps:spPr>
                        <wps:style>
                          <a:lnRef idx="2">
                            <a:schemeClr val="accent3"/>
                          </a:lnRef>
                          <a:fillRef idx="1">
                            <a:schemeClr val="lt1"/>
                          </a:fillRef>
                          <a:effectRef idx="0">
                            <a:schemeClr val="accent3"/>
                          </a:effectRef>
                          <a:fontRef idx="minor">
                            <a:schemeClr val="dk1"/>
                          </a:fontRef>
                        </wps:style>
                        <wps:txbx>
                          <w:txbxContent>
                            <w:p w14:paraId="67E2F986" w14:textId="0B40CF82" w:rsidR="00CC00D9" w:rsidRDefault="00CC00D9" w:rsidP="00366ECC">
                              <w:pPr>
                                <w:jc w:val="center"/>
                                <w:rPr>
                                  <w:ins w:id="1788" w:author="作成者"/>
                                </w:rPr>
                              </w:pPr>
                              <w:r w:rsidRPr="00E45D7B">
                                <w:t>The map type needs the HCL SETTINGS to be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6D831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96" o:spid="_x0000_s1111" type="#_x0000_t61" style="position:absolute;left:0;text-align:left;margin-left:300.2pt;margin-top:271.2pt;width:177.7pt;height:42.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" adj="-8732,-4253" fillcolor="white [3201]" strokecolor="red" strokeweight="2pt">
                  <v:textbox>
                    <w:txbxContent>
                      <w:p w14:paraId="67E2F986" w14:textId="0B40CF82" w:rsidR="00CC00D9" w:rsidRDefault="00CC00D9" w:rsidP="00366ECC">
                        <w:pPr>
                          <w:jc w:val="center"/>
                          <w:rPr>
                            <w:ins w:id="1789" w:author="作成者"/>
                          </w:rPr>
                        </w:pPr>
                        <w:r w:rsidRPr="00E45D7B">
                          <w:t>The map type needs the HCL SETTINGS to be ON.</w:t>
                        </w:r>
                      </w:p>
                    </w:txbxContent>
                  </v:textbox>
                </v:shape>
              </w:pict>
            </mc:Fallback>
          </mc:AlternateContent>
        </w:r>
        <w:r w:rsidRPr="00CB0166">
          <w:rPr>
            <w:rFonts w:asciiTheme="majorHAnsi" w:hAnsiTheme="majorHAnsi" w:cstheme="majorHAnsi"/>
            <w:noProof/>
          </w:rPr>
          <mc:AlternateContent>
            <mc:Choice Requires="wps">
              <w:drawing>
                <wp:anchor distT="0" distB="0" distL="114300" distR="114300" simplePos="0" relativeHeight="251820032" behindDoc="0" locked="0" layoutInCell="1" allowOverlap="1" wp14:anchorId="15F87119" wp14:editId="77178181">
                  <wp:simplePos x="0" y="0"/>
                  <wp:positionH relativeFrom="column">
                    <wp:posOffset>2299970</wp:posOffset>
                  </wp:positionH>
                  <wp:positionV relativeFrom="paragraph">
                    <wp:posOffset>2526030</wp:posOffset>
                  </wp:positionV>
                  <wp:extent cx="835203" cy="819150"/>
                  <wp:effectExtent l="0" t="0" r="22225" b="19050"/>
                  <wp:wrapNone/>
                  <wp:docPr id="495" name="正方形/長方形 495"/>
                  <wp:cNvGraphicFramePr/>
                  <a:graphic xmlns:a="http://schemas.openxmlformats.org/drawingml/2006/main">
                    <a:graphicData uri="http://schemas.microsoft.com/office/word/2010/wordprocessingShape">
                      <wps:wsp>
                        <wps:cNvSpPr/>
                        <wps:spPr>
                          <a:xfrm>
                            <a:off x="0" y="0"/>
                            <a:ext cx="835203" cy="819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31324" id="正方形/長方形 495" o:spid="_x0000_s1026" style="position:absolute;left:0;text-align:left;margin-left:181.1pt;margin-top:198.9pt;width:65.75pt;height:64.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" filled="f" strokecolor="red" strokeweight="2pt"/>
              </w:pict>
            </mc:Fallback>
          </mc:AlternateContent>
        </w:r>
        <w:r w:rsidRPr="00CB0166">
          <w:rPr>
            <w:rFonts w:asciiTheme="majorHAnsi" w:hAnsiTheme="majorHAnsi" w:cstheme="majorHAnsi"/>
            <w:noProof/>
          </w:rPr>
          <mc:AlternateContent>
            <mc:Choice Requires="wpg">
              <w:drawing>
                <wp:anchor distT="0" distB="0" distL="114300" distR="114300" simplePos="0" relativeHeight="251808768" behindDoc="0" locked="0" layoutInCell="1" allowOverlap="1" wp14:anchorId="5BD01F42" wp14:editId="5A4C084F">
                  <wp:simplePos x="0" y="0"/>
                  <wp:positionH relativeFrom="column">
                    <wp:posOffset>385445</wp:posOffset>
                  </wp:positionH>
                  <wp:positionV relativeFrom="paragraph">
                    <wp:posOffset>306705</wp:posOffset>
                  </wp:positionV>
                  <wp:extent cx="5848350" cy="4333875"/>
                  <wp:effectExtent l="0" t="0" r="19050" b="28575"/>
                  <wp:wrapTopAndBottom/>
                  <wp:docPr id="477" name="グループ化 477"/>
                  <wp:cNvGraphicFramePr/>
                  <a:graphic xmlns:a="http://schemas.openxmlformats.org/drawingml/2006/main">
                    <a:graphicData uri="http://schemas.microsoft.com/office/word/2010/wordprocessingGroup">
                      <wpg:wgp>
                        <wpg:cNvGrpSpPr/>
                        <wpg:grpSpPr>
                          <a:xfrm>
                            <a:off x="0" y="0"/>
                            <a:ext cx="5848350" cy="4333875"/>
                            <a:chOff x="0" y="-76201"/>
                            <a:chExt cx="5848350" cy="4160342"/>
                          </a:xfrm>
                        </wpg:grpSpPr>
                        <wps:wsp>
                          <wps:cNvPr id="478" name="フローチャート: 処理 478"/>
                          <wps:cNvSpPr/>
                          <wps:spPr>
                            <a:xfrm>
                              <a:off x="0" y="-76201"/>
                              <a:ext cx="5848350" cy="4160342"/>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492FB508" w14:textId="77777777" w:rsidR="00CC00D9" w:rsidRDefault="00CC00D9" w:rsidP="00366ECC">
                                <w:pPr>
                                  <w:jc w:val="left"/>
                                  <w:rPr>
                                    <w:ins w:id="1790" w:author="作成者"/>
                                    <w:sz w:val="20"/>
                                    <w:szCs w:val="20"/>
                                  </w:rPr>
                                </w:pPr>
                              </w:p>
                              <w:p w14:paraId="4640D58A" w14:textId="77777777" w:rsidR="00CC00D9" w:rsidRPr="003177F7" w:rsidRDefault="00CC00D9" w:rsidP="00366ECC">
                                <w:pPr>
                                  <w:jc w:val="left"/>
                                  <w:rPr>
                                    <w:ins w:id="1791" w:author="作成者"/>
                                    <w:sz w:val="20"/>
                                    <w:szCs w:val="20"/>
                                  </w:rPr>
                                </w:pPr>
                              </w:p>
                              <w:tbl>
                                <w:tblPr>
                                  <w:tblStyle w:val="ab"/>
                                  <w:tblW w:w="7166" w:type="dxa"/>
                                  <w:jc w:val="center"/>
                                  <w:tblLook w:val="04A0" w:firstRow="1" w:lastRow="0" w:firstColumn="1" w:lastColumn="0" w:noHBand="0" w:noVBand="1"/>
                                </w:tblPr>
                                <w:tblGrid>
                                  <w:gridCol w:w="7166"/>
                                </w:tblGrid>
                                <w:tr w:rsidR="00CC00D9" w:rsidRPr="003177F7" w14:paraId="119D3F14" w14:textId="77777777" w:rsidTr="00DD1144">
                                  <w:trPr>
                                    <w:trHeight w:val="1425"/>
                                    <w:jc w:val="center"/>
                                    <w:ins w:id="1792" w:author="作成者"/>
                                  </w:trPr>
                                  <w:tc>
                                    <w:tcPr>
                                      <w:tcW w:w="7166" w:type="dxa"/>
                                    </w:tcPr>
                                    <w:p w14:paraId="404CDC9C" w14:textId="77777777" w:rsidR="00CC00D9" w:rsidRPr="00280A77" w:rsidRDefault="00CC00D9" w:rsidP="00DD1144">
                                      <w:pPr>
                                        <w:rPr>
                                          <w:ins w:id="1793" w:author="作成者"/>
                                          <w:sz w:val="20"/>
                                          <w:szCs w:val="20"/>
                                        </w:rPr>
                                      </w:pPr>
                                      <w:ins w:id="1794" w:author="作成者">
                                        <w:r w:rsidRPr="00280A77">
                                          <w:rPr>
                                            <w:sz w:val="20"/>
                                            <w:szCs w:val="20"/>
                                          </w:rPr>
                                          <w:t>variable "VAR_hoge" {</w:t>
                                        </w:r>
                                      </w:ins>
                                    </w:p>
                                    <w:p w14:paraId="5FB81F77" w14:textId="77777777" w:rsidR="00CC00D9" w:rsidRPr="00280A77" w:rsidRDefault="00CC00D9" w:rsidP="00DD1144">
                                      <w:pPr>
                                        <w:ind w:firstLineChars="200" w:firstLine="400"/>
                                        <w:rPr>
                                          <w:ins w:id="1795" w:author="作成者"/>
                                          <w:sz w:val="20"/>
                                          <w:szCs w:val="20"/>
                                        </w:rPr>
                                      </w:pPr>
                                      <w:ins w:id="1796" w:author="作成者">
                                        <w:r>
                                          <w:rPr>
                                            <w:sz w:val="20"/>
                                            <w:szCs w:val="20"/>
                                          </w:rPr>
                                          <w:t>type = map(string)</w:t>
                                        </w:r>
                                      </w:ins>
                                    </w:p>
                                    <w:p w14:paraId="359C0D6B" w14:textId="77777777" w:rsidR="00CC00D9" w:rsidRDefault="00CC00D9" w:rsidP="00DD1144">
                                      <w:pPr>
                                        <w:ind w:firstLineChars="200" w:firstLine="400"/>
                                        <w:rPr>
                                          <w:ins w:id="1797" w:author="作成者"/>
                                        </w:rPr>
                                      </w:pPr>
                                      <w:ins w:id="1798" w:author="作成者">
                                        <w:r w:rsidRPr="00280A77">
                                          <w:rPr>
                                            <w:sz w:val="20"/>
                                            <w:szCs w:val="20"/>
                                          </w:rPr>
                                          <w:t xml:space="preserve">default = </w:t>
                                        </w:r>
                                        <w:r>
                                          <w:t>{</w:t>
                                        </w:r>
                                      </w:ins>
                                    </w:p>
                                    <w:p w14:paraId="3EBB9F02" w14:textId="77777777" w:rsidR="00CC00D9" w:rsidRDefault="00CC00D9" w:rsidP="00DD1144">
                                      <w:pPr>
                                        <w:ind w:firstLineChars="200" w:firstLine="420"/>
                                        <w:rPr>
                                          <w:ins w:id="1799" w:author="作成者"/>
                                        </w:rPr>
                                      </w:pPr>
                                      <w:ins w:id="1800" w:author="作成者">
                                        <w:r>
                                          <w:t xml:space="preserve">    “key” = “value”</w:t>
                                        </w:r>
                                      </w:ins>
                                    </w:p>
                                    <w:p w14:paraId="3ECFE119" w14:textId="77777777" w:rsidR="00CC00D9" w:rsidRPr="00415576" w:rsidRDefault="00CC00D9" w:rsidP="00DD1144">
                                      <w:pPr>
                                        <w:ind w:firstLineChars="200" w:firstLine="420"/>
                                        <w:rPr>
                                          <w:ins w:id="1801" w:author="作成者"/>
                                        </w:rPr>
                                      </w:pPr>
                                      <w:ins w:id="1802" w:author="作成者">
                                        <w:r>
                                          <w:t>}</w:t>
                                        </w:r>
                                      </w:ins>
                                    </w:p>
                                    <w:p w14:paraId="47FB5FF6" w14:textId="77777777" w:rsidR="00CC00D9" w:rsidRPr="003177F7" w:rsidRDefault="00CC00D9" w:rsidP="00DD1144">
                                      <w:pPr>
                                        <w:pStyle w:val="a9"/>
                                        <w:ind w:leftChars="0" w:left="0"/>
                                        <w:rPr>
                                          <w:ins w:id="1803" w:author="作成者"/>
                                          <w:sz w:val="20"/>
                                          <w:szCs w:val="20"/>
                                        </w:rPr>
                                      </w:pPr>
                                      <w:ins w:id="1804" w:author="作成者">
                                        <w:r w:rsidRPr="00280A77">
                                          <w:rPr>
                                            <w:sz w:val="20"/>
                                            <w:szCs w:val="20"/>
                                          </w:rPr>
                                          <w:t>}</w:t>
                                        </w:r>
                                      </w:ins>
                                    </w:p>
                                  </w:tc>
                                </w:tr>
                              </w:tbl>
                              <w:p w14:paraId="5889AC85" w14:textId="77777777" w:rsidR="00CC00D9" w:rsidRPr="003177F7" w:rsidRDefault="00CC00D9" w:rsidP="00366ECC">
                                <w:pPr>
                                  <w:jc w:val="left"/>
                                  <w:rPr>
                                    <w:ins w:id="1805" w:author="作成者"/>
                                    <w:sz w:val="20"/>
                                    <w:szCs w:val="20"/>
                                  </w:rPr>
                                </w:pPr>
                              </w:p>
                              <w:p w14:paraId="34AC4462" w14:textId="77777777" w:rsidR="00CC00D9" w:rsidRDefault="00CC00D9" w:rsidP="00366ECC">
                                <w:pPr>
                                  <w:jc w:val="left"/>
                                  <w:rPr>
                                    <w:ins w:id="1806" w:author="作成者"/>
                                    <w:sz w:val="20"/>
                                    <w:szCs w:val="20"/>
                                  </w:rPr>
                                </w:pPr>
                              </w:p>
                              <w:p w14:paraId="4FC823D1" w14:textId="77777777" w:rsidR="00CC00D9" w:rsidRDefault="00CC00D9" w:rsidP="00366ECC">
                                <w:pPr>
                                  <w:jc w:val="left"/>
                                  <w:rPr>
                                    <w:ins w:id="1807" w:author="作成者"/>
                                    <w:sz w:val="20"/>
                                    <w:szCs w:val="20"/>
                                  </w:rPr>
                                </w:pPr>
                              </w:p>
                              <w:p w14:paraId="4C12D5F4" w14:textId="4420FCD5" w:rsidR="00CC00D9" w:rsidRPr="00D464F6" w:rsidRDefault="00CC00D9" w:rsidP="00366ECC">
                                <w:pPr>
                                  <w:jc w:val="left"/>
                                  <w:rPr>
                                    <w:ins w:id="1808" w:author="作成者"/>
                                    <w:b/>
                                    <w:sz w:val="20"/>
                                    <w:szCs w:val="20"/>
                                  </w:rPr>
                                </w:pPr>
                                <w:ins w:id="1809"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CC00D9" w14:paraId="0DFED8A4" w14:textId="77777777" w:rsidTr="00DD1144">
                                  <w:trPr>
                                    <w:jc w:val="center"/>
                                    <w:ins w:id="1810" w:author="作成者"/>
                                  </w:trPr>
                                  <w:tc>
                                    <w:tcPr>
                                      <w:tcW w:w="704" w:type="dxa"/>
                                      <w:tcBorders>
                                        <w:bottom w:val="single" w:sz="4" w:space="0" w:color="auto"/>
                                      </w:tcBorders>
                                      <w:shd w:val="clear" w:color="auto" w:fill="002060"/>
                                    </w:tcPr>
                                    <w:p w14:paraId="09A6C0FE" w14:textId="18577C52" w:rsidR="00CC00D9" w:rsidRPr="00C80F48" w:rsidRDefault="00CC00D9" w:rsidP="00DD1144">
                                      <w:pPr>
                                        <w:pStyle w:val="a9"/>
                                        <w:ind w:leftChars="0" w:left="0"/>
                                        <w:jc w:val="left"/>
                                        <w:rPr>
                                          <w:ins w:id="1811"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5D469176" w14:textId="4AFC5515" w:rsidR="00CC00D9" w:rsidRPr="00C80F48" w:rsidRDefault="00CC00D9" w:rsidP="00DD1144">
                                      <w:pPr>
                                        <w:pStyle w:val="a9"/>
                                        <w:ind w:leftChars="0" w:left="0"/>
                                        <w:jc w:val="left"/>
                                        <w:rPr>
                                          <w:ins w:id="1812" w:author="作成者"/>
                                          <w:b/>
                                          <w:color w:val="FFFFFF" w:themeColor="background1"/>
                                        </w:rPr>
                                      </w:pPr>
                                      <w:r>
                                        <w:rPr>
                                          <w:rFonts w:hint="eastAsia"/>
                                          <w:b/>
                                          <w:color w:val="FFFFFF" w:themeColor="background1"/>
                                        </w:rPr>
                                        <w:t>Variable name</w:t>
                                      </w:r>
                                    </w:p>
                                  </w:tc>
                                  <w:tc>
                                    <w:tcPr>
                                      <w:tcW w:w="1291" w:type="dxa"/>
                                      <w:tcBorders>
                                        <w:bottom w:val="single" w:sz="4" w:space="0" w:color="auto"/>
                                      </w:tcBorders>
                                      <w:shd w:val="clear" w:color="auto" w:fill="002060"/>
                                    </w:tcPr>
                                    <w:p w14:paraId="774736C1" w14:textId="76B86103" w:rsidR="00CC00D9" w:rsidRDefault="00CC00D9" w:rsidP="00DD1144">
                                      <w:pPr>
                                        <w:pStyle w:val="a9"/>
                                        <w:ind w:leftChars="0" w:left="0"/>
                                        <w:jc w:val="left"/>
                                        <w:rPr>
                                          <w:ins w:id="1813" w:author="作成者"/>
                                          <w:b/>
                                          <w:color w:val="FFFFFF" w:themeColor="background1"/>
                                        </w:rPr>
                                      </w:pPr>
                                      <w:r>
                                        <w:rPr>
                                          <w:rFonts w:hint="eastAsia"/>
                                          <w:b/>
                                          <w:color w:val="FFFFFF" w:themeColor="background1"/>
                                        </w:rPr>
                                        <w:t>HCL SETTINGS</w:t>
                                      </w:r>
                                    </w:p>
                                  </w:tc>
                                  <w:tc>
                                    <w:tcPr>
                                      <w:tcW w:w="1291" w:type="dxa"/>
                                      <w:tcBorders>
                                        <w:bottom w:val="single" w:sz="4" w:space="0" w:color="auto"/>
                                      </w:tcBorders>
                                      <w:shd w:val="clear" w:color="auto" w:fill="002060"/>
                                    </w:tcPr>
                                    <w:p w14:paraId="020C709F" w14:textId="3EFFC2A1" w:rsidR="00CC00D9" w:rsidRPr="00C80F48" w:rsidRDefault="00CC00D9" w:rsidP="00DD1144">
                                      <w:pPr>
                                        <w:pStyle w:val="a9"/>
                                        <w:ind w:leftChars="0" w:left="0"/>
                                        <w:jc w:val="left"/>
                                        <w:rPr>
                                          <w:ins w:id="1814" w:author="作成者"/>
                                          <w:b/>
                                          <w:color w:val="FFFFFF" w:themeColor="background1"/>
                                        </w:rPr>
                                      </w:pPr>
                                      <w:r>
                                        <w:rPr>
                                          <w:rFonts w:hint="eastAsia"/>
                                          <w:b/>
                                          <w:color w:val="FFFFFF" w:themeColor="background1"/>
                                        </w:rPr>
                                        <w:t>Member variable</w:t>
                                      </w:r>
                                    </w:p>
                                  </w:tc>
                                  <w:tc>
                                    <w:tcPr>
                                      <w:tcW w:w="1253" w:type="dxa"/>
                                      <w:tcBorders>
                                        <w:bottom w:val="single" w:sz="4" w:space="0" w:color="auto"/>
                                      </w:tcBorders>
                                      <w:shd w:val="clear" w:color="auto" w:fill="002060"/>
                                    </w:tcPr>
                                    <w:p w14:paraId="32492375" w14:textId="1CC26B57" w:rsidR="00CC00D9" w:rsidRDefault="00CC00D9" w:rsidP="00DD1144">
                                      <w:pPr>
                                        <w:pStyle w:val="a9"/>
                                        <w:ind w:leftChars="0" w:left="0"/>
                                        <w:jc w:val="left"/>
                                        <w:rPr>
                                          <w:ins w:id="1815" w:author="作成者"/>
                                          <w:b/>
                                          <w:color w:val="FFFFFF" w:themeColor="background1"/>
                                        </w:rPr>
                                      </w:pPr>
                                      <w:r>
                                        <w:rPr>
                                          <w:rFonts w:hint="eastAsia"/>
                                          <w:b/>
                                          <w:color w:val="FFFFFF" w:themeColor="background1"/>
                                        </w:rPr>
                                        <w:t>Substitute order</w:t>
                                      </w:r>
                                    </w:p>
                                  </w:tc>
                                  <w:tc>
                                    <w:tcPr>
                                      <w:tcW w:w="1253" w:type="dxa"/>
                                      <w:tcBorders>
                                        <w:bottom w:val="single" w:sz="4" w:space="0" w:color="auto"/>
                                      </w:tcBorders>
                                      <w:shd w:val="clear" w:color="auto" w:fill="002060"/>
                                    </w:tcPr>
                                    <w:p w14:paraId="3AE212FA" w14:textId="74C8E4B5" w:rsidR="00CC00D9" w:rsidRDefault="00CC00D9" w:rsidP="00DD1144">
                                      <w:pPr>
                                        <w:pStyle w:val="a9"/>
                                        <w:ind w:leftChars="0" w:left="0"/>
                                        <w:jc w:val="left"/>
                                        <w:rPr>
                                          <w:ins w:id="1816" w:author="作成者"/>
                                          <w:b/>
                                          <w:color w:val="FFFFFF" w:themeColor="background1"/>
                                        </w:rPr>
                                      </w:pPr>
                                      <w:r>
                                        <w:rPr>
                                          <w:rFonts w:hint="eastAsia"/>
                                          <w:b/>
                                          <w:color w:val="FFFFFF" w:themeColor="background1"/>
                                        </w:rPr>
                                        <w:t>Specific value</w:t>
                                      </w:r>
                                    </w:p>
                                  </w:tc>
                                </w:tr>
                                <w:tr w:rsidR="00CC00D9" w14:paraId="239D7FA5" w14:textId="77777777" w:rsidTr="00DD1144">
                                  <w:trPr>
                                    <w:jc w:val="center"/>
                                    <w:ins w:id="1817" w:author="作成者"/>
                                  </w:trPr>
                                  <w:tc>
                                    <w:tcPr>
                                      <w:tcW w:w="704" w:type="dxa"/>
                                      <w:tcBorders>
                                        <w:bottom w:val="single" w:sz="4" w:space="0" w:color="auto"/>
                                      </w:tcBorders>
                                    </w:tcPr>
                                    <w:p w14:paraId="04C9BA90" w14:textId="77777777" w:rsidR="00CC00D9" w:rsidRDefault="00CC00D9" w:rsidP="00886047">
                                      <w:pPr>
                                        <w:pStyle w:val="a9"/>
                                        <w:ind w:leftChars="0" w:left="0"/>
                                        <w:jc w:val="left"/>
                                        <w:rPr>
                                          <w:ins w:id="1818" w:author="作成者"/>
                                        </w:rPr>
                                      </w:pPr>
                                      <w:ins w:id="1819" w:author="作成者">
                                        <w:r>
                                          <w:rPr>
                                            <w:rFonts w:hint="eastAsia"/>
                                          </w:rPr>
                                          <w:t>1</w:t>
                                        </w:r>
                                      </w:ins>
                                    </w:p>
                                  </w:tc>
                                  <w:tc>
                                    <w:tcPr>
                                      <w:tcW w:w="1291" w:type="dxa"/>
                                      <w:tcBorders>
                                        <w:bottom w:val="single" w:sz="4" w:space="0" w:color="auto"/>
                                      </w:tcBorders>
                                    </w:tcPr>
                                    <w:p w14:paraId="4A06D584" w14:textId="77777777" w:rsidR="00CC00D9" w:rsidRDefault="00CC00D9" w:rsidP="00886047">
                                      <w:pPr>
                                        <w:pStyle w:val="a9"/>
                                        <w:ind w:leftChars="0" w:left="0"/>
                                        <w:jc w:val="left"/>
                                        <w:rPr>
                                          <w:ins w:id="1820" w:author="作成者"/>
                                        </w:rPr>
                                      </w:pPr>
                                      <w:ins w:id="1821" w:author="作成者">
                                        <w:r>
                                          <w:rPr>
                                            <w:rFonts w:hint="eastAsia"/>
                                          </w:rPr>
                                          <w:t>V</w:t>
                                        </w:r>
                                        <w:r>
                                          <w:t>AR_hoge</w:t>
                                        </w:r>
                                      </w:ins>
                                    </w:p>
                                  </w:tc>
                                  <w:tc>
                                    <w:tcPr>
                                      <w:tcW w:w="1291" w:type="dxa"/>
                                      <w:tcBorders>
                                        <w:bottom w:val="single" w:sz="4" w:space="0" w:color="auto"/>
                                      </w:tcBorders>
                                    </w:tcPr>
                                    <w:p w14:paraId="033A136E" w14:textId="77777777" w:rsidR="00CC00D9" w:rsidRDefault="00CC00D9" w:rsidP="00886047">
                                      <w:pPr>
                                        <w:pStyle w:val="a9"/>
                                        <w:ind w:leftChars="0" w:left="0"/>
                                        <w:jc w:val="left"/>
                                        <w:rPr>
                                          <w:ins w:id="1822" w:author="作成者"/>
                                        </w:rPr>
                                      </w:pPr>
                                      <w:ins w:id="1823" w:author="作成者">
                                        <w:r>
                                          <w:rPr>
                                            <w:rFonts w:hint="eastAsia"/>
                                          </w:rPr>
                                          <w:t>ON</w:t>
                                        </w:r>
                                      </w:ins>
                                    </w:p>
                                  </w:tc>
                                  <w:tc>
                                    <w:tcPr>
                                      <w:tcW w:w="1291" w:type="dxa"/>
                                      <w:tcBorders>
                                        <w:bottom w:val="single" w:sz="4" w:space="0" w:color="auto"/>
                                      </w:tcBorders>
                                    </w:tcPr>
                                    <w:p w14:paraId="66081AB5" w14:textId="18A6070E" w:rsidR="00CC00D9" w:rsidRDefault="00CC00D9" w:rsidP="00886047">
                                      <w:pPr>
                                        <w:pStyle w:val="a9"/>
                                        <w:ind w:leftChars="0" w:left="0"/>
                                        <w:jc w:val="left"/>
                                        <w:rPr>
                                          <w:ins w:id="1824" w:author="作成者"/>
                                        </w:rPr>
                                      </w:pPr>
                                      <w:r w:rsidRPr="00134274">
                                        <w:rPr>
                                          <w:rFonts w:hint="eastAsia"/>
                                        </w:rPr>
                                        <w:t>No input required</w:t>
                                      </w:r>
                                    </w:p>
                                  </w:tc>
                                  <w:tc>
                                    <w:tcPr>
                                      <w:tcW w:w="1253" w:type="dxa"/>
                                      <w:tcBorders>
                                        <w:bottom w:val="single" w:sz="4" w:space="0" w:color="auto"/>
                                      </w:tcBorders>
                                    </w:tcPr>
                                    <w:p w14:paraId="5FF570FD" w14:textId="4756EC3C" w:rsidR="00CC00D9" w:rsidRDefault="00CC00D9" w:rsidP="00886047">
                                      <w:pPr>
                                        <w:pStyle w:val="a9"/>
                                        <w:ind w:leftChars="0" w:left="0"/>
                                        <w:jc w:val="left"/>
                                        <w:rPr>
                                          <w:ins w:id="1825" w:author="作成者"/>
                                        </w:rPr>
                                      </w:pPr>
                                      <w:r w:rsidRPr="00134274">
                                        <w:rPr>
                                          <w:rFonts w:hint="eastAsia"/>
                                        </w:rPr>
                                        <w:t>No input required</w:t>
                                      </w:r>
                                    </w:p>
                                  </w:tc>
                                  <w:tc>
                                    <w:tcPr>
                                      <w:tcW w:w="1253" w:type="dxa"/>
                                      <w:tcBorders>
                                        <w:bottom w:val="single" w:sz="4" w:space="0" w:color="auto"/>
                                      </w:tcBorders>
                                    </w:tcPr>
                                    <w:p w14:paraId="65FC8595" w14:textId="77777777" w:rsidR="00CC00D9" w:rsidRPr="00E708CA" w:rsidRDefault="00CC00D9" w:rsidP="00886047">
                                      <w:pPr>
                                        <w:pStyle w:val="a9"/>
                                        <w:ind w:leftChars="0" w:left="0"/>
                                        <w:jc w:val="left"/>
                                        <w:rPr>
                                          <w:ins w:id="1826" w:author="作成者"/>
                                        </w:rPr>
                                      </w:pPr>
                                      <w:ins w:id="1827" w:author="作成者">
                                        <w:r>
                                          <w:rPr>
                                            <w:rFonts w:hint="eastAsia"/>
                                          </w:rPr>
                                          <w:t xml:space="preserve">{ </w:t>
                                        </w:r>
                                        <w:r>
                                          <w:t>“</w:t>
                                        </w:r>
                                        <w:r>
                                          <w:rPr>
                                            <w:rFonts w:hint="eastAsia"/>
                                          </w:rPr>
                                          <w:t>aaa</w:t>
                                        </w:r>
                                        <w:r>
                                          <w:t>”</w:t>
                                        </w:r>
                                        <w:r>
                                          <w:rPr>
                                            <w:rFonts w:hint="eastAsia"/>
                                          </w:rPr>
                                          <w:t xml:space="preserve"> = </w:t>
                                        </w:r>
                                        <w:r>
                                          <w:t>“</w:t>
                                        </w:r>
                                        <w:r>
                                          <w:rPr>
                                            <w:rFonts w:hint="eastAsia"/>
                                          </w:rPr>
                                          <w:t>bbb</w:t>
                                        </w:r>
                                        <w:r>
                                          <w:t>”}</w:t>
                                        </w:r>
                                      </w:ins>
                                    </w:p>
                                  </w:tc>
                                </w:tr>
                              </w:tbl>
                              <w:p w14:paraId="6C36A099" w14:textId="77777777" w:rsidR="00CC00D9" w:rsidRDefault="00CC00D9" w:rsidP="00366ECC">
                                <w:pPr>
                                  <w:jc w:val="left"/>
                                  <w:rPr>
                                    <w:ins w:id="1828" w:author="作成者"/>
                                    <w:sz w:val="20"/>
                                    <w:szCs w:val="20"/>
                                  </w:rPr>
                                </w:pPr>
                              </w:p>
                              <w:p w14:paraId="06BC0E9D" w14:textId="77777777" w:rsidR="00CC00D9" w:rsidRDefault="00CC00D9" w:rsidP="00366ECC">
                                <w:pPr>
                                  <w:jc w:val="left"/>
                                  <w:rPr>
                                    <w:ins w:id="1829" w:author="作成者"/>
                                    <w:sz w:val="20"/>
                                    <w:szCs w:val="20"/>
                                  </w:rPr>
                                </w:pPr>
                              </w:p>
                              <w:p w14:paraId="7789486A" w14:textId="77777777" w:rsidR="00CC00D9" w:rsidRDefault="00CC00D9" w:rsidP="00366ECC">
                                <w:pPr>
                                  <w:jc w:val="left"/>
                                  <w:rPr>
                                    <w:ins w:id="1830" w:author="作成者"/>
                                    <w:sz w:val="20"/>
                                    <w:szCs w:val="20"/>
                                  </w:rPr>
                                </w:pPr>
                              </w:p>
                              <w:p w14:paraId="68AC113A" w14:textId="1B63EBCC" w:rsidR="00CC00D9" w:rsidRPr="00D464F6" w:rsidRDefault="00CC00D9" w:rsidP="00366ECC">
                                <w:pPr>
                                  <w:jc w:val="left"/>
                                  <w:rPr>
                                    <w:ins w:id="1831" w:author="作成者"/>
                                    <w:b/>
                                    <w:sz w:val="20"/>
                                    <w:szCs w:val="20"/>
                                  </w:rPr>
                                </w:pPr>
                                <w:ins w:id="1832"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911" w:type="dxa"/>
                                  <w:tblLook w:val="04A0" w:firstRow="1" w:lastRow="0" w:firstColumn="1" w:lastColumn="0" w:noHBand="0" w:noVBand="1"/>
                                </w:tblPr>
                                <w:tblGrid>
                                  <w:gridCol w:w="2995"/>
                                  <w:gridCol w:w="2994"/>
                                </w:tblGrid>
                                <w:tr w:rsidR="00CC00D9" w14:paraId="2165B694" w14:textId="77777777" w:rsidTr="00DD1144">
                                  <w:trPr>
                                    <w:trHeight w:val="372"/>
                                    <w:ins w:id="1833" w:author="作成者"/>
                                  </w:trPr>
                                  <w:tc>
                                    <w:tcPr>
                                      <w:tcW w:w="2995" w:type="dxa"/>
                                      <w:shd w:val="clear" w:color="auto" w:fill="002060"/>
                                    </w:tcPr>
                                    <w:p w14:paraId="2C1DCEB0" w14:textId="77777777" w:rsidR="00CC00D9" w:rsidRDefault="00CC00D9" w:rsidP="00DD1144">
                                      <w:pPr>
                                        <w:jc w:val="left"/>
                                        <w:rPr>
                                          <w:ins w:id="1834" w:author="作成者"/>
                                          <w:b/>
                                          <w:sz w:val="20"/>
                                          <w:szCs w:val="20"/>
                                        </w:rPr>
                                      </w:pPr>
                                      <w:ins w:id="1835" w:author="作成者">
                                        <w:r>
                                          <w:rPr>
                                            <w:rFonts w:hint="eastAsia"/>
                                            <w:b/>
                                            <w:sz w:val="20"/>
                                            <w:szCs w:val="20"/>
                                          </w:rPr>
                                          <w:t>Key</w:t>
                                        </w:r>
                                      </w:ins>
                                    </w:p>
                                  </w:tc>
                                  <w:tc>
                                    <w:tcPr>
                                      <w:tcW w:w="2994" w:type="dxa"/>
                                      <w:shd w:val="clear" w:color="auto" w:fill="002060"/>
                                    </w:tcPr>
                                    <w:p w14:paraId="0E8F1001" w14:textId="77777777" w:rsidR="00CC00D9" w:rsidRDefault="00CC00D9" w:rsidP="00DD1144">
                                      <w:pPr>
                                        <w:jc w:val="left"/>
                                        <w:rPr>
                                          <w:ins w:id="1836" w:author="作成者"/>
                                          <w:b/>
                                          <w:sz w:val="20"/>
                                          <w:szCs w:val="20"/>
                                        </w:rPr>
                                      </w:pPr>
                                      <w:ins w:id="1837" w:author="作成者">
                                        <w:r>
                                          <w:rPr>
                                            <w:rFonts w:hint="eastAsia"/>
                                            <w:b/>
                                            <w:sz w:val="20"/>
                                            <w:szCs w:val="20"/>
                                          </w:rPr>
                                          <w:t>Value</w:t>
                                        </w:r>
                                      </w:ins>
                                    </w:p>
                                  </w:tc>
                                </w:tr>
                                <w:tr w:rsidR="00CC00D9" w14:paraId="2ABBC745" w14:textId="77777777" w:rsidTr="00DD1144">
                                  <w:trPr>
                                    <w:trHeight w:val="352"/>
                                    <w:ins w:id="1838" w:author="作成者"/>
                                  </w:trPr>
                                  <w:tc>
                                    <w:tcPr>
                                      <w:tcW w:w="2995" w:type="dxa"/>
                                    </w:tcPr>
                                    <w:p w14:paraId="561A18CA" w14:textId="77777777" w:rsidR="00CC00D9" w:rsidRPr="00515ED5" w:rsidRDefault="00CC00D9" w:rsidP="00DD1144">
                                      <w:pPr>
                                        <w:jc w:val="left"/>
                                        <w:rPr>
                                          <w:ins w:id="1839" w:author="作成者"/>
                                          <w:sz w:val="20"/>
                                          <w:szCs w:val="20"/>
                                        </w:rPr>
                                      </w:pPr>
                                      <w:ins w:id="1840" w:author="作成者">
                                        <w:r w:rsidRPr="00515ED5">
                                          <w:rPr>
                                            <w:rFonts w:hint="eastAsia"/>
                                            <w:sz w:val="20"/>
                                            <w:szCs w:val="20"/>
                                          </w:rPr>
                                          <w:t>VAR_hoge</w:t>
                                        </w:r>
                                      </w:ins>
                                    </w:p>
                                  </w:tc>
                                  <w:tc>
                                    <w:tcPr>
                                      <w:tcW w:w="2994" w:type="dxa"/>
                                    </w:tcPr>
                                    <w:p w14:paraId="4235F318" w14:textId="77777777" w:rsidR="00CC00D9" w:rsidRPr="00515ED5" w:rsidRDefault="00CC00D9" w:rsidP="00DD1144">
                                      <w:pPr>
                                        <w:jc w:val="left"/>
                                        <w:rPr>
                                          <w:ins w:id="1841" w:author="作成者"/>
                                          <w:sz w:val="20"/>
                                          <w:szCs w:val="20"/>
                                        </w:rPr>
                                      </w:pPr>
                                      <w:ins w:id="1842" w:author="作成者">
                                        <w:r>
                                          <w:rPr>
                                            <w:rFonts w:hint="eastAsia"/>
                                          </w:rPr>
                                          <w:t xml:space="preserve">{ </w:t>
                                        </w:r>
                                        <w:r>
                                          <w:t>“</w:t>
                                        </w:r>
                                        <w:r>
                                          <w:rPr>
                                            <w:rFonts w:hint="eastAsia"/>
                                          </w:rPr>
                                          <w:t>aaa</w:t>
                                        </w:r>
                                        <w:r>
                                          <w:t>”</w:t>
                                        </w:r>
                                        <w:r>
                                          <w:rPr>
                                            <w:rFonts w:hint="eastAsia"/>
                                          </w:rPr>
                                          <w:t xml:space="preserve"> = </w:t>
                                        </w:r>
                                        <w:r>
                                          <w:t>“</w:t>
                                        </w:r>
                                        <w:r>
                                          <w:rPr>
                                            <w:rFonts w:hint="eastAsia"/>
                                          </w:rPr>
                                          <w:t>bbb</w:t>
                                        </w:r>
                                        <w:r>
                                          <w:t>”}</w:t>
                                        </w:r>
                                      </w:ins>
                                    </w:p>
                                  </w:tc>
                                </w:tr>
                              </w:tbl>
                              <w:p w14:paraId="00D87CF5" w14:textId="77777777" w:rsidR="00CC00D9" w:rsidRPr="003177F7" w:rsidRDefault="00CC00D9" w:rsidP="00366ECC">
                                <w:pPr>
                                  <w:jc w:val="left"/>
                                  <w:rPr>
                                    <w:ins w:id="1843"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9" name="下矢印 479"/>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8" name="グループ化 268"/>
                          <wpg:cNvGrpSpPr/>
                          <wpg:grpSpPr>
                            <a:xfrm>
                              <a:off x="466725" y="1563360"/>
                              <a:ext cx="2815591" cy="287064"/>
                              <a:chOff x="0" y="153816"/>
                              <a:chExt cx="2816108" cy="287355"/>
                            </a:xfrm>
                          </wpg:grpSpPr>
                          <wps:wsp>
                            <wps:cNvPr id="269" name="角丸四角形 269"/>
                            <wps:cNvSpPr/>
                            <wps:spPr>
                              <a:xfrm>
                                <a:off x="720593" y="189171"/>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539E880" w14:textId="5FEF3E81" w:rsidR="00CC00D9" w:rsidRDefault="00CC00D9" w:rsidP="00366ECC">
                                  <w:pPr>
                                    <w:pStyle w:val="Web"/>
                                    <w:spacing w:before="0" w:beforeAutospacing="0" w:after="0" w:afterAutospacing="0"/>
                                    <w:rPr>
                                      <w:ins w:id="1844" w:author="作成者"/>
                                    </w:rPr>
                                  </w:pPr>
                                  <w:ins w:id="1845"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70" name="下矢印 270"/>
                            <wps:cNvSpPr/>
                            <wps:spPr>
                              <a:xfrm rot="5400000">
                                <a:off x="190377" y="-36561"/>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71" name="角丸四角形 271"/>
                          <wps:cNvSpPr/>
                          <wps:spPr>
                            <a:xfrm>
                              <a:off x="114300" y="9906"/>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A70D261" w14:textId="1F87A316" w:rsidR="00CC00D9" w:rsidRPr="00982EAC" w:rsidRDefault="00CC00D9" w:rsidP="00366ECC">
                                <w:pPr>
                                  <w:jc w:val="left"/>
                                  <w:rPr>
                                    <w:ins w:id="1846" w:author="作成者"/>
                                    <w:b/>
                                    <w:color w:val="003C8A" w:themeColor="accent6" w:themeTint="E6"/>
                                    <w:sz w:val="20"/>
                                    <w:szCs w:val="20"/>
                                  </w:rPr>
                                </w:pPr>
                                <w:ins w:id="1847"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72" name="角丸四角形 272"/>
                          <wps:cNvSpPr/>
                          <wps:spPr>
                            <a:xfrm>
                              <a:off x="114300" y="2936335"/>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36D0652" w14:textId="308768F9" w:rsidR="00CC00D9" w:rsidRPr="00982EAC" w:rsidRDefault="00CC00D9" w:rsidP="00366ECC">
                                <w:pPr>
                                  <w:jc w:val="left"/>
                                  <w:rPr>
                                    <w:ins w:id="1848" w:author="作成者"/>
                                    <w:b/>
                                    <w:color w:val="003C8A" w:themeColor="accent6" w:themeTint="E6"/>
                                    <w:sz w:val="20"/>
                                    <w:szCs w:val="20"/>
                                  </w:rPr>
                                </w:pPr>
                                <w:ins w:id="1849"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BD01F42" id="グループ化 477" o:spid="_x0000_s1112" style="position:absolute;left:0;text-align:left;margin-left:30.35pt;margin-top:24.15pt;width:460.5pt;height:341.25pt;z-index:251808768;mso-position-horizontal-relative:text;mso-position-vertical-relative:text;mso-height-relative:margin" coordorigin=",-762" coordsize="58483,41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">
                  <v:shape id="フローチャート: 処理 478" o:spid="_x0000_s1113" type="#_x0000_t109" style="position:absolute;top:-762;width:58483;height:41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" fillcolor="#f2f2f2 [3052]" strokecolor="#d8d8d8 [2732]" strokeweight="2pt">
                    <v:textbox>
                      <w:txbxContent>
                        <w:p w14:paraId="492FB508" w14:textId="77777777" w:rsidR="00CC00D9" w:rsidRDefault="00CC00D9" w:rsidP="00366ECC">
                          <w:pPr>
                            <w:jc w:val="left"/>
                            <w:rPr>
                              <w:ins w:id="1850" w:author="作成者"/>
                              <w:sz w:val="20"/>
                              <w:szCs w:val="20"/>
                            </w:rPr>
                          </w:pPr>
                        </w:p>
                        <w:p w14:paraId="4640D58A" w14:textId="77777777" w:rsidR="00CC00D9" w:rsidRPr="003177F7" w:rsidRDefault="00CC00D9" w:rsidP="00366ECC">
                          <w:pPr>
                            <w:jc w:val="left"/>
                            <w:rPr>
                              <w:ins w:id="1851" w:author="作成者"/>
                              <w:sz w:val="20"/>
                              <w:szCs w:val="20"/>
                            </w:rPr>
                          </w:pPr>
                        </w:p>
                        <w:tbl>
                          <w:tblPr>
                            <w:tblStyle w:val="ab"/>
                            <w:tblW w:w="7166" w:type="dxa"/>
                            <w:jc w:val="center"/>
                            <w:tblLook w:val="04A0" w:firstRow="1" w:lastRow="0" w:firstColumn="1" w:lastColumn="0" w:noHBand="0" w:noVBand="1"/>
                          </w:tblPr>
                          <w:tblGrid>
                            <w:gridCol w:w="7166"/>
                          </w:tblGrid>
                          <w:tr w:rsidR="00CC00D9" w:rsidRPr="003177F7" w14:paraId="119D3F14" w14:textId="77777777" w:rsidTr="00DD1144">
                            <w:trPr>
                              <w:trHeight w:val="1425"/>
                              <w:jc w:val="center"/>
                              <w:ins w:id="1852" w:author="作成者"/>
                            </w:trPr>
                            <w:tc>
                              <w:tcPr>
                                <w:tcW w:w="7166" w:type="dxa"/>
                              </w:tcPr>
                              <w:p w14:paraId="404CDC9C" w14:textId="77777777" w:rsidR="00CC00D9" w:rsidRPr="00280A77" w:rsidRDefault="00CC00D9" w:rsidP="00DD1144">
                                <w:pPr>
                                  <w:rPr>
                                    <w:ins w:id="1853" w:author="作成者"/>
                                    <w:sz w:val="20"/>
                                    <w:szCs w:val="20"/>
                                  </w:rPr>
                                </w:pPr>
                                <w:ins w:id="1854" w:author="作成者">
                                  <w:r w:rsidRPr="00280A77">
                                    <w:rPr>
                                      <w:sz w:val="20"/>
                                      <w:szCs w:val="20"/>
                                    </w:rPr>
                                    <w:t>variable "VAR_hoge" {</w:t>
                                  </w:r>
                                </w:ins>
                              </w:p>
                              <w:p w14:paraId="5FB81F77" w14:textId="77777777" w:rsidR="00CC00D9" w:rsidRPr="00280A77" w:rsidRDefault="00CC00D9" w:rsidP="00DD1144">
                                <w:pPr>
                                  <w:ind w:firstLineChars="200" w:firstLine="400"/>
                                  <w:rPr>
                                    <w:ins w:id="1855" w:author="作成者"/>
                                    <w:sz w:val="20"/>
                                    <w:szCs w:val="20"/>
                                  </w:rPr>
                                </w:pPr>
                                <w:ins w:id="1856" w:author="作成者">
                                  <w:r>
                                    <w:rPr>
                                      <w:sz w:val="20"/>
                                      <w:szCs w:val="20"/>
                                    </w:rPr>
                                    <w:t>type = map(string)</w:t>
                                  </w:r>
                                </w:ins>
                              </w:p>
                              <w:p w14:paraId="359C0D6B" w14:textId="77777777" w:rsidR="00CC00D9" w:rsidRDefault="00CC00D9" w:rsidP="00DD1144">
                                <w:pPr>
                                  <w:ind w:firstLineChars="200" w:firstLine="400"/>
                                  <w:rPr>
                                    <w:ins w:id="1857" w:author="作成者"/>
                                  </w:rPr>
                                </w:pPr>
                                <w:ins w:id="1858" w:author="作成者">
                                  <w:r w:rsidRPr="00280A77">
                                    <w:rPr>
                                      <w:sz w:val="20"/>
                                      <w:szCs w:val="20"/>
                                    </w:rPr>
                                    <w:t xml:space="preserve">default = </w:t>
                                  </w:r>
                                  <w:r>
                                    <w:t>{</w:t>
                                  </w:r>
                                </w:ins>
                              </w:p>
                              <w:p w14:paraId="3EBB9F02" w14:textId="77777777" w:rsidR="00CC00D9" w:rsidRDefault="00CC00D9" w:rsidP="00DD1144">
                                <w:pPr>
                                  <w:ind w:firstLineChars="200" w:firstLine="420"/>
                                  <w:rPr>
                                    <w:ins w:id="1859" w:author="作成者"/>
                                  </w:rPr>
                                </w:pPr>
                                <w:ins w:id="1860" w:author="作成者">
                                  <w:r>
                                    <w:t xml:space="preserve">    “key” = “value”</w:t>
                                  </w:r>
                                </w:ins>
                              </w:p>
                              <w:p w14:paraId="3ECFE119" w14:textId="77777777" w:rsidR="00CC00D9" w:rsidRPr="00415576" w:rsidRDefault="00CC00D9" w:rsidP="00DD1144">
                                <w:pPr>
                                  <w:ind w:firstLineChars="200" w:firstLine="420"/>
                                  <w:rPr>
                                    <w:ins w:id="1861" w:author="作成者"/>
                                  </w:rPr>
                                </w:pPr>
                                <w:ins w:id="1862" w:author="作成者">
                                  <w:r>
                                    <w:t>}</w:t>
                                  </w:r>
                                </w:ins>
                              </w:p>
                              <w:p w14:paraId="47FB5FF6" w14:textId="77777777" w:rsidR="00CC00D9" w:rsidRPr="003177F7" w:rsidRDefault="00CC00D9" w:rsidP="00DD1144">
                                <w:pPr>
                                  <w:pStyle w:val="a9"/>
                                  <w:ind w:leftChars="0" w:left="0"/>
                                  <w:rPr>
                                    <w:ins w:id="1863" w:author="作成者"/>
                                    <w:sz w:val="20"/>
                                    <w:szCs w:val="20"/>
                                  </w:rPr>
                                </w:pPr>
                                <w:ins w:id="1864" w:author="作成者">
                                  <w:r w:rsidRPr="00280A77">
                                    <w:rPr>
                                      <w:sz w:val="20"/>
                                      <w:szCs w:val="20"/>
                                    </w:rPr>
                                    <w:t>}</w:t>
                                  </w:r>
                                </w:ins>
                              </w:p>
                            </w:tc>
                          </w:tr>
                        </w:tbl>
                        <w:p w14:paraId="5889AC85" w14:textId="77777777" w:rsidR="00CC00D9" w:rsidRPr="003177F7" w:rsidRDefault="00CC00D9" w:rsidP="00366ECC">
                          <w:pPr>
                            <w:jc w:val="left"/>
                            <w:rPr>
                              <w:ins w:id="1865" w:author="作成者"/>
                              <w:sz w:val="20"/>
                              <w:szCs w:val="20"/>
                            </w:rPr>
                          </w:pPr>
                        </w:p>
                        <w:p w14:paraId="34AC4462" w14:textId="77777777" w:rsidR="00CC00D9" w:rsidRDefault="00CC00D9" w:rsidP="00366ECC">
                          <w:pPr>
                            <w:jc w:val="left"/>
                            <w:rPr>
                              <w:ins w:id="1866" w:author="作成者"/>
                              <w:sz w:val="20"/>
                              <w:szCs w:val="20"/>
                            </w:rPr>
                          </w:pPr>
                        </w:p>
                        <w:p w14:paraId="4FC823D1" w14:textId="77777777" w:rsidR="00CC00D9" w:rsidRDefault="00CC00D9" w:rsidP="00366ECC">
                          <w:pPr>
                            <w:jc w:val="left"/>
                            <w:rPr>
                              <w:ins w:id="1867" w:author="作成者"/>
                              <w:sz w:val="20"/>
                              <w:szCs w:val="20"/>
                            </w:rPr>
                          </w:pPr>
                        </w:p>
                        <w:p w14:paraId="4C12D5F4" w14:textId="4420FCD5" w:rsidR="00CC00D9" w:rsidRPr="00D464F6" w:rsidRDefault="00CC00D9" w:rsidP="00366ECC">
                          <w:pPr>
                            <w:jc w:val="left"/>
                            <w:rPr>
                              <w:ins w:id="1868" w:author="作成者"/>
                              <w:b/>
                              <w:sz w:val="20"/>
                              <w:szCs w:val="20"/>
                            </w:rPr>
                          </w:pPr>
                          <w:ins w:id="1869"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CC00D9" w14:paraId="0DFED8A4" w14:textId="77777777" w:rsidTr="00DD1144">
                            <w:trPr>
                              <w:jc w:val="center"/>
                              <w:ins w:id="1870" w:author="作成者"/>
                            </w:trPr>
                            <w:tc>
                              <w:tcPr>
                                <w:tcW w:w="704" w:type="dxa"/>
                                <w:tcBorders>
                                  <w:bottom w:val="single" w:sz="4" w:space="0" w:color="auto"/>
                                </w:tcBorders>
                                <w:shd w:val="clear" w:color="auto" w:fill="002060"/>
                              </w:tcPr>
                              <w:p w14:paraId="09A6C0FE" w14:textId="18577C52" w:rsidR="00CC00D9" w:rsidRPr="00C80F48" w:rsidRDefault="00CC00D9" w:rsidP="00DD1144">
                                <w:pPr>
                                  <w:pStyle w:val="a9"/>
                                  <w:ind w:leftChars="0" w:left="0"/>
                                  <w:jc w:val="left"/>
                                  <w:rPr>
                                    <w:ins w:id="1871"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5D469176" w14:textId="4AFC5515" w:rsidR="00CC00D9" w:rsidRPr="00C80F48" w:rsidRDefault="00CC00D9" w:rsidP="00DD1144">
                                <w:pPr>
                                  <w:pStyle w:val="a9"/>
                                  <w:ind w:leftChars="0" w:left="0"/>
                                  <w:jc w:val="left"/>
                                  <w:rPr>
                                    <w:ins w:id="1872" w:author="作成者"/>
                                    <w:b/>
                                    <w:color w:val="FFFFFF" w:themeColor="background1"/>
                                  </w:rPr>
                                </w:pPr>
                                <w:r>
                                  <w:rPr>
                                    <w:rFonts w:hint="eastAsia"/>
                                    <w:b/>
                                    <w:color w:val="FFFFFF" w:themeColor="background1"/>
                                  </w:rPr>
                                  <w:t>Variable name</w:t>
                                </w:r>
                              </w:p>
                            </w:tc>
                            <w:tc>
                              <w:tcPr>
                                <w:tcW w:w="1291" w:type="dxa"/>
                                <w:tcBorders>
                                  <w:bottom w:val="single" w:sz="4" w:space="0" w:color="auto"/>
                                </w:tcBorders>
                                <w:shd w:val="clear" w:color="auto" w:fill="002060"/>
                              </w:tcPr>
                              <w:p w14:paraId="774736C1" w14:textId="76B86103" w:rsidR="00CC00D9" w:rsidRDefault="00CC00D9" w:rsidP="00DD1144">
                                <w:pPr>
                                  <w:pStyle w:val="a9"/>
                                  <w:ind w:leftChars="0" w:left="0"/>
                                  <w:jc w:val="left"/>
                                  <w:rPr>
                                    <w:ins w:id="1873" w:author="作成者"/>
                                    <w:b/>
                                    <w:color w:val="FFFFFF" w:themeColor="background1"/>
                                  </w:rPr>
                                </w:pPr>
                                <w:r>
                                  <w:rPr>
                                    <w:rFonts w:hint="eastAsia"/>
                                    <w:b/>
                                    <w:color w:val="FFFFFF" w:themeColor="background1"/>
                                  </w:rPr>
                                  <w:t>HCL SETTINGS</w:t>
                                </w:r>
                              </w:p>
                            </w:tc>
                            <w:tc>
                              <w:tcPr>
                                <w:tcW w:w="1291" w:type="dxa"/>
                                <w:tcBorders>
                                  <w:bottom w:val="single" w:sz="4" w:space="0" w:color="auto"/>
                                </w:tcBorders>
                                <w:shd w:val="clear" w:color="auto" w:fill="002060"/>
                              </w:tcPr>
                              <w:p w14:paraId="020C709F" w14:textId="3EFFC2A1" w:rsidR="00CC00D9" w:rsidRPr="00C80F48" w:rsidRDefault="00CC00D9" w:rsidP="00DD1144">
                                <w:pPr>
                                  <w:pStyle w:val="a9"/>
                                  <w:ind w:leftChars="0" w:left="0"/>
                                  <w:jc w:val="left"/>
                                  <w:rPr>
                                    <w:ins w:id="1874" w:author="作成者"/>
                                    <w:b/>
                                    <w:color w:val="FFFFFF" w:themeColor="background1"/>
                                  </w:rPr>
                                </w:pPr>
                                <w:r>
                                  <w:rPr>
                                    <w:rFonts w:hint="eastAsia"/>
                                    <w:b/>
                                    <w:color w:val="FFFFFF" w:themeColor="background1"/>
                                  </w:rPr>
                                  <w:t>Member variable</w:t>
                                </w:r>
                              </w:p>
                            </w:tc>
                            <w:tc>
                              <w:tcPr>
                                <w:tcW w:w="1253" w:type="dxa"/>
                                <w:tcBorders>
                                  <w:bottom w:val="single" w:sz="4" w:space="0" w:color="auto"/>
                                </w:tcBorders>
                                <w:shd w:val="clear" w:color="auto" w:fill="002060"/>
                              </w:tcPr>
                              <w:p w14:paraId="32492375" w14:textId="1CC26B57" w:rsidR="00CC00D9" w:rsidRDefault="00CC00D9" w:rsidP="00DD1144">
                                <w:pPr>
                                  <w:pStyle w:val="a9"/>
                                  <w:ind w:leftChars="0" w:left="0"/>
                                  <w:jc w:val="left"/>
                                  <w:rPr>
                                    <w:ins w:id="1875" w:author="作成者"/>
                                    <w:b/>
                                    <w:color w:val="FFFFFF" w:themeColor="background1"/>
                                  </w:rPr>
                                </w:pPr>
                                <w:r>
                                  <w:rPr>
                                    <w:rFonts w:hint="eastAsia"/>
                                    <w:b/>
                                    <w:color w:val="FFFFFF" w:themeColor="background1"/>
                                  </w:rPr>
                                  <w:t>Substitute order</w:t>
                                </w:r>
                              </w:p>
                            </w:tc>
                            <w:tc>
                              <w:tcPr>
                                <w:tcW w:w="1253" w:type="dxa"/>
                                <w:tcBorders>
                                  <w:bottom w:val="single" w:sz="4" w:space="0" w:color="auto"/>
                                </w:tcBorders>
                                <w:shd w:val="clear" w:color="auto" w:fill="002060"/>
                              </w:tcPr>
                              <w:p w14:paraId="3AE212FA" w14:textId="74C8E4B5" w:rsidR="00CC00D9" w:rsidRDefault="00CC00D9" w:rsidP="00DD1144">
                                <w:pPr>
                                  <w:pStyle w:val="a9"/>
                                  <w:ind w:leftChars="0" w:left="0"/>
                                  <w:jc w:val="left"/>
                                  <w:rPr>
                                    <w:ins w:id="1876" w:author="作成者"/>
                                    <w:b/>
                                    <w:color w:val="FFFFFF" w:themeColor="background1"/>
                                  </w:rPr>
                                </w:pPr>
                                <w:r>
                                  <w:rPr>
                                    <w:rFonts w:hint="eastAsia"/>
                                    <w:b/>
                                    <w:color w:val="FFFFFF" w:themeColor="background1"/>
                                  </w:rPr>
                                  <w:t>Specific value</w:t>
                                </w:r>
                              </w:p>
                            </w:tc>
                          </w:tr>
                          <w:tr w:rsidR="00CC00D9" w14:paraId="239D7FA5" w14:textId="77777777" w:rsidTr="00DD1144">
                            <w:trPr>
                              <w:jc w:val="center"/>
                              <w:ins w:id="1877" w:author="作成者"/>
                            </w:trPr>
                            <w:tc>
                              <w:tcPr>
                                <w:tcW w:w="704" w:type="dxa"/>
                                <w:tcBorders>
                                  <w:bottom w:val="single" w:sz="4" w:space="0" w:color="auto"/>
                                </w:tcBorders>
                              </w:tcPr>
                              <w:p w14:paraId="04C9BA90" w14:textId="77777777" w:rsidR="00CC00D9" w:rsidRDefault="00CC00D9" w:rsidP="00886047">
                                <w:pPr>
                                  <w:pStyle w:val="a9"/>
                                  <w:ind w:leftChars="0" w:left="0"/>
                                  <w:jc w:val="left"/>
                                  <w:rPr>
                                    <w:ins w:id="1878" w:author="作成者"/>
                                  </w:rPr>
                                </w:pPr>
                                <w:ins w:id="1879" w:author="作成者">
                                  <w:r>
                                    <w:rPr>
                                      <w:rFonts w:hint="eastAsia"/>
                                    </w:rPr>
                                    <w:t>1</w:t>
                                  </w:r>
                                </w:ins>
                              </w:p>
                            </w:tc>
                            <w:tc>
                              <w:tcPr>
                                <w:tcW w:w="1291" w:type="dxa"/>
                                <w:tcBorders>
                                  <w:bottom w:val="single" w:sz="4" w:space="0" w:color="auto"/>
                                </w:tcBorders>
                              </w:tcPr>
                              <w:p w14:paraId="4A06D584" w14:textId="77777777" w:rsidR="00CC00D9" w:rsidRDefault="00CC00D9" w:rsidP="00886047">
                                <w:pPr>
                                  <w:pStyle w:val="a9"/>
                                  <w:ind w:leftChars="0" w:left="0"/>
                                  <w:jc w:val="left"/>
                                  <w:rPr>
                                    <w:ins w:id="1880" w:author="作成者"/>
                                  </w:rPr>
                                </w:pPr>
                                <w:ins w:id="1881" w:author="作成者">
                                  <w:r>
                                    <w:rPr>
                                      <w:rFonts w:hint="eastAsia"/>
                                    </w:rPr>
                                    <w:t>V</w:t>
                                  </w:r>
                                  <w:r>
                                    <w:t>AR_hoge</w:t>
                                  </w:r>
                                </w:ins>
                              </w:p>
                            </w:tc>
                            <w:tc>
                              <w:tcPr>
                                <w:tcW w:w="1291" w:type="dxa"/>
                                <w:tcBorders>
                                  <w:bottom w:val="single" w:sz="4" w:space="0" w:color="auto"/>
                                </w:tcBorders>
                              </w:tcPr>
                              <w:p w14:paraId="033A136E" w14:textId="77777777" w:rsidR="00CC00D9" w:rsidRDefault="00CC00D9" w:rsidP="00886047">
                                <w:pPr>
                                  <w:pStyle w:val="a9"/>
                                  <w:ind w:leftChars="0" w:left="0"/>
                                  <w:jc w:val="left"/>
                                  <w:rPr>
                                    <w:ins w:id="1882" w:author="作成者"/>
                                  </w:rPr>
                                </w:pPr>
                                <w:ins w:id="1883" w:author="作成者">
                                  <w:r>
                                    <w:rPr>
                                      <w:rFonts w:hint="eastAsia"/>
                                    </w:rPr>
                                    <w:t>ON</w:t>
                                  </w:r>
                                </w:ins>
                              </w:p>
                            </w:tc>
                            <w:tc>
                              <w:tcPr>
                                <w:tcW w:w="1291" w:type="dxa"/>
                                <w:tcBorders>
                                  <w:bottom w:val="single" w:sz="4" w:space="0" w:color="auto"/>
                                </w:tcBorders>
                              </w:tcPr>
                              <w:p w14:paraId="66081AB5" w14:textId="18A6070E" w:rsidR="00CC00D9" w:rsidRDefault="00CC00D9" w:rsidP="00886047">
                                <w:pPr>
                                  <w:pStyle w:val="a9"/>
                                  <w:ind w:leftChars="0" w:left="0"/>
                                  <w:jc w:val="left"/>
                                  <w:rPr>
                                    <w:ins w:id="1884" w:author="作成者"/>
                                  </w:rPr>
                                </w:pPr>
                                <w:r w:rsidRPr="00134274">
                                  <w:rPr>
                                    <w:rFonts w:hint="eastAsia"/>
                                  </w:rPr>
                                  <w:t>No input required</w:t>
                                </w:r>
                              </w:p>
                            </w:tc>
                            <w:tc>
                              <w:tcPr>
                                <w:tcW w:w="1253" w:type="dxa"/>
                                <w:tcBorders>
                                  <w:bottom w:val="single" w:sz="4" w:space="0" w:color="auto"/>
                                </w:tcBorders>
                              </w:tcPr>
                              <w:p w14:paraId="5FF570FD" w14:textId="4756EC3C" w:rsidR="00CC00D9" w:rsidRDefault="00CC00D9" w:rsidP="00886047">
                                <w:pPr>
                                  <w:pStyle w:val="a9"/>
                                  <w:ind w:leftChars="0" w:left="0"/>
                                  <w:jc w:val="left"/>
                                  <w:rPr>
                                    <w:ins w:id="1885" w:author="作成者"/>
                                  </w:rPr>
                                </w:pPr>
                                <w:r w:rsidRPr="00134274">
                                  <w:rPr>
                                    <w:rFonts w:hint="eastAsia"/>
                                  </w:rPr>
                                  <w:t>No input required</w:t>
                                </w:r>
                              </w:p>
                            </w:tc>
                            <w:tc>
                              <w:tcPr>
                                <w:tcW w:w="1253" w:type="dxa"/>
                                <w:tcBorders>
                                  <w:bottom w:val="single" w:sz="4" w:space="0" w:color="auto"/>
                                </w:tcBorders>
                              </w:tcPr>
                              <w:p w14:paraId="65FC8595" w14:textId="77777777" w:rsidR="00CC00D9" w:rsidRPr="00E708CA" w:rsidRDefault="00CC00D9" w:rsidP="00886047">
                                <w:pPr>
                                  <w:pStyle w:val="a9"/>
                                  <w:ind w:leftChars="0" w:left="0"/>
                                  <w:jc w:val="left"/>
                                  <w:rPr>
                                    <w:ins w:id="1886" w:author="作成者"/>
                                  </w:rPr>
                                </w:pPr>
                                <w:ins w:id="1887" w:author="作成者">
                                  <w:r>
                                    <w:rPr>
                                      <w:rFonts w:hint="eastAsia"/>
                                    </w:rPr>
                                    <w:t xml:space="preserve">{ </w:t>
                                  </w:r>
                                  <w:r>
                                    <w:t>“</w:t>
                                  </w:r>
                                  <w:r>
                                    <w:rPr>
                                      <w:rFonts w:hint="eastAsia"/>
                                    </w:rPr>
                                    <w:t>aaa</w:t>
                                  </w:r>
                                  <w:r>
                                    <w:t>”</w:t>
                                  </w:r>
                                  <w:r>
                                    <w:rPr>
                                      <w:rFonts w:hint="eastAsia"/>
                                    </w:rPr>
                                    <w:t xml:space="preserve"> = </w:t>
                                  </w:r>
                                  <w:r>
                                    <w:t>“</w:t>
                                  </w:r>
                                  <w:r>
                                    <w:rPr>
                                      <w:rFonts w:hint="eastAsia"/>
                                    </w:rPr>
                                    <w:t>bbb</w:t>
                                  </w:r>
                                  <w:r>
                                    <w:t>”}</w:t>
                                  </w:r>
                                </w:ins>
                              </w:p>
                            </w:tc>
                          </w:tr>
                        </w:tbl>
                        <w:p w14:paraId="6C36A099" w14:textId="77777777" w:rsidR="00CC00D9" w:rsidRDefault="00CC00D9" w:rsidP="00366ECC">
                          <w:pPr>
                            <w:jc w:val="left"/>
                            <w:rPr>
                              <w:ins w:id="1888" w:author="作成者"/>
                              <w:sz w:val="20"/>
                              <w:szCs w:val="20"/>
                            </w:rPr>
                          </w:pPr>
                        </w:p>
                        <w:p w14:paraId="06BC0E9D" w14:textId="77777777" w:rsidR="00CC00D9" w:rsidRDefault="00CC00D9" w:rsidP="00366ECC">
                          <w:pPr>
                            <w:jc w:val="left"/>
                            <w:rPr>
                              <w:ins w:id="1889" w:author="作成者"/>
                              <w:sz w:val="20"/>
                              <w:szCs w:val="20"/>
                            </w:rPr>
                          </w:pPr>
                        </w:p>
                        <w:p w14:paraId="7789486A" w14:textId="77777777" w:rsidR="00CC00D9" w:rsidRDefault="00CC00D9" w:rsidP="00366ECC">
                          <w:pPr>
                            <w:jc w:val="left"/>
                            <w:rPr>
                              <w:ins w:id="1890" w:author="作成者"/>
                              <w:sz w:val="20"/>
                              <w:szCs w:val="20"/>
                            </w:rPr>
                          </w:pPr>
                        </w:p>
                        <w:p w14:paraId="68AC113A" w14:textId="1B63EBCC" w:rsidR="00CC00D9" w:rsidRPr="00D464F6" w:rsidRDefault="00CC00D9" w:rsidP="00366ECC">
                          <w:pPr>
                            <w:jc w:val="left"/>
                            <w:rPr>
                              <w:ins w:id="1891" w:author="作成者"/>
                              <w:b/>
                              <w:sz w:val="20"/>
                              <w:szCs w:val="20"/>
                            </w:rPr>
                          </w:pPr>
                          <w:ins w:id="1892"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911" w:type="dxa"/>
                            <w:tblLook w:val="04A0" w:firstRow="1" w:lastRow="0" w:firstColumn="1" w:lastColumn="0" w:noHBand="0" w:noVBand="1"/>
                          </w:tblPr>
                          <w:tblGrid>
                            <w:gridCol w:w="2995"/>
                            <w:gridCol w:w="2994"/>
                          </w:tblGrid>
                          <w:tr w:rsidR="00CC00D9" w14:paraId="2165B694" w14:textId="77777777" w:rsidTr="00DD1144">
                            <w:trPr>
                              <w:trHeight w:val="372"/>
                              <w:ins w:id="1893" w:author="作成者"/>
                            </w:trPr>
                            <w:tc>
                              <w:tcPr>
                                <w:tcW w:w="2995" w:type="dxa"/>
                                <w:shd w:val="clear" w:color="auto" w:fill="002060"/>
                              </w:tcPr>
                              <w:p w14:paraId="2C1DCEB0" w14:textId="77777777" w:rsidR="00CC00D9" w:rsidRDefault="00CC00D9" w:rsidP="00DD1144">
                                <w:pPr>
                                  <w:jc w:val="left"/>
                                  <w:rPr>
                                    <w:ins w:id="1894" w:author="作成者"/>
                                    <w:b/>
                                    <w:sz w:val="20"/>
                                    <w:szCs w:val="20"/>
                                  </w:rPr>
                                </w:pPr>
                                <w:ins w:id="1895" w:author="作成者">
                                  <w:r>
                                    <w:rPr>
                                      <w:rFonts w:hint="eastAsia"/>
                                      <w:b/>
                                      <w:sz w:val="20"/>
                                      <w:szCs w:val="20"/>
                                    </w:rPr>
                                    <w:t>Key</w:t>
                                  </w:r>
                                </w:ins>
                              </w:p>
                            </w:tc>
                            <w:tc>
                              <w:tcPr>
                                <w:tcW w:w="2994" w:type="dxa"/>
                                <w:shd w:val="clear" w:color="auto" w:fill="002060"/>
                              </w:tcPr>
                              <w:p w14:paraId="0E8F1001" w14:textId="77777777" w:rsidR="00CC00D9" w:rsidRDefault="00CC00D9" w:rsidP="00DD1144">
                                <w:pPr>
                                  <w:jc w:val="left"/>
                                  <w:rPr>
                                    <w:ins w:id="1896" w:author="作成者"/>
                                    <w:b/>
                                    <w:sz w:val="20"/>
                                    <w:szCs w:val="20"/>
                                  </w:rPr>
                                </w:pPr>
                                <w:ins w:id="1897" w:author="作成者">
                                  <w:r>
                                    <w:rPr>
                                      <w:rFonts w:hint="eastAsia"/>
                                      <w:b/>
                                      <w:sz w:val="20"/>
                                      <w:szCs w:val="20"/>
                                    </w:rPr>
                                    <w:t>Value</w:t>
                                  </w:r>
                                </w:ins>
                              </w:p>
                            </w:tc>
                          </w:tr>
                          <w:tr w:rsidR="00CC00D9" w14:paraId="2ABBC745" w14:textId="77777777" w:rsidTr="00DD1144">
                            <w:trPr>
                              <w:trHeight w:val="352"/>
                              <w:ins w:id="1898" w:author="作成者"/>
                            </w:trPr>
                            <w:tc>
                              <w:tcPr>
                                <w:tcW w:w="2995" w:type="dxa"/>
                              </w:tcPr>
                              <w:p w14:paraId="561A18CA" w14:textId="77777777" w:rsidR="00CC00D9" w:rsidRPr="00515ED5" w:rsidRDefault="00CC00D9" w:rsidP="00DD1144">
                                <w:pPr>
                                  <w:jc w:val="left"/>
                                  <w:rPr>
                                    <w:ins w:id="1899" w:author="作成者"/>
                                    <w:sz w:val="20"/>
                                    <w:szCs w:val="20"/>
                                  </w:rPr>
                                </w:pPr>
                                <w:ins w:id="1900" w:author="作成者">
                                  <w:r w:rsidRPr="00515ED5">
                                    <w:rPr>
                                      <w:rFonts w:hint="eastAsia"/>
                                      <w:sz w:val="20"/>
                                      <w:szCs w:val="20"/>
                                    </w:rPr>
                                    <w:t>VAR_hoge</w:t>
                                  </w:r>
                                </w:ins>
                              </w:p>
                            </w:tc>
                            <w:tc>
                              <w:tcPr>
                                <w:tcW w:w="2994" w:type="dxa"/>
                              </w:tcPr>
                              <w:p w14:paraId="4235F318" w14:textId="77777777" w:rsidR="00CC00D9" w:rsidRPr="00515ED5" w:rsidRDefault="00CC00D9" w:rsidP="00DD1144">
                                <w:pPr>
                                  <w:jc w:val="left"/>
                                  <w:rPr>
                                    <w:ins w:id="1901" w:author="作成者"/>
                                    <w:sz w:val="20"/>
                                    <w:szCs w:val="20"/>
                                  </w:rPr>
                                </w:pPr>
                                <w:ins w:id="1902" w:author="作成者">
                                  <w:r>
                                    <w:rPr>
                                      <w:rFonts w:hint="eastAsia"/>
                                    </w:rPr>
                                    <w:t xml:space="preserve">{ </w:t>
                                  </w:r>
                                  <w:r>
                                    <w:t>“</w:t>
                                  </w:r>
                                  <w:r>
                                    <w:rPr>
                                      <w:rFonts w:hint="eastAsia"/>
                                    </w:rPr>
                                    <w:t>aaa</w:t>
                                  </w:r>
                                  <w:r>
                                    <w:t>”</w:t>
                                  </w:r>
                                  <w:r>
                                    <w:rPr>
                                      <w:rFonts w:hint="eastAsia"/>
                                    </w:rPr>
                                    <w:t xml:space="preserve"> = </w:t>
                                  </w:r>
                                  <w:r>
                                    <w:t>“</w:t>
                                  </w:r>
                                  <w:r>
                                    <w:rPr>
                                      <w:rFonts w:hint="eastAsia"/>
                                    </w:rPr>
                                    <w:t>bbb</w:t>
                                  </w:r>
                                  <w:r>
                                    <w:t>”}</w:t>
                                  </w:r>
                                </w:ins>
                              </w:p>
                            </w:tc>
                          </w:tr>
                        </w:tbl>
                        <w:p w14:paraId="00D87CF5" w14:textId="77777777" w:rsidR="00CC00D9" w:rsidRPr="003177F7" w:rsidRDefault="00CC00D9" w:rsidP="00366ECC">
                          <w:pPr>
                            <w:jc w:val="left"/>
                            <w:rPr>
                              <w:ins w:id="1903" w:author="作成者"/>
                              <w:sz w:val="20"/>
                              <w:szCs w:val="20"/>
                            </w:rPr>
                          </w:pPr>
                        </w:p>
                      </w:txbxContent>
                    </v:textbox>
                  </v:shape>
                  <v:shape id="下矢印 479" o:spid="_x0000_s1114" type="#_x0000_t67" style="position:absolute;left:1143;top:2000;width:4000;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" adj="20431" fillcolor="#0057c9 [2425]" strokecolor="#003c8c [2905]" strokeweight="2pt"/>
                  <v:group id="グループ化 268" o:spid="_x0000_s1115" style="position:absolute;left:4667;top:15633;width:28156;height:2871" coordorigin=",1538" coordsize="28161,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roundrect id="角丸四角形 269" o:spid="_x0000_s1116" style="position:absolute;left:7205;top:1891;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" fillcolor="white [3212]" strokecolor="#508035 [2422]" strokeweight="2pt">
                      <v:shadow on="t" color="black" opacity="26214f" origin="-.5,-.5" offset=".74836mm,.74836mm"/>
                      <v:textbox inset="1mm,0,0,0">
                        <w:txbxContent>
                          <w:p w14:paraId="5539E880" w14:textId="5FEF3E81" w:rsidR="00CC00D9" w:rsidRDefault="00CC00D9" w:rsidP="00366ECC">
                            <w:pPr>
                              <w:pStyle w:val="Web"/>
                              <w:spacing w:before="0" w:beforeAutospacing="0" w:after="0" w:afterAutospacing="0"/>
                              <w:rPr>
                                <w:ins w:id="1904" w:author="作成者"/>
                              </w:rPr>
                            </w:pPr>
                            <w:ins w:id="1905"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v:textbox>
                    </v:roundrect>
                    <v:shape id="下矢印 270" o:spid="_x0000_s1117" type="#_x0000_t67" style="position:absolute;left:1904;top:-366;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" adj="18321" fillcolor="#518135" strokecolor="#508035 [2422]" strokeweight="2pt">
                      <v:fill opacity="52428f"/>
                    </v:shape>
                  </v:group>
                  <v:roundrect id="角丸四角形 271" o:spid="_x0000_s1118" style="position:absolute;left:1143;top:99;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" fillcolor="white [3201]" strokecolor="#003c8c [2905]" strokeweight="2pt">
                    <v:shadow on="t" color="black" opacity="26214f" origin="-.5,-.5" offset=".74836mm,.74836mm"/>
                    <v:textbox inset="1mm,0,0,0">
                      <w:txbxContent>
                        <w:p w14:paraId="7A70D261" w14:textId="1F87A316" w:rsidR="00CC00D9" w:rsidRPr="00982EAC" w:rsidRDefault="00CC00D9" w:rsidP="00366ECC">
                          <w:pPr>
                            <w:jc w:val="left"/>
                            <w:rPr>
                              <w:ins w:id="1906" w:author="作成者"/>
                              <w:b/>
                              <w:color w:val="003C8A" w:themeColor="accent6" w:themeTint="E6"/>
                              <w:sz w:val="20"/>
                              <w:szCs w:val="20"/>
                            </w:rPr>
                          </w:pPr>
                          <w:ins w:id="1907"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v:textbox>
                  </v:roundrect>
                  <v:roundrect id="角丸四角形 272" o:spid="_x0000_s1119" style="position:absolute;left:1143;top:29363;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" fillcolor="white [3201]" strokecolor="#003c8c [2905]" strokeweight="2pt">
                    <v:shadow on="t" color="black" opacity="26214f" origin="-.5,-.5" offset=".74836mm,.74836mm"/>
                    <v:textbox inset="1mm,0,0,0">
                      <w:txbxContent>
                        <w:p w14:paraId="236D0652" w14:textId="308768F9" w:rsidR="00CC00D9" w:rsidRPr="00982EAC" w:rsidRDefault="00CC00D9" w:rsidP="00366ECC">
                          <w:pPr>
                            <w:jc w:val="left"/>
                            <w:rPr>
                              <w:ins w:id="1908" w:author="作成者"/>
                              <w:b/>
                              <w:color w:val="003C8A" w:themeColor="accent6" w:themeTint="E6"/>
                              <w:sz w:val="20"/>
                              <w:szCs w:val="20"/>
                            </w:rPr>
                          </w:pPr>
                          <w:ins w:id="1909"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v:textbox>
                  </v:roundrect>
                  <w10:wrap type="topAndBottom"/>
                </v:group>
              </w:pict>
            </mc:Fallback>
          </mc:AlternateContent>
        </w:r>
        <w:r w:rsidRPr="00CB0166">
          <w:rPr>
            <w:rFonts w:asciiTheme="majorHAnsi" w:hAnsiTheme="majorHAnsi" w:cstheme="majorHAnsi"/>
          </w:rPr>
          <w:t>map</w:t>
        </w:r>
      </w:ins>
      <w:r w:rsidR="00DD1144" w:rsidRPr="00CB0166">
        <w:rPr>
          <w:rFonts w:asciiTheme="majorHAnsi" w:hAnsiTheme="majorHAnsi" w:cstheme="majorHAnsi"/>
        </w:rPr>
        <w:t xml:space="preserve"> type</w:t>
      </w:r>
    </w:p>
    <w:p w14:paraId="5E809528" w14:textId="77777777" w:rsidR="00366ECC" w:rsidRPr="00CB0166" w:rsidRDefault="00366ECC" w:rsidP="00366ECC">
      <w:pPr>
        <w:rPr>
          <w:ins w:id="1910" w:author="作成者"/>
          <w:rFonts w:asciiTheme="majorHAnsi" w:hAnsiTheme="majorHAnsi" w:cstheme="majorHAnsi"/>
        </w:rPr>
      </w:pPr>
    </w:p>
    <w:p w14:paraId="05E6F8ED" w14:textId="77777777" w:rsidR="00366ECC" w:rsidRPr="00CB0166" w:rsidRDefault="00366ECC" w:rsidP="00366ECC">
      <w:pPr>
        <w:pStyle w:val="a9"/>
        <w:ind w:leftChars="0" w:left="360"/>
        <w:rPr>
          <w:ins w:id="1911" w:author="作成者"/>
          <w:rFonts w:asciiTheme="majorHAnsi" w:hAnsiTheme="majorHAnsi" w:cstheme="majorHAnsi"/>
        </w:rPr>
      </w:pPr>
    </w:p>
    <w:p w14:paraId="08E84F6D" w14:textId="77777777" w:rsidR="00366ECC" w:rsidRPr="00CB0166" w:rsidRDefault="00366ECC" w:rsidP="00366ECC">
      <w:pPr>
        <w:widowControl/>
        <w:jc w:val="left"/>
        <w:rPr>
          <w:ins w:id="1912" w:author="作成者"/>
          <w:rFonts w:asciiTheme="majorHAnsi" w:hAnsiTheme="majorHAnsi" w:cstheme="majorHAnsi"/>
        </w:rPr>
      </w:pPr>
      <w:ins w:id="1913" w:author="作成者">
        <w:r w:rsidRPr="00CB0166">
          <w:rPr>
            <w:rFonts w:asciiTheme="majorHAnsi" w:hAnsiTheme="majorHAnsi" w:cstheme="majorHAnsi"/>
          </w:rPr>
          <w:br w:type="page"/>
        </w:r>
      </w:ins>
    </w:p>
    <w:p w14:paraId="533BCC55" w14:textId="77777777" w:rsidR="00366ECC" w:rsidRPr="00CB0166" w:rsidRDefault="00366ECC" w:rsidP="00366ECC">
      <w:pPr>
        <w:pStyle w:val="a9"/>
        <w:ind w:leftChars="0" w:left="360"/>
        <w:rPr>
          <w:ins w:id="1914" w:author="作成者"/>
          <w:rFonts w:asciiTheme="majorHAnsi" w:hAnsiTheme="majorHAnsi" w:cstheme="majorHAnsi"/>
        </w:rPr>
      </w:pPr>
    </w:p>
    <w:p w14:paraId="381ABA83" w14:textId="33730460" w:rsidR="00366ECC" w:rsidRPr="00CB0166" w:rsidRDefault="00366ECC" w:rsidP="00366ECC">
      <w:pPr>
        <w:pStyle w:val="a9"/>
        <w:numPr>
          <w:ilvl w:val="1"/>
          <w:numId w:val="14"/>
        </w:numPr>
        <w:ind w:leftChars="0" w:left="780" w:hanging="360"/>
        <w:rPr>
          <w:ins w:id="1915" w:author="作成者"/>
          <w:rFonts w:asciiTheme="majorHAnsi" w:hAnsiTheme="majorHAnsi" w:cstheme="majorHAnsi"/>
        </w:rPr>
      </w:pPr>
      <w:ins w:id="1916" w:author="作成者">
        <w:r w:rsidRPr="00CB0166">
          <w:rPr>
            <w:rFonts w:asciiTheme="majorHAnsi" w:hAnsiTheme="majorHAnsi" w:cstheme="majorHAnsi"/>
            <w:noProof/>
          </w:rPr>
          <mc:AlternateContent>
            <mc:Choice Requires="wpg">
              <w:drawing>
                <wp:anchor distT="0" distB="0" distL="114300" distR="114300" simplePos="0" relativeHeight="251809792" behindDoc="0" locked="0" layoutInCell="1" allowOverlap="1" wp14:anchorId="31E796AB" wp14:editId="0C6E6D17">
                  <wp:simplePos x="0" y="0"/>
                  <wp:positionH relativeFrom="column">
                    <wp:posOffset>382905</wp:posOffset>
                  </wp:positionH>
                  <wp:positionV relativeFrom="paragraph">
                    <wp:posOffset>307975</wp:posOffset>
                  </wp:positionV>
                  <wp:extent cx="5848350" cy="6031230"/>
                  <wp:effectExtent l="0" t="0" r="19050" b="26670"/>
                  <wp:wrapTopAndBottom/>
                  <wp:docPr id="273" name="グループ化 273"/>
                  <wp:cNvGraphicFramePr/>
                  <a:graphic xmlns:a="http://schemas.openxmlformats.org/drawingml/2006/main">
                    <a:graphicData uri="http://schemas.microsoft.com/office/word/2010/wordprocessingGroup">
                      <wpg:wgp>
                        <wpg:cNvGrpSpPr/>
                        <wpg:grpSpPr>
                          <a:xfrm>
                            <a:off x="0" y="0"/>
                            <a:ext cx="5848350" cy="6031230"/>
                            <a:chOff x="0" y="-76201"/>
                            <a:chExt cx="5848350" cy="5110738"/>
                          </a:xfrm>
                        </wpg:grpSpPr>
                        <wps:wsp>
                          <wps:cNvPr id="274" name="フローチャート: 処理 274"/>
                          <wps:cNvSpPr/>
                          <wps:spPr>
                            <a:xfrm>
                              <a:off x="0" y="-76201"/>
                              <a:ext cx="5848350" cy="5110738"/>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73C01ED8" w14:textId="77777777" w:rsidR="00CC00D9" w:rsidRDefault="00CC00D9" w:rsidP="00366ECC">
                                <w:pPr>
                                  <w:jc w:val="left"/>
                                  <w:rPr>
                                    <w:ins w:id="1917" w:author="作成者"/>
                                    <w:sz w:val="20"/>
                                    <w:szCs w:val="20"/>
                                  </w:rPr>
                                </w:pPr>
                              </w:p>
                              <w:p w14:paraId="2C6C2A13" w14:textId="77777777" w:rsidR="00CC00D9" w:rsidRPr="003177F7" w:rsidRDefault="00CC00D9" w:rsidP="00366ECC">
                                <w:pPr>
                                  <w:jc w:val="left"/>
                                  <w:rPr>
                                    <w:ins w:id="1918" w:author="作成者"/>
                                    <w:sz w:val="20"/>
                                    <w:szCs w:val="20"/>
                                  </w:rPr>
                                </w:pPr>
                              </w:p>
                              <w:tbl>
                                <w:tblPr>
                                  <w:tblStyle w:val="ab"/>
                                  <w:tblW w:w="7166" w:type="dxa"/>
                                  <w:jc w:val="center"/>
                                  <w:tblLook w:val="04A0" w:firstRow="1" w:lastRow="0" w:firstColumn="1" w:lastColumn="0" w:noHBand="0" w:noVBand="1"/>
                                </w:tblPr>
                                <w:tblGrid>
                                  <w:gridCol w:w="7166"/>
                                </w:tblGrid>
                                <w:tr w:rsidR="00CC00D9" w:rsidRPr="003177F7" w14:paraId="3D87EF51" w14:textId="77777777" w:rsidTr="00DD1144">
                                  <w:trPr>
                                    <w:trHeight w:val="1425"/>
                                    <w:jc w:val="center"/>
                                    <w:ins w:id="1919" w:author="作成者"/>
                                  </w:trPr>
                                  <w:tc>
                                    <w:tcPr>
                                      <w:tcW w:w="7166" w:type="dxa"/>
                                    </w:tcPr>
                                    <w:p w14:paraId="4C96DA11" w14:textId="77777777" w:rsidR="00CC00D9" w:rsidRPr="00280A77" w:rsidRDefault="00CC00D9" w:rsidP="00DD1144">
                                      <w:pPr>
                                        <w:rPr>
                                          <w:ins w:id="1920" w:author="作成者"/>
                                          <w:sz w:val="20"/>
                                          <w:szCs w:val="20"/>
                                        </w:rPr>
                                      </w:pPr>
                                      <w:ins w:id="1921" w:author="作成者">
                                        <w:r w:rsidRPr="00280A77">
                                          <w:rPr>
                                            <w:sz w:val="20"/>
                                            <w:szCs w:val="20"/>
                                          </w:rPr>
                                          <w:t>variable "VAR_hoge" {</w:t>
                                        </w:r>
                                      </w:ins>
                                    </w:p>
                                    <w:p w14:paraId="52389CBC" w14:textId="77777777" w:rsidR="00CC00D9" w:rsidRDefault="00CC00D9" w:rsidP="00DD1144">
                                      <w:pPr>
                                        <w:ind w:firstLineChars="200" w:firstLine="400"/>
                                        <w:rPr>
                                          <w:ins w:id="1922" w:author="作成者"/>
                                          <w:sz w:val="20"/>
                                          <w:szCs w:val="20"/>
                                        </w:rPr>
                                      </w:pPr>
                                      <w:ins w:id="1923" w:author="作成者">
                                        <w:r>
                                          <w:rPr>
                                            <w:sz w:val="20"/>
                                            <w:szCs w:val="20"/>
                                          </w:rPr>
                                          <w:t>type = object({</w:t>
                                        </w:r>
                                      </w:ins>
                                    </w:p>
                                    <w:p w14:paraId="60E1BAFA" w14:textId="77777777" w:rsidR="00CC00D9" w:rsidRDefault="00CC00D9" w:rsidP="00DD1144">
                                      <w:pPr>
                                        <w:ind w:firstLineChars="200" w:firstLine="400"/>
                                        <w:rPr>
                                          <w:ins w:id="1924" w:author="作成者"/>
                                          <w:sz w:val="20"/>
                                          <w:szCs w:val="20"/>
                                        </w:rPr>
                                      </w:pPr>
                                      <w:ins w:id="1925" w:author="作成者">
                                        <w:r>
                                          <w:rPr>
                                            <w:rFonts w:hint="eastAsia"/>
                                            <w:sz w:val="20"/>
                                            <w:szCs w:val="20"/>
                                          </w:rPr>
                                          <w:t xml:space="preserve">    IP = string</w:t>
                                        </w:r>
                                        <w:r>
                                          <w:rPr>
                                            <w:sz w:val="20"/>
                                            <w:szCs w:val="20"/>
                                          </w:rPr>
                                          <w:t>,</w:t>
                                        </w:r>
                                      </w:ins>
                                    </w:p>
                                    <w:p w14:paraId="4ECEEB20" w14:textId="77777777" w:rsidR="00CC00D9" w:rsidRDefault="00CC00D9" w:rsidP="00DD1144">
                                      <w:pPr>
                                        <w:ind w:firstLineChars="200" w:firstLine="400"/>
                                        <w:rPr>
                                          <w:ins w:id="1926" w:author="作成者"/>
                                          <w:sz w:val="20"/>
                                          <w:szCs w:val="20"/>
                                        </w:rPr>
                                      </w:pPr>
                                      <w:ins w:id="1927" w:author="作成者">
                                        <w:r>
                                          <w:rPr>
                                            <w:sz w:val="20"/>
                                            <w:szCs w:val="20"/>
                                          </w:rPr>
                                          <w:t xml:space="preserve">    NAME = string</w:t>
                                        </w:r>
                                      </w:ins>
                                    </w:p>
                                    <w:p w14:paraId="731F1073" w14:textId="77777777" w:rsidR="00CC00D9" w:rsidRPr="00280A77" w:rsidRDefault="00CC00D9" w:rsidP="00DD1144">
                                      <w:pPr>
                                        <w:ind w:firstLineChars="200" w:firstLine="400"/>
                                        <w:rPr>
                                          <w:ins w:id="1928" w:author="作成者"/>
                                          <w:sz w:val="20"/>
                                          <w:szCs w:val="20"/>
                                        </w:rPr>
                                      </w:pPr>
                                      <w:ins w:id="1929" w:author="作成者">
                                        <w:r>
                                          <w:rPr>
                                            <w:sz w:val="20"/>
                                            <w:szCs w:val="20"/>
                                          </w:rPr>
                                          <w:t>})</w:t>
                                        </w:r>
                                      </w:ins>
                                    </w:p>
                                    <w:p w14:paraId="09C70637" w14:textId="77777777" w:rsidR="00CC00D9" w:rsidRDefault="00CC00D9" w:rsidP="00DD1144">
                                      <w:pPr>
                                        <w:ind w:firstLineChars="200" w:firstLine="400"/>
                                        <w:rPr>
                                          <w:ins w:id="1930" w:author="作成者"/>
                                        </w:rPr>
                                      </w:pPr>
                                      <w:ins w:id="1931" w:author="作成者">
                                        <w:r w:rsidRPr="00280A77">
                                          <w:rPr>
                                            <w:sz w:val="20"/>
                                            <w:szCs w:val="20"/>
                                          </w:rPr>
                                          <w:t xml:space="preserve">default = </w:t>
                                        </w:r>
                                        <w:r>
                                          <w:t>{</w:t>
                                        </w:r>
                                      </w:ins>
                                    </w:p>
                                    <w:p w14:paraId="334617F7" w14:textId="77777777" w:rsidR="00CC00D9" w:rsidRDefault="00CC00D9" w:rsidP="00DD1144">
                                      <w:pPr>
                                        <w:ind w:firstLineChars="200" w:firstLine="420"/>
                                        <w:rPr>
                                          <w:ins w:id="1932" w:author="作成者"/>
                                        </w:rPr>
                                      </w:pPr>
                                      <w:ins w:id="1933" w:author="作成者">
                                        <w:r>
                                          <w:t xml:space="preserve">    “IP” = “127.0.0.1”,</w:t>
                                        </w:r>
                                      </w:ins>
                                    </w:p>
                                    <w:p w14:paraId="23122A1C" w14:textId="77777777" w:rsidR="00CC00D9" w:rsidRDefault="00CC00D9" w:rsidP="00DD1144">
                                      <w:pPr>
                                        <w:ind w:firstLineChars="200" w:firstLine="420"/>
                                        <w:rPr>
                                          <w:ins w:id="1934" w:author="作成者"/>
                                        </w:rPr>
                                      </w:pPr>
                                      <w:ins w:id="1935" w:author="作成者">
                                        <w:r>
                                          <w:t xml:space="preserve">    “NAME” = “machine01”</w:t>
                                        </w:r>
                                      </w:ins>
                                    </w:p>
                                    <w:p w14:paraId="0AE643AD" w14:textId="77777777" w:rsidR="00CC00D9" w:rsidRPr="00415576" w:rsidRDefault="00CC00D9" w:rsidP="00DD1144">
                                      <w:pPr>
                                        <w:ind w:firstLineChars="200" w:firstLine="420"/>
                                        <w:rPr>
                                          <w:ins w:id="1936" w:author="作成者"/>
                                        </w:rPr>
                                      </w:pPr>
                                      <w:ins w:id="1937" w:author="作成者">
                                        <w:r>
                                          <w:t>}</w:t>
                                        </w:r>
                                      </w:ins>
                                    </w:p>
                                    <w:p w14:paraId="3EBEEC9C" w14:textId="77777777" w:rsidR="00CC00D9" w:rsidRPr="003177F7" w:rsidRDefault="00CC00D9" w:rsidP="00DD1144">
                                      <w:pPr>
                                        <w:pStyle w:val="a9"/>
                                        <w:ind w:leftChars="0" w:left="0"/>
                                        <w:rPr>
                                          <w:ins w:id="1938" w:author="作成者"/>
                                          <w:sz w:val="20"/>
                                          <w:szCs w:val="20"/>
                                        </w:rPr>
                                      </w:pPr>
                                      <w:ins w:id="1939" w:author="作成者">
                                        <w:r w:rsidRPr="00280A77">
                                          <w:rPr>
                                            <w:sz w:val="20"/>
                                            <w:szCs w:val="20"/>
                                          </w:rPr>
                                          <w:t>}</w:t>
                                        </w:r>
                                      </w:ins>
                                    </w:p>
                                  </w:tc>
                                </w:tr>
                              </w:tbl>
                              <w:p w14:paraId="22F4DDAE" w14:textId="77777777" w:rsidR="00CC00D9" w:rsidRPr="003177F7" w:rsidRDefault="00CC00D9" w:rsidP="00366ECC">
                                <w:pPr>
                                  <w:jc w:val="left"/>
                                  <w:rPr>
                                    <w:ins w:id="1940" w:author="作成者"/>
                                    <w:sz w:val="20"/>
                                    <w:szCs w:val="20"/>
                                  </w:rPr>
                                </w:pPr>
                              </w:p>
                              <w:p w14:paraId="26E91B3A" w14:textId="77777777" w:rsidR="00CC00D9" w:rsidRDefault="00CC00D9" w:rsidP="00366ECC">
                                <w:pPr>
                                  <w:jc w:val="left"/>
                                  <w:rPr>
                                    <w:ins w:id="1941" w:author="作成者"/>
                                    <w:sz w:val="20"/>
                                    <w:szCs w:val="20"/>
                                  </w:rPr>
                                </w:pPr>
                              </w:p>
                              <w:p w14:paraId="57C650B1" w14:textId="77777777" w:rsidR="00CC00D9" w:rsidRDefault="00CC00D9" w:rsidP="00366ECC">
                                <w:pPr>
                                  <w:jc w:val="left"/>
                                  <w:rPr>
                                    <w:ins w:id="1942" w:author="作成者"/>
                                    <w:sz w:val="20"/>
                                    <w:szCs w:val="20"/>
                                  </w:rPr>
                                </w:pPr>
                              </w:p>
                              <w:p w14:paraId="6E128139" w14:textId="7A5DB076" w:rsidR="00CC00D9" w:rsidRPr="00D464F6" w:rsidRDefault="00CC00D9" w:rsidP="00366ECC">
                                <w:pPr>
                                  <w:jc w:val="left"/>
                                  <w:rPr>
                                    <w:ins w:id="1943" w:author="作成者"/>
                                    <w:b/>
                                    <w:sz w:val="20"/>
                                    <w:szCs w:val="20"/>
                                  </w:rPr>
                                </w:pPr>
                                <w:ins w:id="1944"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407"/>
                                </w:tblGrid>
                                <w:tr w:rsidR="00CC00D9" w14:paraId="47B00EEF" w14:textId="77777777" w:rsidTr="00455654">
                                  <w:trPr>
                                    <w:jc w:val="center"/>
                                    <w:ins w:id="1945" w:author="作成者"/>
                                  </w:trPr>
                                  <w:tc>
                                    <w:tcPr>
                                      <w:tcW w:w="704" w:type="dxa"/>
                                      <w:tcBorders>
                                        <w:bottom w:val="single" w:sz="4" w:space="0" w:color="auto"/>
                                      </w:tcBorders>
                                      <w:shd w:val="clear" w:color="auto" w:fill="002060"/>
                                    </w:tcPr>
                                    <w:p w14:paraId="56F44943" w14:textId="6392DDBB" w:rsidR="00CC00D9" w:rsidRPr="00C80F48" w:rsidRDefault="00CC00D9" w:rsidP="00DD1144">
                                      <w:pPr>
                                        <w:pStyle w:val="a9"/>
                                        <w:ind w:leftChars="0" w:left="0"/>
                                        <w:jc w:val="left"/>
                                        <w:rPr>
                                          <w:ins w:id="1946"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74AB7C5C" w14:textId="64286E7E" w:rsidR="00CC00D9" w:rsidRPr="00C80F48" w:rsidRDefault="00CC00D9" w:rsidP="00DD1144">
                                      <w:pPr>
                                        <w:pStyle w:val="a9"/>
                                        <w:ind w:leftChars="0" w:left="0"/>
                                        <w:jc w:val="left"/>
                                        <w:rPr>
                                          <w:ins w:id="1947" w:author="作成者"/>
                                          <w:b/>
                                          <w:color w:val="FFFFFF" w:themeColor="background1"/>
                                        </w:rPr>
                                      </w:pPr>
                                      <w:r>
                                        <w:rPr>
                                          <w:rFonts w:hint="eastAsia"/>
                                          <w:b/>
                                          <w:color w:val="FFFFFF" w:themeColor="background1"/>
                                        </w:rPr>
                                        <w:t>Variable name</w:t>
                                      </w:r>
                                    </w:p>
                                  </w:tc>
                                  <w:tc>
                                    <w:tcPr>
                                      <w:tcW w:w="1291" w:type="dxa"/>
                                      <w:tcBorders>
                                        <w:bottom w:val="single" w:sz="4" w:space="0" w:color="auto"/>
                                      </w:tcBorders>
                                      <w:shd w:val="clear" w:color="auto" w:fill="002060"/>
                                    </w:tcPr>
                                    <w:p w14:paraId="71CEBA46" w14:textId="2051C2E5" w:rsidR="00CC00D9" w:rsidRDefault="00CC00D9" w:rsidP="00DD1144">
                                      <w:pPr>
                                        <w:pStyle w:val="a9"/>
                                        <w:ind w:leftChars="0" w:left="0"/>
                                        <w:jc w:val="left"/>
                                        <w:rPr>
                                          <w:ins w:id="1948" w:author="作成者"/>
                                          <w:b/>
                                          <w:color w:val="FFFFFF" w:themeColor="background1"/>
                                        </w:rPr>
                                      </w:pPr>
                                      <w:r>
                                        <w:rPr>
                                          <w:rFonts w:hint="eastAsia"/>
                                          <w:b/>
                                          <w:color w:val="FFFFFF" w:themeColor="background1"/>
                                        </w:rPr>
                                        <w:t>HCL SETTINGS</w:t>
                                      </w:r>
                                    </w:p>
                                  </w:tc>
                                  <w:tc>
                                    <w:tcPr>
                                      <w:tcW w:w="1291" w:type="dxa"/>
                                      <w:tcBorders>
                                        <w:bottom w:val="single" w:sz="4" w:space="0" w:color="auto"/>
                                      </w:tcBorders>
                                      <w:shd w:val="clear" w:color="auto" w:fill="002060"/>
                                    </w:tcPr>
                                    <w:p w14:paraId="22CCFC27" w14:textId="791B49CD" w:rsidR="00CC00D9" w:rsidRPr="00C80F48" w:rsidRDefault="00CC00D9" w:rsidP="00DD1144">
                                      <w:pPr>
                                        <w:pStyle w:val="a9"/>
                                        <w:ind w:leftChars="0" w:left="0"/>
                                        <w:jc w:val="left"/>
                                        <w:rPr>
                                          <w:ins w:id="1949" w:author="作成者"/>
                                          <w:b/>
                                          <w:color w:val="FFFFFF" w:themeColor="background1"/>
                                        </w:rPr>
                                      </w:pPr>
                                      <w:r>
                                        <w:rPr>
                                          <w:rFonts w:hint="eastAsia"/>
                                          <w:b/>
                                          <w:color w:val="FFFFFF" w:themeColor="background1"/>
                                        </w:rPr>
                                        <w:t>Member variable</w:t>
                                      </w:r>
                                    </w:p>
                                  </w:tc>
                                  <w:tc>
                                    <w:tcPr>
                                      <w:tcW w:w="1253" w:type="dxa"/>
                                      <w:tcBorders>
                                        <w:bottom w:val="single" w:sz="4" w:space="0" w:color="auto"/>
                                      </w:tcBorders>
                                      <w:shd w:val="clear" w:color="auto" w:fill="002060"/>
                                    </w:tcPr>
                                    <w:p w14:paraId="2CF22D39" w14:textId="3B80BC3F" w:rsidR="00CC00D9" w:rsidRDefault="00CC00D9" w:rsidP="00DD1144">
                                      <w:pPr>
                                        <w:pStyle w:val="a9"/>
                                        <w:ind w:leftChars="0" w:left="0"/>
                                        <w:jc w:val="left"/>
                                        <w:rPr>
                                          <w:ins w:id="1950" w:author="作成者"/>
                                          <w:b/>
                                          <w:color w:val="FFFFFF" w:themeColor="background1"/>
                                        </w:rPr>
                                      </w:pPr>
                                      <w:r>
                                        <w:rPr>
                                          <w:rFonts w:hint="eastAsia"/>
                                          <w:b/>
                                          <w:color w:val="FFFFFF" w:themeColor="background1"/>
                                        </w:rPr>
                                        <w:t>Substitute order</w:t>
                                      </w:r>
                                    </w:p>
                                  </w:tc>
                                  <w:tc>
                                    <w:tcPr>
                                      <w:tcW w:w="1407" w:type="dxa"/>
                                      <w:tcBorders>
                                        <w:bottom w:val="single" w:sz="4" w:space="0" w:color="auto"/>
                                      </w:tcBorders>
                                      <w:shd w:val="clear" w:color="auto" w:fill="002060"/>
                                    </w:tcPr>
                                    <w:p w14:paraId="61BDC15E" w14:textId="0CC6C03C" w:rsidR="00CC00D9" w:rsidRDefault="00CC00D9" w:rsidP="00DD1144">
                                      <w:pPr>
                                        <w:pStyle w:val="a9"/>
                                        <w:ind w:leftChars="0" w:left="0"/>
                                        <w:jc w:val="left"/>
                                        <w:rPr>
                                          <w:ins w:id="1951" w:author="作成者"/>
                                          <w:b/>
                                          <w:color w:val="FFFFFF" w:themeColor="background1"/>
                                        </w:rPr>
                                      </w:pPr>
                                      <w:r>
                                        <w:rPr>
                                          <w:rFonts w:hint="eastAsia"/>
                                          <w:b/>
                                          <w:color w:val="FFFFFF" w:themeColor="background1"/>
                                        </w:rPr>
                                        <w:t>Specific value</w:t>
                                      </w:r>
                                    </w:p>
                                  </w:tc>
                                </w:tr>
                                <w:tr w:rsidR="00CC00D9" w14:paraId="39194162" w14:textId="77777777" w:rsidTr="00455654">
                                  <w:trPr>
                                    <w:jc w:val="center"/>
                                    <w:ins w:id="1952" w:author="作成者"/>
                                  </w:trPr>
                                  <w:tc>
                                    <w:tcPr>
                                      <w:tcW w:w="704" w:type="dxa"/>
                                    </w:tcPr>
                                    <w:p w14:paraId="4839D438" w14:textId="77777777" w:rsidR="00CC00D9" w:rsidRDefault="00CC00D9" w:rsidP="00455654">
                                      <w:pPr>
                                        <w:pStyle w:val="a9"/>
                                        <w:ind w:leftChars="0" w:left="0"/>
                                        <w:jc w:val="left"/>
                                        <w:rPr>
                                          <w:ins w:id="1953" w:author="作成者"/>
                                        </w:rPr>
                                      </w:pPr>
                                      <w:ins w:id="1954" w:author="作成者">
                                        <w:r>
                                          <w:rPr>
                                            <w:rFonts w:hint="eastAsia"/>
                                          </w:rPr>
                                          <w:t>1</w:t>
                                        </w:r>
                                      </w:ins>
                                    </w:p>
                                  </w:tc>
                                  <w:tc>
                                    <w:tcPr>
                                      <w:tcW w:w="1291" w:type="dxa"/>
                                    </w:tcPr>
                                    <w:p w14:paraId="6D8F49AC" w14:textId="77777777" w:rsidR="00CC00D9" w:rsidRDefault="00CC00D9" w:rsidP="00455654">
                                      <w:pPr>
                                        <w:pStyle w:val="a9"/>
                                        <w:ind w:leftChars="0" w:left="0"/>
                                        <w:jc w:val="left"/>
                                        <w:rPr>
                                          <w:ins w:id="1955" w:author="作成者"/>
                                        </w:rPr>
                                      </w:pPr>
                                      <w:ins w:id="1956" w:author="作成者">
                                        <w:r>
                                          <w:rPr>
                                            <w:rFonts w:hint="eastAsia"/>
                                          </w:rPr>
                                          <w:t>V</w:t>
                                        </w:r>
                                        <w:r>
                                          <w:t>AR_hoge</w:t>
                                        </w:r>
                                      </w:ins>
                                    </w:p>
                                  </w:tc>
                                  <w:tc>
                                    <w:tcPr>
                                      <w:tcW w:w="1291" w:type="dxa"/>
                                    </w:tcPr>
                                    <w:p w14:paraId="2D0A49D1" w14:textId="77777777" w:rsidR="00CC00D9" w:rsidRDefault="00CC00D9" w:rsidP="00455654">
                                      <w:pPr>
                                        <w:pStyle w:val="a9"/>
                                        <w:ind w:leftChars="0" w:left="0"/>
                                        <w:jc w:val="left"/>
                                        <w:rPr>
                                          <w:ins w:id="1957" w:author="作成者"/>
                                        </w:rPr>
                                      </w:pPr>
                                      <w:ins w:id="1958" w:author="作成者">
                                        <w:r>
                                          <w:rPr>
                                            <w:rFonts w:hint="eastAsia"/>
                                          </w:rPr>
                                          <w:t>OFF</w:t>
                                        </w:r>
                                      </w:ins>
                                    </w:p>
                                  </w:tc>
                                  <w:tc>
                                    <w:tcPr>
                                      <w:tcW w:w="1291" w:type="dxa"/>
                                    </w:tcPr>
                                    <w:p w14:paraId="7EBE93FD" w14:textId="77777777" w:rsidR="00CC00D9" w:rsidRDefault="00CC00D9" w:rsidP="00455654">
                                      <w:pPr>
                                        <w:pStyle w:val="a9"/>
                                        <w:ind w:leftChars="0" w:left="0"/>
                                        <w:jc w:val="left"/>
                                        <w:rPr>
                                          <w:ins w:id="1959" w:author="作成者"/>
                                        </w:rPr>
                                      </w:pPr>
                                      <w:ins w:id="1960" w:author="作成者">
                                        <w:r>
                                          <w:rPr>
                                            <w:rFonts w:hint="eastAsia"/>
                                          </w:rPr>
                                          <w:t>IP</w:t>
                                        </w:r>
                                      </w:ins>
                                    </w:p>
                                  </w:tc>
                                  <w:tc>
                                    <w:tcPr>
                                      <w:tcW w:w="1253" w:type="dxa"/>
                                    </w:tcPr>
                                    <w:p w14:paraId="70405289" w14:textId="1FDEDE8F" w:rsidR="00CC00D9" w:rsidRDefault="00CC00D9" w:rsidP="00455654">
                                      <w:pPr>
                                        <w:pStyle w:val="a9"/>
                                        <w:ind w:leftChars="0" w:left="0"/>
                                        <w:jc w:val="left"/>
                                        <w:rPr>
                                          <w:ins w:id="1961" w:author="作成者"/>
                                        </w:rPr>
                                      </w:pPr>
                                      <w:r w:rsidRPr="00817A86">
                                        <w:rPr>
                                          <w:rFonts w:hint="eastAsia"/>
                                        </w:rPr>
                                        <w:t>No input required</w:t>
                                      </w:r>
                                    </w:p>
                                  </w:tc>
                                  <w:tc>
                                    <w:tcPr>
                                      <w:tcW w:w="1407" w:type="dxa"/>
                                    </w:tcPr>
                                    <w:p w14:paraId="6EAB34E6" w14:textId="77777777" w:rsidR="00CC00D9" w:rsidRPr="00E708CA" w:rsidRDefault="00CC00D9" w:rsidP="00455654">
                                      <w:pPr>
                                        <w:pStyle w:val="a9"/>
                                        <w:ind w:leftChars="0" w:left="0"/>
                                        <w:jc w:val="left"/>
                                        <w:rPr>
                                          <w:ins w:id="1962" w:author="作成者"/>
                                        </w:rPr>
                                      </w:pPr>
                                      <w:ins w:id="1963" w:author="作成者">
                                        <w:r>
                                          <w:t>192.168.0.1</w:t>
                                        </w:r>
                                      </w:ins>
                                    </w:p>
                                  </w:tc>
                                </w:tr>
                                <w:tr w:rsidR="00CC00D9" w14:paraId="534D8A0D" w14:textId="77777777" w:rsidTr="00455654">
                                  <w:trPr>
                                    <w:jc w:val="center"/>
                                    <w:ins w:id="1964" w:author="作成者"/>
                                  </w:trPr>
                                  <w:tc>
                                    <w:tcPr>
                                      <w:tcW w:w="704" w:type="dxa"/>
                                      <w:tcBorders>
                                        <w:bottom w:val="single" w:sz="4" w:space="0" w:color="auto"/>
                                      </w:tcBorders>
                                    </w:tcPr>
                                    <w:p w14:paraId="18EE20C0" w14:textId="77777777" w:rsidR="00CC00D9" w:rsidRDefault="00CC00D9" w:rsidP="00455654">
                                      <w:pPr>
                                        <w:pStyle w:val="a9"/>
                                        <w:ind w:leftChars="0" w:left="0"/>
                                        <w:jc w:val="left"/>
                                        <w:rPr>
                                          <w:ins w:id="1965" w:author="作成者"/>
                                        </w:rPr>
                                      </w:pPr>
                                      <w:ins w:id="1966" w:author="作成者">
                                        <w:r>
                                          <w:rPr>
                                            <w:rFonts w:hint="eastAsia"/>
                                          </w:rPr>
                                          <w:t>2</w:t>
                                        </w:r>
                                      </w:ins>
                                    </w:p>
                                  </w:tc>
                                  <w:tc>
                                    <w:tcPr>
                                      <w:tcW w:w="1291" w:type="dxa"/>
                                      <w:tcBorders>
                                        <w:bottom w:val="single" w:sz="4" w:space="0" w:color="auto"/>
                                      </w:tcBorders>
                                    </w:tcPr>
                                    <w:p w14:paraId="026B188E" w14:textId="77777777" w:rsidR="00CC00D9" w:rsidRDefault="00CC00D9" w:rsidP="00455654">
                                      <w:pPr>
                                        <w:pStyle w:val="a9"/>
                                        <w:ind w:leftChars="0" w:left="0"/>
                                        <w:jc w:val="left"/>
                                        <w:rPr>
                                          <w:ins w:id="1967" w:author="作成者"/>
                                        </w:rPr>
                                      </w:pPr>
                                      <w:ins w:id="1968" w:author="作成者">
                                        <w:r>
                                          <w:rPr>
                                            <w:rFonts w:hint="eastAsia"/>
                                          </w:rPr>
                                          <w:t>VAR_hoge</w:t>
                                        </w:r>
                                      </w:ins>
                                    </w:p>
                                  </w:tc>
                                  <w:tc>
                                    <w:tcPr>
                                      <w:tcW w:w="1291" w:type="dxa"/>
                                      <w:tcBorders>
                                        <w:bottom w:val="single" w:sz="4" w:space="0" w:color="auto"/>
                                      </w:tcBorders>
                                    </w:tcPr>
                                    <w:p w14:paraId="6199B8E8" w14:textId="77777777" w:rsidR="00CC00D9" w:rsidRDefault="00CC00D9" w:rsidP="00455654">
                                      <w:pPr>
                                        <w:pStyle w:val="a9"/>
                                        <w:ind w:leftChars="0" w:left="0"/>
                                        <w:jc w:val="left"/>
                                        <w:rPr>
                                          <w:ins w:id="1969" w:author="作成者"/>
                                        </w:rPr>
                                      </w:pPr>
                                      <w:ins w:id="1970" w:author="作成者">
                                        <w:r>
                                          <w:rPr>
                                            <w:rFonts w:hint="eastAsia"/>
                                          </w:rPr>
                                          <w:t>OFF</w:t>
                                        </w:r>
                                      </w:ins>
                                    </w:p>
                                  </w:tc>
                                  <w:tc>
                                    <w:tcPr>
                                      <w:tcW w:w="1291" w:type="dxa"/>
                                      <w:tcBorders>
                                        <w:bottom w:val="single" w:sz="4" w:space="0" w:color="auto"/>
                                      </w:tcBorders>
                                    </w:tcPr>
                                    <w:p w14:paraId="61577466" w14:textId="77777777" w:rsidR="00CC00D9" w:rsidRDefault="00CC00D9" w:rsidP="00455654">
                                      <w:pPr>
                                        <w:pStyle w:val="a9"/>
                                        <w:ind w:leftChars="0" w:left="0"/>
                                        <w:jc w:val="left"/>
                                        <w:rPr>
                                          <w:ins w:id="1971" w:author="作成者"/>
                                        </w:rPr>
                                      </w:pPr>
                                      <w:ins w:id="1972" w:author="作成者">
                                        <w:r>
                                          <w:rPr>
                                            <w:rFonts w:hint="eastAsia"/>
                                          </w:rPr>
                                          <w:t>NAME</w:t>
                                        </w:r>
                                      </w:ins>
                                    </w:p>
                                  </w:tc>
                                  <w:tc>
                                    <w:tcPr>
                                      <w:tcW w:w="1253" w:type="dxa"/>
                                      <w:tcBorders>
                                        <w:bottom w:val="single" w:sz="4" w:space="0" w:color="auto"/>
                                      </w:tcBorders>
                                    </w:tcPr>
                                    <w:p w14:paraId="73194EE9" w14:textId="3DB51F72" w:rsidR="00CC00D9" w:rsidRDefault="00CC00D9" w:rsidP="00455654">
                                      <w:pPr>
                                        <w:pStyle w:val="a9"/>
                                        <w:ind w:leftChars="0" w:left="0"/>
                                        <w:jc w:val="left"/>
                                        <w:rPr>
                                          <w:ins w:id="1973" w:author="作成者"/>
                                        </w:rPr>
                                      </w:pPr>
                                      <w:r w:rsidRPr="00817A86">
                                        <w:rPr>
                                          <w:rFonts w:hint="eastAsia"/>
                                        </w:rPr>
                                        <w:t>No input required</w:t>
                                      </w:r>
                                    </w:p>
                                  </w:tc>
                                  <w:tc>
                                    <w:tcPr>
                                      <w:tcW w:w="1407" w:type="dxa"/>
                                      <w:tcBorders>
                                        <w:bottom w:val="single" w:sz="4" w:space="0" w:color="auto"/>
                                      </w:tcBorders>
                                    </w:tcPr>
                                    <w:p w14:paraId="2CF52307" w14:textId="77777777" w:rsidR="00CC00D9" w:rsidRDefault="00CC00D9" w:rsidP="00455654">
                                      <w:pPr>
                                        <w:pStyle w:val="a9"/>
                                        <w:ind w:leftChars="0" w:left="0"/>
                                        <w:jc w:val="left"/>
                                        <w:rPr>
                                          <w:ins w:id="1974" w:author="作成者"/>
                                        </w:rPr>
                                      </w:pPr>
                                      <w:ins w:id="1975" w:author="作成者">
                                        <w:r>
                                          <w:t>m</w:t>
                                        </w:r>
                                        <w:r>
                                          <w:rPr>
                                            <w:rFonts w:hint="eastAsia"/>
                                          </w:rPr>
                                          <w:t>y_</w:t>
                                        </w:r>
                                        <w:r>
                                          <w:t>machine</w:t>
                                        </w:r>
                                      </w:ins>
                                    </w:p>
                                  </w:tc>
                                </w:tr>
                              </w:tbl>
                              <w:p w14:paraId="60B5EBA3" w14:textId="77777777" w:rsidR="00CC00D9" w:rsidRDefault="00CC00D9" w:rsidP="00366ECC">
                                <w:pPr>
                                  <w:jc w:val="left"/>
                                  <w:rPr>
                                    <w:ins w:id="1976" w:author="作成者"/>
                                    <w:sz w:val="20"/>
                                    <w:szCs w:val="20"/>
                                  </w:rPr>
                                </w:pPr>
                              </w:p>
                              <w:p w14:paraId="3E1DC107" w14:textId="77777777" w:rsidR="00CC00D9" w:rsidRDefault="00CC00D9" w:rsidP="00366ECC">
                                <w:pPr>
                                  <w:jc w:val="left"/>
                                  <w:rPr>
                                    <w:ins w:id="1977" w:author="作成者"/>
                                    <w:sz w:val="20"/>
                                    <w:szCs w:val="20"/>
                                  </w:rPr>
                                </w:pPr>
                              </w:p>
                              <w:p w14:paraId="16830A34" w14:textId="77777777" w:rsidR="00CC00D9" w:rsidRDefault="00CC00D9" w:rsidP="00366ECC">
                                <w:pPr>
                                  <w:jc w:val="left"/>
                                  <w:rPr>
                                    <w:ins w:id="1978" w:author="作成者"/>
                                    <w:sz w:val="20"/>
                                    <w:szCs w:val="20"/>
                                  </w:rPr>
                                </w:pPr>
                              </w:p>
                              <w:p w14:paraId="3C2B2C81" w14:textId="442C832C" w:rsidR="00CC00D9" w:rsidRPr="00D464F6" w:rsidRDefault="00CC00D9" w:rsidP="00366ECC">
                                <w:pPr>
                                  <w:jc w:val="left"/>
                                  <w:rPr>
                                    <w:ins w:id="1979" w:author="作成者"/>
                                    <w:b/>
                                    <w:sz w:val="20"/>
                                    <w:szCs w:val="20"/>
                                  </w:rPr>
                                </w:pPr>
                                <w:ins w:id="1980"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896" w:type="dxa"/>
                                  <w:tblLook w:val="04A0" w:firstRow="1" w:lastRow="0" w:firstColumn="1" w:lastColumn="0" w:noHBand="0" w:noVBand="1"/>
                                </w:tblPr>
                                <w:tblGrid>
                                  <w:gridCol w:w="2995"/>
                                  <w:gridCol w:w="2994"/>
                                </w:tblGrid>
                                <w:tr w:rsidR="00CC00D9" w14:paraId="60130E48" w14:textId="77777777" w:rsidTr="00DD1144">
                                  <w:trPr>
                                    <w:trHeight w:val="372"/>
                                    <w:ins w:id="1981" w:author="作成者"/>
                                  </w:trPr>
                                  <w:tc>
                                    <w:tcPr>
                                      <w:tcW w:w="2995" w:type="dxa"/>
                                      <w:shd w:val="clear" w:color="auto" w:fill="002060"/>
                                    </w:tcPr>
                                    <w:p w14:paraId="5F5732DE" w14:textId="77777777" w:rsidR="00CC00D9" w:rsidRDefault="00CC00D9" w:rsidP="00DD1144">
                                      <w:pPr>
                                        <w:jc w:val="left"/>
                                        <w:rPr>
                                          <w:ins w:id="1982" w:author="作成者"/>
                                          <w:b/>
                                          <w:sz w:val="20"/>
                                          <w:szCs w:val="20"/>
                                        </w:rPr>
                                      </w:pPr>
                                      <w:ins w:id="1983" w:author="作成者">
                                        <w:r>
                                          <w:rPr>
                                            <w:rFonts w:hint="eastAsia"/>
                                            <w:b/>
                                            <w:sz w:val="20"/>
                                            <w:szCs w:val="20"/>
                                          </w:rPr>
                                          <w:t>Key</w:t>
                                        </w:r>
                                      </w:ins>
                                    </w:p>
                                  </w:tc>
                                  <w:tc>
                                    <w:tcPr>
                                      <w:tcW w:w="2994" w:type="dxa"/>
                                      <w:shd w:val="clear" w:color="auto" w:fill="002060"/>
                                    </w:tcPr>
                                    <w:p w14:paraId="2F475EF8" w14:textId="77777777" w:rsidR="00CC00D9" w:rsidRDefault="00CC00D9" w:rsidP="00DD1144">
                                      <w:pPr>
                                        <w:jc w:val="left"/>
                                        <w:rPr>
                                          <w:ins w:id="1984" w:author="作成者"/>
                                          <w:b/>
                                          <w:sz w:val="20"/>
                                          <w:szCs w:val="20"/>
                                        </w:rPr>
                                      </w:pPr>
                                      <w:ins w:id="1985" w:author="作成者">
                                        <w:r>
                                          <w:rPr>
                                            <w:rFonts w:hint="eastAsia"/>
                                            <w:b/>
                                            <w:sz w:val="20"/>
                                            <w:szCs w:val="20"/>
                                          </w:rPr>
                                          <w:t>Value</w:t>
                                        </w:r>
                                      </w:ins>
                                    </w:p>
                                  </w:tc>
                                </w:tr>
                                <w:tr w:rsidR="00CC00D9" w14:paraId="624CC17B" w14:textId="77777777" w:rsidTr="00DD1144">
                                  <w:trPr>
                                    <w:trHeight w:val="352"/>
                                    <w:ins w:id="1986" w:author="作成者"/>
                                  </w:trPr>
                                  <w:tc>
                                    <w:tcPr>
                                      <w:tcW w:w="2995" w:type="dxa"/>
                                    </w:tcPr>
                                    <w:p w14:paraId="5617D737" w14:textId="77777777" w:rsidR="00CC00D9" w:rsidRPr="00515ED5" w:rsidRDefault="00CC00D9" w:rsidP="00DD1144">
                                      <w:pPr>
                                        <w:jc w:val="left"/>
                                        <w:rPr>
                                          <w:ins w:id="1987" w:author="作成者"/>
                                          <w:sz w:val="20"/>
                                          <w:szCs w:val="20"/>
                                        </w:rPr>
                                      </w:pPr>
                                      <w:ins w:id="1988" w:author="作成者">
                                        <w:r w:rsidRPr="00515ED5">
                                          <w:rPr>
                                            <w:rFonts w:hint="eastAsia"/>
                                            <w:sz w:val="20"/>
                                            <w:szCs w:val="20"/>
                                          </w:rPr>
                                          <w:t>VAR_hoge</w:t>
                                        </w:r>
                                      </w:ins>
                                    </w:p>
                                  </w:tc>
                                  <w:tc>
                                    <w:tcPr>
                                      <w:tcW w:w="2994" w:type="dxa"/>
                                    </w:tcPr>
                                    <w:p w14:paraId="6BA84ADE" w14:textId="77777777" w:rsidR="00CC00D9" w:rsidRDefault="00CC00D9" w:rsidP="00DD1144">
                                      <w:pPr>
                                        <w:jc w:val="left"/>
                                        <w:rPr>
                                          <w:ins w:id="1989" w:author="作成者"/>
                                        </w:rPr>
                                      </w:pPr>
                                      <w:ins w:id="1990" w:author="作成者">
                                        <w:r>
                                          <w:rPr>
                                            <w:rFonts w:hint="eastAsia"/>
                                          </w:rPr>
                                          <w:t>{</w:t>
                                        </w:r>
                                      </w:ins>
                                    </w:p>
                                    <w:p w14:paraId="324D2A73" w14:textId="77777777" w:rsidR="00CC00D9" w:rsidRDefault="00CC00D9" w:rsidP="00DD1144">
                                      <w:pPr>
                                        <w:jc w:val="left"/>
                                        <w:rPr>
                                          <w:ins w:id="1991" w:author="作成者"/>
                                        </w:rPr>
                                      </w:pPr>
                                      <w:ins w:id="1992" w:author="作成者">
                                        <w:r>
                                          <w:t xml:space="preserve">    “IP” = “192.168.0.1”,</w:t>
                                        </w:r>
                                      </w:ins>
                                    </w:p>
                                    <w:p w14:paraId="556244BC" w14:textId="77777777" w:rsidR="00CC00D9" w:rsidRDefault="00CC00D9" w:rsidP="00DD1144">
                                      <w:pPr>
                                        <w:jc w:val="left"/>
                                        <w:rPr>
                                          <w:ins w:id="1993" w:author="作成者"/>
                                        </w:rPr>
                                      </w:pPr>
                                      <w:ins w:id="1994" w:author="作成者">
                                        <w:r>
                                          <w:t xml:space="preserve">    “NAME” = “my_machine”</w:t>
                                        </w:r>
                                      </w:ins>
                                    </w:p>
                                    <w:p w14:paraId="35F3BAA9" w14:textId="77777777" w:rsidR="00CC00D9" w:rsidRPr="00515ED5" w:rsidRDefault="00CC00D9" w:rsidP="00DD1144">
                                      <w:pPr>
                                        <w:jc w:val="left"/>
                                        <w:rPr>
                                          <w:ins w:id="1995" w:author="作成者"/>
                                          <w:sz w:val="20"/>
                                          <w:szCs w:val="20"/>
                                        </w:rPr>
                                      </w:pPr>
                                      <w:ins w:id="1996" w:author="作成者">
                                        <w:r>
                                          <w:t>}</w:t>
                                        </w:r>
                                      </w:ins>
                                    </w:p>
                                  </w:tc>
                                </w:tr>
                              </w:tbl>
                              <w:p w14:paraId="35A76E97" w14:textId="77777777" w:rsidR="00CC00D9" w:rsidRPr="00515ED5" w:rsidRDefault="00CC00D9" w:rsidP="00366ECC">
                                <w:pPr>
                                  <w:jc w:val="left"/>
                                  <w:rPr>
                                    <w:ins w:id="1997"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下矢印 275"/>
                          <wps:cNvSpPr/>
                          <wps:spPr>
                            <a:xfrm>
                              <a:off x="114300" y="200025"/>
                              <a:ext cx="400050" cy="4328499"/>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6" name="グループ化 276"/>
                          <wpg:cNvGrpSpPr/>
                          <wpg:grpSpPr>
                            <a:xfrm>
                              <a:off x="466725" y="2010363"/>
                              <a:ext cx="2815591" cy="285750"/>
                              <a:chOff x="0" y="601273"/>
                              <a:chExt cx="2816108" cy="286040"/>
                            </a:xfrm>
                          </wpg:grpSpPr>
                          <wps:wsp>
                            <wps:cNvPr id="277" name="角丸四角形 277"/>
                            <wps:cNvSpPr/>
                            <wps:spPr>
                              <a:xfrm>
                                <a:off x="720593" y="635313"/>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8793DDC" w14:textId="71EE3333" w:rsidR="00CC00D9" w:rsidRDefault="00CC00D9" w:rsidP="00366ECC">
                                  <w:pPr>
                                    <w:pStyle w:val="Web"/>
                                    <w:spacing w:before="0" w:beforeAutospacing="0" w:after="0" w:afterAutospacing="0"/>
                                    <w:rPr>
                                      <w:ins w:id="1998" w:author="作成者"/>
                                    </w:rPr>
                                  </w:pPr>
                                  <w:ins w:id="1999"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78" name="下矢印 278"/>
                            <wps:cNvSpPr/>
                            <wps:spPr>
                              <a:xfrm rot="5400000">
                                <a:off x="190377" y="410896"/>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79" name="角丸四角形 279"/>
                          <wps:cNvSpPr/>
                          <wps:spPr>
                            <a:xfrm>
                              <a:off x="114478" y="-6248"/>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DA2A67C" w14:textId="5295A025" w:rsidR="00CC00D9" w:rsidRPr="00982EAC" w:rsidRDefault="00CC00D9" w:rsidP="00366ECC">
                                <w:pPr>
                                  <w:jc w:val="left"/>
                                  <w:rPr>
                                    <w:ins w:id="2000" w:author="作成者"/>
                                    <w:b/>
                                    <w:color w:val="003C8A" w:themeColor="accent6" w:themeTint="E6"/>
                                    <w:sz w:val="20"/>
                                    <w:szCs w:val="20"/>
                                  </w:rPr>
                                </w:pPr>
                                <w:ins w:id="2001"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80" name="角丸四角形 280"/>
                          <wps:cNvSpPr/>
                          <wps:spPr>
                            <a:xfrm>
                              <a:off x="114300" y="332428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5AE4581" w14:textId="1938B8B0" w:rsidR="00CC00D9" w:rsidRPr="00982EAC" w:rsidRDefault="00CC00D9" w:rsidP="00366ECC">
                                <w:pPr>
                                  <w:jc w:val="left"/>
                                  <w:rPr>
                                    <w:ins w:id="2002" w:author="作成者"/>
                                    <w:b/>
                                    <w:color w:val="003C8A" w:themeColor="accent6" w:themeTint="E6"/>
                                    <w:sz w:val="20"/>
                                    <w:szCs w:val="20"/>
                                  </w:rPr>
                                </w:pPr>
                                <w:ins w:id="2003"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1E796AB" id="グループ化 273" o:spid="_x0000_s1120" style="position:absolute;left:0;text-align:left;margin-left:30.15pt;margin-top:24.25pt;width:460.5pt;height:474.9pt;z-index:251809792;mso-position-horizontal-relative:text;mso-position-vertical-relative:text;mso-height-relative:margin" coordorigin=",-762" coordsize="58483,51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">
                  <v:shape id="フローチャート: 処理 274" o:spid="_x0000_s1121" type="#_x0000_t109" style="position:absolute;top:-762;width:58483;height:51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" fillcolor="#f2f2f2 [3052]" strokecolor="#d8d8d8 [2732]" strokeweight="2pt">
                    <v:textbox>
                      <w:txbxContent>
                        <w:p w14:paraId="73C01ED8" w14:textId="77777777" w:rsidR="00CC00D9" w:rsidRDefault="00CC00D9" w:rsidP="00366ECC">
                          <w:pPr>
                            <w:jc w:val="left"/>
                            <w:rPr>
                              <w:ins w:id="2004" w:author="作成者"/>
                              <w:sz w:val="20"/>
                              <w:szCs w:val="20"/>
                            </w:rPr>
                          </w:pPr>
                        </w:p>
                        <w:p w14:paraId="2C6C2A13" w14:textId="77777777" w:rsidR="00CC00D9" w:rsidRPr="003177F7" w:rsidRDefault="00CC00D9" w:rsidP="00366ECC">
                          <w:pPr>
                            <w:jc w:val="left"/>
                            <w:rPr>
                              <w:ins w:id="2005" w:author="作成者"/>
                              <w:sz w:val="20"/>
                              <w:szCs w:val="20"/>
                            </w:rPr>
                          </w:pPr>
                        </w:p>
                        <w:tbl>
                          <w:tblPr>
                            <w:tblStyle w:val="ab"/>
                            <w:tblW w:w="7166" w:type="dxa"/>
                            <w:jc w:val="center"/>
                            <w:tblLook w:val="04A0" w:firstRow="1" w:lastRow="0" w:firstColumn="1" w:lastColumn="0" w:noHBand="0" w:noVBand="1"/>
                          </w:tblPr>
                          <w:tblGrid>
                            <w:gridCol w:w="7166"/>
                          </w:tblGrid>
                          <w:tr w:rsidR="00CC00D9" w:rsidRPr="003177F7" w14:paraId="3D87EF51" w14:textId="77777777" w:rsidTr="00DD1144">
                            <w:trPr>
                              <w:trHeight w:val="1425"/>
                              <w:jc w:val="center"/>
                              <w:ins w:id="2006" w:author="作成者"/>
                            </w:trPr>
                            <w:tc>
                              <w:tcPr>
                                <w:tcW w:w="7166" w:type="dxa"/>
                              </w:tcPr>
                              <w:p w14:paraId="4C96DA11" w14:textId="77777777" w:rsidR="00CC00D9" w:rsidRPr="00280A77" w:rsidRDefault="00CC00D9" w:rsidP="00DD1144">
                                <w:pPr>
                                  <w:rPr>
                                    <w:ins w:id="2007" w:author="作成者"/>
                                    <w:sz w:val="20"/>
                                    <w:szCs w:val="20"/>
                                  </w:rPr>
                                </w:pPr>
                                <w:ins w:id="2008" w:author="作成者">
                                  <w:r w:rsidRPr="00280A77">
                                    <w:rPr>
                                      <w:sz w:val="20"/>
                                      <w:szCs w:val="20"/>
                                    </w:rPr>
                                    <w:t>variable "VAR_hoge" {</w:t>
                                  </w:r>
                                </w:ins>
                              </w:p>
                              <w:p w14:paraId="52389CBC" w14:textId="77777777" w:rsidR="00CC00D9" w:rsidRDefault="00CC00D9" w:rsidP="00DD1144">
                                <w:pPr>
                                  <w:ind w:firstLineChars="200" w:firstLine="400"/>
                                  <w:rPr>
                                    <w:ins w:id="2009" w:author="作成者"/>
                                    <w:sz w:val="20"/>
                                    <w:szCs w:val="20"/>
                                  </w:rPr>
                                </w:pPr>
                                <w:ins w:id="2010" w:author="作成者">
                                  <w:r>
                                    <w:rPr>
                                      <w:sz w:val="20"/>
                                      <w:szCs w:val="20"/>
                                    </w:rPr>
                                    <w:t>type = object({</w:t>
                                  </w:r>
                                </w:ins>
                              </w:p>
                              <w:p w14:paraId="60E1BAFA" w14:textId="77777777" w:rsidR="00CC00D9" w:rsidRDefault="00CC00D9" w:rsidP="00DD1144">
                                <w:pPr>
                                  <w:ind w:firstLineChars="200" w:firstLine="400"/>
                                  <w:rPr>
                                    <w:ins w:id="2011" w:author="作成者"/>
                                    <w:sz w:val="20"/>
                                    <w:szCs w:val="20"/>
                                  </w:rPr>
                                </w:pPr>
                                <w:ins w:id="2012" w:author="作成者">
                                  <w:r>
                                    <w:rPr>
                                      <w:rFonts w:hint="eastAsia"/>
                                      <w:sz w:val="20"/>
                                      <w:szCs w:val="20"/>
                                    </w:rPr>
                                    <w:t xml:space="preserve">    IP = string</w:t>
                                  </w:r>
                                  <w:r>
                                    <w:rPr>
                                      <w:sz w:val="20"/>
                                      <w:szCs w:val="20"/>
                                    </w:rPr>
                                    <w:t>,</w:t>
                                  </w:r>
                                </w:ins>
                              </w:p>
                              <w:p w14:paraId="4ECEEB20" w14:textId="77777777" w:rsidR="00CC00D9" w:rsidRDefault="00CC00D9" w:rsidP="00DD1144">
                                <w:pPr>
                                  <w:ind w:firstLineChars="200" w:firstLine="400"/>
                                  <w:rPr>
                                    <w:ins w:id="2013" w:author="作成者"/>
                                    <w:sz w:val="20"/>
                                    <w:szCs w:val="20"/>
                                  </w:rPr>
                                </w:pPr>
                                <w:ins w:id="2014" w:author="作成者">
                                  <w:r>
                                    <w:rPr>
                                      <w:sz w:val="20"/>
                                      <w:szCs w:val="20"/>
                                    </w:rPr>
                                    <w:t xml:space="preserve">    NAME = string</w:t>
                                  </w:r>
                                </w:ins>
                              </w:p>
                              <w:p w14:paraId="731F1073" w14:textId="77777777" w:rsidR="00CC00D9" w:rsidRPr="00280A77" w:rsidRDefault="00CC00D9" w:rsidP="00DD1144">
                                <w:pPr>
                                  <w:ind w:firstLineChars="200" w:firstLine="400"/>
                                  <w:rPr>
                                    <w:ins w:id="2015" w:author="作成者"/>
                                    <w:sz w:val="20"/>
                                    <w:szCs w:val="20"/>
                                  </w:rPr>
                                </w:pPr>
                                <w:ins w:id="2016" w:author="作成者">
                                  <w:r>
                                    <w:rPr>
                                      <w:sz w:val="20"/>
                                      <w:szCs w:val="20"/>
                                    </w:rPr>
                                    <w:t>})</w:t>
                                  </w:r>
                                </w:ins>
                              </w:p>
                              <w:p w14:paraId="09C70637" w14:textId="77777777" w:rsidR="00CC00D9" w:rsidRDefault="00CC00D9" w:rsidP="00DD1144">
                                <w:pPr>
                                  <w:ind w:firstLineChars="200" w:firstLine="400"/>
                                  <w:rPr>
                                    <w:ins w:id="2017" w:author="作成者"/>
                                  </w:rPr>
                                </w:pPr>
                                <w:ins w:id="2018" w:author="作成者">
                                  <w:r w:rsidRPr="00280A77">
                                    <w:rPr>
                                      <w:sz w:val="20"/>
                                      <w:szCs w:val="20"/>
                                    </w:rPr>
                                    <w:t xml:space="preserve">default = </w:t>
                                  </w:r>
                                  <w:r>
                                    <w:t>{</w:t>
                                  </w:r>
                                </w:ins>
                              </w:p>
                              <w:p w14:paraId="334617F7" w14:textId="77777777" w:rsidR="00CC00D9" w:rsidRDefault="00CC00D9" w:rsidP="00DD1144">
                                <w:pPr>
                                  <w:ind w:firstLineChars="200" w:firstLine="420"/>
                                  <w:rPr>
                                    <w:ins w:id="2019" w:author="作成者"/>
                                  </w:rPr>
                                </w:pPr>
                                <w:ins w:id="2020" w:author="作成者">
                                  <w:r>
                                    <w:t xml:space="preserve">    “IP” = “127.0.0.1”,</w:t>
                                  </w:r>
                                </w:ins>
                              </w:p>
                              <w:p w14:paraId="23122A1C" w14:textId="77777777" w:rsidR="00CC00D9" w:rsidRDefault="00CC00D9" w:rsidP="00DD1144">
                                <w:pPr>
                                  <w:ind w:firstLineChars="200" w:firstLine="420"/>
                                  <w:rPr>
                                    <w:ins w:id="2021" w:author="作成者"/>
                                  </w:rPr>
                                </w:pPr>
                                <w:ins w:id="2022" w:author="作成者">
                                  <w:r>
                                    <w:t xml:space="preserve">    “NAME” = “machine01”</w:t>
                                  </w:r>
                                </w:ins>
                              </w:p>
                              <w:p w14:paraId="0AE643AD" w14:textId="77777777" w:rsidR="00CC00D9" w:rsidRPr="00415576" w:rsidRDefault="00CC00D9" w:rsidP="00DD1144">
                                <w:pPr>
                                  <w:ind w:firstLineChars="200" w:firstLine="420"/>
                                  <w:rPr>
                                    <w:ins w:id="2023" w:author="作成者"/>
                                  </w:rPr>
                                </w:pPr>
                                <w:ins w:id="2024" w:author="作成者">
                                  <w:r>
                                    <w:t>}</w:t>
                                  </w:r>
                                </w:ins>
                              </w:p>
                              <w:p w14:paraId="3EBEEC9C" w14:textId="77777777" w:rsidR="00CC00D9" w:rsidRPr="003177F7" w:rsidRDefault="00CC00D9" w:rsidP="00DD1144">
                                <w:pPr>
                                  <w:pStyle w:val="a9"/>
                                  <w:ind w:leftChars="0" w:left="0"/>
                                  <w:rPr>
                                    <w:ins w:id="2025" w:author="作成者"/>
                                    <w:sz w:val="20"/>
                                    <w:szCs w:val="20"/>
                                  </w:rPr>
                                </w:pPr>
                                <w:ins w:id="2026" w:author="作成者">
                                  <w:r w:rsidRPr="00280A77">
                                    <w:rPr>
                                      <w:sz w:val="20"/>
                                      <w:szCs w:val="20"/>
                                    </w:rPr>
                                    <w:t>}</w:t>
                                  </w:r>
                                </w:ins>
                              </w:p>
                            </w:tc>
                          </w:tr>
                        </w:tbl>
                        <w:p w14:paraId="22F4DDAE" w14:textId="77777777" w:rsidR="00CC00D9" w:rsidRPr="003177F7" w:rsidRDefault="00CC00D9" w:rsidP="00366ECC">
                          <w:pPr>
                            <w:jc w:val="left"/>
                            <w:rPr>
                              <w:ins w:id="2027" w:author="作成者"/>
                              <w:sz w:val="20"/>
                              <w:szCs w:val="20"/>
                            </w:rPr>
                          </w:pPr>
                        </w:p>
                        <w:p w14:paraId="26E91B3A" w14:textId="77777777" w:rsidR="00CC00D9" w:rsidRDefault="00CC00D9" w:rsidP="00366ECC">
                          <w:pPr>
                            <w:jc w:val="left"/>
                            <w:rPr>
                              <w:ins w:id="2028" w:author="作成者"/>
                              <w:sz w:val="20"/>
                              <w:szCs w:val="20"/>
                            </w:rPr>
                          </w:pPr>
                        </w:p>
                        <w:p w14:paraId="57C650B1" w14:textId="77777777" w:rsidR="00CC00D9" w:rsidRDefault="00CC00D9" w:rsidP="00366ECC">
                          <w:pPr>
                            <w:jc w:val="left"/>
                            <w:rPr>
                              <w:ins w:id="2029" w:author="作成者"/>
                              <w:sz w:val="20"/>
                              <w:szCs w:val="20"/>
                            </w:rPr>
                          </w:pPr>
                        </w:p>
                        <w:p w14:paraId="6E128139" w14:textId="7A5DB076" w:rsidR="00CC00D9" w:rsidRPr="00D464F6" w:rsidRDefault="00CC00D9" w:rsidP="00366ECC">
                          <w:pPr>
                            <w:jc w:val="left"/>
                            <w:rPr>
                              <w:ins w:id="2030" w:author="作成者"/>
                              <w:b/>
                              <w:sz w:val="20"/>
                              <w:szCs w:val="20"/>
                            </w:rPr>
                          </w:pPr>
                          <w:ins w:id="2031"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407"/>
                          </w:tblGrid>
                          <w:tr w:rsidR="00CC00D9" w14:paraId="47B00EEF" w14:textId="77777777" w:rsidTr="00455654">
                            <w:trPr>
                              <w:jc w:val="center"/>
                              <w:ins w:id="2032" w:author="作成者"/>
                            </w:trPr>
                            <w:tc>
                              <w:tcPr>
                                <w:tcW w:w="704" w:type="dxa"/>
                                <w:tcBorders>
                                  <w:bottom w:val="single" w:sz="4" w:space="0" w:color="auto"/>
                                </w:tcBorders>
                                <w:shd w:val="clear" w:color="auto" w:fill="002060"/>
                              </w:tcPr>
                              <w:p w14:paraId="56F44943" w14:textId="6392DDBB" w:rsidR="00CC00D9" w:rsidRPr="00C80F48" w:rsidRDefault="00CC00D9" w:rsidP="00DD1144">
                                <w:pPr>
                                  <w:pStyle w:val="a9"/>
                                  <w:ind w:leftChars="0" w:left="0"/>
                                  <w:jc w:val="left"/>
                                  <w:rPr>
                                    <w:ins w:id="2033"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74AB7C5C" w14:textId="64286E7E" w:rsidR="00CC00D9" w:rsidRPr="00C80F48" w:rsidRDefault="00CC00D9" w:rsidP="00DD1144">
                                <w:pPr>
                                  <w:pStyle w:val="a9"/>
                                  <w:ind w:leftChars="0" w:left="0"/>
                                  <w:jc w:val="left"/>
                                  <w:rPr>
                                    <w:ins w:id="2034" w:author="作成者"/>
                                    <w:b/>
                                    <w:color w:val="FFFFFF" w:themeColor="background1"/>
                                  </w:rPr>
                                </w:pPr>
                                <w:r>
                                  <w:rPr>
                                    <w:rFonts w:hint="eastAsia"/>
                                    <w:b/>
                                    <w:color w:val="FFFFFF" w:themeColor="background1"/>
                                  </w:rPr>
                                  <w:t>Variable name</w:t>
                                </w:r>
                              </w:p>
                            </w:tc>
                            <w:tc>
                              <w:tcPr>
                                <w:tcW w:w="1291" w:type="dxa"/>
                                <w:tcBorders>
                                  <w:bottom w:val="single" w:sz="4" w:space="0" w:color="auto"/>
                                </w:tcBorders>
                                <w:shd w:val="clear" w:color="auto" w:fill="002060"/>
                              </w:tcPr>
                              <w:p w14:paraId="71CEBA46" w14:textId="2051C2E5" w:rsidR="00CC00D9" w:rsidRDefault="00CC00D9" w:rsidP="00DD1144">
                                <w:pPr>
                                  <w:pStyle w:val="a9"/>
                                  <w:ind w:leftChars="0" w:left="0"/>
                                  <w:jc w:val="left"/>
                                  <w:rPr>
                                    <w:ins w:id="2035" w:author="作成者"/>
                                    <w:b/>
                                    <w:color w:val="FFFFFF" w:themeColor="background1"/>
                                  </w:rPr>
                                </w:pPr>
                                <w:r>
                                  <w:rPr>
                                    <w:rFonts w:hint="eastAsia"/>
                                    <w:b/>
                                    <w:color w:val="FFFFFF" w:themeColor="background1"/>
                                  </w:rPr>
                                  <w:t>HCL SETTINGS</w:t>
                                </w:r>
                              </w:p>
                            </w:tc>
                            <w:tc>
                              <w:tcPr>
                                <w:tcW w:w="1291" w:type="dxa"/>
                                <w:tcBorders>
                                  <w:bottom w:val="single" w:sz="4" w:space="0" w:color="auto"/>
                                </w:tcBorders>
                                <w:shd w:val="clear" w:color="auto" w:fill="002060"/>
                              </w:tcPr>
                              <w:p w14:paraId="22CCFC27" w14:textId="791B49CD" w:rsidR="00CC00D9" w:rsidRPr="00C80F48" w:rsidRDefault="00CC00D9" w:rsidP="00DD1144">
                                <w:pPr>
                                  <w:pStyle w:val="a9"/>
                                  <w:ind w:leftChars="0" w:left="0"/>
                                  <w:jc w:val="left"/>
                                  <w:rPr>
                                    <w:ins w:id="2036" w:author="作成者"/>
                                    <w:b/>
                                    <w:color w:val="FFFFFF" w:themeColor="background1"/>
                                  </w:rPr>
                                </w:pPr>
                                <w:r>
                                  <w:rPr>
                                    <w:rFonts w:hint="eastAsia"/>
                                    <w:b/>
                                    <w:color w:val="FFFFFF" w:themeColor="background1"/>
                                  </w:rPr>
                                  <w:t>Member variable</w:t>
                                </w:r>
                              </w:p>
                            </w:tc>
                            <w:tc>
                              <w:tcPr>
                                <w:tcW w:w="1253" w:type="dxa"/>
                                <w:tcBorders>
                                  <w:bottom w:val="single" w:sz="4" w:space="0" w:color="auto"/>
                                </w:tcBorders>
                                <w:shd w:val="clear" w:color="auto" w:fill="002060"/>
                              </w:tcPr>
                              <w:p w14:paraId="2CF22D39" w14:textId="3B80BC3F" w:rsidR="00CC00D9" w:rsidRDefault="00CC00D9" w:rsidP="00DD1144">
                                <w:pPr>
                                  <w:pStyle w:val="a9"/>
                                  <w:ind w:leftChars="0" w:left="0"/>
                                  <w:jc w:val="left"/>
                                  <w:rPr>
                                    <w:ins w:id="2037" w:author="作成者"/>
                                    <w:b/>
                                    <w:color w:val="FFFFFF" w:themeColor="background1"/>
                                  </w:rPr>
                                </w:pPr>
                                <w:r>
                                  <w:rPr>
                                    <w:rFonts w:hint="eastAsia"/>
                                    <w:b/>
                                    <w:color w:val="FFFFFF" w:themeColor="background1"/>
                                  </w:rPr>
                                  <w:t>Substitute order</w:t>
                                </w:r>
                              </w:p>
                            </w:tc>
                            <w:tc>
                              <w:tcPr>
                                <w:tcW w:w="1407" w:type="dxa"/>
                                <w:tcBorders>
                                  <w:bottom w:val="single" w:sz="4" w:space="0" w:color="auto"/>
                                </w:tcBorders>
                                <w:shd w:val="clear" w:color="auto" w:fill="002060"/>
                              </w:tcPr>
                              <w:p w14:paraId="61BDC15E" w14:textId="0CC6C03C" w:rsidR="00CC00D9" w:rsidRDefault="00CC00D9" w:rsidP="00DD1144">
                                <w:pPr>
                                  <w:pStyle w:val="a9"/>
                                  <w:ind w:leftChars="0" w:left="0"/>
                                  <w:jc w:val="left"/>
                                  <w:rPr>
                                    <w:ins w:id="2038" w:author="作成者"/>
                                    <w:b/>
                                    <w:color w:val="FFFFFF" w:themeColor="background1"/>
                                  </w:rPr>
                                </w:pPr>
                                <w:r>
                                  <w:rPr>
                                    <w:rFonts w:hint="eastAsia"/>
                                    <w:b/>
                                    <w:color w:val="FFFFFF" w:themeColor="background1"/>
                                  </w:rPr>
                                  <w:t>Specific value</w:t>
                                </w:r>
                              </w:p>
                            </w:tc>
                          </w:tr>
                          <w:tr w:rsidR="00CC00D9" w14:paraId="39194162" w14:textId="77777777" w:rsidTr="00455654">
                            <w:trPr>
                              <w:jc w:val="center"/>
                              <w:ins w:id="2039" w:author="作成者"/>
                            </w:trPr>
                            <w:tc>
                              <w:tcPr>
                                <w:tcW w:w="704" w:type="dxa"/>
                              </w:tcPr>
                              <w:p w14:paraId="4839D438" w14:textId="77777777" w:rsidR="00CC00D9" w:rsidRDefault="00CC00D9" w:rsidP="00455654">
                                <w:pPr>
                                  <w:pStyle w:val="a9"/>
                                  <w:ind w:leftChars="0" w:left="0"/>
                                  <w:jc w:val="left"/>
                                  <w:rPr>
                                    <w:ins w:id="2040" w:author="作成者"/>
                                  </w:rPr>
                                </w:pPr>
                                <w:ins w:id="2041" w:author="作成者">
                                  <w:r>
                                    <w:rPr>
                                      <w:rFonts w:hint="eastAsia"/>
                                    </w:rPr>
                                    <w:t>1</w:t>
                                  </w:r>
                                </w:ins>
                              </w:p>
                            </w:tc>
                            <w:tc>
                              <w:tcPr>
                                <w:tcW w:w="1291" w:type="dxa"/>
                              </w:tcPr>
                              <w:p w14:paraId="6D8F49AC" w14:textId="77777777" w:rsidR="00CC00D9" w:rsidRDefault="00CC00D9" w:rsidP="00455654">
                                <w:pPr>
                                  <w:pStyle w:val="a9"/>
                                  <w:ind w:leftChars="0" w:left="0"/>
                                  <w:jc w:val="left"/>
                                  <w:rPr>
                                    <w:ins w:id="2042" w:author="作成者"/>
                                  </w:rPr>
                                </w:pPr>
                                <w:ins w:id="2043" w:author="作成者">
                                  <w:r>
                                    <w:rPr>
                                      <w:rFonts w:hint="eastAsia"/>
                                    </w:rPr>
                                    <w:t>V</w:t>
                                  </w:r>
                                  <w:r>
                                    <w:t>AR_hoge</w:t>
                                  </w:r>
                                </w:ins>
                              </w:p>
                            </w:tc>
                            <w:tc>
                              <w:tcPr>
                                <w:tcW w:w="1291" w:type="dxa"/>
                              </w:tcPr>
                              <w:p w14:paraId="2D0A49D1" w14:textId="77777777" w:rsidR="00CC00D9" w:rsidRDefault="00CC00D9" w:rsidP="00455654">
                                <w:pPr>
                                  <w:pStyle w:val="a9"/>
                                  <w:ind w:leftChars="0" w:left="0"/>
                                  <w:jc w:val="left"/>
                                  <w:rPr>
                                    <w:ins w:id="2044" w:author="作成者"/>
                                  </w:rPr>
                                </w:pPr>
                                <w:ins w:id="2045" w:author="作成者">
                                  <w:r>
                                    <w:rPr>
                                      <w:rFonts w:hint="eastAsia"/>
                                    </w:rPr>
                                    <w:t>OFF</w:t>
                                  </w:r>
                                </w:ins>
                              </w:p>
                            </w:tc>
                            <w:tc>
                              <w:tcPr>
                                <w:tcW w:w="1291" w:type="dxa"/>
                              </w:tcPr>
                              <w:p w14:paraId="7EBE93FD" w14:textId="77777777" w:rsidR="00CC00D9" w:rsidRDefault="00CC00D9" w:rsidP="00455654">
                                <w:pPr>
                                  <w:pStyle w:val="a9"/>
                                  <w:ind w:leftChars="0" w:left="0"/>
                                  <w:jc w:val="left"/>
                                  <w:rPr>
                                    <w:ins w:id="2046" w:author="作成者"/>
                                  </w:rPr>
                                </w:pPr>
                                <w:ins w:id="2047" w:author="作成者">
                                  <w:r>
                                    <w:rPr>
                                      <w:rFonts w:hint="eastAsia"/>
                                    </w:rPr>
                                    <w:t>IP</w:t>
                                  </w:r>
                                </w:ins>
                              </w:p>
                            </w:tc>
                            <w:tc>
                              <w:tcPr>
                                <w:tcW w:w="1253" w:type="dxa"/>
                              </w:tcPr>
                              <w:p w14:paraId="70405289" w14:textId="1FDEDE8F" w:rsidR="00CC00D9" w:rsidRDefault="00CC00D9" w:rsidP="00455654">
                                <w:pPr>
                                  <w:pStyle w:val="a9"/>
                                  <w:ind w:leftChars="0" w:left="0"/>
                                  <w:jc w:val="left"/>
                                  <w:rPr>
                                    <w:ins w:id="2048" w:author="作成者"/>
                                  </w:rPr>
                                </w:pPr>
                                <w:r w:rsidRPr="00817A86">
                                  <w:rPr>
                                    <w:rFonts w:hint="eastAsia"/>
                                  </w:rPr>
                                  <w:t>No input required</w:t>
                                </w:r>
                              </w:p>
                            </w:tc>
                            <w:tc>
                              <w:tcPr>
                                <w:tcW w:w="1407" w:type="dxa"/>
                              </w:tcPr>
                              <w:p w14:paraId="6EAB34E6" w14:textId="77777777" w:rsidR="00CC00D9" w:rsidRPr="00E708CA" w:rsidRDefault="00CC00D9" w:rsidP="00455654">
                                <w:pPr>
                                  <w:pStyle w:val="a9"/>
                                  <w:ind w:leftChars="0" w:left="0"/>
                                  <w:jc w:val="left"/>
                                  <w:rPr>
                                    <w:ins w:id="2049" w:author="作成者"/>
                                  </w:rPr>
                                </w:pPr>
                                <w:ins w:id="2050" w:author="作成者">
                                  <w:r>
                                    <w:t>192.168.0.1</w:t>
                                  </w:r>
                                </w:ins>
                              </w:p>
                            </w:tc>
                          </w:tr>
                          <w:tr w:rsidR="00CC00D9" w14:paraId="534D8A0D" w14:textId="77777777" w:rsidTr="00455654">
                            <w:trPr>
                              <w:jc w:val="center"/>
                              <w:ins w:id="2051" w:author="作成者"/>
                            </w:trPr>
                            <w:tc>
                              <w:tcPr>
                                <w:tcW w:w="704" w:type="dxa"/>
                                <w:tcBorders>
                                  <w:bottom w:val="single" w:sz="4" w:space="0" w:color="auto"/>
                                </w:tcBorders>
                              </w:tcPr>
                              <w:p w14:paraId="18EE20C0" w14:textId="77777777" w:rsidR="00CC00D9" w:rsidRDefault="00CC00D9" w:rsidP="00455654">
                                <w:pPr>
                                  <w:pStyle w:val="a9"/>
                                  <w:ind w:leftChars="0" w:left="0"/>
                                  <w:jc w:val="left"/>
                                  <w:rPr>
                                    <w:ins w:id="2052" w:author="作成者"/>
                                  </w:rPr>
                                </w:pPr>
                                <w:ins w:id="2053" w:author="作成者">
                                  <w:r>
                                    <w:rPr>
                                      <w:rFonts w:hint="eastAsia"/>
                                    </w:rPr>
                                    <w:t>2</w:t>
                                  </w:r>
                                </w:ins>
                              </w:p>
                            </w:tc>
                            <w:tc>
                              <w:tcPr>
                                <w:tcW w:w="1291" w:type="dxa"/>
                                <w:tcBorders>
                                  <w:bottom w:val="single" w:sz="4" w:space="0" w:color="auto"/>
                                </w:tcBorders>
                              </w:tcPr>
                              <w:p w14:paraId="026B188E" w14:textId="77777777" w:rsidR="00CC00D9" w:rsidRDefault="00CC00D9" w:rsidP="00455654">
                                <w:pPr>
                                  <w:pStyle w:val="a9"/>
                                  <w:ind w:leftChars="0" w:left="0"/>
                                  <w:jc w:val="left"/>
                                  <w:rPr>
                                    <w:ins w:id="2054" w:author="作成者"/>
                                  </w:rPr>
                                </w:pPr>
                                <w:ins w:id="2055" w:author="作成者">
                                  <w:r>
                                    <w:rPr>
                                      <w:rFonts w:hint="eastAsia"/>
                                    </w:rPr>
                                    <w:t>VAR_hoge</w:t>
                                  </w:r>
                                </w:ins>
                              </w:p>
                            </w:tc>
                            <w:tc>
                              <w:tcPr>
                                <w:tcW w:w="1291" w:type="dxa"/>
                                <w:tcBorders>
                                  <w:bottom w:val="single" w:sz="4" w:space="0" w:color="auto"/>
                                </w:tcBorders>
                              </w:tcPr>
                              <w:p w14:paraId="6199B8E8" w14:textId="77777777" w:rsidR="00CC00D9" w:rsidRDefault="00CC00D9" w:rsidP="00455654">
                                <w:pPr>
                                  <w:pStyle w:val="a9"/>
                                  <w:ind w:leftChars="0" w:left="0"/>
                                  <w:jc w:val="left"/>
                                  <w:rPr>
                                    <w:ins w:id="2056" w:author="作成者"/>
                                  </w:rPr>
                                </w:pPr>
                                <w:ins w:id="2057" w:author="作成者">
                                  <w:r>
                                    <w:rPr>
                                      <w:rFonts w:hint="eastAsia"/>
                                    </w:rPr>
                                    <w:t>OFF</w:t>
                                  </w:r>
                                </w:ins>
                              </w:p>
                            </w:tc>
                            <w:tc>
                              <w:tcPr>
                                <w:tcW w:w="1291" w:type="dxa"/>
                                <w:tcBorders>
                                  <w:bottom w:val="single" w:sz="4" w:space="0" w:color="auto"/>
                                </w:tcBorders>
                              </w:tcPr>
                              <w:p w14:paraId="61577466" w14:textId="77777777" w:rsidR="00CC00D9" w:rsidRDefault="00CC00D9" w:rsidP="00455654">
                                <w:pPr>
                                  <w:pStyle w:val="a9"/>
                                  <w:ind w:leftChars="0" w:left="0"/>
                                  <w:jc w:val="left"/>
                                  <w:rPr>
                                    <w:ins w:id="2058" w:author="作成者"/>
                                  </w:rPr>
                                </w:pPr>
                                <w:ins w:id="2059" w:author="作成者">
                                  <w:r>
                                    <w:rPr>
                                      <w:rFonts w:hint="eastAsia"/>
                                    </w:rPr>
                                    <w:t>NAME</w:t>
                                  </w:r>
                                </w:ins>
                              </w:p>
                            </w:tc>
                            <w:tc>
                              <w:tcPr>
                                <w:tcW w:w="1253" w:type="dxa"/>
                                <w:tcBorders>
                                  <w:bottom w:val="single" w:sz="4" w:space="0" w:color="auto"/>
                                </w:tcBorders>
                              </w:tcPr>
                              <w:p w14:paraId="73194EE9" w14:textId="3DB51F72" w:rsidR="00CC00D9" w:rsidRDefault="00CC00D9" w:rsidP="00455654">
                                <w:pPr>
                                  <w:pStyle w:val="a9"/>
                                  <w:ind w:leftChars="0" w:left="0"/>
                                  <w:jc w:val="left"/>
                                  <w:rPr>
                                    <w:ins w:id="2060" w:author="作成者"/>
                                  </w:rPr>
                                </w:pPr>
                                <w:r w:rsidRPr="00817A86">
                                  <w:rPr>
                                    <w:rFonts w:hint="eastAsia"/>
                                  </w:rPr>
                                  <w:t>No input required</w:t>
                                </w:r>
                              </w:p>
                            </w:tc>
                            <w:tc>
                              <w:tcPr>
                                <w:tcW w:w="1407" w:type="dxa"/>
                                <w:tcBorders>
                                  <w:bottom w:val="single" w:sz="4" w:space="0" w:color="auto"/>
                                </w:tcBorders>
                              </w:tcPr>
                              <w:p w14:paraId="2CF52307" w14:textId="77777777" w:rsidR="00CC00D9" w:rsidRDefault="00CC00D9" w:rsidP="00455654">
                                <w:pPr>
                                  <w:pStyle w:val="a9"/>
                                  <w:ind w:leftChars="0" w:left="0"/>
                                  <w:jc w:val="left"/>
                                  <w:rPr>
                                    <w:ins w:id="2061" w:author="作成者"/>
                                  </w:rPr>
                                </w:pPr>
                                <w:ins w:id="2062" w:author="作成者">
                                  <w:r>
                                    <w:t>m</w:t>
                                  </w:r>
                                  <w:r>
                                    <w:rPr>
                                      <w:rFonts w:hint="eastAsia"/>
                                    </w:rPr>
                                    <w:t>y_</w:t>
                                  </w:r>
                                  <w:r>
                                    <w:t>machine</w:t>
                                  </w:r>
                                </w:ins>
                              </w:p>
                            </w:tc>
                          </w:tr>
                        </w:tbl>
                        <w:p w14:paraId="60B5EBA3" w14:textId="77777777" w:rsidR="00CC00D9" w:rsidRDefault="00CC00D9" w:rsidP="00366ECC">
                          <w:pPr>
                            <w:jc w:val="left"/>
                            <w:rPr>
                              <w:ins w:id="2063" w:author="作成者"/>
                              <w:sz w:val="20"/>
                              <w:szCs w:val="20"/>
                            </w:rPr>
                          </w:pPr>
                        </w:p>
                        <w:p w14:paraId="3E1DC107" w14:textId="77777777" w:rsidR="00CC00D9" w:rsidRDefault="00CC00D9" w:rsidP="00366ECC">
                          <w:pPr>
                            <w:jc w:val="left"/>
                            <w:rPr>
                              <w:ins w:id="2064" w:author="作成者"/>
                              <w:sz w:val="20"/>
                              <w:szCs w:val="20"/>
                            </w:rPr>
                          </w:pPr>
                        </w:p>
                        <w:p w14:paraId="16830A34" w14:textId="77777777" w:rsidR="00CC00D9" w:rsidRDefault="00CC00D9" w:rsidP="00366ECC">
                          <w:pPr>
                            <w:jc w:val="left"/>
                            <w:rPr>
                              <w:ins w:id="2065" w:author="作成者"/>
                              <w:sz w:val="20"/>
                              <w:szCs w:val="20"/>
                            </w:rPr>
                          </w:pPr>
                        </w:p>
                        <w:p w14:paraId="3C2B2C81" w14:textId="442C832C" w:rsidR="00CC00D9" w:rsidRPr="00D464F6" w:rsidRDefault="00CC00D9" w:rsidP="00366ECC">
                          <w:pPr>
                            <w:jc w:val="left"/>
                            <w:rPr>
                              <w:ins w:id="2066" w:author="作成者"/>
                              <w:b/>
                              <w:sz w:val="20"/>
                              <w:szCs w:val="20"/>
                            </w:rPr>
                          </w:pPr>
                          <w:ins w:id="2067"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896" w:type="dxa"/>
                            <w:tblLook w:val="04A0" w:firstRow="1" w:lastRow="0" w:firstColumn="1" w:lastColumn="0" w:noHBand="0" w:noVBand="1"/>
                          </w:tblPr>
                          <w:tblGrid>
                            <w:gridCol w:w="2995"/>
                            <w:gridCol w:w="2994"/>
                          </w:tblGrid>
                          <w:tr w:rsidR="00CC00D9" w14:paraId="60130E48" w14:textId="77777777" w:rsidTr="00DD1144">
                            <w:trPr>
                              <w:trHeight w:val="372"/>
                              <w:ins w:id="2068" w:author="作成者"/>
                            </w:trPr>
                            <w:tc>
                              <w:tcPr>
                                <w:tcW w:w="2995" w:type="dxa"/>
                                <w:shd w:val="clear" w:color="auto" w:fill="002060"/>
                              </w:tcPr>
                              <w:p w14:paraId="5F5732DE" w14:textId="77777777" w:rsidR="00CC00D9" w:rsidRDefault="00CC00D9" w:rsidP="00DD1144">
                                <w:pPr>
                                  <w:jc w:val="left"/>
                                  <w:rPr>
                                    <w:ins w:id="2069" w:author="作成者"/>
                                    <w:b/>
                                    <w:sz w:val="20"/>
                                    <w:szCs w:val="20"/>
                                  </w:rPr>
                                </w:pPr>
                                <w:ins w:id="2070" w:author="作成者">
                                  <w:r>
                                    <w:rPr>
                                      <w:rFonts w:hint="eastAsia"/>
                                      <w:b/>
                                      <w:sz w:val="20"/>
                                      <w:szCs w:val="20"/>
                                    </w:rPr>
                                    <w:t>Key</w:t>
                                  </w:r>
                                </w:ins>
                              </w:p>
                            </w:tc>
                            <w:tc>
                              <w:tcPr>
                                <w:tcW w:w="2994" w:type="dxa"/>
                                <w:shd w:val="clear" w:color="auto" w:fill="002060"/>
                              </w:tcPr>
                              <w:p w14:paraId="2F475EF8" w14:textId="77777777" w:rsidR="00CC00D9" w:rsidRDefault="00CC00D9" w:rsidP="00DD1144">
                                <w:pPr>
                                  <w:jc w:val="left"/>
                                  <w:rPr>
                                    <w:ins w:id="2071" w:author="作成者"/>
                                    <w:b/>
                                    <w:sz w:val="20"/>
                                    <w:szCs w:val="20"/>
                                  </w:rPr>
                                </w:pPr>
                                <w:ins w:id="2072" w:author="作成者">
                                  <w:r>
                                    <w:rPr>
                                      <w:rFonts w:hint="eastAsia"/>
                                      <w:b/>
                                      <w:sz w:val="20"/>
                                      <w:szCs w:val="20"/>
                                    </w:rPr>
                                    <w:t>Value</w:t>
                                  </w:r>
                                </w:ins>
                              </w:p>
                            </w:tc>
                          </w:tr>
                          <w:tr w:rsidR="00CC00D9" w14:paraId="624CC17B" w14:textId="77777777" w:rsidTr="00DD1144">
                            <w:trPr>
                              <w:trHeight w:val="352"/>
                              <w:ins w:id="2073" w:author="作成者"/>
                            </w:trPr>
                            <w:tc>
                              <w:tcPr>
                                <w:tcW w:w="2995" w:type="dxa"/>
                              </w:tcPr>
                              <w:p w14:paraId="5617D737" w14:textId="77777777" w:rsidR="00CC00D9" w:rsidRPr="00515ED5" w:rsidRDefault="00CC00D9" w:rsidP="00DD1144">
                                <w:pPr>
                                  <w:jc w:val="left"/>
                                  <w:rPr>
                                    <w:ins w:id="2074" w:author="作成者"/>
                                    <w:sz w:val="20"/>
                                    <w:szCs w:val="20"/>
                                  </w:rPr>
                                </w:pPr>
                                <w:ins w:id="2075" w:author="作成者">
                                  <w:r w:rsidRPr="00515ED5">
                                    <w:rPr>
                                      <w:rFonts w:hint="eastAsia"/>
                                      <w:sz w:val="20"/>
                                      <w:szCs w:val="20"/>
                                    </w:rPr>
                                    <w:t>VAR_hoge</w:t>
                                  </w:r>
                                </w:ins>
                              </w:p>
                            </w:tc>
                            <w:tc>
                              <w:tcPr>
                                <w:tcW w:w="2994" w:type="dxa"/>
                              </w:tcPr>
                              <w:p w14:paraId="6BA84ADE" w14:textId="77777777" w:rsidR="00CC00D9" w:rsidRDefault="00CC00D9" w:rsidP="00DD1144">
                                <w:pPr>
                                  <w:jc w:val="left"/>
                                  <w:rPr>
                                    <w:ins w:id="2076" w:author="作成者"/>
                                  </w:rPr>
                                </w:pPr>
                                <w:ins w:id="2077" w:author="作成者">
                                  <w:r>
                                    <w:rPr>
                                      <w:rFonts w:hint="eastAsia"/>
                                    </w:rPr>
                                    <w:t>{</w:t>
                                  </w:r>
                                </w:ins>
                              </w:p>
                              <w:p w14:paraId="324D2A73" w14:textId="77777777" w:rsidR="00CC00D9" w:rsidRDefault="00CC00D9" w:rsidP="00DD1144">
                                <w:pPr>
                                  <w:jc w:val="left"/>
                                  <w:rPr>
                                    <w:ins w:id="2078" w:author="作成者"/>
                                  </w:rPr>
                                </w:pPr>
                                <w:ins w:id="2079" w:author="作成者">
                                  <w:r>
                                    <w:t xml:space="preserve">    “IP” = “192.168.0.1”,</w:t>
                                  </w:r>
                                </w:ins>
                              </w:p>
                              <w:p w14:paraId="556244BC" w14:textId="77777777" w:rsidR="00CC00D9" w:rsidRDefault="00CC00D9" w:rsidP="00DD1144">
                                <w:pPr>
                                  <w:jc w:val="left"/>
                                  <w:rPr>
                                    <w:ins w:id="2080" w:author="作成者"/>
                                  </w:rPr>
                                </w:pPr>
                                <w:ins w:id="2081" w:author="作成者">
                                  <w:r>
                                    <w:t xml:space="preserve">    “NAME” = “my_machine”</w:t>
                                  </w:r>
                                </w:ins>
                              </w:p>
                              <w:p w14:paraId="35F3BAA9" w14:textId="77777777" w:rsidR="00CC00D9" w:rsidRPr="00515ED5" w:rsidRDefault="00CC00D9" w:rsidP="00DD1144">
                                <w:pPr>
                                  <w:jc w:val="left"/>
                                  <w:rPr>
                                    <w:ins w:id="2082" w:author="作成者"/>
                                    <w:sz w:val="20"/>
                                    <w:szCs w:val="20"/>
                                  </w:rPr>
                                </w:pPr>
                                <w:ins w:id="2083" w:author="作成者">
                                  <w:r>
                                    <w:t>}</w:t>
                                  </w:r>
                                </w:ins>
                              </w:p>
                            </w:tc>
                          </w:tr>
                        </w:tbl>
                        <w:p w14:paraId="35A76E97" w14:textId="77777777" w:rsidR="00CC00D9" w:rsidRPr="00515ED5" w:rsidRDefault="00CC00D9" w:rsidP="00366ECC">
                          <w:pPr>
                            <w:jc w:val="left"/>
                            <w:rPr>
                              <w:ins w:id="2084" w:author="作成者"/>
                              <w:sz w:val="20"/>
                              <w:szCs w:val="20"/>
                            </w:rPr>
                          </w:pPr>
                        </w:p>
                      </w:txbxContent>
                    </v:textbox>
                  </v:shape>
                  <v:shape id="下矢印 275" o:spid="_x0000_s1122" type="#_x0000_t67" style="position:absolute;left:1143;top:2000;width:4000;height:43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" adj="20602" fillcolor="#0057c9 [2425]" strokecolor="#003c8c [2905]" strokeweight="2pt"/>
                  <v:group id="グループ化 276" o:spid="_x0000_s1123" style="position:absolute;left:4667;top:20103;width:28156;height:2858" coordorigin=",6012"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oundrect id="角丸四角形 277" o:spid="_x0000_s1124" style="position:absolute;left:7205;top:6353;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" fillcolor="white [3212]" strokecolor="#508035 [2422]" strokeweight="2pt">
                      <v:shadow on="t" color="black" opacity="26214f" origin="-.5,-.5" offset=".74836mm,.74836mm"/>
                      <v:textbox inset="1mm,0,0,0">
                        <w:txbxContent>
                          <w:p w14:paraId="08793DDC" w14:textId="71EE3333" w:rsidR="00CC00D9" w:rsidRDefault="00CC00D9" w:rsidP="00366ECC">
                            <w:pPr>
                              <w:pStyle w:val="Web"/>
                              <w:spacing w:before="0" w:beforeAutospacing="0" w:after="0" w:afterAutospacing="0"/>
                              <w:rPr>
                                <w:ins w:id="2085" w:author="作成者"/>
                              </w:rPr>
                            </w:pPr>
                            <w:ins w:id="2086"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v:textbox>
                    </v:roundrect>
                    <v:shape id="下矢印 278" o:spid="_x0000_s1125" type="#_x0000_t67" style="position:absolute;left:1903;top:4109;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" adj="18321" fillcolor="#518135" strokecolor="#508035 [2422]" strokeweight="2pt">
                      <v:fill opacity="52428f"/>
                    </v:shape>
                  </v:group>
                  <v:roundrect id="角丸四角形 279" o:spid="_x0000_s1126" style="position:absolute;left:1144;top:-62;width:26353;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" fillcolor="white [3201]" strokecolor="#003c8c [2905]" strokeweight="2pt">
                    <v:shadow on="t" color="black" opacity="26214f" origin="-.5,-.5" offset=".74836mm,.74836mm"/>
                    <v:textbox inset="1mm,0,0,0">
                      <w:txbxContent>
                        <w:p w14:paraId="6DA2A67C" w14:textId="5295A025" w:rsidR="00CC00D9" w:rsidRPr="00982EAC" w:rsidRDefault="00CC00D9" w:rsidP="00366ECC">
                          <w:pPr>
                            <w:jc w:val="left"/>
                            <w:rPr>
                              <w:ins w:id="2087" w:author="作成者"/>
                              <w:b/>
                              <w:color w:val="003C8A" w:themeColor="accent6" w:themeTint="E6"/>
                              <w:sz w:val="20"/>
                              <w:szCs w:val="20"/>
                            </w:rPr>
                          </w:pPr>
                          <w:ins w:id="2088"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v:textbox>
                  </v:roundrect>
                  <v:roundrect id="角丸四角形 280" o:spid="_x0000_s1127" style="position:absolute;left:1143;top:3324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" fillcolor="white [3201]" strokecolor="#003c8c [2905]" strokeweight="2pt">
                    <v:shadow on="t" color="black" opacity="26214f" origin="-.5,-.5" offset=".74836mm,.74836mm"/>
                    <v:textbox inset="1mm,0,0,0">
                      <w:txbxContent>
                        <w:p w14:paraId="25AE4581" w14:textId="1938B8B0" w:rsidR="00CC00D9" w:rsidRPr="00982EAC" w:rsidRDefault="00CC00D9" w:rsidP="00366ECC">
                          <w:pPr>
                            <w:jc w:val="left"/>
                            <w:rPr>
                              <w:ins w:id="2089" w:author="作成者"/>
                              <w:b/>
                              <w:color w:val="003C8A" w:themeColor="accent6" w:themeTint="E6"/>
                              <w:sz w:val="20"/>
                              <w:szCs w:val="20"/>
                            </w:rPr>
                          </w:pPr>
                          <w:ins w:id="2090"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v:textbox>
                  </v:roundrect>
                  <w10:wrap type="topAndBottom"/>
                </v:group>
              </w:pict>
            </mc:Fallback>
          </mc:AlternateContent>
        </w:r>
        <w:r w:rsidRPr="00CB0166">
          <w:rPr>
            <w:rFonts w:asciiTheme="majorHAnsi" w:hAnsiTheme="majorHAnsi" w:cstheme="majorHAnsi"/>
          </w:rPr>
          <w:t>object</w:t>
        </w:r>
      </w:ins>
      <w:r w:rsidR="00DD1144" w:rsidRPr="00CB0166">
        <w:rPr>
          <w:rFonts w:asciiTheme="majorHAnsi" w:hAnsiTheme="majorHAnsi" w:cstheme="majorHAnsi"/>
        </w:rPr>
        <w:t xml:space="preserve"> type</w:t>
      </w:r>
    </w:p>
    <w:p w14:paraId="74720110" w14:textId="77777777" w:rsidR="00366ECC" w:rsidRPr="00CB0166" w:rsidRDefault="00366ECC" w:rsidP="00366ECC">
      <w:pPr>
        <w:pStyle w:val="a9"/>
        <w:ind w:leftChars="0" w:left="780"/>
        <w:rPr>
          <w:ins w:id="2091" w:author="作成者"/>
          <w:rFonts w:asciiTheme="majorHAnsi" w:hAnsiTheme="majorHAnsi" w:cstheme="majorHAnsi"/>
        </w:rPr>
      </w:pPr>
    </w:p>
    <w:p w14:paraId="549FBBF8" w14:textId="77777777" w:rsidR="00366ECC" w:rsidRPr="00CB0166" w:rsidRDefault="00366ECC" w:rsidP="00366ECC">
      <w:pPr>
        <w:widowControl/>
        <w:jc w:val="left"/>
        <w:rPr>
          <w:ins w:id="2092" w:author="作成者"/>
          <w:rFonts w:asciiTheme="majorHAnsi" w:hAnsiTheme="majorHAnsi" w:cstheme="majorHAnsi"/>
        </w:rPr>
      </w:pPr>
      <w:ins w:id="2093" w:author="作成者">
        <w:r w:rsidRPr="00CB0166">
          <w:rPr>
            <w:rFonts w:asciiTheme="majorHAnsi" w:hAnsiTheme="majorHAnsi" w:cstheme="majorHAnsi"/>
          </w:rPr>
          <w:br w:type="page"/>
        </w:r>
      </w:ins>
    </w:p>
    <w:p w14:paraId="0EFB0E5C" w14:textId="77777777" w:rsidR="00366ECC" w:rsidRPr="00CB0166" w:rsidRDefault="00366ECC" w:rsidP="00366ECC">
      <w:pPr>
        <w:pStyle w:val="a9"/>
        <w:ind w:leftChars="0" w:left="360"/>
        <w:rPr>
          <w:ins w:id="2094" w:author="作成者"/>
          <w:rFonts w:asciiTheme="majorHAnsi" w:hAnsiTheme="majorHAnsi" w:cstheme="majorHAnsi"/>
        </w:rPr>
      </w:pPr>
    </w:p>
    <w:p w14:paraId="50629D2A" w14:textId="481506B9" w:rsidR="00366ECC" w:rsidRPr="00CB0166" w:rsidRDefault="00366ECC" w:rsidP="00366ECC">
      <w:pPr>
        <w:pStyle w:val="a9"/>
        <w:numPr>
          <w:ilvl w:val="1"/>
          <w:numId w:val="14"/>
        </w:numPr>
        <w:ind w:leftChars="0" w:left="780" w:hanging="360"/>
        <w:rPr>
          <w:ins w:id="2095" w:author="作成者"/>
          <w:rFonts w:asciiTheme="majorHAnsi" w:hAnsiTheme="majorHAnsi" w:cstheme="majorHAnsi"/>
        </w:rPr>
      </w:pPr>
      <w:ins w:id="2096" w:author="作成者">
        <w:r w:rsidRPr="00CB0166">
          <w:rPr>
            <w:rFonts w:asciiTheme="majorHAnsi" w:hAnsiTheme="majorHAnsi" w:cstheme="majorHAnsi"/>
            <w:noProof/>
          </w:rPr>
          <mc:AlternateContent>
            <mc:Choice Requires="wpg">
              <w:drawing>
                <wp:anchor distT="0" distB="0" distL="114300" distR="114300" simplePos="0" relativeHeight="251810816" behindDoc="0" locked="0" layoutInCell="1" allowOverlap="1" wp14:anchorId="3C5EDBF6" wp14:editId="1E29313B">
                  <wp:simplePos x="0" y="0"/>
                  <wp:positionH relativeFrom="column">
                    <wp:posOffset>290195</wp:posOffset>
                  </wp:positionH>
                  <wp:positionV relativeFrom="paragraph">
                    <wp:posOffset>306705</wp:posOffset>
                  </wp:positionV>
                  <wp:extent cx="5848350" cy="4514850"/>
                  <wp:effectExtent l="0" t="0" r="19050" b="19050"/>
                  <wp:wrapTopAndBottom/>
                  <wp:docPr id="281" name="グループ化 281"/>
                  <wp:cNvGraphicFramePr/>
                  <a:graphic xmlns:a="http://schemas.openxmlformats.org/drawingml/2006/main">
                    <a:graphicData uri="http://schemas.microsoft.com/office/word/2010/wordprocessingGroup">
                      <wpg:wgp>
                        <wpg:cNvGrpSpPr/>
                        <wpg:grpSpPr>
                          <a:xfrm>
                            <a:off x="0" y="0"/>
                            <a:ext cx="5848350" cy="4514850"/>
                            <a:chOff x="0" y="-76201"/>
                            <a:chExt cx="5848350" cy="4282474"/>
                          </a:xfrm>
                        </wpg:grpSpPr>
                        <wps:wsp>
                          <wps:cNvPr id="282" name="フローチャート: 処理 282"/>
                          <wps:cNvSpPr/>
                          <wps:spPr>
                            <a:xfrm>
                              <a:off x="0" y="-76201"/>
                              <a:ext cx="5848350" cy="4282474"/>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728C3AF0" w14:textId="77777777" w:rsidR="00CC00D9" w:rsidRDefault="00CC00D9" w:rsidP="00366ECC">
                                <w:pPr>
                                  <w:jc w:val="left"/>
                                  <w:rPr>
                                    <w:ins w:id="2097" w:author="作成者"/>
                                    <w:sz w:val="20"/>
                                    <w:szCs w:val="20"/>
                                  </w:rPr>
                                </w:pPr>
                              </w:p>
                              <w:p w14:paraId="08BDED25" w14:textId="77777777" w:rsidR="00CC00D9" w:rsidRPr="003177F7" w:rsidRDefault="00CC00D9" w:rsidP="00366ECC">
                                <w:pPr>
                                  <w:jc w:val="left"/>
                                  <w:rPr>
                                    <w:ins w:id="2098" w:author="作成者"/>
                                    <w:sz w:val="20"/>
                                    <w:szCs w:val="20"/>
                                  </w:rPr>
                                </w:pPr>
                              </w:p>
                              <w:tbl>
                                <w:tblPr>
                                  <w:tblStyle w:val="ab"/>
                                  <w:tblW w:w="7166" w:type="dxa"/>
                                  <w:jc w:val="center"/>
                                  <w:tblLook w:val="04A0" w:firstRow="1" w:lastRow="0" w:firstColumn="1" w:lastColumn="0" w:noHBand="0" w:noVBand="1"/>
                                </w:tblPr>
                                <w:tblGrid>
                                  <w:gridCol w:w="7166"/>
                                </w:tblGrid>
                                <w:tr w:rsidR="00CC00D9" w:rsidRPr="003177F7" w14:paraId="155E1160" w14:textId="77777777" w:rsidTr="00DD1144">
                                  <w:trPr>
                                    <w:trHeight w:val="1425"/>
                                    <w:jc w:val="center"/>
                                    <w:ins w:id="2099" w:author="作成者"/>
                                  </w:trPr>
                                  <w:tc>
                                    <w:tcPr>
                                      <w:tcW w:w="7166" w:type="dxa"/>
                                    </w:tcPr>
                                    <w:p w14:paraId="793F63E7" w14:textId="77777777" w:rsidR="00CC00D9" w:rsidRPr="00280A77" w:rsidRDefault="00CC00D9" w:rsidP="00DD1144">
                                      <w:pPr>
                                        <w:rPr>
                                          <w:ins w:id="2100" w:author="作成者"/>
                                          <w:sz w:val="20"/>
                                          <w:szCs w:val="20"/>
                                        </w:rPr>
                                      </w:pPr>
                                      <w:ins w:id="2101" w:author="作成者">
                                        <w:r w:rsidRPr="00280A77">
                                          <w:rPr>
                                            <w:sz w:val="20"/>
                                            <w:szCs w:val="20"/>
                                          </w:rPr>
                                          <w:t>variable "VAR_hoge" {</w:t>
                                        </w:r>
                                      </w:ins>
                                    </w:p>
                                    <w:p w14:paraId="0FE88F5B" w14:textId="77777777" w:rsidR="00CC00D9" w:rsidRPr="00280A77" w:rsidRDefault="00CC00D9" w:rsidP="00DD1144">
                                      <w:pPr>
                                        <w:ind w:firstLineChars="200" w:firstLine="400"/>
                                        <w:rPr>
                                          <w:ins w:id="2102" w:author="作成者"/>
                                          <w:sz w:val="20"/>
                                          <w:szCs w:val="20"/>
                                        </w:rPr>
                                      </w:pPr>
                                      <w:ins w:id="2103" w:author="作成者">
                                        <w:r>
                                          <w:rPr>
                                            <w:sz w:val="20"/>
                                            <w:szCs w:val="20"/>
                                          </w:rPr>
                                          <w:t>type = any</w:t>
                                        </w:r>
                                      </w:ins>
                                    </w:p>
                                    <w:p w14:paraId="67D0420A" w14:textId="77777777" w:rsidR="00CC00D9" w:rsidRDefault="00CC00D9" w:rsidP="00DD1144">
                                      <w:pPr>
                                        <w:ind w:firstLineChars="200" w:firstLine="400"/>
                                        <w:rPr>
                                          <w:ins w:id="2104" w:author="作成者"/>
                                        </w:rPr>
                                      </w:pPr>
                                      <w:ins w:id="2105" w:author="作成者">
                                        <w:r w:rsidRPr="00280A77">
                                          <w:rPr>
                                            <w:sz w:val="20"/>
                                            <w:szCs w:val="20"/>
                                          </w:rPr>
                                          <w:t xml:space="preserve">default = </w:t>
                                        </w:r>
                                        <w:r>
                                          <w:t>“def-any”</w:t>
                                        </w:r>
                                      </w:ins>
                                    </w:p>
                                    <w:p w14:paraId="3B826B60" w14:textId="77777777" w:rsidR="00CC00D9" w:rsidRPr="003177F7" w:rsidRDefault="00CC00D9" w:rsidP="00DD1144">
                                      <w:pPr>
                                        <w:rPr>
                                          <w:ins w:id="2106" w:author="作成者"/>
                                          <w:sz w:val="20"/>
                                          <w:szCs w:val="20"/>
                                        </w:rPr>
                                      </w:pPr>
                                      <w:ins w:id="2107" w:author="作成者">
                                        <w:r>
                                          <w:t>}</w:t>
                                        </w:r>
                                      </w:ins>
                                    </w:p>
                                  </w:tc>
                                </w:tr>
                              </w:tbl>
                              <w:p w14:paraId="54CD5F00" w14:textId="77777777" w:rsidR="00CC00D9" w:rsidRPr="003177F7" w:rsidRDefault="00CC00D9" w:rsidP="00366ECC">
                                <w:pPr>
                                  <w:jc w:val="left"/>
                                  <w:rPr>
                                    <w:ins w:id="2108" w:author="作成者"/>
                                    <w:sz w:val="20"/>
                                    <w:szCs w:val="20"/>
                                  </w:rPr>
                                </w:pPr>
                              </w:p>
                              <w:p w14:paraId="65C255A5" w14:textId="77777777" w:rsidR="00CC00D9" w:rsidRDefault="00CC00D9" w:rsidP="00366ECC">
                                <w:pPr>
                                  <w:jc w:val="left"/>
                                  <w:rPr>
                                    <w:ins w:id="2109" w:author="作成者"/>
                                    <w:sz w:val="20"/>
                                    <w:szCs w:val="20"/>
                                  </w:rPr>
                                </w:pPr>
                              </w:p>
                              <w:p w14:paraId="6B5C8231" w14:textId="77777777" w:rsidR="00CC00D9" w:rsidRDefault="00CC00D9" w:rsidP="00366ECC">
                                <w:pPr>
                                  <w:jc w:val="left"/>
                                  <w:rPr>
                                    <w:ins w:id="2110" w:author="作成者"/>
                                    <w:sz w:val="20"/>
                                    <w:szCs w:val="20"/>
                                  </w:rPr>
                                </w:pPr>
                              </w:p>
                              <w:p w14:paraId="56FB772D" w14:textId="1299FCAF" w:rsidR="00CC00D9" w:rsidRPr="00D464F6" w:rsidRDefault="00CC00D9" w:rsidP="00366ECC">
                                <w:pPr>
                                  <w:jc w:val="left"/>
                                  <w:rPr>
                                    <w:ins w:id="2111" w:author="作成者"/>
                                    <w:b/>
                                    <w:sz w:val="20"/>
                                    <w:szCs w:val="20"/>
                                  </w:rPr>
                                </w:pPr>
                                <w:ins w:id="2112"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CC00D9" w14:paraId="4B4D440B" w14:textId="77777777" w:rsidTr="00DD1144">
                                  <w:trPr>
                                    <w:jc w:val="center"/>
                                    <w:ins w:id="2113" w:author="作成者"/>
                                  </w:trPr>
                                  <w:tc>
                                    <w:tcPr>
                                      <w:tcW w:w="704" w:type="dxa"/>
                                      <w:tcBorders>
                                        <w:bottom w:val="single" w:sz="4" w:space="0" w:color="auto"/>
                                      </w:tcBorders>
                                      <w:shd w:val="clear" w:color="auto" w:fill="002060"/>
                                    </w:tcPr>
                                    <w:p w14:paraId="0817F06A" w14:textId="0AE06B39" w:rsidR="00CC00D9" w:rsidRPr="00C80F48" w:rsidRDefault="00CC00D9" w:rsidP="00DD1144">
                                      <w:pPr>
                                        <w:pStyle w:val="a9"/>
                                        <w:ind w:leftChars="0" w:left="0"/>
                                        <w:jc w:val="left"/>
                                        <w:rPr>
                                          <w:ins w:id="2114"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196EB7AD" w14:textId="3BC055EE" w:rsidR="00CC00D9" w:rsidRPr="00C80F48" w:rsidRDefault="00CC00D9" w:rsidP="00DD1144">
                                      <w:pPr>
                                        <w:pStyle w:val="a9"/>
                                        <w:ind w:leftChars="0" w:left="0"/>
                                        <w:jc w:val="left"/>
                                        <w:rPr>
                                          <w:ins w:id="2115" w:author="作成者"/>
                                          <w:b/>
                                          <w:color w:val="FFFFFF" w:themeColor="background1"/>
                                        </w:rPr>
                                      </w:pPr>
                                      <w:r>
                                        <w:rPr>
                                          <w:rFonts w:hint="eastAsia"/>
                                          <w:b/>
                                          <w:color w:val="FFFFFF" w:themeColor="background1"/>
                                        </w:rPr>
                                        <w:t>Variable name</w:t>
                                      </w:r>
                                    </w:p>
                                  </w:tc>
                                  <w:tc>
                                    <w:tcPr>
                                      <w:tcW w:w="1291" w:type="dxa"/>
                                      <w:tcBorders>
                                        <w:bottom w:val="single" w:sz="4" w:space="0" w:color="auto"/>
                                      </w:tcBorders>
                                      <w:shd w:val="clear" w:color="auto" w:fill="002060"/>
                                    </w:tcPr>
                                    <w:p w14:paraId="47891EEB" w14:textId="70DC50AD" w:rsidR="00CC00D9" w:rsidRDefault="00CC00D9" w:rsidP="00DD1144">
                                      <w:pPr>
                                        <w:pStyle w:val="a9"/>
                                        <w:ind w:leftChars="0" w:left="0"/>
                                        <w:jc w:val="left"/>
                                        <w:rPr>
                                          <w:ins w:id="2116" w:author="作成者"/>
                                          <w:b/>
                                          <w:color w:val="FFFFFF" w:themeColor="background1"/>
                                        </w:rPr>
                                      </w:pPr>
                                      <w:r>
                                        <w:rPr>
                                          <w:rFonts w:hint="eastAsia"/>
                                          <w:b/>
                                          <w:color w:val="FFFFFF" w:themeColor="background1"/>
                                        </w:rPr>
                                        <w:t>HCL SETTINGS</w:t>
                                      </w:r>
                                    </w:p>
                                  </w:tc>
                                  <w:tc>
                                    <w:tcPr>
                                      <w:tcW w:w="1291" w:type="dxa"/>
                                      <w:tcBorders>
                                        <w:bottom w:val="single" w:sz="4" w:space="0" w:color="auto"/>
                                      </w:tcBorders>
                                      <w:shd w:val="clear" w:color="auto" w:fill="002060"/>
                                    </w:tcPr>
                                    <w:p w14:paraId="72740A9D" w14:textId="274E42C1" w:rsidR="00CC00D9" w:rsidRPr="00C80F48" w:rsidRDefault="00CC00D9" w:rsidP="00DD1144">
                                      <w:pPr>
                                        <w:pStyle w:val="a9"/>
                                        <w:ind w:leftChars="0" w:left="0"/>
                                        <w:jc w:val="left"/>
                                        <w:rPr>
                                          <w:ins w:id="2117" w:author="作成者"/>
                                          <w:b/>
                                          <w:color w:val="FFFFFF" w:themeColor="background1"/>
                                        </w:rPr>
                                      </w:pPr>
                                      <w:r>
                                        <w:rPr>
                                          <w:rFonts w:hint="eastAsia"/>
                                          <w:b/>
                                          <w:color w:val="FFFFFF" w:themeColor="background1"/>
                                        </w:rPr>
                                        <w:t>Member variable</w:t>
                                      </w:r>
                                    </w:p>
                                  </w:tc>
                                  <w:tc>
                                    <w:tcPr>
                                      <w:tcW w:w="1253" w:type="dxa"/>
                                      <w:tcBorders>
                                        <w:bottom w:val="single" w:sz="4" w:space="0" w:color="auto"/>
                                      </w:tcBorders>
                                      <w:shd w:val="clear" w:color="auto" w:fill="002060"/>
                                    </w:tcPr>
                                    <w:p w14:paraId="68C822CB" w14:textId="45824D3F" w:rsidR="00CC00D9" w:rsidRDefault="00CC00D9" w:rsidP="00DD1144">
                                      <w:pPr>
                                        <w:pStyle w:val="a9"/>
                                        <w:ind w:leftChars="0" w:left="0"/>
                                        <w:jc w:val="left"/>
                                        <w:rPr>
                                          <w:ins w:id="2118" w:author="作成者"/>
                                          <w:b/>
                                          <w:color w:val="FFFFFF" w:themeColor="background1"/>
                                        </w:rPr>
                                      </w:pPr>
                                      <w:r>
                                        <w:rPr>
                                          <w:rFonts w:hint="eastAsia"/>
                                          <w:b/>
                                          <w:color w:val="FFFFFF" w:themeColor="background1"/>
                                        </w:rPr>
                                        <w:t>Substitute order</w:t>
                                      </w:r>
                                    </w:p>
                                  </w:tc>
                                  <w:tc>
                                    <w:tcPr>
                                      <w:tcW w:w="1253" w:type="dxa"/>
                                      <w:tcBorders>
                                        <w:bottom w:val="single" w:sz="4" w:space="0" w:color="auto"/>
                                      </w:tcBorders>
                                      <w:shd w:val="clear" w:color="auto" w:fill="002060"/>
                                    </w:tcPr>
                                    <w:p w14:paraId="60EBA607" w14:textId="2FA6699C" w:rsidR="00CC00D9" w:rsidRDefault="00CC00D9" w:rsidP="00DD1144">
                                      <w:pPr>
                                        <w:pStyle w:val="a9"/>
                                        <w:ind w:leftChars="0" w:left="0"/>
                                        <w:jc w:val="left"/>
                                        <w:rPr>
                                          <w:ins w:id="2119" w:author="作成者"/>
                                          <w:b/>
                                          <w:color w:val="FFFFFF" w:themeColor="background1"/>
                                        </w:rPr>
                                      </w:pPr>
                                      <w:r>
                                        <w:rPr>
                                          <w:rFonts w:hint="eastAsia"/>
                                          <w:b/>
                                          <w:color w:val="FFFFFF" w:themeColor="background1"/>
                                        </w:rPr>
                                        <w:t>Specific value</w:t>
                                      </w:r>
                                    </w:p>
                                  </w:tc>
                                </w:tr>
                                <w:tr w:rsidR="00CC00D9" w14:paraId="15C9EEC8" w14:textId="77777777" w:rsidTr="00DD1144">
                                  <w:trPr>
                                    <w:jc w:val="center"/>
                                    <w:ins w:id="2120" w:author="作成者"/>
                                  </w:trPr>
                                  <w:tc>
                                    <w:tcPr>
                                      <w:tcW w:w="704" w:type="dxa"/>
                                      <w:tcBorders>
                                        <w:bottom w:val="single" w:sz="4" w:space="0" w:color="auto"/>
                                      </w:tcBorders>
                                    </w:tcPr>
                                    <w:p w14:paraId="6E382A3E" w14:textId="77777777" w:rsidR="00CC00D9" w:rsidRDefault="00CC00D9" w:rsidP="00DD1144">
                                      <w:pPr>
                                        <w:pStyle w:val="a9"/>
                                        <w:ind w:leftChars="0" w:left="0"/>
                                        <w:jc w:val="left"/>
                                        <w:rPr>
                                          <w:ins w:id="2121" w:author="作成者"/>
                                        </w:rPr>
                                      </w:pPr>
                                      <w:ins w:id="2122" w:author="作成者">
                                        <w:r>
                                          <w:rPr>
                                            <w:rFonts w:hint="eastAsia"/>
                                          </w:rPr>
                                          <w:t>1</w:t>
                                        </w:r>
                                      </w:ins>
                                    </w:p>
                                  </w:tc>
                                  <w:tc>
                                    <w:tcPr>
                                      <w:tcW w:w="1291" w:type="dxa"/>
                                      <w:tcBorders>
                                        <w:bottom w:val="single" w:sz="4" w:space="0" w:color="auto"/>
                                      </w:tcBorders>
                                    </w:tcPr>
                                    <w:p w14:paraId="7BB97AF7" w14:textId="77777777" w:rsidR="00CC00D9" w:rsidRDefault="00CC00D9" w:rsidP="00DD1144">
                                      <w:pPr>
                                        <w:pStyle w:val="a9"/>
                                        <w:ind w:leftChars="0" w:left="0"/>
                                        <w:jc w:val="left"/>
                                        <w:rPr>
                                          <w:ins w:id="2123" w:author="作成者"/>
                                        </w:rPr>
                                      </w:pPr>
                                      <w:ins w:id="2124" w:author="作成者">
                                        <w:r>
                                          <w:rPr>
                                            <w:rFonts w:hint="eastAsia"/>
                                          </w:rPr>
                                          <w:t>V</w:t>
                                        </w:r>
                                        <w:r>
                                          <w:t>AR_hoge</w:t>
                                        </w:r>
                                      </w:ins>
                                    </w:p>
                                  </w:tc>
                                  <w:tc>
                                    <w:tcPr>
                                      <w:tcW w:w="1291" w:type="dxa"/>
                                      <w:tcBorders>
                                        <w:bottom w:val="single" w:sz="4" w:space="0" w:color="auto"/>
                                      </w:tcBorders>
                                    </w:tcPr>
                                    <w:p w14:paraId="15AF4C0C" w14:textId="77777777" w:rsidR="00CC00D9" w:rsidRDefault="00CC00D9" w:rsidP="00DD1144">
                                      <w:pPr>
                                        <w:pStyle w:val="a9"/>
                                        <w:ind w:leftChars="0" w:left="0"/>
                                        <w:jc w:val="left"/>
                                        <w:rPr>
                                          <w:ins w:id="2125" w:author="作成者"/>
                                        </w:rPr>
                                      </w:pPr>
                                      <w:ins w:id="2126" w:author="作成者">
                                        <w:r>
                                          <w:rPr>
                                            <w:rFonts w:hint="eastAsia"/>
                                          </w:rPr>
                                          <w:t>OFF</w:t>
                                        </w:r>
                                      </w:ins>
                                    </w:p>
                                  </w:tc>
                                  <w:tc>
                                    <w:tcPr>
                                      <w:tcW w:w="1291" w:type="dxa"/>
                                      <w:tcBorders>
                                        <w:bottom w:val="single" w:sz="4" w:space="0" w:color="auto"/>
                                      </w:tcBorders>
                                    </w:tcPr>
                                    <w:p w14:paraId="010514A5" w14:textId="77777777" w:rsidR="00CC00D9" w:rsidRDefault="00CC00D9" w:rsidP="00DD1144">
                                      <w:pPr>
                                        <w:pStyle w:val="a9"/>
                                        <w:ind w:leftChars="0" w:left="0"/>
                                        <w:jc w:val="left"/>
                                        <w:rPr>
                                          <w:ins w:id="2127" w:author="作成者"/>
                                        </w:rPr>
                                      </w:pPr>
                                      <w:ins w:id="2128" w:author="作成者">
                                        <w:r>
                                          <w:rPr>
                                            <w:rFonts w:hint="eastAsia"/>
                                          </w:rPr>
                                          <w:t>k</w:t>
                                        </w:r>
                                        <w:r>
                                          <w:t>ey</w:t>
                                        </w:r>
                                      </w:ins>
                                    </w:p>
                                  </w:tc>
                                  <w:tc>
                                    <w:tcPr>
                                      <w:tcW w:w="1253" w:type="dxa"/>
                                      <w:tcBorders>
                                        <w:bottom w:val="single" w:sz="4" w:space="0" w:color="auto"/>
                                      </w:tcBorders>
                                    </w:tcPr>
                                    <w:p w14:paraId="3AF5BED4" w14:textId="446B8FF4" w:rsidR="00CC00D9" w:rsidRDefault="00CC00D9" w:rsidP="00DD1144">
                                      <w:pPr>
                                        <w:pStyle w:val="a9"/>
                                        <w:ind w:leftChars="0" w:left="0"/>
                                        <w:jc w:val="left"/>
                                        <w:rPr>
                                          <w:ins w:id="2129" w:author="作成者"/>
                                        </w:rPr>
                                      </w:pPr>
                                      <w:r>
                                        <w:rPr>
                                          <w:rFonts w:hint="eastAsia"/>
                                        </w:rPr>
                                        <w:t>No input required</w:t>
                                      </w:r>
                                    </w:p>
                                  </w:tc>
                                  <w:tc>
                                    <w:tcPr>
                                      <w:tcW w:w="1253" w:type="dxa"/>
                                      <w:tcBorders>
                                        <w:bottom w:val="single" w:sz="4" w:space="0" w:color="auto"/>
                                      </w:tcBorders>
                                    </w:tcPr>
                                    <w:p w14:paraId="00A6B066" w14:textId="77777777" w:rsidR="00CC00D9" w:rsidRPr="00E708CA" w:rsidRDefault="00CC00D9" w:rsidP="00DD1144">
                                      <w:pPr>
                                        <w:pStyle w:val="a9"/>
                                        <w:ind w:leftChars="0" w:left="0"/>
                                        <w:jc w:val="left"/>
                                        <w:rPr>
                                          <w:ins w:id="2130" w:author="作成者"/>
                                        </w:rPr>
                                      </w:pPr>
                                      <w:ins w:id="2131" w:author="作成者">
                                        <w:r>
                                          <w:t>aaa</w:t>
                                        </w:r>
                                      </w:ins>
                                    </w:p>
                                  </w:tc>
                                </w:tr>
                              </w:tbl>
                              <w:p w14:paraId="7EDA2B32" w14:textId="77777777" w:rsidR="00CC00D9" w:rsidRDefault="00CC00D9" w:rsidP="00366ECC">
                                <w:pPr>
                                  <w:jc w:val="left"/>
                                  <w:rPr>
                                    <w:ins w:id="2132" w:author="作成者"/>
                                    <w:sz w:val="20"/>
                                    <w:szCs w:val="20"/>
                                  </w:rPr>
                                </w:pPr>
                              </w:p>
                              <w:p w14:paraId="12B81FE1" w14:textId="77777777" w:rsidR="00CC00D9" w:rsidRDefault="00CC00D9" w:rsidP="00366ECC">
                                <w:pPr>
                                  <w:jc w:val="left"/>
                                  <w:rPr>
                                    <w:ins w:id="2133" w:author="作成者"/>
                                    <w:sz w:val="20"/>
                                    <w:szCs w:val="20"/>
                                  </w:rPr>
                                </w:pPr>
                              </w:p>
                              <w:p w14:paraId="3CABBC9A" w14:textId="77777777" w:rsidR="00CC00D9" w:rsidRDefault="00CC00D9" w:rsidP="00366ECC">
                                <w:pPr>
                                  <w:jc w:val="left"/>
                                  <w:rPr>
                                    <w:ins w:id="2134" w:author="作成者"/>
                                    <w:sz w:val="20"/>
                                    <w:szCs w:val="20"/>
                                  </w:rPr>
                                </w:pPr>
                              </w:p>
                              <w:p w14:paraId="236F2CD3" w14:textId="3281EF50" w:rsidR="00CC00D9" w:rsidRPr="00D464F6" w:rsidRDefault="00CC00D9" w:rsidP="00366ECC">
                                <w:pPr>
                                  <w:jc w:val="left"/>
                                  <w:rPr>
                                    <w:ins w:id="2135" w:author="作成者"/>
                                    <w:b/>
                                    <w:sz w:val="20"/>
                                    <w:szCs w:val="20"/>
                                  </w:rPr>
                                </w:pPr>
                                <w:ins w:id="2136"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926" w:type="dxa"/>
                                  <w:tblLook w:val="04A0" w:firstRow="1" w:lastRow="0" w:firstColumn="1" w:lastColumn="0" w:noHBand="0" w:noVBand="1"/>
                                </w:tblPr>
                                <w:tblGrid>
                                  <w:gridCol w:w="2995"/>
                                  <w:gridCol w:w="2994"/>
                                </w:tblGrid>
                                <w:tr w:rsidR="00CC00D9" w14:paraId="3E973173" w14:textId="77777777" w:rsidTr="00DD1144">
                                  <w:trPr>
                                    <w:trHeight w:val="372"/>
                                    <w:ins w:id="2137" w:author="作成者"/>
                                  </w:trPr>
                                  <w:tc>
                                    <w:tcPr>
                                      <w:tcW w:w="2995" w:type="dxa"/>
                                      <w:shd w:val="clear" w:color="auto" w:fill="002060"/>
                                    </w:tcPr>
                                    <w:p w14:paraId="7B175C10" w14:textId="77777777" w:rsidR="00CC00D9" w:rsidRDefault="00CC00D9" w:rsidP="00DD1144">
                                      <w:pPr>
                                        <w:jc w:val="left"/>
                                        <w:rPr>
                                          <w:ins w:id="2138" w:author="作成者"/>
                                          <w:b/>
                                          <w:sz w:val="20"/>
                                          <w:szCs w:val="20"/>
                                        </w:rPr>
                                      </w:pPr>
                                      <w:ins w:id="2139" w:author="作成者">
                                        <w:r>
                                          <w:rPr>
                                            <w:rFonts w:hint="eastAsia"/>
                                            <w:b/>
                                            <w:sz w:val="20"/>
                                            <w:szCs w:val="20"/>
                                          </w:rPr>
                                          <w:t>Key</w:t>
                                        </w:r>
                                      </w:ins>
                                    </w:p>
                                  </w:tc>
                                  <w:tc>
                                    <w:tcPr>
                                      <w:tcW w:w="2994" w:type="dxa"/>
                                      <w:shd w:val="clear" w:color="auto" w:fill="002060"/>
                                    </w:tcPr>
                                    <w:p w14:paraId="4A33C19B" w14:textId="77777777" w:rsidR="00CC00D9" w:rsidRDefault="00CC00D9" w:rsidP="00DD1144">
                                      <w:pPr>
                                        <w:jc w:val="left"/>
                                        <w:rPr>
                                          <w:ins w:id="2140" w:author="作成者"/>
                                          <w:b/>
                                          <w:sz w:val="20"/>
                                          <w:szCs w:val="20"/>
                                        </w:rPr>
                                      </w:pPr>
                                      <w:ins w:id="2141" w:author="作成者">
                                        <w:r>
                                          <w:rPr>
                                            <w:rFonts w:hint="eastAsia"/>
                                            <w:b/>
                                            <w:sz w:val="20"/>
                                            <w:szCs w:val="20"/>
                                          </w:rPr>
                                          <w:t>Value</w:t>
                                        </w:r>
                                      </w:ins>
                                    </w:p>
                                  </w:tc>
                                </w:tr>
                                <w:tr w:rsidR="00CC00D9" w14:paraId="050A2228" w14:textId="77777777" w:rsidTr="00DD1144">
                                  <w:trPr>
                                    <w:trHeight w:val="352"/>
                                    <w:ins w:id="2142" w:author="作成者"/>
                                  </w:trPr>
                                  <w:tc>
                                    <w:tcPr>
                                      <w:tcW w:w="2995" w:type="dxa"/>
                                    </w:tcPr>
                                    <w:p w14:paraId="4950CFF5" w14:textId="77777777" w:rsidR="00CC00D9" w:rsidRPr="00515ED5" w:rsidRDefault="00CC00D9" w:rsidP="00DD1144">
                                      <w:pPr>
                                        <w:jc w:val="left"/>
                                        <w:rPr>
                                          <w:ins w:id="2143" w:author="作成者"/>
                                          <w:sz w:val="20"/>
                                          <w:szCs w:val="20"/>
                                        </w:rPr>
                                      </w:pPr>
                                      <w:ins w:id="2144" w:author="作成者">
                                        <w:r w:rsidRPr="00515ED5">
                                          <w:rPr>
                                            <w:rFonts w:hint="eastAsia"/>
                                            <w:sz w:val="20"/>
                                            <w:szCs w:val="20"/>
                                          </w:rPr>
                                          <w:t>VAR_hoge</w:t>
                                        </w:r>
                                      </w:ins>
                                    </w:p>
                                  </w:tc>
                                  <w:tc>
                                    <w:tcPr>
                                      <w:tcW w:w="2994" w:type="dxa"/>
                                    </w:tcPr>
                                    <w:p w14:paraId="3C46D946" w14:textId="77777777" w:rsidR="00CC00D9" w:rsidRPr="00515ED5" w:rsidRDefault="00CC00D9" w:rsidP="00DD1144">
                                      <w:pPr>
                                        <w:jc w:val="left"/>
                                        <w:rPr>
                                          <w:ins w:id="2145" w:author="作成者"/>
                                          <w:sz w:val="20"/>
                                          <w:szCs w:val="20"/>
                                        </w:rPr>
                                      </w:pPr>
                                      <w:ins w:id="2146" w:author="作成者">
                                        <w:r>
                                          <w:t>aaa</w:t>
                                        </w:r>
                                      </w:ins>
                                    </w:p>
                                  </w:tc>
                                </w:tr>
                              </w:tbl>
                              <w:p w14:paraId="70CD1632" w14:textId="77777777" w:rsidR="00CC00D9" w:rsidRPr="00515ED5" w:rsidRDefault="00CC00D9" w:rsidP="00366ECC">
                                <w:pPr>
                                  <w:jc w:val="left"/>
                                  <w:rPr>
                                    <w:ins w:id="2147"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3" name="下矢印 283"/>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4" name="グループ化 284"/>
                          <wpg:cNvGrpSpPr/>
                          <wpg:grpSpPr>
                            <a:xfrm>
                              <a:off x="466725" y="1311861"/>
                              <a:ext cx="2815591" cy="285750"/>
                              <a:chOff x="0" y="-97938"/>
                              <a:chExt cx="2816108" cy="286040"/>
                            </a:xfrm>
                          </wpg:grpSpPr>
                          <wps:wsp>
                            <wps:cNvPr id="285" name="角丸四角形 285"/>
                            <wps:cNvSpPr/>
                            <wps:spPr>
                              <a:xfrm>
                                <a:off x="720593" y="-63898"/>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D96B5B9" w14:textId="5B661C71" w:rsidR="00CC00D9" w:rsidRDefault="00CC00D9" w:rsidP="00366ECC">
                                  <w:pPr>
                                    <w:pStyle w:val="Web"/>
                                    <w:spacing w:before="0" w:beforeAutospacing="0" w:after="0" w:afterAutospacing="0"/>
                                    <w:rPr>
                                      <w:ins w:id="2148" w:author="作成者"/>
                                    </w:rPr>
                                  </w:pPr>
                                  <w:ins w:id="2149"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86" name="下矢印 286"/>
                            <wps:cNvSpPr/>
                            <wps:spPr>
                              <a:xfrm rot="5400000">
                                <a:off x="190377" y="-288315"/>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87" name="角丸四角形 287"/>
                          <wps:cNvSpPr/>
                          <wps:spPr>
                            <a:xfrm>
                              <a:off x="114300" y="-28461"/>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ACF284C" w14:textId="58EEFD61" w:rsidR="00CC00D9" w:rsidRPr="00982EAC" w:rsidRDefault="00CC00D9" w:rsidP="00366ECC">
                                <w:pPr>
                                  <w:jc w:val="left"/>
                                  <w:rPr>
                                    <w:ins w:id="2150" w:author="作成者"/>
                                    <w:b/>
                                    <w:color w:val="003C8A" w:themeColor="accent6" w:themeTint="E6"/>
                                    <w:sz w:val="20"/>
                                    <w:szCs w:val="20"/>
                                  </w:rPr>
                                </w:pPr>
                                <w:ins w:id="2151"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80" name="角丸四角形 480"/>
                          <wps:cNvSpPr/>
                          <wps:spPr>
                            <a:xfrm>
                              <a:off x="114122" y="2597231"/>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EEF780F" w14:textId="3D6F516D" w:rsidR="00CC00D9" w:rsidRPr="00982EAC" w:rsidRDefault="00CC00D9" w:rsidP="00366ECC">
                                <w:pPr>
                                  <w:jc w:val="left"/>
                                  <w:rPr>
                                    <w:ins w:id="2152" w:author="作成者"/>
                                    <w:b/>
                                    <w:color w:val="003C8A" w:themeColor="accent6" w:themeTint="E6"/>
                                    <w:sz w:val="20"/>
                                    <w:szCs w:val="20"/>
                                  </w:rPr>
                                </w:pPr>
                                <w:ins w:id="2153"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5EDBF6" id="グループ化 281" o:spid="_x0000_s1128" style="position:absolute;left:0;text-align:left;margin-left:22.85pt;margin-top:24.15pt;width:460.5pt;height:355.5pt;z-index:251810816;mso-position-horizontal-relative:text;mso-position-vertical-relative:text;mso-width-relative:margin;mso-height-relative:margin" coordorigin=",-762" coordsize="58483,42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">
                  <v:shape id="フローチャート: 処理 282" o:spid="_x0000_s1129" type="#_x0000_t109" style="position:absolute;top:-762;width:58483;height:42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" fillcolor="#f2f2f2 [3052]" strokecolor="#d8d8d8 [2732]" strokeweight="2pt">
                    <v:textbox>
                      <w:txbxContent>
                        <w:p w14:paraId="728C3AF0" w14:textId="77777777" w:rsidR="00CC00D9" w:rsidRDefault="00CC00D9" w:rsidP="00366ECC">
                          <w:pPr>
                            <w:jc w:val="left"/>
                            <w:rPr>
                              <w:ins w:id="2154" w:author="作成者"/>
                              <w:sz w:val="20"/>
                              <w:szCs w:val="20"/>
                            </w:rPr>
                          </w:pPr>
                        </w:p>
                        <w:p w14:paraId="08BDED25" w14:textId="77777777" w:rsidR="00CC00D9" w:rsidRPr="003177F7" w:rsidRDefault="00CC00D9" w:rsidP="00366ECC">
                          <w:pPr>
                            <w:jc w:val="left"/>
                            <w:rPr>
                              <w:ins w:id="2155" w:author="作成者"/>
                              <w:sz w:val="20"/>
                              <w:szCs w:val="20"/>
                            </w:rPr>
                          </w:pPr>
                        </w:p>
                        <w:tbl>
                          <w:tblPr>
                            <w:tblStyle w:val="ab"/>
                            <w:tblW w:w="7166" w:type="dxa"/>
                            <w:jc w:val="center"/>
                            <w:tblLook w:val="04A0" w:firstRow="1" w:lastRow="0" w:firstColumn="1" w:lastColumn="0" w:noHBand="0" w:noVBand="1"/>
                          </w:tblPr>
                          <w:tblGrid>
                            <w:gridCol w:w="7166"/>
                          </w:tblGrid>
                          <w:tr w:rsidR="00CC00D9" w:rsidRPr="003177F7" w14:paraId="155E1160" w14:textId="77777777" w:rsidTr="00DD1144">
                            <w:trPr>
                              <w:trHeight w:val="1425"/>
                              <w:jc w:val="center"/>
                              <w:ins w:id="2156" w:author="作成者"/>
                            </w:trPr>
                            <w:tc>
                              <w:tcPr>
                                <w:tcW w:w="7166" w:type="dxa"/>
                              </w:tcPr>
                              <w:p w14:paraId="793F63E7" w14:textId="77777777" w:rsidR="00CC00D9" w:rsidRPr="00280A77" w:rsidRDefault="00CC00D9" w:rsidP="00DD1144">
                                <w:pPr>
                                  <w:rPr>
                                    <w:ins w:id="2157" w:author="作成者"/>
                                    <w:sz w:val="20"/>
                                    <w:szCs w:val="20"/>
                                  </w:rPr>
                                </w:pPr>
                                <w:ins w:id="2158" w:author="作成者">
                                  <w:r w:rsidRPr="00280A77">
                                    <w:rPr>
                                      <w:sz w:val="20"/>
                                      <w:szCs w:val="20"/>
                                    </w:rPr>
                                    <w:t>variable "VAR_hoge" {</w:t>
                                  </w:r>
                                </w:ins>
                              </w:p>
                              <w:p w14:paraId="0FE88F5B" w14:textId="77777777" w:rsidR="00CC00D9" w:rsidRPr="00280A77" w:rsidRDefault="00CC00D9" w:rsidP="00DD1144">
                                <w:pPr>
                                  <w:ind w:firstLineChars="200" w:firstLine="400"/>
                                  <w:rPr>
                                    <w:ins w:id="2159" w:author="作成者"/>
                                    <w:sz w:val="20"/>
                                    <w:szCs w:val="20"/>
                                  </w:rPr>
                                </w:pPr>
                                <w:ins w:id="2160" w:author="作成者">
                                  <w:r>
                                    <w:rPr>
                                      <w:sz w:val="20"/>
                                      <w:szCs w:val="20"/>
                                    </w:rPr>
                                    <w:t>type = any</w:t>
                                  </w:r>
                                </w:ins>
                              </w:p>
                              <w:p w14:paraId="67D0420A" w14:textId="77777777" w:rsidR="00CC00D9" w:rsidRDefault="00CC00D9" w:rsidP="00DD1144">
                                <w:pPr>
                                  <w:ind w:firstLineChars="200" w:firstLine="400"/>
                                  <w:rPr>
                                    <w:ins w:id="2161" w:author="作成者"/>
                                  </w:rPr>
                                </w:pPr>
                                <w:ins w:id="2162" w:author="作成者">
                                  <w:r w:rsidRPr="00280A77">
                                    <w:rPr>
                                      <w:sz w:val="20"/>
                                      <w:szCs w:val="20"/>
                                    </w:rPr>
                                    <w:t xml:space="preserve">default = </w:t>
                                  </w:r>
                                  <w:r>
                                    <w:t>“def-any”</w:t>
                                  </w:r>
                                </w:ins>
                              </w:p>
                              <w:p w14:paraId="3B826B60" w14:textId="77777777" w:rsidR="00CC00D9" w:rsidRPr="003177F7" w:rsidRDefault="00CC00D9" w:rsidP="00DD1144">
                                <w:pPr>
                                  <w:rPr>
                                    <w:ins w:id="2163" w:author="作成者"/>
                                    <w:sz w:val="20"/>
                                    <w:szCs w:val="20"/>
                                  </w:rPr>
                                </w:pPr>
                                <w:ins w:id="2164" w:author="作成者">
                                  <w:r>
                                    <w:t>}</w:t>
                                  </w:r>
                                </w:ins>
                              </w:p>
                            </w:tc>
                          </w:tr>
                        </w:tbl>
                        <w:p w14:paraId="54CD5F00" w14:textId="77777777" w:rsidR="00CC00D9" w:rsidRPr="003177F7" w:rsidRDefault="00CC00D9" w:rsidP="00366ECC">
                          <w:pPr>
                            <w:jc w:val="left"/>
                            <w:rPr>
                              <w:ins w:id="2165" w:author="作成者"/>
                              <w:sz w:val="20"/>
                              <w:szCs w:val="20"/>
                            </w:rPr>
                          </w:pPr>
                        </w:p>
                        <w:p w14:paraId="65C255A5" w14:textId="77777777" w:rsidR="00CC00D9" w:rsidRDefault="00CC00D9" w:rsidP="00366ECC">
                          <w:pPr>
                            <w:jc w:val="left"/>
                            <w:rPr>
                              <w:ins w:id="2166" w:author="作成者"/>
                              <w:sz w:val="20"/>
                              <w:szCs w:val="20"/>
                            </w:rPr>
                          </w:pPr>
                        </w:p>
                        <w:p w14:paraId="6B5C8231" w14:textId="77777777" w:rsidR="00CC00D9" w:rsidRDefault="00CC00D9" w:rsidP="00366ECC">
                          <w:pPr>
                            <w:jc w:val="left"/>
                            <w:rPr>
                              <w:ins w:id="2167" w:author="作成者"/>
                              <w:sz w:val="20"/>
                              <w:szCs w:val="20"/>
                            </w:rPr>
                          </w:pPr>
                        </w:p>
                        <w:p w14:paraId="56FB772D" w14:textId="1299FCAF" w:rsidR="00CC00D9" w:rsidRPr="00D464F6" w:rsidRDefault="00CC00D9" w:rsidP="00366ECC">
                          <w:pPr>
                            <w:jc w:val="left"/>
                            <w:rPr>
                              <w:ins w:id="2168" w:author="作成者"/>
                              <w:b/>
                              <w:sz w:val="20"/>
                              <w:szCs w:val="20"/>
                            </w:rPr>
                          </w:pPr>
                          <w:ins w:id="2169"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CC00D9" w14:paraId="4B4D440B" w14:textId="77777777" w:rsidTr="00DD1144">
                            <w:trPr>
                              <w:jc w:val="center"/>
                              <w:ins w:id="2170" w:author="作成者"/>
                            </w:trPr>
                            <w:tc>
                              <w:tcPr>
                                <w:tcW w:w="704" w:type="dxa"/>
                                <w:tcBorders>
                                  <w:bottom w:val="single" w:sz="4" w:space="0" w:color="auto"/>
                                </w:tcBorders>
                                <w:shd w:val="clear" w:color="auto" w:fill="002060"/>
                              </w:tcPr>
                              <w:p w14:paraId="0817F06A" w14:textId="0AE06B39" w:rsidR="00CC00D9" w:rsidRPr="00C80F48" w:rsidRDefault="00CC00D9" w:rsidP="00DD1144">
                                <w:pPr>
                                  <w:pStyle w:val="a9"/>
                                  <w:ind w:leftChars="0" w:left="0"/>
                                  <w:jc w:val="left"/>
                                  <w:rPr>
                                    <w:ins w:id="2171"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196EB7AD" w14:textId="3BC055EE" w:rsidR="00CC00D9" w:rsidRPr="00C80F48" w:rsidRDefault="00CC00D9" w:rsidP="00DD1144">
                                <w:pPr>
                                  <w:pStyle w:val="a9"/>
                                  <w:ind w:leftChars="0" w:left="0"/>
                                  <w:jc w:val="left"/>
                                  <w:rPr>
                                    <w:ins w:id="2172" w:author="作成者"/>
                                    <w:b/>
                                    <w:color w:val="FFFFFF" w:themeColor="background1"/>
                                  </w:rPr>
                                </w:pPr>
                                <w:r>
                                  <w:rPr>
                                    <w:rFonts w:hint="eastAsia"/>
                                    <w:b/>
                                    <w:color w:val="FFFFFF" w:themeColor="background1"/>
                                  </w:rPr>
                                  <w:t>Variable name</w:t>
                                </w:r>
                              </w:p>
                            </w:tc>
                            <w:tc>
                              <w:tcPr>
                                <w:tcW w:w="1291" w:type="dxa"/>
                                <w:tcBorders>
                                  <w:bottom w:val="single" w:sz="4" w:space="0" w:color="auto"/>
                                </w:tcBorders>
                                <w:shd w:val="clear" w:color="auto" w:fill="002060"/>
                              </w:tcPr>
                              <w:p w14:paraId="47891EEB" w14:textId="70DC50AD" w:rsidR="00CC00D9" w:rsidRDefault="00CC00D9" w:rsidP="00DD1144">
                                <w:pPr>
                                  <w:pStyle w:val="a9"/>
                                  <w:ind w:leftChars="0" w:left="0"/>
                                  <w:jc w:val="left"/>
                                  <w:rPr>
                                    <w:ins w:id="2173" w:author="作成者"/>
                                    <w:b/>
                                    <w:color w:val="FFFFFF" w:themeColor="background1"/>
                                  </w:rPr>
                                </w:pPr>
                                <w:r>
                                  <w:rPr>
                                    <w:rFonts w:hint="eastAsia"/>
                                    <w:b/>
                                    <w:color w:val="FFFFFF" w:themeColor="background1"/>
                                  </w:rPr>
                                  <w:t>HCL SETTINGS</w:t>
                                </w:r>
                              </w:p>
                            </w:tc>
                            <w:tc>
                              <w:tcPr>
                                <w:tcW w:w="1291" w:type="dxa"/>
                                <w:tcBorders>
                                  <w:bottom w:val="single" w:sz="4" w:space="0" w:color="auto"/>
                                </w:tcBorders>
                                <w:shd w:val="clear" w:color="auto" w:fill="002060"/>
                              </w:tcPr>
                              <w:p w14:paraId="72740A9D" w14:textId="274E42C1" w:rsidR="00CC00D9" w:rsidRPr="00C80F48" w:rsidRDefault="00CC00D9" w:rsidP="00DD1144">
                                <w:pPr>
                                  <w:pStyle w:val="a9"/>
                                  <w:ind w:leftChars="0" w:left="0"/>
                                  <w:jc w:val="left"/>
                                  <w:rPr>
                                    <w:ins w:id="2174" w:author="作成者"/>
                                    <w:b/>
                                    <w:color w:val="FFFFFF" w:themeColor="background1"/>
                                  </w:rPr>
                                </w:pPr>
                                <w:r>
                                  <w:rPr>
                                    <w:rFonts w:hint="eastAsia"/>
                                    <w:b/>
                                    <w:color w:val="FFFFFF" w:themeColor="background1"/>
                                  </w:rPr>
                                  <w:t>Member variable</w:t>
                                </w:r>
                              </w:p>
                            </w:tc>
                            <w:tc>
                              <w:tcPr>
                                <w:tcW w:w="1253" w:type="dxa"/>
                                <w:tcBorders>
                                  <w:bottom w:val="single" w:sz="4" w:space="0" w:color="auto"/>
                                </w:tcBorders>
                                <w:shd w:val="clear" w:color="auto" w:fill="002060"/>
                              </w:tcPr>
                              <w:p w14:paraId="68C822CB" w14:textId="45824D3F" w:rsidR="00CC00D9" w:rsidRDefault="00CC00D9" w:rsidP="00DD1144">
                                <w:pPr>
                                  <w:pStyle w:val="a9"/>
                                  <w:ind w:leftChars="0" w:left="0"/>
                                  <w:jc w:val="left"/>
                                  <w:rPr>
                                    <w:ins w:id="2175" w:author="作成者"/>
                                    <w:b/>
                                    <w:color w:val="FFFFFF" w:themeColor="background1"/>
                                  </w:rPr>
                                </w:pPr>
                                <w:r>
                                  <w:rPr>
                                    <w:rFonts w:hint="eastAsia"/>
                                    <w:b/>
                                    <w:color w:val="FFFFFF" w:themeColor="background1"/>
                                  </w:rPr>
                                  <w:t>Substitute order</w:t>
                                </w:r>
                              </w:p>
                            </w:tc>
                            <w:tc>
                              <w:tcPr>
                                <w:tcW w:w="1253" w:type="dxa"/>
                                <w:tcBorders>
                                  <w:bottom w:val="single" w:sz="4" w:space="0" w:color="auto"/>
                                </w:tcBorders>
                                <w:shd w:val="clear" w:color="auto" w:fill="002060"/>
                              </w:tcPr>
                              <w:p w14:paraId="60EBA607" w14:textId="2FA6699C" w:rsidR="00CC00D9" w:rsidRDefault="00CC00D9" w:rsidP="00DD1144">
                                <w:pPr>
                                  <w:pStyle w:val="a9"/>
                                  <w:ind w:leftChars="0" w:left="0"/>
                                  <w:jc w:val="left"/>
                                  <w:rPr>
                                    <w:ins w:id="2176" w:author="作成者"/>
                                    <w:b/>
                                    <w:color w:val="FFFFFF" w:themeColor="background1"/>
                                  </w:rPr>
                                </w:pPr>
                                <w:r>
                                  <w:rPr>
                                    <w:rFonts w:hint="eastAsia"/>
                                    <w:b/>
                                    <w:color w:val="FFFFFF" w:themeColor="background1"/>
                                  </w:rPr>
                                  <w:t>Specific value</w:t>
                                </w:r>
                              </w:p>
                            </w:tc>
                          </w:tr>
                          <w:tr w:rsidR="00CC00D9" w14:paraId="15C9EEC8" w14:textId="77777777" w:rsidTr="00DD1144">
                            <w:trPr>
                              <w:jc w:val="center"/>
                              <w:ins w:id="2177" w:author="作成者"/>
                            </w:trPr>
                            <w:tc>
                              <w:tcPr>
                                <w:tcW w:w="704" w:type="dxa"/>
                                <w:tcBorders>
                                  <w:bottom w:val="single" w:sz="4" w:space="0" w:color="auto"/>
                                </w:tcBorders>
                              </w:tcPr>
                              <w:p w14:paraId="6E382A3E" w14:textId="77777777" w:rsidR="00CC00D9" w:rsidRDefault="00CC00D9" w:rsidP="00DD1144">
                                <w:pPr>
                                  <w:pStyle w:val="a9"/>
                                  <w:ind w:leftChars="0" w:left="0"/>
                                  <w:jc w:val="left"/>
                                  <w:rPr>
                                    <w:ins w:id="2178" w:author="作成者"/>
                                  </w:rPr>
                                </w:pPr>
                                <w:ins w:id="2179" w:author="作成者">
                                  <w:r>
                                    <w:rPr>
                                      <w:rFonts w:hint="eastAsia"/>
                                    </w:rPr>
                                    <w:t>1</w:t>
                                  </w:r>
                                </w:ins>
                              </w:p>
                            </w:tc>
                            <w:tc>
                              <w:tcPr>
                                <w:tcW w:w="1291" w:type="dxa"/>
                                <w:tcBorders>
                                  <w:bottom w:val="single" w:sz="4" w:space="0" w:color="auto"/>
                                </w:tcBorders>
                              </w:tcPr>
                              <w:p w14:paraId="7BB97AF7" w14:textId="77777777" w:rsidR="00CC00D9" w:rsidRDefault="00CC00D9" w:rsidP="00DD1144">
                                <w:pPr>
                                  <w:pStyle w:val="a9"/>
                                  <w:ind w:leftChars="0" w:left="0"/>
                                  <w:jc w:val="left"/>
                                  <w:rPr>
                                    <w:ins w:id="2180" w:author="作成者"/>
                                  </w:rPr>
                                </w:pPr>
                                <w:ins w:id="2181" w:author="作成者">
                                  <w:r>
                                    <w:rPr>
                                      <w:rFonts w:hint="eastAsia"/>
                                    </w:rPr>
                                    <w:t>V</w:t>
                                  </w:r>
                                  <w:r>
                                    <w:t>AR_hoge</w:t>
                                  </w:r>
                                </w:ins>
                              </w:p>
                            </w:tc>
                            <w:tc>
                              <w:tcPr>
                                <w:tcW w:w="1291" w:type="dxa"/>
                                <w:tcBorders>
                                  <w:bottom w:val="single" w:sz="4" w:space="0" w:color="auto"/>
                                </w:tcBorders>
                              </w:tcPr>
                              <w:p w14:paraId="15AF4C0C" w14:textId="77777777" w:rsidR="00CC00D9" w:rsidRDefault="00CC00D9" w:rsidP="00DD1144">
                                <w:pPr>
                                  <w:pStyle w:val="a9"/>
                                  <w:ind w:leftChars="0" w:left="0"/>
                                  <w:jc w:val="left"/>
                                  <w:rPr>
                                    <w:ins w:id="2182" w:author="作成者"/>
                                  </w:rPr>
                                </w:pPr>
                                <w:ins w:id="2183" w:author="作成者">
                                  <w:r>
                                    <w:rPr>
                                      <w:rFonts w:hint="eastAsia"/>
                                    </w:rPr>
                                    <w:t>OFF</w:t>
                                  </w:r>
                                </w:ins>
                              </w:p>
                            </w:tc>
                            <w:tc>
                              <w:tcPr>
                                <w:tcW w:w="1291" w:type="dxa"/>
                                <w:tcBorders>
                                  <w:bottom w:val="single" w:sz="4" w:space="0" w:color="auto"/>
                                </w:tcBorders>
                              </w:tcPr>
                              <w:p w14:paraId="010514A5" w14:textId="77777777" w:rsidR="00CC00D9" w:rsidRDefault="00CC00D9" w:rsidP="00DD1144">
                                <w:pPr>
                                  <w:pStyle w:val="a9"/>
                                  <w:ind w:leftChars="0" w:left="0"/>
                                  <w:jc w:val="left"/>
                                  <w:rPr>
                                    <w:ins w:id="2184" w:author="作成者"/>
                                  </w:rPr>
                                </w:pPr>
                                <w:ins w:id="2185" w:author="作成者">
                                  <w:r>
                                    <w:rPr>
                                      <w:rFonts w:hint="eastAsia"/>
                                    </w:rPr>
                                    <w:t>k</w:t>
                                  </w:r>
                                  <w:r>
                                    <w:t>ey</w:t>
                                  </w:r>
                                </w:ins>
                              </w:p>
                            </w:tc>
                            <w:tc>
                              <w:tcPr>
                                <w:tcW w:w="1253" w:type="dxa"/>
                                <w:tcBorders>
                                  <w:bottom w:val="single" w:sz="4" w:space="0" w:color="auto"/>
                                </w:tcBorders>
                              </w:tcPr>
                              <w:p w14:paraId="3AF5BED4" w14:textId="446B8FF4" w:rsidR="00CC00D9" w:rsidRDefault="00CC00D9" w:rsidP="00DD1144">
                                <w:pPr>
                                  <w:pStyle w:val="a9"/>
                                  <w:ind w:leftChars="0" w:left="0"/>
                                  <w:jc w:val="left"/>
                                  <w:rPr>
                                    <w:ins w:id="2186" w:author="作成者"/>
                                  </w:rPr>
                                </w:pPr>
                                <w:r>
                                  <w:rPr>
                                    <w:rFonts w:hint="eastAsia"/>
                                  </w:rPr>
                                  <w:t>No input required</w:t>
                                </w:r>
                              </w:p>
                            </w:tc>
                            <w:tc>
                              <w:tcPr>
                                <w:tcW w:w="1253" w:type="dxa"/>
                                <w:tcBorders>
                                  <w:bottom w:val="single" w:sz="4" w:space="0" w:color="auto"/>
                                </w:tcBorders>
                              </w:tcPr>
                              <w:p w14:paraId="00A6B066" w14:textId="77777777" w:rsidR="00CC00D9" w:rsidRPr="00E708CA" w:rsidRDefault="00CC00D9" w:rsidP="00DD1144">
                                <w:pPr>
                                  <w:pStyle w:val="a9"/>
                                  <w:ind w:leftChars="0" w:left="0"/>
                                  <w:jc w:val="left"/>
                                  <w:rPr>
                                    <w:ins w:id="2187" w:author="作成者"/>
                                  </w:rPr>
                                </w:pPr>
                                <w:ins w:id="2188" w:author="作成者">
                                  <w:r>
                                    <w:t>aaa</w:t>
                                  </w:r>
                                </w:ins>
                              </w:p>
                            </w:tc>
                          </w:tr>
                        </w:tbl>
                        <w:p w14:paraId="7EDA2B32" w14:textId="77777777" w:rsidR="00CC00D9" w:rsidRDefault="00CC00D9" w:rsidP="00366ECC">
                          <w:pPr>
                            <w:jc w:val="left"/>
                            <w:rPr>
                              <w:ins w:id="2189" w:author="作成者"/>
                              <w:sz w:val="20"/>
                              <w:szCs w:val="20"/>
                            </w:rPr>
                          </w:pPr>
                        </w:p>
                        <w:p w14:paraId="12B81FE1" w14:textId="77777777" w:rsidR="00CC00D9" w:rsidRDefault="00CC00D9" w:rsidP="00366ECC">
                          <w:pPr>
                            <w:jc w:val="left"/>
                            <w:rPr>
                              <w:ins w:id="2190" w:author="作成者"/>
                              <w:sz w:val="20"/>
                              <w:szCs w:val="20"/>
                            </w:rPr>
                          </w:pPr>
                        </w:p>
                        <w:p w14:paraId="3CABBC9A" w14:textId="77777777" w:rsidR="00CC00D9" w:rsidRDefault="00CC00D9" w:rsidP="00366ECC">
                          <w:pPr>
                            <w:jc w:val="left"/>
                            <w:rPr>
                              <w:ins w:id="2191" w:author="作成者"/>
                              <w:sz w:val="20"/>
                              <w:szCs w:val="20"/>
                            </w:rPr>
                          </w:pPr>
                        </w:p>
                        <w:p w14:paraId="236F2CD3" w14:textId="3281EF50" w:rsidR="00CC00D9" w:rsidRPr="00D464F6" w:rsidRDefault="00CC00D9" w:rsidP="00366ECC">
                          <w:pPr>
                            <w:jc w:val="left"/>
                            <w:rPr>
                              <w:ins w:id="2192" w:author="作成者"/>
                              <w:b/>
                              <w:sz w:val="20"/>
                              <w:szCs w:val="20"/>
                            </w:rPr>
                          </w:pPr>
                          <w:ins w:id="2193"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926" w:type="dxa"/>
                            <w:tblLook w:val="04A0" w:firstRow="1" w:lastRow="0" w:firstColumn="1" w:lastColumn="0" w:noHBand="0" w:noVBand="1"/>
                          </w:tblPr>
                          <w:tblGrid>
                            <w:gridCol w:w="2995"/>
                            <w:gridCol w:w="2994"/>
                          </w:tblGrid>
                          <w:tr w:rsidR="00CC00D9" w14:paraId="3E973173" w14:textId="77777777" w:rsidTr="00DD1144">
                            <w:trPr>
                              <w:trHeight w:val="372"/>
                              <w:ins w:id="2194" w:author="作成者"/>
                            </w:trPr>
                            <w:tc>
                              <w:tcPr>
                                <w:tcW w:w="2995" w:type="dxa"/>
                                <w:shd w:val="clear" w:color="auto" w:fill="002060"/>
                              </w:tcPr>
                              <w:p w14:paraId="7B175C10" w14:textId="77777777" w:rsidR="00CC00D9" w:rsidRDefault="00CC00D9" w:rsidP="00DD1144">
                                <w:pPr>
                                  <w:jc w:val="left"/>
                                  <w:rPr>
                                    <w:ins w:id="2195" w:author="作成者"/>
                                    <w:b/>
                                    <w:sz w:val="20"/>
                                    <w:szCs w:val="20"/>
                                  </w:rPr>
                                </w:pPr>
                                <w:ins w:id="2196" w:author="作成者">
                                  <w:r>
                                    <w:rPr>
                                      <w:rFonts w:hint="eastAsia"/>
                                      <w:b/>
                                      <w:sz w:val="20"/>
                                      <w:szCs w:val="20"/>
                                    </w:rPr>
                                    <w:t>Key</w:t>
                                  </w:r>
                                </w:ins>
                              </w:p>
                            </w:tc>
                            <w:tc>
                              <w:tcPr>
                                <w:tcW w:w="2994" w:type="dxa"/>
                                <w:shd w:val="clear" w:color="auto" w:fill="002060"/>
                              </w:tcPr>
                              <w:p w14:paraId="4A33C19B" w14:textId="77777777" w:rsidR="00CC00D9" w:rsidRDefault="00CC00D9" w:rsidP="00DD1144">
                                <w:pPr>
                                  <w:jc w:val="left"/>
                                  <w:rPr>
                                    <w:ins w:id="2197" w:author="作成者"/>
                                    <w:b/>
                                    <w:sz w:val="20"/>
                                    <w:szCs w:val="20"/>
                                  </w:rPr>
                                </w:pPr>
                                <w:ins w:id="2198" w:author="作成者">
                                  <w:r>
                                    <w:rPr>
                                      <w:rFonts w:hint="eastAsia"/>
                                      <w:b/>
                                      <w:sz w:val="20"/>
                                      <w:szCs w:val="20"/>
                                    </w:rPr>
                                    <w:t>Value</w:t>
                                  </w:r>
                                </w:ins>
                              </w:p>
                            </w:tc>
                          </w:tr>
                          <w:tr w:rsidR="00CC00D9" w14:paraId="050A2228" w14:textId="77777777" w:rsidTr="00DD1144">
                            <w:trPr>
                              <w:trHeight w:val="352"/>
                              <w:ins w:id="2199" w:author="作成者"/>
                            </w:trPr>
                            <w:tc>
                              <w:tcPr>
                                <w:tcW w:w="2995" w:type="dxa"/>
                              </w:tcPr>
                              <w:p w14:paraId="4950CFF5" w14:textId="77777777" w:rsidR="00CC00D9" w:rsidRPr="00515ED5" w:rsidRDefault="00CC00D9" w:rsidP="00DD1144">
                                <w:pPr>
                                  <w:jc w:val="left"/>
                                  <w:rPr>
                                    <w:ins w:id="2200" w:author="作成者"/>
                                    <w:sz w:val="20"/>
                                    <w:szCs w:val="20"/>
                                  </w:rPr>
                                </w:pPr>
                                <w:ins w:id="2201" w:author="作成者">
                                  <w:r w:rsidRPr="00515ED5">
                                    <w:rPr>
                                      <w:rFonts w:hint="eastAsia"/>
                                      <w:sz w:val="20"/>
                                      <w:szCs w:val="20"/>
                                    </w:rPr>
                                    <w:t>VAR_hoge</w:t>
                                  </w:r>
                                </w:ins>
                              </w:p>
                            </w:tc>
                            <w:tc>
                              <w:tcPr>
                                <w:tcW w:w="2994" w:type="dxa"/>
                              </w:tcPr>
                              <w:p w14:paraId="3C46D946" w14:textId="77777777" w:rsidR="00CC00D9" w:rsidRPr="00515ED5" w:rsidRDefault="00CC00D9" w:rsidP="00DD1144">
                                <w:pPr>
                                  <w:jc w:val="left"/>
                                  <w:rPr>
                                    <w:ins w:id="2202" w:author="作成者"/>
                                    <w:sz w:val="20"/>
                                    <w:szCs w:val="20"/>
                                  </w:rPr>
                                </w:pPr>
                                <w:ins w:id="2203" w:author="作成者">
                                  <w:r>
                                    <w:t>aaa</w:t>
                                  </w:r>
                                </w:ins>
                              </w:p>
                            </w:tc>
                          </w:tr>
                        </w:tbl>
                        <w:p w14:paraId="70CD1632" w14:textId="77777777" w:rsidR="00CC00D9" w:rsidRPr="00515ED5" w:rsidRDefault="00CC00D9" w:rsidP="00366ECC">
                          <w:pPr>
                            <w:jc w:val="left"/>
                            <w:rPr>
                              <w:ins w:id="2204" w:author="作成者"/>
                              <w:sz w:val="20"/>
                              <w:szCs w:val="20"/>
                            </w:rPr>
                          </w:pPr>
                        </w:p>
                      </w:txbxContent>
                    </v:textbox>
                  </v:shape>
                  <v:shape id="下矢印 283" o:spid="_x0000_s1130" type="#_x0000_t67" style="position:absolute;left:1143;top:2000;width:4000;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" adj="20431" fillcolor="#0057c9 [2425]" strokecolor="#003c8c [2905]" strokeweight="2pt"/>
                  <v:group id="グループ化 284" o:spid="_x0000_s1131" style="position:absolute;left:4667;top:13118;width:28156;height:2858" coordorigin=",-979"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roundrect id="角丸四角形 285" o:spid="_x0000_s1132" style="position:absolute;left:7205;top:-638;width:20956;height:2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" fillcolor="white [3212]" strokecolor="#508035 [2422]" strokeweight="2pt">
                      <v:shadow on="t" color="black" opacity="26214f" origin="-.5,-.5" offset=".74836mm,.74836mm"/>
                      <v:textbox inset="1mm,0,0,0">
                        <w:txbxContent>
                          <w:p w14:paraId="5D96B5B9" w14:textId="5B661C71" w:rsidR="00CC00D9" w:rsidRDefault="00CC00D9" w:rsidP="00366ECC">
                            <w:pPr>
                              <w:pStyle w:val="Web"/>
                              <w:spacing w:before="0" w:beforeAutospacing="0" w:after="0" w:afterAutospacing="0"/>
                              <w:rPr>
                                <w:ins w:id="2205" w:author="作成者"/>
                              </w:rPr>
                            </w:pPr>
                            <w:ins w:id="2206"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v:textbox>
                    </v:roundrect>
                    <v:shape id="下矢印 286" o:spid="_x0000_s1133" type="#_x0000_t67" style="position:absolute;left:1904;top:-2883;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" adj="18321" fillcolor="#518135" strokecolor="#508035 [2422]" strokeweight="2pt">
                      <v:fill opacity="52428f"/>
                    </v:shape>
                  </v:group>
                  <v:roundrect id="角丸四角形 287" o:spid="_x0000_s1134" style="position:absolute;left:1143;top:-284;width:26352;height:25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" fillcolor="white [3201]" strokecolor="#003c8c [2905]" strokeweight="2pt">
                    <v:shadow on="t" color="black" opacity="26214f" origin="-.5,-.5" offset=".74836mm,.74836mm"/>
                    <v:textbox inset="1mm,0,0,0">
                      <w:txbxContent>
                        <w:p w14:paraId="4ACF284C" w14:textId="58EEFD61" w:rsidR="00CC00D9" w:rsidRPr="00982EAC" w:rsidRDefault="00CC00D9" w:rsidP="00366ECC">
                          <w:pPr>
                            <w:jc w:val="left"/>
                            <w:rPr>
                              <w:ins w:id="2207" w:author="作成者"/>
                              <w:b/>
                              <w:color w:val="003C8A" w:themeColor="accent6" w:themeTint="E6"/>
                              <w:sz w:val="20"/>
                              <w:szCs w:val="20"/>
                            </w:rPr>
                          </w:pPr>
                          <w:ins w:id="2208"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v:textbox>
                  </v:roundrect>
                  <v:roundrect id="角丸四角形 480" o:spid="_x0000_s1135" style="position:absolute;left:1141;top:2597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" fillcolor="white [3201]" strokecolor="#003c8c [2905]" strokeweight="2pt">
                    <v:shadow on="t" color="black" opacity="26214f" origin="-.5,-.5" offset=".74836mm,.74836mm"/>
                    <v:textbox inset="1mm,0,0,0">
                      <w:txbxContent>
                        <w:p w14:paraId="0EEF780F" w14:textId="3D6F516D" w:rsidR="00CC00D9" w:rsidRPr="00982EAC" w:rsidRDefault="00CC00D9" w:rsidP="00366ECC">
                          <w:pPr>
                            <w:jc w:val="left"/>
                            <w:rPr>
                              <w:ins w:id="2209" w:author="作成者"/>
                              <w:b/>
                              <w:color w:val="003C8A" w:themeColor="accent6" w:themeTint="E6"/>
                              <w:sz w:val="20"/>
                              <w:szCs w:val="20"/>
                            </w:rPr>
                          </w:pPr>
                          <w:ins w:id="2210"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v:textbox>
                  </v:roundrect>
                  <w10:wrap type="topAndBottom"/>
                </v:group>
              </w:pict>
            </mc:Fallback>
          </mc:AlternateContent>
        </w:r>
        <w:r w:rsidRPr="00CB0166">
          <w:rPr>
            <w:rFonts w:asciiTheme="majorHAnsi" w:hAnsiTheme="majorHAnsi" w:cstheme="majorHAnsi"/>
          </w:rPr>
          <w:t>any</w:t>
        </w:r>
      </w:ins>
      <w:r w:rsidR="00DD1144" w:rsidRPr="00CB0166">
        <w:rPr>
          <w:rFonts w:asciiTheme="majorHAnsi" w:hAnsiTheme="majorHAnsi" w:cstheme="majorHAnsi"/>
        </w:rPr>
        <w:t xml:space="preserve"> type</w:t>
      </w:r>
    </w:p>
    <w:p w14:paraId="72342182" w14:textId="77777777" w:rsidR="00366ECC" w:rsidRPr="00CB0166" w:rsidRDefault="00366ECC" w:rsidP="00366ECC">
      <w:pPr>
        <w:pStyle w:val="a9"/>
        <w:ind w:leftChars="0" w:left="780"/>
        <w:rPr>
          <w:ins w:id="2211" w:author="作成者"/>
          <w:rFonts w:asciiTheme="majorHAnsi" w:hAnsiTheme="majorHAnsi" w:cstheme="majorHAnsi"/>
        </w:rPr>
      </w:pPr>
    </w:p>
    <w:p w14:paraId="54F65C7B" w14:textId="77777777" w:rsidR="00366ECC" w:rsidRPr="00CB0166" w:rsidRDefault="00366ECC" w:rsidP="00366ECC">
      <w:pPr>
        <w:widowControl/>
        <w:jc w:val="left"/>
        <w:rPr>
          <w:ins w:id="2212" w:author="作成者"/>
          <w:rFonts w:asciiTheme="majorHAnsi" w:hAnsiTheme="majorHAnsi" w:cstheme="majorHAnsi"/>
          <w:b/>
        </w:rPr>
      </w:pPr>
      <w:ins w:id="2213" w:author="作成者">
        <w:r w:rsidRPr="00CB0166">
          <w:rPr>
            <w:rFonts w:asciiTheme="majorHAnsi" w:hAnsiTheme="majorHAnsi" w:cstheme="majorHAnsi"/>
            <w:b/>
          </w:rPr>
          <w:br w:type="page"/>
        </w:r>
      </w:ins>
    </w:p>
    <w:p w14:paraId="0A46B606" w14:textId="4599EEB2" w:rsidR="00366ECC" w:rsidRPr="00CB0166" w:rsidRDefault="00366ECC" w:rsidP="00366ECC">
      <w:pPr>
        <w:pStyle w:val="a9"/>
        <w:widowControl/>
        <w:numPr>
          <w:ilvl w:val="1"/>
          <w:numId w:val="14"/>
        </w:numPr>
        <w:ind w:leftChars="0" w:left="780" w:hanging="360"/>
        <w:jc w:val="left"/>
        <w:rPr>
          <w:ins w:id="2214" w:author="作成者"/>
          <w:rFonts w:asciiTheme="majorHAnsi" w:hAnsiTheme="majorHAnsi" w:cstheme="majorHAnsi"/>
        </w:rPr>
      </w:pPr>
      <w:ins w:id="2215" w:author="作成者">
        <w:r w:rsidRPr="00CB0166">
          <w:rPr>
            <w:rFonts w:asciiTheme="majorHAnsi" w:hAnsiTheme="majorHAnsi" w:cstheme="majorHAnsi"/>
            <w:noProof/>
          </w:rPr>
          <w:lastRenderedPageBreak/>
          <mc:AlternateContent>
            <mc:Choice Requires="wpg">
              <w:drawing>
                <wp:anchor distT="0" distB="0" distL="114300" distR="114300" simplePos="0" relativeHeight="251822080" behindDoc="0" locked="0" layoutInCell="1" allowOverlap="1" wp14:anchorId="2D525523" wp14:editId="4A98FC1A">
                  <wp:simplePos x="0" y="0"/>
                  <wp:positionH relativeFrom="column">
                    <wp:posOffset>290195</wp:posOffset>
                  </wp:positionH>
                  <wp:positionV relativeFrom="paragraph">
                    <wp:posOffset>269240</wp:posOffset>
                  </wp:positionV>
                  <wp:extent cx="5848350" cy="4514850"/>
                  <wp:effectExtent l="0" t="0" r="19050" b="19050"/>
                  <wp:wrapTopAndBottom/>
                  <wp:docPr id="497" name="グループ化 497"/>
                  <wp:cNvGraphicFramePr/>
                  <a:graphic xmlns:a="http://schemas.openxmlformats.org/drawingml/2006/main">
                    <a:graphicData uri="http://schemas.microsoft.com/office/word/2010/wordprocessingGroup">
                      <wpg:wgp>
                        <wpg:cNvGrpSpPr/>
                        <wpg:grpSpPr>
                          <a:xfrm>
                            <a:off x="0" y="0"/>
                            <a:ext cx="5848350" cy="4514850"/>
                            <a:chOff x="0" y="-76201"/>
                            <a:chExt cx="5848350" cy="4282474"/>
                          </a:xfrm>
                        </wpg:grpSpPr>
                        <wps:wsp>
                          <wps:cNvPr id="498" name="フローチャート: 処理 498"/>
                          <wps:cNvSpPr/>
                          <wps:spPr>
                            <a:xfrm>
                              <a:off x="0" y="-76201"/>
                              <a:ext cx="5848350" cy="4282474"/>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36A2E6B3" w14:textId="77777777" w:rsidR="00CC00D9" w:rsidRDefault="00CC00D9" w:rsidP="00366ECC">
                                <w:pPr>
                                  <w:jc w:val="left"/>
                                  <w:rPr>
                                    <w:ins w:id="2216" w:author="作成者"/>
                                    <w:sz w:val="20"/>
                                    <w:szCs w:val="20"/>
                                  </w:rPr>
                                </w:pPr>
                              </w:p>
                              <w:p w14:paraId="22793387" w14:textId="77777777" w:rsidR="00CC00D9" w:rsidRPr="003177F7" w:rsidRDefault="00CC00D9" w:rsidP="00366ECC">
                                <w:pPr>
                                  <w:jc w:val="left"/>
                                  <w:rPr>
                                    <w:ins w:id="2217" w:author="作成者"/>
                                    <w:sz w:val="20"/>
                                    <w:szCs w:val="20"/>
                                  </w:rPr>
                                </w:pPr>
                              </w:p>
                              <w:tbl>
                                <w:tblPr>
                                  <w:tblStyle w:val="ab"/>
                                  <w:tblW w:w="7166" w:type="dxa"/>
                                  <w:jc w:val="center"/>
                                  <w:tblLook w:val="04A0" w:firstRow="1" w:lastRow="0" w:firstColumn="1" w:lastColumn="0" w:noHBand="0" w:noVBand="1"/>
                                </w:tblPr>
                                <w:tblGrid>
                                  <w:gridCol w:w="7166"/>
                                </w:tblGrid>
                                <w:tr w:rsidR="00CC00D9" w:rsidRPr="003177F7" w14:paraId="1D2A3DEE" w14:textId="77777777" w:rsidTr="00DD1144">
                                  <w:trPr>
                                    <w:trHeight w:val="1425"/>
                                    <w:jc w:val="center"/>
                                    <w:ins w:id="2218" w:author="作成者"/>
                                  </w:trPr>
                                  <w:tc>
                                    <w:tcPr>
                                      <w:tcW w:w="7166" w:type="dxa"/>
                                    </w:tcPr>
                                    <w:p w14:paraId="1EBA74FF" w14:textId="77777777" w:rsidR="00CC00D9" w:rsidRPr="00280A77" w:rsidRDefault="00CC00D9" w:rsidP="00DD1144">
                                      <w:pPr>
                                        <w:rPr>
                                          <w:ins w:id="2219" w:author="作成者"/>
                                          <w:sz w:val="20"/>
                                          <w:szCs w:val="20"/>
                                        </w:rPr>
                                      </w:pPr>
                                      <w:ins w:id="2220" w:author="作成者">
                                        <w:r w:rsidRPr="00280A77">
                                          <w:rPr>
                                            <w:sz w:val="20"/>
                                            <w:szCs w:val="20"/>
                                          </w:rPr>
                                          <w:t>variable "VAR_hoge" {</w:t>
                                        </w:r>
                                      </w:ins>
                                    </w:p>
                                    <w:p w14:paraId="722721E4" w14:textId="77777777" w:rsidR="00CC00D9" w:rsidRDefault="00CC00D9" w:rsidP="00DD1144">
                                      <w:pPr>
                                        <w:ind w:firstLineChars="200" w:firstLine="400"/>
                                        <w:rPr>
                                          <w:ins w:id="2221" w:author="作成者"/>
                                        </w:rPr>
                                      </w:pPr>
                                      <w:ins w:id="2222" w:author="作成者">
                                        <w:r w:rsidRPr="00280A77">
                                          <w:rPr>
                                            <w:sz w:val="20"/>
                                            <w:szCs w:val="20"/>
                                          </w:rPr>
                                          <w:t xml:space="preserve">default = </w:t>
                                        </w:r>
                                        <w:r>
                                          <w:t>“def-string”</w:t>
                                        </w:r>
                                      </w:ins>
                                    </w:p>
                                    <w:p w14:paraId="624C1E10" w14:textId="77777777" w:rsidR="00CC00D9" w:rsidRPr="003177F7" w:rsidRDefault="00CC00D9" w:rsidP="00DD1144">
                                      <w:pPr>
                                        <w:rPr>
                                          <w:ins w:id="2223" w:author="作成者"/>
                                          <w:sz w:val="20"/>
                                          <w:szCs w:val="20"/>
                                        </w:rPr>
                                      </w:pPr>
                                      <w:ins w:id="2224" w:author="作成者">
                                        <w:r>
                                          <w:t>}</w:t>
                                        </w:r>
                                      </w:ins>
                                    </w:p>
                                  </w:tc>
                                </w:tr>
                              </w:tbl>
                              <w:p w14:paraId="78969F6F" w14:textId="77777777" w:rsidR="00CC00D9" w:rsidRPr="003177F7" w:rsidRDefault="00CC00D9" w:rsidP="00366ECC">
                                <w:pPr>
                                  <w:jc w:val="left"/>
                                  <w:rPr>
                                    <w:ins w:id="2225" w:author="作成者"/>
                                    <w:sz w:val="20"/>
                                    <w:szCs w:val="20"/>
                                  </w:rPr>
                                </w:pPr>
                              </w:p>
                              <w:p w14:paraId="456F6C92" w14:textId="77777777" w:rsidR="00CC00D9" w:rsidRDefault="00CC00D9" w:rsidP="00366ECC">
                                <w:pPr>
                                  <w:jc w:val="left"/>
                                  <w:rPr>
                                    <w:ins w:id="2226" w:author="作成者"/>
                                    <w:sz w:val="20"/>
                                    <w:szCs w:val="20"/>
                                  </w:rPr>
                                </w:pPr>
                              </w:p>
                              <w:p w14:paraId="5EA4F1A2" w14:textId="77777777" w:rsidR="00CC00D9" w:rsidRDefault="00CC00D9" w:rsidP="00366ECC">
                                <w:pPr>
                                  <w:jc w:val="left"/>
                                  <w:rPr>
                                    <w:ins w:id="2227" w:author="作成者"/>
                                    <w:sz w:val="20"/>
                                    <w:szCs w:val="20"/>
                                  </w:rPr>
                                </w:pPr>
                              </w:p>
                              <w:p w14:paraId="78D6B076" w14:textId="0F6A6158" w:rsidR="00CC00D9" w:rsidRPr="00D464F6" w:rsidRDefault="00CC00D9" w:rsidP="00366ECC">
                                <w:pPr>
                                  <w:jc w:val="left"/>
                                  <w:rPr>
                                    <w:ins w:id="2228" w:author="作成者"/>
                                    <w:b/>
                                    <w:sz w:val="20"/>
                                    <w:szCs w:val="20"/>
                                  </w:rPr>
                                </w:pPr>
                                <w:ins w:id="2229"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CC00D9" w14:paraId="56504CFC" w14:textId="77777777" w:rsidTr="00DD1144">
                                  <w:trPr>
                                    <w:jc w:val="center"/>
                                    <w:ins w:id="2230" w:author="作成者"/>
                                  </w:trPr>
                                  <w:tc>
                                    <w:tcPr>
                                      <w:tcW w:w="704" w:type="dxa"/>
                                      <w:tcBorders>
                                        <w:bottom w:val="single" w:sz="4" w:space="0" w:color="auto"/>
                                      </w:tcBorders>
                                      <w:shd w:val="clear" w:color="auto" w:fill="002060"/>
                                    </w:tcPr>
                                    <w:p w14:paraId="5F3C8C30" w14:textId="279FA0D5" w:rsidR="00CC00D9" w:rsidRPr="00C80F48" w:rsidRDefault="00CC00D9" w:rsidP="00DD1144">
                                      <w:pPr>
                                        <w:pStyle w:val="a9"/>
                                        <w:ind w:leftChars="0" w:left="0"/>
                                        <w:jc w:val="left"/>
                                        <w:rPr>
                                          <w:ins w:id="2231"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30DAE7E1" w14:textId="02679468" w:rsidR="00CC00D9" w:rsidRPr="00C80F48" w:rsidRDefault="00CC00D9" w:rsidP="00DD1144">
                                      <w:pPr>
                                        <w:pStyle w:val="a9"/>
                                        <w:ind w:leftChars="0" w:left="0"/>
                                        <w:jc w:val="left"/>
                                        <w:rPr>
                                          <w:ins w:id="2232" w:author="作成者"/>
                                          <w:b/>
                                          <w:color w:val="FFFFFF" w:themeColor="background1"/>
                                        </w:rPr>
                                      </w:pPr>
                                      <w:r>
                                        <w:rPr>
                                          <w:rFonts w:hint="eastAsia"/>
                                          <w:b/>
                                          <w:color w:val="FFFFFF" w:themeColor="background1"/>
                                        </w:rPr>
                                        <w:t>Variable name</w:t>
                                      </w:r>
                                    </w:p>
                                  </w:tc>
                                  <w:tc>
                                    <w:tcPr>
                                      <w:tcW w:w="1291" w:type="dxa"/>
                                      <w:tcBorders>
                                        <w:bottom w:val="single" w:sz="4" w:space="0" w:color="auto"/>
                                      </w:tcBorders>
                                      <w:shd w:val="clear" w:color="auto" w:fill="002060"/>
                                    </w:tcPr>
                                    <w:p w14:paraId="58FE5F6E" w14:textId="33E4680A" w:rsidR="00CC00D9" w:rsidRDefault="00CC00D9" w:rsidP="00DD1144">
                                      <w:pPr>
                                        <w:pStyle w:val="a9"/>
                                        <w:ind w:leftChars="0" w:left="0"/>
                                        <w:jc w:val="left"/>
                                        <w:rPr>
                                          <w:ins w:id="2233" w:author="作成者"/>
                                          <w:b/>
                                          <w:color w:val="FFFFFF" w:themeColor="background1"/>
                                        </w:rPr>
                                      </w:pPr>
                                      <w:r>
                                        <w:rPr>
                                          <w:rFonts w:hint="eastAsia"/>
                                          <w:b/>
                                          <w:color w:val="FFFFFF" w:themeColor="background1"/>
                                        </w:rPr>
                                        <w:t>HCL SETTINGS</w:t>
                                      </w:r>
                                    </w:p>
                                  </w:tc>
                                  <w:tc>
                                    <w:tcPr>
                                      <w:tcW w:w="1291" w:type="dxa"/>
                                      <w:tcBorders>
                                        <w:bottom w:val="single" w:sz="4" w:space="0" w:color="auto"/>
                                      </w:tcBorders>
                                      <w:shd w:val="clear" w:color="auto" w:fill="002060"/>
                                    </w:tcPr>
                                    <w:p w14:paraId="319FDDBF" w14:textId="0C38374B" w:rsidR="00CC00D9" w:rsidRPr="00C80F48" w:rsidRDefault="00CC00D9" w:rsidP="00DD1144">
                                      <w:pPr>
                                        <w:pStyle w:val="a9"/>
                                        <w:ind w:leftChars="0" w:left="0"/>
                                        <w:jc w:val="left"/>
                                        <w:rPr>
                                          <w:ins w:id="2234" w:author="作成者"/>
                                          <w:b/>
                                          <w:color w:val="FFFFFF" w:themeColor="background1"/>
                                        </w:rPr>
                                      </w:pPr>
                                      <w:r>
                                        <w:rPr>
                                          <w:rFonts w:hint="eastAsia"/>
                                          <w:b/>
                                          <w:color w:val="FFFFFF" w:themeColor="background1"/>
                                        </w:rPr>
                                        <w:t>Member variable</w:t>
                                      </w:r>
                                    </w:p>
                                  </w:tc>
                                  <w:tc>
                                    <w:tcPr>
                                      <w:tcW w:w="1253" w:type="dxa"/>
                                      <w:tcBorders>
                                        <w:bottom w:val="single" w:sz="4" w:space="0" w:color="auto"/>
                                      </w:tcBorders>
                                      <w:shd w:val="clear" w:color="auto" w:fill="002060"/>
                                    </w:tcPr>
                                    <w:p w14:paraId="5D0AB99C" w14:textId="79E0CE30" w:rsidR="00CC00D9" w:rsidRDefault="00CC00D9" w:rsidP="00DD1144">
                                      <w:pPr>
                                        <w:pStyle w:val="a9"/>
                                        <w:ind w:leftChars="0" w:left="0"/>
                                        <w:jc w:val="left"/>
                                        <w:rPr>
                                          <w:ins w:id="2235" w:author="作成者"/>
                                          <w:b/>
                                          <w:color w:val="FFFFFF" w:themeColor="background1"/>
                                        </w:rPr>
                                      </w:pPr>
                                      <w:r>
                                        <w:rPr>
                                          <w:rFonts w:hint="eastAsia"/>
                                          <w:b/>
                                          <w:color w:val="FFFFFF" w:themeColor="background1"/>
                                        </w:rPr>
                                        <w:t>Substitute order</w:t>
                                      </w:r>
                                    </w:p>
                                  </w:tc>
                                  <w:tc>
                                    <w:tcPr>
                                      <w:tcW w:w="1253" w:type="dxa"/>
                                      <w:tcBorders>
                                        <w:bottom w:val="single" w:sz="4" w:space="0" w:color="auto"/>
                                      </w:tcBorders>
                                      <w:shd w:val="clear" w:color="auto" w:fill="002060"/>
                                    </w:tcPr>
                                    <w:p w14:paraId="7F7F6B9C" w14:textId="71EDEEF6" w:rsidR="00CC00D9" w:rsidRDefault="00CC00D9" w:rsidP="00DD1144">
                                      <w:pPr>
                                        <w:pStyle w:val="a9"/>
                                        <w:ind w:leftChars="0" w:left="0"/>
                                        <w:jc w:val="left"/>
                                        <w:rPr>
                                          <w:ins w:id="2236" w:author="作成者"/>
                                          <w:b/>
                                          <w:color w:val="FFFFFF" w:themeColor="background1"/>
                                        </w:rPr>
                                      </w:pPr>
                                      <w:r>
                                        <w:rPr>
                                          <w:rFonts w:hint="eastAsia"/>
                                          <w:b/>
                                          <w:color w:val="FFFFFF" w:themeColor="background1"/>
                                        </w:rPr>
                                        <w:t>Specific value</w:t>
                                      </w:r>
                                    </w:p>
                                  </w:tc>
                                </w:tr>
                                <w:tr w:rsidR="00CC00D9" w14:paraId="481C40A2" w14:textId="77777777" w:rsidTr="00DD1144">
                                  <w:trPr>
                                    <w:jc w:val="center"/>
                                    <w:ins w:id="2237" w:author="作成者"/>
                                  </w:trPr>
                                  <w:tc>
                                    <w:tcPr>
                                      <w:tcW w:w="704" w:type="dxa"/>
                                      <w:tcBorders>
                                        <w:bottom w:val="single" w:sz="4" w:space="0" w:color="auto"/>
                                      </w:tcBorders>
                                    </w:tcPr>
                                    <w:p w14:paraId="61A64F90" w14:textId="77777777" w:rsidR="00CC00D9" w:rsidRDefault="00CC00D9" w:rsidP="00455654">
                                      <w:pPr>
                                        <w:pStyle w:val="a9"/>
                                        <w:ind w:leftChars="0" w:left="0"/>
                                        <w:jc w:val="left"/>
                                        <w:rPr>
                                          <w:ins w:id="2238" w:author="作成者"/>
                                        </w:rPr>
                                      </w:pPr>
                                      <w:ins w:id="2239" w:author="作成者">
                                        <w:r>
                                          <w:rPr>
                                            <w:rFonts w:hint="eastAsia"/>
                                          </w:rPr>
                                          <w:t>1</w:t>
                                        </w:r>
                                      </w:ins>
                                    </w:p>
                                  </w:tc>
                                  <w:tc>
                                    <w:tcPr>
                                      <w:tcW w:w="1291" w:type="dxa"/>
                                      <w:tcBorders>
                                        <w:bottom w:val="single" w:sz="4" w:space="0" w:color="auto"/>
                                      </w:tcBorders>
                                    </w:tcPr>
                                    <w:p w14:paraId="4447365B" w14:textId="77777777" w:rsidR="00CC00D9" w:rsidRDefault="00CC00D9" w:rsidP="00455654">
                                      <w:pPr>
                                        <w:pStyle w:val="a9"/>
                                        <w:ind w:leftChars="0" w:left="0"/>
                                        <w:jc w:val="left"/>
                                        <w:rPr>
                                          <w:ins w:id="2240" w:author="作成者"/>
                                        </w:rPr>
                                      </w:pPr>
                                      <w:ins w:id="2241" w:author="作成者">
                                        <w:r>
                                          <w:rPr>
                                            <w:rFonts w:hint="eastAsia"/>
                                          </w:rPr>
                                          <w:t>V</w:t>
                                        </w:r>
                                        <w:r>
                                          <w:t>AR_hoge</w:t>
                                        </w:r>
                                      </w:ins>
                                    </w:p>
                                  </w:tc>
                                  <w:tc>
                                    <w:tcPr>
                                      <w:tcW w:w="1291" w:type="dxa"/>
                                      <w:tcBorders>
                                        <w:bottom w:val="single" w:sz="4" w:space="0" w:color="auto"/>
                                      </w:tcBorders>
                                    </w:tcPr>
                                    <w:p w14:paraId="7AFD223D" w14:textId="77777777" w:rsidR="00CC00D9" w:rsidRDefault="00CC00D9" w:rsidP="00455654">
                                      <w:pPr>
                                        <w:pStyle w:val="a9"/>
                                        <w:ind w:leftChars="0" w:left="0"/>
                                        <w:jc w:val="left"/>
                                        <w:rPr>
                                          <w:ins w:id="2242" w:author="作成者"/>
                                        </w:rPr>
                                      </w:pPr>
                                      <w:ins w:id="2243" w:author="作成者">
                                        <w:r>
                                          <w:rPr>
                                            <w:rFonts w:hint="eastAsia"/>
                                          </w:rPr>
                                          <w:t>OFF</w:t>
                                        </w:r>
                                      </w:ins>
                                    </w:p>
                                  </w:tc>
                                  <w:tc>
                                    <w:tcPr>
                                      <w:tcW w:w="1291" w:type="dxa"/>
                                      <w:tcBorders>
                                        <w:bottom w:val="single" w:sz="4" w:space="0" w:color="auto"/>
                                      </w:tcBorders>
                                    </w:tcPr>
                                    <w:p w14:paraId="5C176E8D" w14:textId="20BE69F7" w:rsidR="00CC00D9" w:rsidRDefault="00CC00D9" w:rsidP="00455654">
                                      <w:pPr>
                                        <w:pStyle w:val="a9"/>
                                        <w:ind w:leftChars="0" w:left="0"/>
                                        <w:jc w:val="left"/>
                                        <w:rPr>
                                          <w:ins w:id="2244" w:author="作成者"/>
                                        </w:rPr>
                                      </w:pPr>
                                      <w:r w:rsidRPr="005049EB">
                                        <w:rPr>
                                          <w:rFonts w:hint="eastAsia"/>
                                        </w:rPr>
                                        <w:t>No input required</w:t>
                                      </w:r>
                                    </w:p>
                                  </w:tc>
                                  <w:tc>
                                    <w:tcPr>
                                      <w:tcW w:w="1253" w:type="dxa"/>
                                      <w:tcBorders>
                                        <w:bottom w:val="single" w:sz="4" w:space="0" w:color="auto"/>
                                      </w:tcBorders>
                                    </w:tcPr>
                                    <w:p w14:paraId="09F902C0" w14:textId="7D53AEEC" w:rsidR="00CC00D9" w:rsidRDefault="00CC00D9" w:rsidP="00455654">
                                      <w:pPr>
                                        <w:pStyle w:val="a9"/>
                                        <w:ind w:leftChars="0" w:left="0"/>
                                        <w:jc w:val="left"/>
                                        <w:rPr>
                                          <w:ins w:id="2245" w:author="作成者"/>
                                        </w:rPr>
                                      </w:pPr>
                                      <w:r w:rsidRPr="005049EB">
                                        <w:rPr>
                                          <w:rFonts w:hint="eastAsia"/>
                                        </w:rPr>
                                        <w:t>No input required</w:t>
                                      </w:r>
                                    </w:p>
                                  </w:tc>
                                  <w:tc>
                                    <w:tcPr>
                                      <w:tcW w:w="1253" w:type="dxa"/>
                                      <w:tcBorders>
                                        <w:bottom w:val="single" w:sz="4" w:space="0" w:color="auto"/>
                                      </w:tcBorders>
                                    </w:tcPr>
                                    <w:p w14:paraId="30EB25F7" w14:textId="77777777" w:rsidR="00CC00D9" w:rsidRPr="00E708CA" w:rsidRDefault="00CC00D9" w:rsidP="00455654">
                                      <w:pPr>
                                        <w:pStyle w:val="a9"/>
                                        <w:ind w:leftChars="0" w:left="0"/>
                                        <w:jc w:val="left"/>
                                        <w:rPr>
                                          <w:ins w:id="2246" w:author="作成者"/>
                                        </w:rPr>
                                      </w:pPr>
                                      <w:ins w:id="2247" w:author="作成者">
                                        <w:r>
                                          <w:t>aaa</w:t>
                                        </w:r>
                                      </w:ins>
                                    </w:p>
                                  </w:tc>
                                </w:tr>
                              </w:tbl>
                              <w:p w14:paraId="7EE860C3" w14:textId="77777777" w:rsidR="00CC00D9" w:rsidRDefault="00CC00D9" w:rsidP="00366ECC">
                                <w:pPr>
                                  <w:jc w:val="left"/>
                                  <w:rPr>
                                    <w:ins w:id="2248" w:author="作成者"/>
                                    <w:sz w:val="20"/>
                                    <w:szCs w:val="20"/>
                                  </w:rPr>
                                </w:pPr>
                              </w:p>
                              <w:p w14:paraId="33D517D8" w14:textId="77777777" w:rsidR="00CC00D9" w:rsidRDefault="00CC00D9" w:rsidP="00366ECC">
                                <w:pPr>
                                  <w:jc w:val="left"/>
                                  <w:rPr>
                                    <w:ins w:id="2249" w:author="作成者"/>
                                    <w:sz w:val="20"/>
                                    <w:szCs w:val="20"/>
                                  </w:rPr>
                                </w:pPr>
                              </w:p>
                              <w:p w14:paraId="11008ED1" w14:textId="77777777" w:rsidR="00CC00D9" w:rsidRDefault="00CC00D9" w:rsidP="00366ECC">
                                <w:pPr>
                                  <w:jc w:val="left"/>
                                  <w:rPr>
                                    <w:ins w:id="2250" w:author="作成者"/>
                                    <w:sz w:val="20"/>
                                    <w:szCs w:val="20"/>
                                  </w:rPr>
                                </w:pPr>
                              </w:p>
                              <w:p w14:paraId="5D739721" w14:textId="58CFF31E" w:rsidR="00CC00D9" w:rsidRPr="00D464F6" w:rsidRDefault="00CC00D9" w:rsidP="00366ECC">
                                <w:pPr>
                                  <w:jc w:val="left"/>
                                  <w:rPr>
                                    <w:ins w:id="2251" w:author="作成者"/>
                                    <w:b/>
                                    <w:sz w:val="20"/>
                                    <w:szCs w:val="20"/>
                                  </w:rPr>
                                </w:pPr>
                                <w:ins w:id="2252"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896" w:type="dxa"/>
                                  <w:tblLook w:val="04A0" w:firstRow="1" w:lastRow="0" w:firstColumn="1" w:lastColumn="0" w:noHBand="0" w:noVBand="1"/>
                                </w:tblPr>
                                <w:tblGrid>
                                  <w:gridCol w:w="2995"/>
                                  <w:gridCol w:w="2994"/>
                                </w:tblGrid>
                                <w:tr w:rsidR="00CC00D9" w14:paraId="28BEE10E" w14:textId="77777777" w:rsidTr="00DD1144">
                                  <w:trPr>
                                    <w:trHeight w:val="372"/>
                                    <w:ins w:id="2253" w:author="作成者"/>
                                  </w:trPr>
                                  <w:tc>
                                    <w:tcPr>
                                      <w:tcW w:w="2995" w:type="dxa"/>
                                      <w:shd w:val="clear" w:color="auto" w:fill="002060"/>
                                    </w:tcPr>
                                    <w:p w14:paraId="3679B776" w14:textId="77777777" w:rsidR="00CC00D9" w:rsidRDefault="00CC00D9" w:rsidP="00DD1144">
                                      <w:pPr>
                                        <w:jc w:val="left"/>
                                        <w:rPr>
                                          <w:ins w:id="2254" w:author="作成者"/>
                                          <w:b/>
                                          <w:sz w:val="20"/>
                                          <w:szCs w:val="20"/>
                                        </w:rPr>
                                      </w:pPr>
                                      <w:ins w:id="2255" w:author="作成者">
                                        <w:r>
                                          <w:rPr>
                                            <w:rFonts w:hint="eastAsia"/>
                                            <w:b/>
                                            <w:sz w:val="20"/>
                                            <w:szCs w:val="20"/>
                                          </w:rPr>
                                          <w:t>Key</w:t>
                                        </w:r>
                                      </w:ins>
                                    </w:p>
                                  </w:tc>
                                  <w:tc>
                                    <w:tcPr>
                                      <w:tcW w:w="2994" w:type="dxa"/>
                                      <w:shd w:val="clear" w:color="auto" w:fill="002060"/>
                                    </w:tcPr>
                                    <w:p w14:paraId="768007F9" w14:textId="77777777" w:rsidR="00CC00D9" w:rsidRDefault="00CC00D9" w:rsidP="00DD1144">
                                      <w:pPr>
                                        <w:jc w:val="left"/>
                                        <w:rPr>
                                          <w:ins w:id="2256" w:author="作成者"/>
                                          <w:b/>
                                          <w:sz w:val="20"/>
                                          <w:szCs w:val="20"/>
                                        </w:rPr>
                                      </w:pPr>
                                      <w:ins w:id="2257" w:author="作成者">
                                        <w:r>
                                          <w:rPr>
                                            <w:rFonts w:hint="eastAsia"/>
                                            <w:b/>
                                            <w:sz w:val="20"/>
                                            <w:szCs w:val="20"/>
                                          </w:rPr>
                                          <w:t>Value</w:t>
                                        </w:r>
                                      </w:ins>
                                    </w:p>
                                  </w:tc>
                                </w:tr>
                                <w:tr w:rsidR="00CC00D9" w14:paraId="118B8665" w14:textId="77777777" w:rsidTr="00DD1144">
                                  <w:trPr>
                                    <w:trHeight w:val="352"/>
                                    <w:ins w:id="2258" w:author="作成者"/>
                                  </w:trPr>
                                  <w:tc>
                                    <w:tcPr>
                                      <w:tcW w:w="2995" w:type="dxa"/>
                                    </w:tcPr>
                                    <w:p w14:paraId="3DCCAAD5" w14:textId="77777777" w:rsidR="00CC00D9" w:rsidRPr="00515ED5" w:rsidRDefault="00CC00D9" w:rsidP="00DD1144">
                                      <w:pPr>
                                        <w:jc w:val="left"/>
                                        <w:rPr>
                                          <w:ins w:id="2259" w:author="作成者"/>
                                          <w:sz w:val="20"/>
                                          <w:szCs w:val="20"/>
                                        </w:rPr>
                                      </w:pPr>
                                      <w:ins w:id="2260" w:author="作成者">
                                        <w:r w:rsidRPr="00515ED5">
                                          <w:rPr>
                                            <w:rFonts w:hint="eastAsia"/>
                                            <w:sz w:val="20"/>
                                            <w:szCs w:val="20"/>
                                          </w:rPr>
                                          <w:t>VAR_hoge</w:t>
                                        </w:r>
                                      </w:ins>
                                    </w:p>
                                  </w:tc>
                                  <w:tc>
                                    <w:tcPr>
                                      <w:tcW w:w="2994" w:type="dxa"/>
                                    </w:tcPr>
                                    <w:p w14:paraId="6FC27190" w14:textId="77777777" w:rsidR="00CC00D9" w:rsidRPr="00515ED5" w:rsidRDefault="00CC00D9" w:rsidP="00DD1144">
                                      <w:pPr>
                                        <w:jc w:val="left"/>
                                        <w:rPr>
                                          <w:ins w:id="2261" w:author="作成者"/>
                                          <w:sz w:val="20"/>
                                          <w:szCs w:val="20"/>
                                        </w:rPr>
                                      </w:pPr>
                                      <w:ins w:id="2262" w:author="作成者">
                                        <w:r>
                                          <w:t>aaa</w:t>
                                        </w:r>
                                      </w:ins>
                                    </w:p>
                                  </w:tc>
                                </w:tr>
                              </w:tbl>
                              <w:p w14:paraId="30AF8584" w14:textId="77777777" w:rsidR="00CC00D9" w:rsidRPr="00515ED5" w:rsidRDefault="00CC00D9" w:rsidP="00366ECC">
                                <w:pPr>
                                  <w:jc w:val="left"/>
                                  <w:rPr>
                                    <w:ins w:id="2263"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9" name="下矢印 499"/>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00" name="グループ化 500"/>
                          <wpg:cNvGrpSpPr/>
                          <wpg:grpSpPr>
                            <a:xfrm>
                              <a:off x="466725" y="1311861"/>
                              <a:ext cx="2815591" cy="285750"/>
                              <a:chOff x="0" y="-97938"/>
                              <a:chExt cx="2816108" cy="286040"/>
                            </a:xfrm>
                          </wpg:grpSpPr>
                          <wps:wsp>
                            <wps:cNvPr id="501" name="角丸四角形 501"/>
                            <wps:cNvSpPr/>
                            <wps:spPr>
                              <a:xfrm>
                                <a:off x="720593" y="-63898"/>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83F83AB" w14:textId="6D9F1CEF" w:rsidR="00CC00D9" w:rsidRDefault="00CC00D9" w:rsidP="00366ECC">
                                  <w:pPr>
                                    <w:pStyle w:val="Web"/>
                                    <w:spacing w:before="0" w:beforeAutospacing="0" w:after="0" w:afterAutospacing="0"/>
                                    <w:rPr>
                                      <w:ins w:id="2264" w:author="作成者"/>
                                    </w:rPr>
                                  </w:pPr>
                                  <w:ins w:id="2265"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502" name="下矢印 502"/>
                            <wps:cNvSpPr/>
                            <wps:spPr>
                              <a:xfrm rot="5400000">
                                <a:off x="190377" y="-288315"/>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503" name="角丸四角形 503"/>
                          <wps:cNvSpPr/>
                          <wps:spPr>
                            <a:xfrm>
                              <a:off x="114300" y="-28461"/>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7FBA773" w14:textId="1060FC0E" w:rsidR="00CC00D9" w:rsidRPr="00982EAC" w:rsidRDefault="00CC00D9" w:rsidP="00366ECC">
                                <w:pPr>
                                  <w:jc w:val="left"/>
                                  <w:rPr>
                                    <w:ins w:id="2266" w:author="作成者"/>
                                    <w:b/>
                                    <w:color w:val="003C8A" w:themeColor="accent6" w:themeTint="E6"/>
                                    <w:sz w:val="20"/>
                                    <w:szCs w:val="20"/>
                                  </w:rPr>
                                </w:pPr>
                                <w:ins w:id="2267"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504" name="角丸四角形 504"/>
                          <wps:cNvSpPr/>
                          <wps:spPr>
                            <a:xfrm>
                              <a:off x="114122" y="2597231"/>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26633A" w14:textId="239D6998" w:rsidR="00CC00D9" w:rsidRPr="00982EAC" w:rsidRDefault="00CC00D9" w:rsidP="00366ECC">
                                <w:pPr>
                                  <w:jc w:val="left"/>
                                  <w:rPr>
                                    <w:ins w:id="2268" w:author="作成者"/>
                                    <w:b/>
                                    <w:color w:val="003C8A" w:themeColor="accent6" w:themeTint="E6"/>
                                    <w:sz w:val="20"/>
                                    <w:szCs w:val="20"/>
                                  </w:rPr>
                                </w:pPr>
                                <w:ins w:id="2269"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525523" id="グループ化 497" o:spid="_x0000_s1136" style="position:absolute;left:0;text-align:left;margin-left:22.85pt;margin-top:21.2pt;width:460.5pt;height:355.5pt;z-index:251822080;mso-position-horizontal-relative:text;mso-position-vertical-relative:text;mso-width-relative:margin;mso-height-relative:margin" coordorigin=",-762" coordsize="58483,42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">
                  <v:shape id="フローチャート: 処理 498" o:spid="_x0000_s1137" type="#_x0000_t109" style="position:absolute;top:-762;width:58483;height:42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" fillcolor="#f2f2f2 [3052]" strokecolor="#d8d8d8 [2732]" strokeweight="2pt">
                    <v:textbox>
                      <w:txbxContent>
                        <w:p w14:paraId="36A2E6B3" w14:textId="77777777" w:rsidR="00CC00D9" w:rsidRDefault="00CC00D9" w:rsidP="00366ECC">
                          <w:pPr>
                            <w:jc w:val="left"/>
                            <w:rPr>
                              <w:ins w:id="2270" w:author="作成者"/>
                              <w:sz w:val="20"/>
                              <w:szCs w:val="20"/>
                            </w:rPr>
                          </w:pPr>
                        </w:p>
                        <w:p w14:paraId="22793387" w14:textId="77777777" w:rsidR="00CC00D9" w:rsidRPr="003177F7" w:rsidRDefault="00CC00D9" w:rsidP="00366ECC">
                          <w:pPr>
                            <w:jc w:val="left"/>
                            <w:rPr>
                              <w:ins w:id="2271" w:author="作成者"/>
                              <w:sz w:val="20"/>
                              <w:szCs w:val="20"/>
                            </w:rPr>
                          </w:pPr>
                        </w:p>
                        <w:tbl>
                          <w:tblPr>
                            <w:tblStyle w:val="ab"/>
                            <w:tblW w:w="7166" w:type="dxa"/>
                            <w:jc w:val="center"/>
                            <w:tblLook w:val="04A0" w:firstRow="1" w:lastRow="0" w:firstColumn="1" w:lastColumn="0" w:noHBand="0" w:noVBand="1"/>
                          </w:tblPr>
                          <w:tblGrid>
                            <w:gridCol w:w="7166"/>
                          </w:tblGrid>
                          <w:tr w:rsidR="00CC00D9" w:rsidRPr="003177F7" w14:paraId="1D2A3DEE" w14:textId="77777777" w:rsidTr="00DD1144">
                            <w:trPr>
                              <w:trHeight w:val="1425"/>
                              <w:jc w:val="center"/>
                              <w:ins w:id="2272" w:author="作成者"/>
                            </w:trPr>
                            <w:tc>
                              <w:tcPr>
                                <w:tcW w:w="7166" w:type="dxa"/>
                              </w:tcPr>
                              <w:p w14:paraId="1EBA74FF" w14:textId="77777777" w:rsidR="00CC00D9" w:rsidRPr="00280A77" w:rsidRDefault="00CC00D9" w:rsidP="00DD1144">
                                <w:pPr>
                                  <w:rPr>
                                    <w:ins w:id="2273" w:author="作成者"/>
                                    <w:sz w:val="20"/>
                                    <w:szCs w:val="20"/>
                                  </w:rPr>
                                </w:pPr>
                                <w:ins w:id="2274" w:author="作成者">
                                  <w:r w:rsidRPr="00280A77">
                                    <w:rPr>
                                      <w:sz w:val="20"/>
                                      <w:szCs w:val="20"/>
                                    </w:rPr>
                                    <w:t>variable "VAR_hoge" {</w:t>
                                  </w:r>
                                </w:ins>
                              </w:p>
                              <w:p w14:paraId="722721E4" w14:textId="77777777" w:rsidR="00CC00D9" w:rsidRDefault="00CC00D9" w:rsidP="00DD1144">
                                <w:pPr>
                                  <w:ind w:firstLineChars="200" w:firstLine="400"/>
                                  <w:rPr>
                                    <w:ins w:id="2275" w:author="作成者"/>
                                  </w:rPr>
                                </w:pPr>
                                <w:ins w:id="2276" w:author="作成者">
                                  <w:r w:rsidRPr="00280A77">
                                    <w:rPr>
                                      <w:sz w:val="20"/>
                                      <w:szCs w:val="20"/>
                                    </w:rPr>
                                    <w:t xml:space="preserve">default = </w:t>
                                  </w:r>
                                  <w:r>
                                    <w:t>“def-string”</w:t>
                                  </w:r>
                                </w:ins>
                              </w:p>
                              <w:p w14:paraId="624C1E10" w14:textId="77777777" w:rsidR="00CC00D9" w:rsidRPr="003177F7" w:rsidRDefault="00CC00D9" w:rsidP="00DD1144">
                                <w:pPr>
                                  <w:rPr>
                                    <w:ins w:id="2277" w:author="作成者"/>
                                    <w:sz w:val="20"/>
                                    <w:szCs w:val="20"/>
                                  </w:rPr>
                                </w:pPr>
                                <w:ins w:id="2278" w:author="作成者">
                                  <w:r>
                                    <w:t>}</w:t>
                                  </w:r>
                                </w:ins>
                              </w:p>
                            </w:tc>
                          </w:tr>
                        </w:tbl>
                        <w:p w14:paraId="78969F6F" w14:textId="77777777" w:rsidR="00CC00D9" w:rsidRPr="003177F7" w:rsidRDefault="00CC00D9" w:rsidP="00366ECC">
                          <w:pPr>
                            <w:jc w:val="left"/>
                            <w:rPr>
                              <w:ins w:id="2279" w:author="作成者"/>
                              <w:sz w:val="20"/>
                              <w:szCs w:val="20"/>
                            </w:rPr>
                          </w:pPr>
                        </w:p>
                        <w:p w14:paraId="456F6C92" w14:textId="77777777" w:rsidR="00CC00D9" w:rsidRDefault="00CC00D9" w:rsidP="00366ECC">
                          <w:pPr>
                            <w:jc w:val="left"/>
                            <w:rPr>
                              <w:ins w:id="2280" w:author="作成者"/>
                              <w:sz w:val="20"/>
                              <w:szCs w:val="20"/>
                            </w:rPr>
                          </w:pPr>
                        </w:p>
                        <w:p w14:paraId="5EA4F1A2" w14:textId="77777777" w:rsidR="00CC00D9" w:rsidRDefault="00CC00D9" w:rsidP="00366ECC">
                          <w:pPr>
                            <w:jc w:val="left"/>
                            <w:rPr>
                              <w:ins w:id="2281" w:author="作成者"/>
                              <w:sz w:val="20"/>
                              <w:szCs w:val="20"/>
                            </w:rPr>
                          </w:pPr>
                        </w:p>
                        <w:p w14:paraId="78D6B076" w14:textId="0F6A6158" w:rsidR="00CC00D9" w:rsidRPr="00D464F6" w:rsidRDefault="00CC00D9" w:rsidP="00366ECC">
                          <w:pPr>
                            <w:jc w:val="left"/>
                            <w:rPr>
                              <w:ins w:id="2282" w:author="作成者"/>
                              <w:b/>
                              <w:sz w:val="20"/>
                              <w:szCs w:val="20"/>
                            </w:rPr>
                          </w:pPr>
                          <w:ins w:id="2283"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CC00D9" w14:paraId="56504CFC" w14:textId="77777777" w:rsidTr="00DD1144">
                            <w:trPr>
                              <w:jc w:val="center"/>
                              <w:ins w:id="2284" w:author="作成者"/>
                            </w:trPr>
                            <w:tc>
                              <w:tcPr>
                                <w:tcW w:w="704" w:type="dxa"/>
                                <w:tcBorders>
                                  <w:bottom w:val="single" w:sz="4" w:space="0" w:color="auto"/>
                                </w:tcBorders>
                                <w:shd w:val="clear" w:color="auto" w:fill="002060"/>
                              </w:tcPr>
                              <w:p w14:paraId="5F3C8C30" w14:textId="279FA0D5" w:rsidR="00CC00D9" w:rsidRPr="00C80F48" w:rsidRDefault="00CC00D9" w:rsidP="00DD1144">
                                <w:pPr>
                                  <w:pStyle w:val="a9"/>
                                  <w:ind w:leftChars="0" w:left="0"/>
                                  <w:jc w:val="left"/>
                                  <w:rPr>
                                    <w:ins w:id="2285"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30DAE7E1" w14:textId="02679468" w:rsidR="00CC00D9" w:rsidRPr="00C80F48" w:rsidRDefault="00CC00D9" w:rsidP="00DD1144">
                                <w:pPr>
                                  <w:pStyle w:val="a9"/>
                                  <w:ind w:leftChars="0" w:left="0"/>
                                  <w:jc w:val="left"/>
                                  <w:rPr>
                                    <w:ins w:id="2286" w:author="作成者"/>
                                    <w:b/>
                                    <w:color w:val="FFFFFF" w:themeColor="background1"/>
                                  </w:rPr>
                                </w:pPr>
                                <w:r>
                                  <w:rPr>
                                    <w:rFonts w:hint="eastAsia"/>
                                    <w:b/>
                                    <w:color w:val="FFFFFF" w:themeColor="background1"/>
                                  </w:rPr>
                                  <w:t>Variable name</w:t>
                                </w:r>
                              </w:p>
                            </w:tc>
                            <w:tc>
                              <w:tcPr>
                                <w:tcW w:w="1291" w:type="dxa"/>
                                <w:tcBorders>
                                  <w:bottom w:val="single" w:sz="4" w:space="0" w:color="auto"/>
                                </w:tcBorders>
                                <w:shd w:val="clear" w:color="auto" w:fill="002060"/>
                              </w:tcPr>
                              <w:p w14:paraId="58FE5F6E" w14:textId="33E4680A" w:rsidR="00CC00D9" w:rsidRDefault="00CC00D9" w:rsidP="00DD1144">
                                <w:pPr>
                                  <w:pStyle w:val="a9"/>
                                  <w:ind w:leftChars="0" w:left="0"/>
                                  <w:jc w:val="left"/>
                                  <w:rPr>
                                    <w:ins w:id="2287" w:author="作成者"/>
                                    <w:b/>
                                    <w:color w:val="FFFFFF" w:themeColor="background1"/>
                                  </w:rPr>
                                </w:pPr>
                                <w:r>
                                  <w:rPr>
                                    <w:rFonts w:hint="eastAsia"/>
                                    <w:b/>
                                    <w:color w:val="FFFFFF" w:themeColor="background1"/>
                                  </w:rPr>
                                  <w:t>HCL SETTINGS</w:t>
                                </w:r>
                              </w:p>
                            </w:tc>
                            <w:tc>
                              <w:tcPr>
                                <w:tcW w:w="1291" w:type="dxa"/>
                                <w:tcBorders>
                                  <w:bottom w:val="single" w:sz="4" w:space="0" w:color="auto"/>
                                </w:tcBorders>
                                <w:shd w:val="clear" w:color="auto" w:fill="002060"/>
                              </w:tcPr>
                              <w:p w14:paraId="319FDDBF" w14:textId="0C38374B" w:rsidR="00CC00D9" w:rsidRPr="00C80F48" w:rsidRDefault="00CC00D9" w:rsidP="00DD1144">
                                <w:pPr>
                                  <w:pStyle w:val="a9"/>
                                  <w:ind w:leftChars="0" w:left="0"/>
                                  <w:jc w:val="left"/>
                                  <w:rPr>
                                    <w:ins w:id="2288" w:author="作成者"/>
                                    <w:b/>
                                    <w:color w:val="FFFFFF" w:themeColor="background1"/>
                                  </w:rPr>
                                </w:pPr>
                                <w:r>
                                  <w:rPr>
                                    <w:rFonts w:hint="eastAsia"/>
                                    <w:b/>
                                    <w:color w:val="FFFFFF" w:themeColor="background1"/>
                                  </w:rPr>
                                  <w:t>Member variable</w:t>
                                </w:r>
                              </w:p>
                            </w:tc>
                            <w:tc>
                              <w:tcPr>
                                <w:tcW w:w="1253" w:type="dxa"/>
                                <w:tcBorders>
                                  <w:bottom w:val="single" w:sz="4" w:space="0" w:color="auto"/>
                                </w:tcBorders>
                                <w:shd w:val="clear" w:color="auto" w:fill="002060"/>
                              </w:tcPr>
                              <w:p w14:paraId="5D0AB99C" w14:textId="79E0CE30" w:rsidR="00CC00D9" w:rsidRDefault="00CC00D9" w:rsidP="00DD1144">
                                <w:pPr>
                                  <w:pStyle w:val="a9"/>
                                  <w:ind w:leftChars="0" w:left="0"/>
                                  <w:jc w:val="left"/>
                                  <w:rPr>
                                    <w:ins w:id="2289" w:author="作成者"/>
                                    <w:b/>
                                    <w:color w:val="FFFFFF" w:themeColor="background1"/>
                                  </w:rPr>
                                </w:pPr>
                                <w:r>
                                  <w:rPr>
                                    <w:rFonts w:hint="eastAsia"/>
                                    <w:b/>
                                    <w:color w:val="FFFFFF" w:themeColor="background1"/>
                                  </w:rPr>
                                  <w:t>Substitute order</w:t>
                                </w:r>
                              </w:p>
                            </w:tc>
                            <w:tc>
                              <w:tcPr>
                                <w:tcW w:w="1253" w:type="dxa"/>
                                <w:tcBorders>
                                  <w:bottom w:val="single" w:sz="4" w:space="0" w:color="auto"/>
                                </w:tcBorders>
                                <w:shd w:val="clear" w:color="auto" w:fill="002060"/>
                              </w:tcPr>
                              <w:p w14:paraId="7F7F6B9C" w14:textId="71EDEEF6" w:rsidR="00CC00D9" w:rsidRDefault="00CC00D9" w:rsidP="00DD1144">
                                <w:pPr>
                                  <w:pStyle w:val="a9"/>
                                  <w:ind w:leftChars="0" w:left="0"/>
                                  <w:jc w:val="left"/>
                                  <w:rPr>
                                    <w:ins w:id="2290" w:author="作成者"/>
                                    <w:b/>
                                    <w:color w:val="FFFFFF" w:themeColor="background1"/>
                                  </w:rPr>
                                </w:pPr>
                                <w:r>
                                  <w:rPr>
                                    <w:rFonts w:hint="eastAsia"/>
                                    <w:b/>
                                    <w:color w:val="FFFFFF" w:themeColor="background1"/>
                                  </w:rPr>
                                  <w:t>Specific value</w:t>
                                </w:r>
                              </w:p>
                            </w:tc>
                          </w:tr>
                          <w:tr w:rsidR="00CC00D9" w14:paraId="481C40A2" w14:textId="77777777" w:rsidTr="00DD1144">
                            <w:trPr>
                              <w:jc w:val="center"/>
                              <w:ins w:id="2291" w:author="作成者"/>
                            </w:trPr>
                            <w:tc>
                              <w:tcPr>
                                <w:tcW w:w="704" w:type="dxa"/>
                                <w:tcBorders>
                                  <w:bottom w:val="single" w:sz="4" w:space="0" w:color="auto"/>
                                </w:tcBorders>
                              </w:tcPr>
                              <w:p w14:paraId="61A64F90" w14:textId="77777777" w:rsidR="00CC00D9" w:rsidRDefault="00CC00D9" w:rsidP="00455654">
                                <w:pPr>
                                  <w:pStyle w:val="a9"/>
                                  <w:ind w:leftChars="0" w:left="0"/>
                                  <w:jc w:val="left"/>
                                  <w:rPr>
                                    <w:ins w:id="2292" w:author="作成者"/>
                                  </w:rPr>
                                </w:pPr>
                                <w:ins w:id="2293" w:author="作成者">
                                  <w:r>
                                    <w:rPr>
                                      <w:rFonts w:hint="eastAsia"/>
                                    </w:rPr>
                                    <w:t>1</w:t>
                                  </w:r>
                                </w:ins>
                              </w:p>
                            </w:tc>
                            <w:tc>
                              <w:tcPr>
                                <w:tcW w:w="1291" w:type="dxa"/>
                                <w:tcBorders>
                                  <w:bottom w:val="single" w:sz="4" w:space="0" w:color="auto"/>
                                </w:tcBorders>
                              </w:tcPr>
                              <w:p w14:paraId="4447365B" w14:textId="77777777" w:rsidR="00CC00D9" w:rsidRDefault="00CC00D9" w:rsidP="00455654">
                                <w:pPr>
                                  <w:pStyle w:val="a9"/>
                                  <w:ind w:leftChars="0" w:left="0"/>
                                  <w:jc w:val="left"/>
                                  <w:rPr>
                                    <w:ins w:id="2294" w:author="作成者"/>
                                  </w:rPr>
                                </w:pPr>
                                <w:ins w:id="2295" w:author="作成者">
                                  <w:r>
                                    <w:rPr>
                                      <w:rFonts w:hint="eastAsia"/>
                                    </w:rPr>
                                    <w:t>V</w:t>
                                  </w:r>
                                  <w:r>
                                    <w:t>AR_hoge</w:t>
                                  </w:r>
                                </w:ins>
                              </w:p>
                            </w:tc>
                            <w:tc>
                              <w:tcPr>
                                <w:tcW w:w="1291" w:type="dxa"/>
                                <w:tcBorders>
                                  <w:bottom w:val="single" w:sz="4" w:space="0" w:color="auto"/>
                                </w:tcBorders>
                              </w:tcPr>
                              <w:p w14:paraId="7AFD223D" w14:textId="77777777" w:rsidR="00CC00D9" w:rsidRDefault="00CC00D9" w:rsidP="00455654">
                                <w:pPr>
                                  <w:pStyle w:val="a9"/>
                                  <w:ind w:leftChars="0" w:left="0"/>
                                  <w:jc w:val="left"/>
                                  <w:rPr>
                                    <w:ins w:id="2296" w:author="作成者"/>
                                  </w:rPr>
                                </w:pPr>
                                <w:ins w:id="2297" w:author="作成者">
                                  <w:r>
                                    <w:rPr>
                                      <w:rFonts w:hint="eastAsia"/>
                                    </w:rPr>
                                    <w:t>OFF</w:t>
                                  </w:r>
                                </w:ins>
                              </w:p>
                            </w:tc>
                            <w:tc>
                              <w:tcPr>
                                <w:tcW w:w="1291" w:type="dxa"/>
                                <w:tcBorders>
                                  <w:bottom w:val="single" w:sz="4" w:space="0" w:color="auto"/>
                                </w:tcBorders>
                              </w:tcPr>
                              <w:p w14:paraId="5C176E8D" w14:textId="20BE69F7" w:rsidR="00CC00D9" w:rsidRDefault="00CC00D9" w:rsidP="00455654">
                                <w:pPr>
                                  <w:pStyle w:val="a9"/>
                                  <w:ind w:leftChars="0" w:left="0"/>
                                  <w:jc w:val="left"/>
                                  <w:rPr>
                                    <w:ins w:id="2298" w:author="作成者"/>
                                  </w:rPr>
                                </w:pPr>
                                <w:r w:rsidRPr="005049EB">
                                  <w:rPr>
                                    <w:rFonts w:hint="eastAsia"/>
                                  </w:rPr>
                                  <w:t>No input required</w:t>
                                </w:r>
                              </w:p>
                            </w:tc>
                            <w:tc>
                              <w:tcPr>
                                <w:tcW w:w="1253" w:type="dxa"/>
                                <w:tcBorders>
                                  <w:bottom w:val="single" w:sz="4" w:space="0" w:color="auto"/>
                                </w:tcBorders>
                              </w:tcPr>
                              <w:p w14:paraId="09F902C0" w14:textId="7D53AEEC" w:rsidR="00CC00D9" w:rsidRDefault="00CC00D9" w:rsidP="00455654">
                                <w:pPr>
                                  <w:pStyle w:val="a9"/>
                                  <w:ind w:leftChars="0" w:left="0"/>
                                  <w:jc w:val="left"/>
                                  <w:rPr>
                                    <w:ins w:id="2299" w:author="作成者"/>
                                  </w:rPr>
                                </w:pPr>
                                <w:r w:rsidRPr="005049EB">
                                  <w:rPr>
                                    <w:rFonts w:hint="eastAsia"/>
                                  </w:rPr>
                                  <w:t>No input required</w:t>
                                </w:r>
                              </w:p>
                            </w:tc>
                            <w:tc>
                              <w:tcPr>
                                <w:tcW w:w="1253" w:type="dxa"/>
                                <w:tcBorders>
                                  <w:bottom w:val="single" w:sz="4" w:space="0" w:color="auto"/>
                                </w:tcBorders>
                              </w:tcPr>
                              <w:p w14:paraId="30EB25F7" w14:textId="77777777" w:rsidR="00CC00D9" w:rsidRPr="00E708CA" w:rsidRDefault="00CC00D9" w:rsidP="00455654">
                                <w:pPr>
                                  <w:pStyle w:val="a9"/>
                                  <w:ind w:leftChars="0" w:left="0"/>
                                  <w:jc w:val="left"/>
                                  <w:rPr>
                                    <w:ins w:id="2300" w:author="作成者"/>
                                  </w:rPr>
                                </w:pPr>
                                <w:ins w:id="2301" w:author="作成者">
                                  <w:r>
                                    <w:t>aaa</w:t>
                                  </w:r>
                                </w:ins>
                              </w:p>
                            </w:tc>
                          </w:tr>
                        </w:tbl>
                        <w:p w14:paraId="7EE860C3" w14:textId="77777777" w:rsidR="00CC00D9" w:rsidRDefault="00CC00D9" w:rsidP="00366ECC">
                          <w:pPr>
                            <w:jc w:val="left"/>
                            <w:rPr>
                              <w:ins w:id="2302" w:author="作成者"/>
                              <w:sz w:val="20"/>
                              <w:szCs w:val="20"/>
                            </w:rPr>
                          </w:pPr>
                        </w:p>
                        <w:p w14:paraId="33D517D8" w14:textId="77777777" w:rsidR="00CC00D9" w:rsidRDefault="00CC00D9" w:rsidP="00366ECC">
                          <w:pPr>
                            <w:jc w:val="left"/>
                            <w:rPr>
                              <w:ins w:id="2303" w:author="作成者"/>
                              <w:sz w:val="20"/>
                              <w:szCs w:val="20"/>
                            </w:rPr>
                          </w:pPr>
                        </w:p>
                        <w:p w14:paraId="11008ED1" w14:textId="77777777" w:rsidR="00CC00D9" w:rsidRDefault="00CC00D9" w:rsidP="00366ECC">
                          <w:pPr>
                            <w:jc w:val="left"/>
                            <w:rPr>
                              <w:ins w:id="2304" w:author="作成者"/>
                              <w:sz w:val="20"/>
                              <w:szCs w:val="20"/>
                            </w:rPr>
                          </w:pPr>
                        </w:p>
                        <w:p w14:paraId="5D739721" w14:textId="58CFF31E" w:rsidR="00CC00D9" w:rsidRPr="00D464F6" w:rsidRDefault="00CC00D9" w:rsidP="00366ECC">
                          <w:pPr>
                            <w:jc w:val="left"/>
                            <w:rPr>
                              <w:ins w:id="2305" w:author="作成者"/>
                              <w:b/>
                              <w:sz w:val="20"/>
                              <w:szCs w:val="20"/>
                            </w:rPr>
                          </w:pPr>
                          <w:ins w:id="2306"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896" w:type="dxa"/>
                            <w:tblLook w:val="04A0" w:firstRow="1" w:lastRow="0" w:firstColumn="1" w:lastColumn="0" w:noHBand="0" w:noVBand="1"/>
                          </w:tblPr>
                          <w:tblGrid>
                            <w:gridCol w:w="2995"/>
                            <w:gridCol w:w="2994"/>
                          </w:tblGrid>
                          <w:tr w:rsidR="00CC00D9" w14:paraId="28BEE10E" w14:textId="77777777" w:rsidTr="00DD1144">
                            <w:trPr>
                              <w:trHeight w:val="372"/>
                              <w:ins w:id="2307" w:author="作成者"/>
                            </w:trPr>
                            <w:tc>
                              <w:tcPr>
                                <w:tcW w:w="2995" w:type="dxa"/>
                                <w:shd w:val="clear" w:color="auto" w:fill="002060"/>
                              </w:tcPr>
                              <w:p w14:paraId="3679B776" w14:textId="77777777" w:rsidR="00CC00D9" w:rsidRDefault="00CC00D9" w:rsidP="00DD1144">
                                <w:pPr>
                                  <w:jc w:val="left"/>
                                  <w:rPr>
                                    <w:ins w:id="2308" w:author="作成者"/>
                                    <w:b/>
                                    <w:sz w:val="20"/>
                                    <w:szCs w:val="20"/>
                                  </w:rPr>
                                </w:pPr>
                                <w:ins w:id="2309" w:author="作成者">
                                  <w:r>
                                    <w:rPr>
                                      <w:rFonts w:hint="eastAsia"/>
                                      <w:b/>
                                      <w:sz w:val="20"/>
                                      <w:szCs w:val="20"/>
                                    </w:rPr>
                                    <w:t>Key</w:t>
                                  </w:r>
                                </w:ins>
                              </w:p>
                            </w:tc>
                            <w:tc>
                              <w:tcPr>
                                <w:tcW w:w="2994" w:type="dxa"/>
                                <w:shd w:val="clear" w:color="auto" w:fill="002060"/>
                              </w:tcPr>
                              <w:p w14:paraId="768007F9" w14:textId="77777777" w:rsidR="00CC00D9" w:rsidRDefault="00CC00D9" w:rsidP="00DD1144">
                                <w:pPr>
                                  <w:jc w:val="left"/>
                                  <w:rPr>
                                    <w:ins w:id="2310" w:author="作成者"/>
                                    <w:b/>
                                    <w:sz w:val="20"/>
                                    <w:szCs w:val="20"/>
                                  </w:rPr>
                                </w:pPr>
                                <w:ins w:id="2311" w:author="作成者">
                                  <w:r>
                                    <w:rPr>
                                      <w:rFonts w:hint="eastAsia"/>
                                      <w:b/>
                                      <w:sz w:val="20"/>
                                      <w:szCs w:val="20"/>
                                    </w:rPr>
                                    <w:t>Value</w:t>
                                  </w:r>
                                </w:ins>
                              </w:p>
                            </w:tc>
                          </w:tr>
                          <w:tr w:rsidR="00CC00D9" w14:paraId="118B8665" w14:textId="77777777" w:rsidTr="00DD1144">
                            <w:trPr>
                              <w:trHeight w:val="352"/>
                              <w:ins w:id="2312" w:author="作成者"/>
                            </w:trPr>
                            <w:tc>
                              <w:tcPr>
                                <w:tcW w:w="2995" w:type="dxa"/>
                              </w:tcPr>
                              <w:p w14:paraId="3DCCAAD5" w14:textId="77777777" w:rsidR="00CC00D9" w:rsidRPr="00515ED5" w:rsidRDefault="00CC00D9" w:rsidP="00DD1144">
                                <w:pPr>
                                  <w:jc w:val="left"/>
                                  <w:rPr>
                                    <w:ins w:id="2313" w:author="作成者"/>
                                    <w:sz w:val="20"/>
                                    <w:szCs w:val="20"/>
                                  </w:rPr>
                                </w:pPr>
                                <w:ins w:id="2314" w:author="作成者">
                                  <w:r w:rsidRPr="00515ED5">
                                    <w:rPr>
                                      <w:rFonts w:hint="eastAsia"/>
                                      <w:sz w:val="20"/>
                                      <w:szCs w:val="20"/>
                                    </w:rPr>
                                    <w:t>VAR_hoge</w:t>
                                  </w:r>
                                </w:ins>
                              </w:p>
                            </w:tc>
                            <w:tc>
                              <w:tcPr>
                                <w:tcW w:w="2994" w:type="dxa"/>
                              </w:tcPr>
                              <w:p w14:paraId="6FC27190" w14:textId="77777777" w:rsidR="00CC00D9" w:rsidRPr="00515ED5" w:rsidRDefault="00CC00D9" w:rsidP="00DD1144">
                                <w:pPr>
                                  <w:jc w:val="left"/>
                                  <w:rPr>
                                    <w:ins w:id="2315" w:author="作成者"/>
                                    <w:sz w:val="20"/>
                                    <w:szCs w:val="20"/>
                                  </w:rPr>
                                </w:pPr>
                                <w:ins w:id="2316" w:author="作成者">
                                  <w:r>
                                    <w:t>aaa</w:t>
                                  </w:r>
                                </w:ins>
                              </w:p>
                            </w:tc>
                          </w:tr>
                        </w:tbl>
                        <w:p w14:paraId="30AF8584" w14:textId="77777777" w:rsidR="00CC00D9" w:rsidRPr="00515ED5" w:rsidRDefault="00CC00D9" w:rsidP="00366ECC">
                          <w:pPr>
                            <w:jc w:val="left"/>
                            <w:rPr>
                              <w:ins w:id="2317" w:author="作成者"/>
                              <w:sz w:val="20"/>
                              <w:szCs w:val="20"/>
                            </w:rPr>
                          </w:pPr>
                        </w:p>
                      </w:txbxContent>
                    </v:textbox>
                  </v:shape>
                  <v:shape id="下矢印 499" o:spid="_x0000_s1138" type="#_x0000_t67" style="position:absolute;left:1143;top:2000;width:4000;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" adj="20431" fillcolor="#0057c9 [2425]" strokecolor="#003c8c [2905]" strokeweight="2pt"/>
                  <v:group id="グループ化 500" o:spid="_x0000_s1139" style="position:absolute;left:4667;top:13118;width:28156;height:2858" coordorigin=",-979"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roundrect id="角丸四角形 501" o:spid="_x0000_s1140" style="position:absolute;left:7205;top:-638;width:20956;height:2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" fillcolor="white [3212]" strokecolor="#508035 [2422]" strokeweight="2pt">
                      <v:shadow on="t" color="black" opacity="26214f" origin="-.5,-.5" offset=".74836mm,.74836mm"/>
                      <v:textbox inset="1mm,0,0,0">
                        <w:txbxContent>
                          <w:p w14:paraId="583F83AB" w14:textId="6D9F1CEF" w:rsidR="00CC00D9" w:rsidRDefault="00CC00D9" w:rsidP="00366ECC">
                            <w:pPr>
                              <w:pStyle w:val="Web"/>
                              <w:spacing w:before="0" w:beforeAutospacing="0" w:after="0" w:afterAutospacing="0"/>
                              <w:rPr>
                                <w:ins w:id="2318" w:author="作成者"/>
                              </w:rPr>
                            </w:pPr>
                            <w:ins w:id="2319"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v:textbox>
                    </v:roundrect>
                    <v:shape id="下矢印 502" o:spid="_x0000_s1141" type="#_x0000_t67" style="position:absolute;left:1904;top:-2883;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" adj="18321" fillcolor="#518135" strokecolor="#508035 [2422]" strokeweight="2pt">
                      <v:fill opacity="52428f"/>
                    </v:shape>
                  </v:group>
                  <v:roundrect id="角丸四角形 503" o:spid="_x0000_s1142" style="position:absolute;left:1143;top:-284;width:26352;height:25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" fillcolor="white [3201]" strokecolor="#003c8c [2905]" strokeweight="2pt">
                    <v:shadow on="t" color="black" opacity="26214f" origin="-.5,-.5" offset=".74836mm,.74836mm"/>
                    <v:textbox inset="1mm,0,0,0">
                      <w:txbxContent>
                        <w:p w14:paraId="17FBA773" w14:textId="1060FC0E" w:rsidR="00CC00D9" w:rsidRPr="00982EAC" w:rsidRDefault="00CC00D9" w:rsidP="00366ECC">
                          <w:pPr>
                            <w:jc w:val="left"/>
                            <w:rPr>
                              <w:ins w:id="2320" w:author="作成者"/>
                              <w:b/>
                              <w:color w:val="003C8A" w:themeColor="accent6" w:themeTint="E6"/>
                              <w:sz w:val="20"/>
                              <w:szCs w:val="20"/>
                            </w:rPr>
                          </w:pPr>
                          <w:ins w:id="2321"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v:textbox>
                  </v:roundrect>
                  <v:roundrect id="角丸四角形 504" o:spid="_x0000_s1143" style="position:absolute;left:1141;top:2597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" fillcolor="white [3201]" strokecolor="#003c8c [2905]" strokeweight="2pt">
                    <v:shadow on="t" color="black" opacity="26214f" origin="-.5,-.5" offset=".74836mm,.74836mm"/>
                    <v:textbox inset="1mm,0,0,0">
                      <w:txbxContent>
                        <w:p w14:paraId="1E26633A" w14:textId="239D6998" w:rsidR="00CC00D9" w:rsidRPr="00982EAC" w:rsidRDefault="00CC00D9" w:rsidP="00366ECC">
                          <w:pPr>
                            <w:jc w:val="left"/>
                            <w:rPr>
                              <w:ins w:id="2322" w:author="作成者"/>
                              <w:b/>
                              <w:color w:val="003C8A" w:themeColor="accent6" w:themeTint="E6"/>
                              <w:sz w:val="20"/>
                              <w:szCs w:val="20"/>
                            </w:rPr>
                          </w:pPr>
                          <w:ins w:id="2323"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v:textbox>
                  </v:roundrect>
                  <w10:wrap type="topAndBottom"/>
                </v:group>
              </w:pict>
            </mc:Fallback>
          </mc:AlternateContent>
        </w:r>
      </w:ins>
      <w:r w:rsidR="00886047" w:rsidRPr="00CB0166">
        <w:rPr>
          <w:rFonts w:asciiTheme="majorHAnsi" w:hAnsiTheme="majorHAnsi" w:cstheme="majorHAnsi"/>
        </w:rPr>
        <w:t xml:space="preserve">Description with no </w:t>
      </w:r>
      <w:ins w:id="2324" w:author="作成者">
        <w:r w:rsidRPr="00CB0166">
          <w:rPr>
            <w:rFonts w:asciiTheme="majorHAnsi" w:hAnsiTheme="majorHAnsi" w:cstheme="majorHAnsi"/>
          </w:rPr>
          <w:t>type</w:t>
        </w:r>
      </w:ins>
    </w:p>
    <w:p w14:paraId="55C1C7C4" w14:textId="77777777" w:rsidR="00366ECC" w:rsidRPr="00CB0166" w:rsidRDefault="00366ECC" w:rsidP="00366ECC">
      <w:pPr>
        <w:widowControl/>
        <w:jc w:val="left"/>
        <w:rPr>
          <w:ins w:id="2325" w:author="作成者"/>
          <w:rFonts w:asciiTheme="majorHAnsi" w:hAnsiTheme="majorHAnsi" w:cstheme="majorHAnsi"/>
        </w:rPr>
      </w:pPr>
      <w:ins w:id="2326" w:author="作成者">
        <w:r w:rsidRPr="00CB0166">
          <w:rPr>
            <w:rFonts w:asciiTheme="majorHAnsi" w:hAnsiTheme="majorHAnsi" w:cstheme="majorHAnsi"/>
          </w:rPr>
          <w:br w:type="page"/>
        </w:r>
      </w:ins>
    </w:p>
    <w:p w14:paraId="06197DE7" w14:textId="77777777" w:rsidR="00366ECC" w:rsidRPr="00CB0166" w:rsidRDefault="00366ECC" w:rsidP="00366ECC">
      <w:pPr>
        <w:pStyle w:val="a9"/>
        <w:widowControl/>
        <w:ind w:leftChars="0" w:left="780"/>
        <w:jc w:val="left"/>
        <w:rPr>
          <w:ins w:id="2327" w:author="作成者"/>
          <w:rFonts w:asciiTheme="majorHAnsi" w:hAnsiTheme="majorHAnsi" w:cstheme="majorHAnsi"/>
        </w:rPr>
      </w:pPr>
    </w:p>
    <w:p w14:paraId="1AFFB646" w14:textId="77777777" w:rsidR="00366ECC" w:rsidRPr="00CB0166" w:rsidRDefault="00366ECC" w:rsidP="00366ECC">
      <w:pPr>
        <w:rPr>
          <w:ins w:id="2328" w:author="作成者"/>
          <w:rFonts w:asciiTheme="majorHAnsi" w:hAnsiTheme="majorHAnsi" w:cstheme="majorHAnsi"/>
        </w:rPr>
      </w:pPr>
    </w:p>
    <w:p w14:paraId="5F006D79" w14:textId="1BCE3B57" w:rsidR="00366ECC" w:rsidRPr="00CB0166" w:rsidRDefault="00886047" w:rsidP="00D361BF">
      <w:pPr>
        <w:pStyle w:val="aff0"/>
        <w:numPr>
          <w:ilvl w:val="3"/>
          <w:numId w:val="24"/>
        </w:numPr>
        <w:ind w:left="426" w:hanging="426"/>
        <w:rPr>
          <w:ins w:id="2329" w:author="作成者"/>
          <w:rFonts w:asciiTheme="majorHAnsi" w:hAnsiTheme="majorHAnsi" w:cstheme="majorHAnsi"/>
        </w:rPr>
      </w:pPr>
      <w:r w:rsidRPr="00CB0166">
        <w:rPr>
          <w:rFonts w:asciiTheme="majorHAnsi" w:hAnsiTheme="majorHAnsi" w:cstheme="majorHAnsi"/>
        </w:rPr>
        <w:t>Complex pattern</w:t>
      </w:r>
    </w:p>
    <w:p w14:paraId="2E74B731" w14:textId="19623CD5" w:rsidR="00366ECC" w:rsidRPr="00CB0166" w:rsidRDefault="00172BD2" w:rsidP="00D361BF">
      <w:pPr>
        <w:pStyle w:val="aff0"/>
        <w:numPr>
          <w:ilvl w:val="0"/>
          <w:numId w:val="39"/>
        </w:numPr>
        <w:rPr>
          <w:ins w:id="2330" w:author="作成者"/>
          <w:rFonts w:asciiTheme="majorHAnsi" w:hAnsiTheme="majorHAnsi" w:cstheme="majorHAnsi"/>
        </w:rPr>
      </w:pPr>
      <w:ins w:id="2331" w:author="作成者">
        <w:r w:rsidRPr="00CB0166">
          <w:rPr>
            <w:rFonts w:asciiTheme="majorHAnsi" w:hAnsiTheme="majorHAnsi" w:cstheme="majorHAnsi"/>
            <w:noProof/>
          </w:rPr>
          <mc:AlternateContent>
            <mc:Choice Requires="wpg">
              <w:drawing>
                <wp:anchor distT="0" distB="0" distL="114300" distR="114300" simplePos="0" relativeHeight="251812864" behindDoc="0" locked="0" layoutInCell="1" allowOverlap="1" wp14:anchorId="164DB245" wp14:editId="625B0E70">
                  <wp:simplePos x="0" y="0"/>
                  <wp:positionH relativeFrom="column">
                    <wp:posOffset>840105</wp:posOffset>
                  </wp:positionH>
                  <wp:positionV relativeFrom="paragraph">
                    <wp:posOffset>2306955</wp:posOffset>
                  </wp:positionV>
                  <wp:extent cx="2936240" cy="527050"/>
                  <wp:effectExtent l="19050" t="38100" r="111760" b="120650"/>
                  <wp:wrapTopAndBottom/>
                  <wp:docPr id="489" name="グループ化 489"/>
                  <wp:cNvGraphicFramePr/>
                  <a:graphic xmlns:a="http://schemas.openxmlformats.org/drawingml/2006/main">
                    <a:graphicData uri="http://schemas.microsoft.com/office/word/2010/wordprocessingGroup">
                      <wpg:wgp>
                        <wpg:cNvGrpSpPr/>
                        <wpg:grpSpPr>
                          <a:xfrm>
                            <a:off x="0" y="0"/>
                            <a:ext cx="2936240" cy="527050"/>
                            <a:chOff x="619803" y="778489"/>
                            <a:chExt cx="2937171" cy="337068"/>
                          </a:xfrm>
                        </wpg:grpSpPr>
                        <wps:wsp>
                          <wps:cNvPr id="490" name="角丸四角形 490"/>
                          <wps:cNvSpPr/>
                          <wps:spPr>
                            <a:xfrm>
                              <a:off x="1340395" y="802791"/>
                              <a:ext cx="2216579" cy="312766"/>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DE389E7" w14:textId="1B1D5E27" w:rsidR="00CC00D9" w:rsidRPr="003D76E0" w:rsidRDefault="00CC00D9" w:rsidP="00366ECC">
                                <w:pPr>
                                  <w:jc w:val="left"/>
                                  <w:rPr>
                                    <w:ins w:id="2332" w:author="作成者"/>
                                    <w:b/>
                                    <w:color w:val="325121" w:themeColor="accent3" w:themeTint="E6"/>
                                    <w:sz w:val="20"/>
                                    <w:szCs w:val="20"/>
                                  </w:rPr>
                                </w:pPr>
                                <w:ins w:id="2333" w:author="作成者">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ins>
                                <w:r>
                                  <w:rPr>
                                    <w:rFonts w:hint="eastAsia"/>
                                    <w:b/>
                                    <w:color w:val="325121" w:themeColor="accent3" w:themeTint="E6"/>
                                    <w:sz w:val="20"/>
                                    <w:szCs w:val="20"/>
                                  </w:rPr>
                                  <w:t>C</w:t>
                                </w:r>
                                <w:r>
                                  <w:rPr>
                                    <w:b/>
                                    <w:color w:val="325121" w:themeColor="accent3" w:themeTint="E6"/>
                                    <w:sz w:val="20"/>
                                    <w:szCs w:val="20"/>
                                  </w:rPr>
                                  <w:t>onfigure maximum number of repetitions</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91" name="下矢印 491"/>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4DB245" id="グループ化 489" o:spid="_x0000_s1144" style="position:absolute;left:0;text-align:left;margin-left:66.15pt;margin-top:181.65pt;width:231.2pt;height:41.5pt;z-index:251812864;mso-position-horizontal-relative:text;mso-position-vertical-relative:text;mso-width-relative:margin;mso-height-relative:margin" coordorigin="6198,7784" coordsize="29371,3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">
                  <v:roundrect id="角丸四角形 490" o:spid="_x0000_s1145" style="position:absolute;left:13403;top:8027;width:22166;height:31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" fillcolor="white [3212]" strokecolor="#508035 [2422]" strokeweight="2pt">
                    <v:shadow on="t" color="black" opacity="26214f" origin="-.5,-.5" offset=".74836mm,.74836mm"/>
                    <v:textbox inset="1mm,0,0,0">
                      <w:txbxContent>
                        <w:p w14:paraId="5DE389E7" w14:textId="1B1D5E27" w:rsidR="00CC00D9" w:rsidRPr="003D76E0" w:rsidRDefault="00CC00D9" w:rsidP="00366ECC">
                          <w:pPr>
                            <w:jc w:val="left"/>
                            <w:rPr>
                              <w:ins w:id="2334" w:author="作成者"/>
                              <w:b/>
                              <w:color w:val="325121" w:themeColor="accent3" w:themeTint="E6"/>
                              <w:sz w:val="20"/>
                              <w:szCs w:val="20"/>
                            </w:rPr>
                          </w:pPr>
                          <w:ins w:id="2335" w:author="作成者">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ins>
                          <w:r>
                            <w:rPr>
                              <w:rFonts w:hint="eastAsia"/>
                              <w:b/>
                              <w:color w:val="325121" w:themeColor="accent3" w:themeTint="E6"/>
                              <w:sz w:val="20"/>
                              <w:szCs w:val="20"/>
                            </w:rPr>
                            <w:t>C</w:t>
                          </w:r>
                          <w:r>
                            <w:rPr>
                              <w:b/>
                              <w:color w:val="325121" w:themeColor="accent3" w:themeTint="E6"/>
                              <w:sz w:val="20"/>
                              <w:szCs w:val="20"/>
                            </w:rPr>
                            <w:t>onfigure maximum number of repetitions</w:t>
                          </w:r>
                        </w:p>
                      </w:txbxContent>
                    </v:textbox>
                  </v:roundrect>
                  <v:shape id="下矢印 491" o:spid="_x0000_s1146"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" adj="18321" fillcolor="#518135" strokecolor="#508035 [2422]" strokeweight="2pt">
                    <v:fill opacity="52428f"/>
                  </v:shape>
                  <w10:wrap type="topAndBottom"/>
                </v:group>
              </w:pict>
            </mc:Fallback>
          </mc:AlternateContent>
        </w:r>
        <w:r w:rsidR="00366ECC" w:rsidRPr="00CB0166">
          <w:rPr>
            <w:rFonts w:asciiTheme="majorHAnsi" w:hAnsiTheme="majorHAnsi" w:cstheme="majorHAnsi"/>
            <w:noProof/>
          </w:rPr>
          <mc:AlternateContent>
            <mc:Choice Requires="wpg">
              <w:drawing>
                <wp:anchor distT="0" distB="0" distL="114300" distR="114300" simplePos="0" relativeHeight="251811840" behindDoc="0" locked="0" layoutInCell="1" allowOverlap="1" wp14:anchorId="6A0C49DC" wp14:editId="68C471BF">
                  <wp:simplePos x="0" y="0"/>
                  <wp:positionH relativeFrom="column">
                    <wp:posOffset>382905</wp:posOffset>
                  </wp:positionH>
                  <wp:positionV relativeFrom="paragraph">
                    <wp:posOffset>296545</wp:posOffset>
                  </wp:positionV>
                  <wp:extent cx="5848350" cy="7555230"/>
                  <wp:effectExtent l="0" t="0" r="19050" b="26670"/>
                  <wp:wrapTopAndBottom/>
                  <wp:docPr id="481" name="グループ化 481"/>
                  <wp:cNvGraphicFramePr/>
                  <a:graphic xmlns:a="http://schemas.openxmlformats.org/drawingml/2006/main">
                    <a:graphicData uri="http://schemas.microsoft.com/office/word/2010/wordprocessingGroup">
                      <wpg:wgp>
                        <wpg:cNvGrpSpPr/>
                        <wpg:grpSpPr>
                          <a:xfrm>
                            <a:off x="0" y="0"/>
                            <a:ext cx="5848350" cy="7555230"/>
                            <a:chOff x="0" y="-76202"/>
                            <a:chExt cx="5848350" cy="5360314"/>
                          </a:xfrm>
                        </wpg:grpSpPr>
                        <wps:wsp>
                          <wps:cNvPr id="482" name="フローチャート: 処理 482"/>
                          <wps:cNvSpPr/>
                          <wps:spPr>
                            <a:xfrm>
                              <a:off x="0" y="-76202"/>
                              <a:ext cx="5848350" cy="5360314"/>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026C53D5" w14:textId="77777777" w:rsidR="00CC00D9" w:rsidRDefault="00CC00D9" w:rsidP="00366ECC">
                                <w:pPr>
                                  <w:jc w:val="left"/>
                                  <w:rPr>
                                    <w:ins w:id="2336" w:author="作成者"/>
                                    <w:sz w:val="20"/>
                                    <w:szCs w:val="20"/>
                                  </w:rPr>
                                </w:pPr>
                              </w:p>
                              <w:p w14:paraId="10D8C63C" w14:textId="77777777" w:rsidR="00CC00D9" w:rsidRDefault="00CC00D9" w:rsidP="00366ECC">
                                <w:pPr>
                                  <w:jc w:val="left"/>
                                  <w:rPr>
                                    <w:ins w:id="2337" w:author="作成者"/>
                                    <w:sz w:val="20"/>
                                    <w:szCs w:val="20"/>
                                  </w:rPr>
                                </w:pPr>
                              </w:p>
                              <w:p w14:paraId="67399396" w14:textId="77777777" w:rsidR="00CC00D9" w:rsidRPr="003177F7" w:rsidRDefault="00CC00D9" w:rsidP="00366ECC">
                                <w:pPr>
                                  <w:jc w:val="left"/>
                                  <w:rPr>
                                    <w:ins w:id="2338" w:author="作成者"/>
                                    <w:sz w:val="20"/>
                                    <w:szCs w:val="20"/>
                                  </w:rPr>
                                </w:pPr>
                              </w:p>
                              <w:tbl>
                                <w:tblPr>
                                  <w:tblStyle w:val="ab"/>
                                  <w:tblW w:w="7166" w:type="dxa"/>
                                  <w:jc w:val="center"/>
                                  <w:tblLook w:val="04A0" w:firstRow="1" w:lastRow="0" w:firstColumn="1" w:lastColumn="0" w:noHBand="0" w:noVBand="1"/>
                                </w:tblPr>
                                <w:tblGrid>
                                  <w:gridCol w:w="7166"/>
                                </w:tblGrid>
                                <w:tr w:rsidR="00CC00D9" w:rsidRPr="003177F7" w14:paraId="02D22DC1" w14:textId="77777777" w:rsidTr="00DD1144">
                                  <w:trPr>
                                    <w:trHeight w:val="1425"/>
                                    <w:jc w:val="center"/>
                                    <w:ins w:id="2339" w:author="作成者"/>
                                  </w:trPr>
                                  <w:tc>
                                    <w:tcPr>
                                      <w:tcW w:w="7166" w:type="dxa"/>
                                    </w:tcPr>
                                    <w:p w14:paraId="26DFBD48" w14:textId="77777777" w:rsidR="00CC00D9" w:rsidRPr="00F45693" w:rsidRDefault="00CC00D9" w:rsidP="00DD1144">
                                      <w:pPr>
                                        <w:rPr>
                                          <w:ins w:id="2340" w:author="作成者"/>
                                          <w:sz w:val="20"/>
                                          <w:szCs w:val="20"/>
                                        </w:rPr>
                                      </w:pPr>
                                      <w:ins w:id="2341" w:author="作成者">
                                        <w:r w:rsidRPr="00F45693">
                                          <w:rPr>
                                            <w:sz w:val="20"/>
                                            <w:szCs w:val="20"/>
                                          </w:rPr>
                                          <w:t>variable "VAR_hoge" {</w:t>
                                        </w:r>
                                      </w:ins>
                                    </w:p>
                                    <w:p w14:paraId="706D3A30" w14:textId="77777777" w:rsidR="00CC00D9" w:rsidRPr="00F45693" w:rsidRDefault="00CC00D9" w:rsidP="00DD1144">
                                      <w:pPr>
                                        <w:rPr>
                                          <w:ins w:id="2342" w:author="作成者"/>
                                          <w:sz w:val="20"/>
                                          <w:szCs w:val="20"/>
                                        </w:rPr>
                                      </w:pPr>
                                      <w:ins w:id="2343" w:author="作成者">
                                        <w:r w:rsidRPr="00F45693">
                                          <w:rPr>
                                            <w:sz w:val="20"/>
                                            <w:szCs w:val="20"/>
                                          </w:rPr>
                                          <w:t>type = list(list(string))</w:t>
                                        </w:r>
                                      </w:ins>
                                    </w:p>
                                    <w:p w14:paraId="295E24C5" w14:textId="77777777" w:rsidR="00CC00D9" w:rsidRPr="00F45693" w:rsidRDefault="00CC00D9" w:rsidP="00DD1144">
                                      <w:pPr>
                                        <w:rPr>
                                          <w:ins w:id="2344" w:author="作成者"/>
                                          <w:sz w:val="20"/>
                                          <w:szCs w:val="20"/>
                                        </w:rPr>
                                      </w:pPr>
                                      <w:ins w:id="2345" w:author="作成者">
                                        <w:r w:rsidRPr="00F45693">
                                          <w:rPr>
                                            <w:sz w:val="20"/>
                                            <w:szCs w:val="20"/>
                                          </w:rPr>
                                          <w:t>default = [</w:t>
                                        </w:r>
                                      </w:ins>
                                    </w:p>
                                    <w:p w14:paraId="1BB5719C" w14:textId="77777777" w:rsidR="00CC00D9" w:rsidRPr="00F45693" w:rsidRDefault="00CC00D9" w:rsidP="00DD1144">
                                      <w:pPr>
                                        <w:rPr>
                                          <w:ins w:id="2346" w:author="作成者"/>
                                          <w:sz w:val="20"/>
                                          <w:szCs w:val="20"/>
                                        </w:rPr>
                                      </w:pPr>
                                      <w:ins w:id="2347" w:author="作成者">
                                        <w:r w:rsidRPr="00F45693">
                                          <w:rPr>
                                            <w:sz w:val="20"/>
                                            <w:szCs w:val="20"/>
                                          </w:rPr>
                                          <w:t xml:space="preserve">    [“a”, “b”, “c”],</w:t>
                                        </w:r>
                                      </w:ins>
                                    </w:p>
                                    <w:p w14:paraId="1AD4318F" w14:textId="77777777" w:rsidR="00CC00D9" w:rsidRPr="00F45693" w:rsidRDefault="00CC00D9" w:rsidP="00DD1144">
                                      <w:pPr>
                                        <w:rPr>
                                          <w:ins w:id="2348" w:author="作成者"/>
                                          <w:sz w:val="20"/>
                                          <w:szCs w:val="20"/>
                                        </w:rPr>
                                      </w:pPr>
                                      <w:ins w:id="2349" w:author="作成者">
                                        <w:r w:rsidRPr="00F45693">
                                          <w:rPr>
                                            <w:sz w:val="20"/>
                                            <w:szCs w:val="20"/>
                                          </w:rPr>
                                          <w:t xml:space="preserve">    [“d”, “e”, “f”]</w:t>
                                        </w:r>
                                      </w:ins>
                                    </w:p>
                                    <w:p w14:paraId="597E0427" w14:textId="77777777" w:rsidR="00CC00D9" w:rsidRPr="00F45693" w:rsidRDefault="00CC00D9" w:rsidP="00DD1144">
                                      <w:pPr>
                                        <w:rPr>
                                          <w:ins w:id="2350" w:author="作成者"/>
                                          <w:sz w:val="20"/>
                                          <w:szCs w:val="20"/>
                                        </w:rPr>
                                      </w:pPr>
                                      <w:ins w:id="2351" w:author="作成者">
                                        <w:r w:rsidRPr="00F45693">
                                          <w:rPr>
                                            <w:sz w:val="20"/>
                                            <w:szCs w:val="20"/>
                                          </w:rPr>
                                          <w:t>]</w:t>
                                        </w:r>
                                      </w:ins>
                                    </w:p>
                                    <w:p w14:paraId="527237C4" w14:textId="77777777" w:rsidR="00CC00D9" w:rsidRPr="003177F7" w:rsidRDefault="00CC00D9" w:rsidP="00DD1144">
                                      <w:pPr>
                                        <w:pStyle w:val="a9"/>
                                        <w:ind w:leftChars="0" w:left="0"/>
                                        <w:rPr>
                                          <w:ins w:id="2352" w:author="作成者"/>
                                          <w:sz w:val="20"/>
                                          <w:szCs w:val="20"/>
                                        </w:rPr>
                                      </w:pPr>
                                      <w:ins w:id="2353" w:author="作成者">
                                        <w:r w:rsidRPr="00F45693">
                                          <w:rPr>
                                            <w:sz w:val="20"/>
                                            <w:szCs w:val="20"/>
                                          </w:rPr>
                                          <w:t>}</w:t>
                                        </w:r>
                                      </w:ins>
                                    </w:p>
                                  </w:tc>
                                </w:tr>
                              </w:tbl>
                              <w:p w14:paraId="5431E688" w14:textId="77777777" w:rsidR="00CC00D9" w:rsidRPr="003177F7" w:rsidRDefault="00CC00D9" w:rsidP="00366ECC">
                                <w:pPr>
                                  <w:jc w:val="left"/>
                                  <w:rPr>
                                    <w:ins w:id="2354" w:author="作成者"/>
                                    <w:sz w:val="20"/>
                                    <w:szCs w:val="20"/>
                                  </w:rPr>
                                </w:pPr>
                              </w:p>
                              <w:p w14:paraId="1965C9B3" w14:textId="77777777" w:rsidR="00CC00D9" w:rsidRDefault="00CC00D9" w:rsidP="00366ECC">
                                <w:pPr>
                                  <w:jc w:val="left"/>
                                  <w:rPr>
                                    <w:ins w:id="2355" w:author="作成者"/>
                                    <w:sz w:val="20"/>
                                    <w:szCs w:val="20"/>
                                  </w:rPr>
                                </w:pPr>
                              </w:p>
                              <w:p w14:paraId="70F79DC8" w14:textId="77777777" w:rsidR="00CC00D9" w:rsidRDefault="00CC00D9" w:rsidP="00366ECC">
                                <w:pPr>
                                  <w:jc w:val="left"/>
                                  <w:rPr>
                                    <w:ins w:id="2356" w:author="作成者"/>
                                    <w:sz w:val="20"/>
                                    <w:szCs w:val="20"/>
                                  </w:rPr>
                                </w:pPr>
                              </w:p>
                              <w:p w14:paraId="666D05FA" w14:textId="77777777" w:rsidR="00CC00D9" w:rsidRDefault="00CC00D9" w:rsidP="00366ECC">
                                <w:pPr>
                                  <w:jc w:val="left"/>
                                  <w:rPr>
                                    <w:ins w:id="2357" w:author="作成者"/>
                                    <w:sz w:val="20"/>
                                    <w:szCs w:val="20"/>
                                  </w:rPr>
                                </w:pPr>
                              </w:p>
                              <w:tbl>
                                <w:tblPr>
                                  <w:tblStyle w:val="ab"/>
                                  <w:tblW w:w="0" w:type="auto"/>
                                  <w:jc w:val="center"/>
                                  <w:tblLook w:val="04A0" w:firstRow="1" w:lastRow="0" w:firstColumn="1" w:lastColumn="0" w:noHBand="0" w:noVBand="1"/>
                                </w:tblPr>
                                <w:tblGrid>
                                  <w:gridCol w:w="862"/>
                                  <w:gridCol w:w="1581"/>
                                  <w:gridCol w:w="1581"/>
                                  <w:gridCol w:w="1534"/>
                                </w:tblGrid>
                                <w:tr w:rsidR="00CC00D9" w14:paraId="54F3200D" w14:textId="77777777" w:rsidTr="00DD1144">
                                  <w:trPr>
                                    <w:trHeight w:val="699"/>
                                    <w:jc w:val="center"/>
                                    <w:ins w:id="2358" w:author="作成者"/>
                                  </w:trPr>
                                  <w:tc>
                                    <w:tcPr>
                                      <w:tcW w:w="862" w:type="dxa"/>
                                      <w:tcBorders>
                                        <w:bottom w:val="single" w:sz="4" w:space="0" w:color="auto"/>
                                      </w:tcBorders>
                                      <w:shd w:val="clear" w:color="auto" w:fill="002060"/>
                                    </w:tcPr>
                                    <w:p w14:paraId="7F8B3FA1" w14:textId="74816D38" w:rsidR="00CC00D9" w:rsidRPr="00C80F48" w:rsidRDefault="00CC00D9" w:rsidP="00DD1144">
                                      <w:pPr>
                                        <w:pStyle w:val="a9"/>
                                        <w:ind w:leftChars="0" w:left="0"/>
                                        <w:jc w:val="left"/>
                                        <w:rPr>
                                          <w:ins w:id="2359" w:author="作成者"/>
                                          <w:b/>
                                          <w:color w:val="FFFFFF" w:themeColor="background1"/>
                                        </w:rPr>
                                      </w:pPr>
                                      <w:r>
                                        <w:rPr>
                                          <w:rFonts w:hint="eastAsia"/>
                                          <w:b/>
                                          <w:color w:val="FFFFFF" w:themeColor="background1"/>
                                        </w:rPr>
                                        <w:t>Item No.</w:t>
                                      </w:r>
                                    </w:p>
                                  </w:tc>
                                  <w:tc>
                                    <w:tcPr>
                                      <w:tcW w:w="1581" w:type="dxa"/>
                                      <w:tcBorders>
                                        <w:bottom w:val="single" w:sz="4" w:space="0" w:color="auto"/>
                                      </w:tcBorders>
                                      <w:shd w:val="clear" w:color="auto" w:fill="002060"/>
                                    </w:tcPr>
                                    <w:p w14:paraId="1C14EE57" w14:textId="714891F0" w:rsidR="00CC00D9" w:rsidRPr="00C80F48" w:rsidRDefault="00CC00D9" w:rsidP="00DD1144">
                                      <w:pPr>
                                        <w:pStyle w:val="a9"/>
                                        <w:ind w:leftChars="0" w:left="0"/>
                                        <w:jc w:val="left"/>
                                        <w:rPr>
                                          <w:ins w:id="2360" w:author="作成者"/>
                                          <w:b/>
                                          <w:color w:val="FFFFFF" w:themeColor="background1"/>
                                        </w:rPr>
                                      </w:pPr>
                                      <w:r>
                                        <w:rPr>
                                          <w:rFonts w:hint="eastAsia"/>
                                          <w:b/>
                                          <w:color w:val="FFFFFF" w:themeColor="background1"/>
                                        </w:rPr>
                                        <w:t>Variable name</w:t>
                                      </w:r>
                                    </w:p>
                                  </w:tc>
                                  <w:tc>
                                    <w:tcPr>
                                      <w:tcW w:w="1581" w:type="dxa"/>
                                      <w:shd w:val="clear" w:color="auto" w:fill="002060"/>
                                    </w:tcPr>
                                    <w:p w14:paraId="6A0833FA" w14:textId="48B7587A" w:rsidR="00CC00D9" w:rsidRPr="00C80F48" w:rsidRDefault="00CC00D9" w:rsidP="00172BD2">
                                      <w:pPr>
                                        <w:pStyle w:val="a9"/>
                                        <w:ind w:leftChars="0" w:left="0"/>
                                        <w:jc w:val="left"/>
                                        <w:rPr>
                                          <w:ins w:id="2361" w:author="作成者"/>
                                          <w:b/>
                                          <w:color w:val="FFFFFF" w:themeColor="background1"/>
                                        </w:rPr>
                                      </w:pPr>
                                      <w:r>
                                        <w:rPr>
                                          <w:rFonts w:hint="eastAsia"/>
                                          <w:b/>
                                          <w:color w:val="FFFFFF" w:themeColor="background1"/>
                                        </w:rPr>
                                        <w:t>Memb</w:t>
                                      </w:r>
                                      <w:r>
                                        <w:rPr>
                                          <w:b/>
                                          <w:color w:val="FFFFFF" w:themeColor="background1"/>
                                        </w:rPr>
                                        <w:t xml:space="preserve">er </w:t>
                                      </w:r>
                                      <w:r>
                                        <w:rPr>
                                          <w:rFonts w:hint="eastAsia"/>
                                          <w:b/>
                                          <w:color w:val="FFFFFF" w:themeColor="background1"/>
                                        </w:rPr>
                                        <w:t>Variable name</w:t>
                                      </w:r>
                                      <w:ins w:id="2362" w:author="作成者">
                                        <w:r>
                                          <w:rPr>
                                            <w:rFonts w:hint="eastAsia"/>
                                            <w:b/>
                                            <w:color w:val="FFFFFF" w:themeColor="background1"/>
                                          </w:rPr>
                                          <w:t>（</w:t>
                                        </w:r>
                                      </w:ins>
                                      <w:r>
                                        <w:rPr>
                                          <w:rFonts w:hint="eastAsia"/>
                                          <w:b/>
                                          <w:color w:val="FFFFFF" w:themeColor="background1"/>
                                        </w:rPr>
                                        <w:t>W</w:t>
                                      </w:r>
                                      <w:r>
                                        <w:rPr>
                                          <w:b/>
                                          <w:color w:val="FFFFFF" w:themeColor="background1"/>
                                        </w:rPr>
                                        <w:t>ith repetition</w:t>
                                      </w:r>
                                      <w:ins w:id="2363" w:author="作成者">
                                        <w:r>
                                          <w:rPr>
                                            <w:rFonts w:hint="eastAsia"/>
                                            <w:b/>
                                            <w:color w:val="FFFFFF" w:themeColor="background1"/>
                                          </w:rPr>
                                          <w:t>）</w:t>
                                        </w:r>
                                      </w:ins>
                                    </w:p>
                                  </w:tc>
                                  <w:tc>
                                    <w:tcPr>
                                      <w:tcW w:w="1534" w:type="dxa"/>
                                      <w:shd w:val="clear" w:color="auto" w:fill="002060"/>
                                    </w:tcPr>
                                    <w:p w14:paraId="57BEFCBF" w14:textId="7AD0A7C1" w:rsidR="00CC00D9" w:rsidRDefault="00CC00D9" w:rsidP="00DD1144">
                                      <w:pPr>
                                        <w:pStyle w:val="a9"/>
                                        <w:ind w:leftChars="0" w:left="0"/>
                                        <w:jc w:val="left"/>
                                        <w:rPr>
                                          <w:ins w:id="2364" w:author="作成者"/>
                                          <w:b/>
                                          <w:color w:val="FFFFFF" w:themeColor="background1"/>
                                        </w:rPr>
                                      </w:pPr>
                                      <w:r w:rsidRPr="00B64215">
                                        <w:rPr>
                                          <w:b/>
                                          <w:color w:val="FFFFFF" w:themeColor="background1"/>
                                          <w:sz w:val="14"/>
                                        </w:rPr>
                                        <w:t>Maximum amount of repetitions</w:t>
                                      </w:r>
                                    </w:p>
                                  </w:tc>
                                </w:tr>
                                <w:tr w:rsidR="00CC00D9" w14:paraId="009BF449" w14:textId="77777777" w:rsidTr="00DD1144">
                                  <w:trPr>
                                    <w:trHeight w:val="220"/>
                                    <w:jc w:val="center"/>
                                    <w:ins w:id="2365" w:author="作成者"/>
                                  </w:trPr>
                                  <w:tc>
                                    <w:tcPr>
                                      <w:tcW w:w="862" w:type="dxa"/>
                                      <w:tcBorders>
                                        <w:bottom w:val="single" w:sz="4" w:space="0" w:color="auto"/>
                                      </w:tcBorders>
                                    </w:tcPr>
                                    <w:p w14:paraId="0E216572" w14:textId="77777777" w:rsidR="00CC00D9" w:rsidRDefault="00CC00D9" w:rsidP="00DD1144">
                                      <w:pPr>
                                        <w:pStyle w:val="a9"/>
                                        <w:ind w:leftChars="0" w:left="0"/>
                                        <w:jc w:val="left"/>
                                        <w:rPr>
                                          <w:ins w:id="2366" w:author="作成者"/>
                                        </w:rPr>
                                      </w:pPr>
                                      <w:ins w:id="2367" w:author="作成者">
                                        <w:r>
                                          <w:rPr>
                                            <w:rFonts w:hint="eastAsia"/>
                                          </w:rPr>
                                          <w:t>1</w:t>
                                        </w:r>
                                      </w:ins>
                                    </w:p>
                                  </w:tc>
                                  <w:tc>
                                    <w:tcPr>
                                      <w:tcW w:w="1581" w:type="dxa"/>
                                      <w:tcBorders>
                                        <w:bottom w:val="single" w:sz="4" w:space="0" w:color="auto"/>
                                      </w:tcBorders>
                                    </w:tcPr>
                                    <w:p w14:paraId="323D8E45" w14:textId="77777777" w:rsidR="00CC00D9" w:rsidRDefault="00CC00D9" w:rsidP="00DD1144">
                                      <w:pPr>
                                        <w:pStyle w:val="a9"/>
                                        <w:ind w:leftChars="0" w:left="0"/>
                                        <w:jc w:val="left"/>
                                        <w:rPr>
                                          <w:ins w:id="2368" w:author="作成者"/>
                                        </w:rPr>
                                      </w:pPr>
                                      <w:ins w:id="2369" w:author="作成者">
                                        <w:r>
                                          <w:rPr>
                                            <w:rFonts w:hint="eastAsia"/>
                                          </w:rPr>
                                          <w:t>V</w:t>
                                        </w:r>
                                        <w:r>
                                          <w:t>AR_hoge</w:t>
                                        </w:r>
                                      </w:ins>
                                    </w:p>
                                  </w:tc>
                                  <w:tc>
                                    <w:tcPr>
                                      <w:tcW w:w="1581" w:type="dxa"/>
                                      <w:tcBorders>
                                        <w:bottom w:val="single" w:sz="4" w:space="0" w:color="auto"/>
                                      </w:tcBorders>
                                    </w:tcPr>
                                    <w:p w14:paraId="7E87CE52" w14:textId="77777777" w:rsidR="00CC00D9" w:rsidRDefault="00CC00D9" w:rsidP="00DD1144">
                                      <w:pPr>
                                        <w:pStyle w:val="a9"/>
                                        <w:ind w:leftChars="0" w:left="0"/>
                                        <w:jc w:val="left"/>
                                        <w:rPr>
                                          <w:ins w:id="2370" w:author="作成者"/>
                                        </w:rPr>
                                      </w:pPr>
                                    </w:p>
                                  </w:tc>
                                  <w:tc>
                                    <w:tcPr>
                                      <w:tcW w:w="1534" w:type="dxa"/>
                                    </w:tcPr>
                                    <w:p w14:paraId="3B031727" w14:textId="77777777" w:rsidR="00CC00D9" w:rsidRDefault="00CC00D9" w:rsidP="00DD1144">
                                      <w:pPr>
                                        <w:pStyle w:val="a9"/>
                                        <w:ind w:leftChars="0" w:left="0"/>
                                        <w:jc w:val="left"/>
                                        <w:rPr>
                                          <w:ins w:id="2371" w:author="作成者"/>
                                        </w:rPr>
                                      </w:pPr>
                                      <w:ins w:id="2372" w:author="作成者">
                                        <w:r>
                                          <w:rPr>
                                            <w:rFonts w:hint="eastAsia"/>
                                          </w:rPr>
                                          <w:t>2</w:t>
                                        </w:r>
                                      </w:ins>
                                    </w:p>
                                  </w:tc>
                                </w:tr>
                              </w:tbl>
                              <w:p w14:paraId="79F74213" w14:textId="77777777" w:rsidR="00CC00D9" w:rsidRDefault="00CC00D9" w:rsidP="00366ECC">
                                <w:pPr>
                                  <w:jc w:val="left"/>
                                  <w:rPr>
                                    <w:ins w:id="2373" w:author="作成者"/>
                                    <w:sz w:val="20"/>
                                    <w:szCs w:val="20"/>
                                  </w:rPr>
                                </w:pPr>
                              </w:p>
                              <w:p w14:paraId="1DAEBD87" w14:textId="77777777" w:rsidR="00CC00D9" w:rsidRDefault="00CC00D9" w:rsidP="00366ECC">
                                <w:pPr>
                                  <w:jc w:val="left"/>
                                  <w:rPr>
                                    <w:ins w:id="2374" w:author="作成者"/>
                                    <w:sz w:val="20"/>
                                    <w:szCs w:val="20"/>
                                  </w:rPr>
                                </w:pPr>
                              </w:p>
                              <w:p w14:paraId="53A9B557" w14:textId="77777777" w:rsidR="00CC00D9" w:rsidRDefault="00CC00D9" w:rsidP="00366ECC">
                                <w:pPr>
                                  <w:jc w:val="left"/>
                                  <w:rPr>
                                    <w:ins w:id="2375" w:author="作成者"/>
                                    <w:sz w:val="20"/>
                                    <w:szCs w:val="20"/>
                                  </w:rPr>
                                </w:pPr>
                              </w:p>
                              <w:p w14:paraId="309EA785" w14:textId="77777777" w:rsidR="00CC00D9" w:rsidRDefault="00CC00D9" w:rsidP="00366ECC">
                                <w:pPr>
                                  <w:jc w:val="left"/>
                                  <w:rPr>
                                    <w:ins w:id="2376" w:author="作成者"/>
                                    <w:sz w:val="20"/>
                                    <w:szCs w:val="20"/>
                                  </w:rPr>
                                </w:pPr>
                              </w:p>
                              <w:p w14:paraId="518D55C8" w14:textId="4E660691" w:rsidR="00CC00D9" w:rsidRPr="00D464F6" w:rsidRDefault="00CC00D9" w:rsidP="00366ECC">
                                <w:pPr>
                                  <w:jc w:val="left"/>
                                  <w:rPr>
                                    <w:ins w:id="2377" w:author="作成者"/>
                                    <w:b/>
                                    <w:sz w:val="20"/>
                                    <w:szCs w:val="20"/>
                                  </w:rPr>
                                </w:pPr>
                                <w:ins w:id="2378"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CC00D9" w14:paraId="3D132DD5" w14:textId="77777777" w:rsidTr="00DD1144">
                                  <w:trPr>
                                    <w:jc w:val="center"/>
                                    <w:ins w:id="2379" w:author="作成者"/>
                                  </w:trPr>
                                  <w:tc>
                                    <w:tcPr>
                                      <w:tcW w:w="704" w:type="dxa"/>
                                      <w:tcBorders>
                                        <w:bottom w:val="single" w:sz="4" w:space="0" w:color="auto"/>
                                      </w:tcBorders>
                                      <w:shd w:val="clear" w:color="auto" w:fill="002060"/>
                                    </w:tcPr>
                                    <w:p w14:paraId="3620C9E6" w14:textId="79AB6C08" w:rsidR="00CC00D9" w:rsidRPr="00C80F48" w:rsidRDefault="00CC00D9" w:rsidP="00DD1144">
                                      <w:pPr>
                                        <w:pStyle w:val="a9"/>
                                        <w:ind w:leftChars="0" w:left="0"/>
                                        <w:jc w:val="left"/>
                                        <w:rPr>
                                          <w:ins w:id="2380"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22EE5A24" w14:textId="2B50BA85" w:rsidR="00CC00D9" w:rsidRPr="00C80F48" w:rsidRDefault="00CC00D9" w:rsidP="00DD1144">
                                      <w:pPr>
                                        <w:pStyle w:val="a9"/>
                                        <w:ind w:leftChars="0" w:left="0"/>
                                        <w:jc w:val="left"/>
                                        <w:rPr>
                                          <w:ins w:id="2381" w:author="作成者"/>
                                          <w:b/>
                                          <w:color w:val="FFFFFF" w:themeColor="background1"/>
                                        </w:rPr>
                                      </w:pPr>
                                      <w:r>
                                        <w:rPr>
                                          <w:rFonts w:hint="eastAsia"/>
                                          <w:b/>
                                          <w:color w:val="FFFFFF" w:themeColor="background1"/>
                                        </w:rPr>
                                        <w:t>Variable name</w:t>
                                      </w:r>
                                    </w:p>
                                  </w:tc>
                                  <w:tc>
                                    <w:tcPr>
                                      <w:tcW w:w="1291" w:type="dxa"/>
                                      <w:tcBorders>
                                        <w:bottom w:val="single" w:sz="4" w:space="0" w:color="auto"/>
                                      </w:tcBorders>
                                      <w:shd w:val="clear" w:color="auto" w:fill="002060"/>
                                    </w:tcPr>
                                    <w:p w14:paraId="2D04EBE6" w14:textId="05B1E744" w:rsidR="00CC00D9" w:rsidRDefault="00CC00D9" w:rsidP="00DD1144">
                                      <w:pPr>
                                        <w:pStyle w:val="a9"/>
                                        <w:ind w:leftChars="0" w:left="0"/>
                                        <w:jc w:val="left"/>
                                        <w:rPr>
                                          <w:ins w:id="2382" w:author="作成者"/>
                                          <w:b/>
                                          <w:color w:val="FFFFFF" w:themeColor="background1"/>
                                        </w:rPr>
                                      </w:pPr>
                                      <w:r>
                                        <w:rPr>
                                          <w:rFonts w:hint="eastAsia"/>
                                          <w:b/>
                                          <w:color w:val="FFFFFF" w:themeColor="background1"/>
                                        </w:rPr>
                                        <w:t>HCL SETTINGS</w:t>
                                      </w:r>
                                    </w:p>
                                  </w:tc>
                                  <w:tc>
                                    <w:tcPr>
                                      <w:tcW w:w="1291" w:type="dxa"/>
                                      <w:tcBorders>
                                        <w:bottom w:val="single" w:sz="4" w:space="0" w:color="auto"/>
                                      </w:tcBorders>
                                      <w:shd w:val="clear" w:color="auto" w:fill="002060"/>
                                    </w:tcPr>
                                    <w:p w14:paraId="30DAA1B6" w14:textId="21C31D8F" w:rsidR="00CC00D9" w:rsidRPr="00C80F48" w:rsidRDefault="00CC00D9" w:rsidP="00DD1144">
                                      <w:pPr>
                                        <w:pStyle w:val="a9"/>
                                        <w:ind w:leftChars="0" w:left="0"/>
                                        <w:jc w:val="left"/>
                                        <w:rPr>
                                          <w:ins w:id="2383" w:author="作成者"/>
                                          <w:b/>
                                          <w:color w:val="FFFFFF" w:themeColor="background1"/>
                                        </w:rPr>
                                      </w:pPr>
                                      <w:r>
                                        <w:rPr>
                                          <w:rFonts w:hint="eastAsia"/>
                                          <w:b/>
                                          <w:color w:val="FFFFFF" w:themeColor="background1"/>
                                        </w:rPr>
                                        <w:t>Member variable</w:t>
                                      </w:r>
                                    </w:p>
                                  </w:tc>
                                  <w:tc>
                                    <w:tcPr>
                                      <w:tcW w:w="1253" w:type="dxa"/>
                                      <w:tcBorders>
                                        <w:bottom w:val="single" w:sz="4" w:space="0" w:color="auto"/>
                                      </w:tcBorders>
                                      <w:shd w:val="clear" w:color="auto" w:fill="002060"/>
                                    </w:tcPr>
                                    <w:p w14:paraId="4E7A7DB6" w14:textId="4BF174FB" w:rsidR="00CC00D9" w:rsidRDefault="00CC00D9" w:rsidP="00DD1144">
                                      <w:pPr>
                                        <w:pStyle w:val="a9"/>
                                        <w:ind w:leftChars="0" w:left="0"/>
                                        <w:jc w:val="left"/>
                                        <w:rPr>
                                          <w:ins w:id="2384" w:author="作成者"/>
                                          <w:b/>
                                          <w:color w:val="FFFFFF" w:themeColor="background1"/>
                                        </w:rPr>
                                      </w:pPr>
                                      <w:r>
                                        <w:rPr>
                                          <w:rFonts w:hint="eastAsia"/>
                                          <w:b/>
                                          <w:color w:val="FFFFFF" w:themeColor="background1"/>
                                        </w:rPr>
                                        <w:t>Substitute order</w:t>
                                      </w:r>
                                    </w:p>
                                  </w:tc>
                                  <w:tc>
                                    <w:tcPr>
                                      <w:tcW w:w="1253" w:type="dxa"/>
                                      <w:tcBorders>
                                        <w:bottom w:val="single" w:sz="4" w:space="0" w:color="auto"/>
                                      </w:tcBorders>
                                      <w:shd w:val="clear" w:color="auto" w:fill="002060"/>
                                    </w:tcPr>
                                    <w:p w14:paraId="4C358A9B" w14:textId="0EBC9A95" w:rsidR="00CC00D9" w:rsidRDefault="00CC00D9" w:rsidP="00DD1144">
                                      <w:pPr>
                                        <w:pStyle w:val="a9"/>
                                        <w:ind w:leftChars="0" w:left="0"/>
                                        <w:jc w:val="left"/>
                                        <w:rPr>
                                          <w:ins w:id="2385" w:author="作成者"/>
                                          <w:b/>
                                          <w:color w:val="FFFFFF" w:themeColor="background1"/>
                                        </w:rPr>
                                      </w:pPr>
                                      <w:r>
                                        <w:rPr>
                                          <w:rFonts w:hint="eastAsia"/>
                                          <w:b/>
                                          <w:color w:val="FFFFFF" w:themeColor="background1"/>
                                        </w:rPr>
                                        <w:t>Specific value</w:t>
                                      </w:r>
                                    </w:p>
                                  </w:tc>
                                </w:tr>
                                <w:tr w:rsidR="00CC00D9" w14:paraId="676D5E0E" w14:textId="77777777" w:rsidTr="00DD1144">
                                  <w:trPr>
                                    <w:jc w:val="center"/>
                                    <w:ins w:id="2386" w:author="作成者"/>
                                  </w:trPr>
                                  <w:tc>
                                    <w:tcPr>
                                      <w:tcW w:w="704" w:type="dxa"/>
                                      <w:tcBorders>
                                        <w:bottom w:val="single" w:sz="4" w:space="0" w:color="auto"/>
                                      </w:tcBorders>
                                    </w:tcPr>
                                    <w:p w14:paraId="23D20FD5" w14:textId="77777777" w:rsidR="00CC00D9" w:rsidRDefault="00CC00D9" w:rsidP="00DD1144">
                                      <w:pPr>
                                        <w:pStyle w:val="a9"/>
                                        <w:ind w:leftChars="0" w:left="0"/>
                                        <w:jc w:val="left"/>
                                        <w:rPr>
                                          <w:ins w:id="2387" w:author="作成者"/>
                                        </w:rPr>
                                      </w:pPr>
                                      <w:ins w:id="2388" w:author="作成者">
                                        <w:r>
                                          <w:rPr>
                                            <w:rFonts w:hint="eastAsia"/>
                                          </w:rPr>
                                          <w:t>1</w:t>
                                        </w:r>
                                      </w:ins>
                                    </w:p>
                                  </w:tc>
                                  <w:tc>
                                    <w:tcPr>
                                      <w:tcW w:w="1291" w:type="dxa"/>
                                      <w:tcBorders>
                                        <w:bottom w:val="single" w:sz="4" w:space="0" w:color="auto"/>
                                      </w:tcBorders>
                                    </w:tcPr>
                                    <w:p w14:paraId="4CB634D9" w14:textId="77777777" w:rsidR="00CC00D9" w:rsidRDefault="00CC00D9" w:rsidP="00DD1144">
                                      <w:pPr>
                                        <w:pStyle w:val="a9"/>
                                        <w:ind w:leftChars="0" w:left="0"/>
                                        <w:jc w:val="left"/>
                                        <w:rPr>
                                          <w:ins w:id="2389" w:author="作成者"/>
                                        </w:rPr>
                                      </w:pPr>
                                      <w:ins w:id="2390" w:author="作成者">
                                        <w:r>
                                          <w:rPr>
                                            <w:rFonts w:hint="eastAsia"/>
                                          </w:rPr>
                                          <w:t>V</w:t>
                                        </w:r>
                                        <w:r>
                                          <w:t>AR_hoge</w:t>
                                        </w:r>
                                      </w:ins>
                                    </w:p>
                                  </w:tc>
                                  <w:tc>
                                    <w:tcPr>
                                      <w:tcW w:w="1291" w:type="dxa"/>
                                      <w:tcBorders>
                                        <w:bottom w:val="single" w:sz="4" w:space="0" w:color="auto"/>
                                      </w:tcBorders>
                                    </w:tcPr>
                                    <w:p w14:paraId="051633D7" w14:textId="77777777" w:rsidR="00CC00D9" w:rsidRDefault="00CC00D9" w:rsidP="00DD1144">
                                      <w:pPr>
                                        <w:pStyle w:val="a9"/>
                                        <w:ind w:leftChars="0" w:left="0"/>
                                        <w:jc w:val="left"/>
                                        <w:rPr>
                                          <w:ins w:id="2391" w:author="作成者"/>
                                        </w:rPr>
                                      </w:pPr>
                                      <w:ins w:id="2392" w:author="作成者">
                                        <w:r>
                                          <w:rPr>
                                            <w:rFonts w:hint="eastAsia"/>
                                          </w:rPr>
                                          <w:t>OFF</w:t>
                                        </w:r>
                                      </w:ins>
                                    </w:p>
                                  </w:tc>
                                  <w:tc>
                                    <w:tcPr>
                                      <w:tcW w:w="1291" w:type="dxa"/>
                                      <w:tcBorders>
                                        <w:bottom w:val="single" w:sz="4" w:space="0" w:color="auto"/>
                                      </w:tcBorders>
                                    </w:tcPr>
                                    <w:p w14:paraId="3FCF6BC3" w14:textId="77777777" w:rsidR="00CC00D9" w:rsidRDefault="00CC00D9" w:rsidP="00DD1144">
                                      <w:pPr>
                                        <w:pStyle w:val="a9"/>
                                        <w:ind w:leftChars="0" w:left="0"/>
                                        <w:jc w:val="left"/>
                                        <w:rPr>
                                          <w:ins w:id="2393" w:author="作成者"/>
                                        </w:rPr>
                                      </w:pPr>
                                      <w:ins w:id="2394" w:author="作成者">
                                        <w:r>
                                          <w:rPr>
                                            <w:rFonts w:hint="eastAsia"/>
                                          </w:rPr>
                                          <w:t>[0]</w:t>
                                        </w:r>
                                      </w:ins>
                                    </w:p>
                                  </w:tc>
                                  <w:tc>
                                    <w:tcPr>
                                      <w:tcW w:w="1253" w:type="dxa"/>
                                      <w:tcBorders>
                                        <w:bottom w:val="single" w:sz="4" w:space="0" w:color="auto"/>
                                      </w:tcBorders>
                                    </w:tcPr>
                                    <w:p w14:paraId="1365FB93" w14:textId="77777777" w:rsidR="00CC00D9" w:rsidRDefault="00CC00D9" w:rsidP="00DD1144">
                                      <w:pPr>
                                        <w:pStyle w:val="a9"/>
                                        <w:ind w:leftChars="0" w:left="0"/>
                                        <w:jc w:val="left"/>
                                        <w:rPr>
                                          <w:ins w:id="2395" w:author="作成者"/>
                                        </w:rPr>
                                      </w:pPr>
                                      <w:ins w:id="2396" w:author="作成者">
                                        <w:r>
                                          <w:rPr>
                                            <w:rFonts w:hint="eastAsia"/>
                                          </w:rPr>
                                          <w:t>1</w:t>
                                        </w:r>
                                      </w:ins>
                                    </w:p>
                                  </w:tc>
                                  <w:tc>
                                    <w:tcPr>
                                      <w:tcW w:w="1253" w:type="dxa"/>
                                      <w:tcBorders>
                                        <w:bottom w:val="single" w:sz="4" w:space="0" w:color="auto"/>
                                      </w:tcBorders>
                                    </w:tcPr>
                                    <w:p w14:paraId="4A70E0D0" w14:textId="1E227C6D" w:rsidR="00CC00D9" w:rsidRPr="00E708CA" w:rsidRDefault="00CC00D9" w:rsidP="00DD1144">
                                      <w:pPr>
                                        <w:pStyle w:val="a9"/>
                                        <w:ind w:leftChars="0" w:left="0"/>
                                        <w:jc w:val="left"/>
                                        <w:rPr>
                                          <w:ins w:id="2397" w:author="作成者"/>
                                        </w:rPr>
                                      </w:pPr>
                                      <w:r>
                                        <w:rPr>
                                          <w:rFonts w:hint="eastAsia"/>
                                        </w:rPr>
                                        <w:t>AAA</w:t>
                                      </w:r>
                                    </w:p>
                                  </w:tc>
                                </w:tr>
                                <w:tr w:rsidR="00CC00D9" w14:paraId="7CFA7F47" w14:textId="77777777" w:rsidTr="00DD1144">
                                  <w:trPr>
                                    <w:jc w:val="center"/>
                                    <w:ins w:id="2398" w:author="作成者"/>
                                  </w:trPr>
                                  <w:tc>
                                    <w:tcPr>
                                      <w:tcW w:w="704" w:type="dxa"/>
                                      <w:tcBorders>
                                        <w:top w:val="single" w:sz="4" w:space="0" w:color="auto"/>
                                        <w:left w:val="single" w:sz="4" w:space="0" w:color="auto"/>
                                        <w:bottom w:val="single" w:sz="4" w:space="0" w:color="auto"/>
                                        <w:right w:val="single" w:sz="4" w:space="0" w:color="auto"/>
                                      </w:tcBorders>
                                    </w:tcPr>
                                    <w:p w14:paraId="69BE3EC3" w14:textId="77777777" w:rsidR="00CC00D9" w:rsidRDefault="00CC00D9" w:rsidP="00DD1144">
                                      <w:pPr>
                                        <w:pStyle w:val="a9"/>
                                        <w:ind w:leftChars="0" w:left="0"/>
                                        <w:jc w:val="left"/>
                                        <w:rPr>
                                          <w:ins w:id="2399" w:author="作成者"/>
                                        </w:rPr>
                                      </w:pPr>
                                      <w:ins w:id="2400" w:author="作成者">
                                        <w:r>
                                          <w:rPr>
                                            <w:rFonts w:hint="eastAsia"/>
                                          </w:rPr>
                                          <w:t>2</w:t>
                                        </w:r>
                                      </w:ins>
                                    </w:p>
                                  </w:tc>
                                  <w:tc>
                                    <w:tcPr>
                                      <w:tcW w:w="1291" w:type="dxa"/>
                                      <w:tcBorders>
                                        <w:top w:val="single" w:sz="4" w:space="0" w:color="auto"/>
                                        <w:left w:val="single" w:sz="4" w:space="0" w:color="auto"/>
                                        <w:bottom w:val="single" w:sz="4" w:space="0" w:color="auto"/>
                                        <w:right w:val="single" w:sz="4" w:space="0" w:color="auto"/>
                                      </w:tcBorders>
                                    </w:tcPr>
                                    <w:p w14:paraId="427AAC76" w14:textId="77777777" w:rsidR="00CC00D9" w:rsidRDefault="00CC00D9" w:rsidP="00DD1144">
                                      <w:pPr>
                                        <w:pStyle w:val="a9"/>
                                        <w:ind w:leftChars="0" w:left="0"/>
                                        <w:jc w:val="left"/>
                                        <w:rPr>
                                          <w:ins w:id="2401" w:author="作成者"/>
                                        </w:rPr>
                                      </w:pPr>
                                      <w:ins w:id="2402" w:author="作成者">
                                        <w:r>
                                          <w:rPr>
                                            <w:rFonts w:hint="eastAsia"/>
                                          </w:rPr>
                                          <w:t>VAR_hoge</w:t>
                                        </w:r>
                                      </w:ins>
                                    </w:p>
                                  </w:tc>
                                  <w:tc>
                                    <w:tcPr>
                                      <w:tcW w:w="1291" w:type="dxa"/>
                                      <w:tcBorders>
                                        <w:top w:val="single" w:sz="4" w:space="0" w:color="auto"/>
                                        <w:left w:val="single" w:sz="4" w:space="0" w:color="auto"/>
                                        <w:bottom w:val="single" w:sz="4" w:space="0" w:color="auto"/>
                                        <w:right w:val="single" w:sz="4" w:space="0" w:color="auto"/>
                                      </w:tcBorders>
                                    </w:tcPr>
                                    <w:p w14:paraId="7736FABD" w14:textId="77777777" w:rsidR="00CC00D9" w:rsidRDefault="00CC00D9" w:rsidP="00DD1144">
                                      <w:pPr>
                                        <w:pStyle w:val="a9"/>
                                        <w:ind w:leftChars="0" w:left="0"/>
                                        <w:jc w:val="left"/>
                                        <w:rPr>
                                          <w:ins w:id="2403" w:author="作成者"/>
                                        </w:rPr>
                                      </w:pPr>
                                      <w:ins w:id="2404" w:author="作成者">
                                        <w:r>
                                          <w:rPr>
                                            <w:rFonts w:hint="eastAsia"/>
                                          </w:rPr>
                                          <w:t>OFF</w:t>
                                        </w:r>
                                      </w:ins>
                                    </w:p>
                                  </w:tc>
                                  <w:tc>
                                    <w:tcPr>
                                      <w:tcW w:w="1291" w:type="dxa"/>
                                      <w:tcBorders>
                                        <w:top w:val="single" w:sz="4" w:space="0" w:color="auto"/>
                                        <w:left w:val="single" w:sz="4" w:space="0" w:color="auto"/>
                                        <w:bottom w:val="single" w:sz="4" w:space="0" w:color="auto"/>
                                      </w:tcBorders>
                                    </w:tcPr>
                                    <w:p w14:paraId="133E16A1" w14:textId="77777777" w:rsidR="00CC00D9" w:rsidRPr="00E708CA" w:rsidRDefault="00CC00D9" w:rsidP="00DD1144">
                                      <w:pPr>
                                        <w:pStyle w:val="a9"/>
                                        <w:ind w:leftChars="0" w:left="0"/>
                                        <w:jc w:val="left"/>
                                        <w:rPr>
                                          <w:ins w:id="2405" w:author="作成者"/>
                                        </w:rPr>
                                      </w:pPr>
                                      <w:ins w:id="2406" w:author="作成者">
                                        <w:r>
                                          <w:rPr>
                                            <w:rFonts w:hint="eastAsia"/>
                                          </w:rPr>
                                          <w:t>[0]</w:t>
                                        </w:r>
                                      </w:ins>
                                    </w:p>
                                  </w:tc>
                                  <w:tc>
                                    <w:tcPr>
                                      <w:tcW w:w="1253" w:type="dxa"/>
                                      <w:tcBorders>
                                        <w:top w:val="single" w:sz="4" w:space="0" w:color="auto"/>
                                        <w:bottom w:val="single" w:sz="4" w:space="0" w:color="auto"/>
                                      </w:tcBorders>
                                    </w:tcPr>
                                    <w:p w14:paraId="4FF6DC9A" w14:textId="77777777" w:rsidR="00CC00D9" w:rsidRDefault="00CC00D9" w:rsidP="00DD1144">
                                      <w:pPr>
                                        <w:pStyle w:val="a9"/>
                                        <w:ind w:leftChars="0" w:left="0"/>
                                        <w:jc w:val="left"/>
                                        <w:rPr>
                                          <w:ins w:id="2407" w:author="作成者"/>
                                        </w:rPr>
                                      </w:pPr>
                                      <w:ins w:id="2408" w:author="作成者">
                                        <w:r>
                                          <w:rPr>
                                            <w:rFonts w:hint="eastAsia"/>
                                          </w:rPr>
                                          <w:t>2</w:t>
                                        </w:r>
                                      </w:ins>
                                    </w:p>
                                  </w:tc>
                                  <w:tc>
                                    <w:tcPr>
                                      <w:tcW w:w="1253" w:type="dxa"/>
                                      <w:tcBorders>
                                        <w:top w:val="single" w:sz="4" w:space="0" w:color="auto"/>
                                        <w:bottom w:val="single" w:sz="4" w:space="0" w:color="auto"/>
                                      </w:tcBorders>
                                    </w:tcPr>
                                    <w:p w14:paraId="4C79F00A" w14:textId="7FE7BACB" w:rsidR="00CC00D9" w:rsidRPr="00E708CA" w:rsidRDefault="00CC00D9" w:rsidP="00DD1144">
                                      <w:pPr>
                                        <w:pStyle w:val="a9"/>
                                        <w:ind w:leftChars="0" w:left="0"/>
                                        <w:jc w:val="left"/>
                                        <w:rPr>
                                          <w:ins w:id="2409" w:author="作成者"/>
                                        </w:rPr>
                                      </w:pPr>
                                      <w:r>
                                        <w:rPr>
                                          <w:rFonts w:hint="eastAsia"/>
                                        </w:rPr>
                                        <w:t>BBB</w:t>
                                      </w:r>
                                    </w:p>
                                  </w:tc>
                                </w:tr>
                                <w:tr w:rsidR="00CC00D9" w14:paraId="38E2739A" w14:textId="77777777" w:rsidTr="00DD1144">
                                  <w:trPr>
                                    <w:jc w:val="center"/>
                                    <w:ins w:id="2410" w:author="作成者"/>
                                  </w:trPr>
                                  <w:tc>
                                    <w:tcPr>
                                      <w:tcW w:w="704" w:type="dxa"/>
                                      <w:tcBorders>
                                        <w:top w:val="single" w:sz="4" w:space="0" w:color="auto"/>
                                        <w:left w:val="single" w:sz="4" w:space="0" w:color="auto"/>
                                        <w:bottom w:val="single" w:sz="4" w:space="0" w:color="auto"/>
                                        <w:right w:val="single" w:sz="4" w:space="0" w:color="auto"/>
                                      </w:tcBorders>
                                    </w:tcPr>
                                    <w:p w14:paraId="30F1CA38" w14:textId="77777777" w:rsidR="00CC00D9" w:rsidRDefault="00CC00D9" w:rsidP="00DD1144">
                                      <w:pPr>
                                        <w:pStyle w:val="a9"/>
                                        <w:ind w:leftChars="0" w:left="0"/>
                                        <w:jc w:val="left"/>
                                        <w:rPr>
                                          <w:ins w:id="2411" w:author="作成者"/>
                                        </w:rPr>
                                      </w:pPr>
                                      <w:ins w:id="2412" w:author="作成者">
                                        <w:r>
                                          <w:rPr>
                                            <w:rFonts w:hint="eastAsia"/>
                                          </w:rPr>
                                          <w:t>3</w:t>
                                        </w:r>
                                      </w:ins>
                                    </w:p>
                                  </w:tc>
                                  <w:tc>
                                    <w:tcPr>
                                      <w:tcW w:w="1291" w:type="dxa"/>
                                      <w:tcBorders>
                                        <w:top w:val="single" w:sz="4" w:space="0" w:color="auto"/>
                                        <w:left w:val="single" w:sz="4" w:space="0" w:color="auto"/>
                                        <w:bottom w:val="single" w:sz="4" w:space="0" w:color="auto"/>
                                        <w:right w:val="single" w:sz="4" w:space="0" w:color="auto"/>
                                      </w:tcBorders>
                                    </w:tcPr>
                                    <w:p w14:paraId="46E790E6" w14:textId="77777777" w:rsidR="00CC00D9" w:rsidRDefault="00CC00D9" w:rsidP="00DD1144">
                                      <w:pPr>
                                        <w:pStyle w:val="a9"/>
                                        <w:ind w:leftChars="0" w:left="0"/>
                                        <w:jc w:val="left"/>
                                        <w:rPr>
                                          <w:ins w:id="2413" w:author="作成者"/>
                                        </w:rPr>
                                      </w:pPr>
                                      <w:ins w:id="2414" w:author="作成者">
                                        <w:r>
                                          <w:rPr>
                                            <w:rFonts w:hint="eastAsia"/>
                                          </w:rPr>
                                          <w:t>VAR_hoge</w:t>
                                        </w:r>
                                      </w:ins>
                                    </w:p>
                                  </w:tc>
                                  <w:tc>
                                    <w:tcPr>
                                      <w:tcW w:w="1291" w:type="dxa"/>
                                      <w:tcBorders>
                                        <w:top w:val="single" w:sz="4" w:space="0" w:color="auto"/>
                                        <w:left w:val="single" w:sz="4" w:space="0" w:color="auto"/>
                                        <w:right w:val="single" w:sz="4" w:space="0" w:color="auto"/>
                                      </w:tcBorders>
                                    </w:tcPr>
                                    <w:p w14:paraId="3CAE9721" w14:textId="77777777" w:rsidR="00CC00D9" w:rsidRDefault="00CC00D9" w:rsidP="00DD1144">
                                      <w:pPr>
                                        <w:pStyle w:val="a9"/>
                                        <w:ind w:leftChars="0" w:left="0"/>
                                        <w:jc w:val="left"/>
                                        <w:rPr>
                                          <w:ins w:id="2415" w:author="作成者"/>
                                        </w:rPr>
                                      </w:pPr>
                                      <w:ins w:id="2416" w:author="作成者">
                                        <w:r>
                                          <w:rPr>
                                            <w:rFonts w:hint="eastAsia"/>
                                          </w:rPr>
                                          <w:t>OFF</w:t>
                                        </w:r>
                                      </w:ins>
                                    </w:p>
                                  </w:tc>
                                  <w:tc>
                                    <w:tcPr>
                                      <w:tcW w:w="1291" w:type="dxa"/>
                                      <w:tcBorders>
                                        <w:top w:val="single" w:sz="4" w:space="0" w:color="auto"/>
                                        <w:left w:val="single" w:sz="4" w:space="0" w:color="auto"/>
                                      </w:tcBorders>
                                    </w:tcPr>
                                    <w:p w14:paraId="10E8A316" w14:textId="77777777" w:rsidR="00CC00D9" w:rsidRDefault="00CC00D9" w:rsidP="00DD1144">
                                      <w:pPr>
                                        <w:pStyle w:val="a9"/>
                                        <w:ind w:leftChars="0" w:left="0"/>
                                        <w:jc w:val="left"/>
                                        <w:rPr>
                                          <w:ins w:id="2417" w:author="作成者"/>
                                        </w:rPr>
                                      </w:pPr>
                                      <w:ins w:id="2418" w:author="作成者">
                                        <w:r>
                                          <w:rPr>
                                            <w:rFonts w:hint="eastAsia"/>
                                          </w:rPr>
                                          <w:t>[1]</w:t>
                                        </w:r>
                                      </w:ins>
                                    </w:p>
                                  </w:tc>
                                  <w:tc>
                                    <w:tcPr>
                                      <w:tcW w:w="1253" w:type="dxa"/>
                                      <w:tcBorders>
                                        <w:top w:val="single" w:sz="4" w:space="0" w:color="auto"/>
                                      </w:tcBorders>
                                    </w:tcPr>
                                    <w:p w14:paraId="47C52B27" w14:textId="77777777" w:rsidR="00CC00D9" w:rsidRDefault="00CC00D9" w:rsidP="00DD1144">
                                      <w:pPr>
                                        <w:pStyle w:val="a9"/>
                                        <w:ind w:leftChars="0" w:left="0"/>
                                        <w:jc w:val="left"/>
                                        <w:rPr>
                                          <w:ins w:id="2419" w:author="作成者"/>
                                        </w:rPr>
                                      </w:pPr>
                                      <w:ins w:id="2420" w:author="作成者">
                                        <w:r>
                                          <w:rPr>
                                            <w:rFonts w:hint="eastAsia"/>
                                          </w:rPr>
                                          <w:t>1</w:t>
                                        </w:r>
                                      </w:ins>
                                    </w:p>
                                  </w:tc>
                                  <w:tc>
                                    <w:tcPr>
                                      <w:tcW w:w="1253" w:type="dxa"/>
                                      <w:tcBorders>
                                        <w:top w:val="single" w:sz="4" w:space="0" w:color="auto"/>
                                      </w:tcBorders>
                                    </w:tcPr>
                                    <w:p w14:paraId="72155ECB" w14:textId="27B3941E" w:rsidR="00CC00D9" w:rsidRDefault="00CC00D9" w:rsidP="00DD1144">
                                      <w:pPr>
                                        <w:pStyle w:val="a9"/>
                                        <w:ind w:leftChars="0" w:left="0"/>
                                        <w:jc w:val="left"/>
                                        <w:rPr>
                                          <w:ins w:id="2421" w:author="作成者"/>
                                        </w:rPr>
                                      </w:pPr>
                                      <w:r>
                                        <w:rPr>
                                          <w:rFonts w:hint="eastAsia"/>
                                        </w:rPr>
                                        <w:t>CCC</w:t>
                                      </w:r>
                                    </w:p>
                                  </w:tc>
                                </w:tr>
                              </w:tbl>
                              <w:p w14:paraId="6279BD79" w14:textId="77777777" w:rsidR="00CC00D9" w:rsidRDefault="00CC00D9" w:rsidP="00366ECC">
                                <w:pPr>
                                  <w:jc w:val="left"/>
                                  <w:rPr>
                                    <w:ins w:id="2422" w:author="作成者"/>
                                    <w:sz w:val="20"/>
                                    <w:szCs w:val="20"/>
                                  </w:rPr>
                                </w:pPr>
                              </w:p>
                              <w:p w14:paraId="7366C5B0" w14:textId="77777777" w:rsidR="00CC00D9" w:rsidRDefault="00CC00D9" w:rsidP="00366ECC">
                                <w:pPr>
                                  <w:jc w:val="left"/>
                                  <w:rPr>
                                    <w:ins w:id="2423" w:author="作成者"/>
                                    <w:sz w:val="20"/>
                                    <w:szCs w:val="20"/>
                                  </w:rPr>
                                </w:pPr>
                              </w:p>
                              <w:p w14:paraId="48BADF02" w14:textId="77777777" w:rsidR="00CC00D9" w:rsidRDefault="00CC00D9" w:rsidP="00366ECC">
                                <w:pPr>
                                  <w:jc w:val="left"/>
                                  <w:rPr>
                                    <w:ins w:id="2424" w:author="作成者"/>
                                    <w:sz w:val="20"/>
                                    <w:szCs w:val="20"/>
                                  </w:rPr>
                                </w:pPr>
                              </w:p>
                              <w:p w14:paraId="440A231F" w14:textId="41AF3D04" w:rsidR="00CC00D9" w:rsidRPr="00D464F6" w:rsidRDefault="00CC00D9" w:rsidP="00366ECC">
                                <w:pPr>
                                  <w:jc w:val="left"/>
                                  <w:rPr>
                                    <w:ins w:id="2425" w:author="作成者"/>
                                    <w:b/>
                                    <w:sz w:val="20"/>
                                    <w:szCs w:val="20"/>
                                  </w:rPr>
                                </w:pPr>
                                <w:ins w:id="2426"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896" w:type="dxa"/>
                                  <w:tblLook w:val="04A0" w:firstRow="1" w:lastRow="0" w:firstColumn="1" w:lastColumn="0" w:noHBand="0" w:noVBand="1"/>
                                </w:tblPr>
                                <w:tblGrid>
                                  <w:gridCol w:w="2995"/>
                                  <w:gridCol w:w="2994"/>
                                </w:tblGrid>
                                <w:tr w:rsidR="00CC00D9" w14:paraId="0DB961FF" w14:textId="77777777" w:rsidTr="00DD1144">
                                  <w:trPr>
                                    <w:trHeight w:val="372"/>
                                    <w:ins w:id="2427" w:author="作成者"/>
                                  </w:trPr>
                                  <w:tc>
                                    <w:tcPr>
                                      <w:tcW w:w="2995" w:type="dxa"/>
                                      <w:shd w:val="clear" w:color="auto" w:fill="002060"/>
                                    </w:tcPr>
                                    <w:p w14:paraId="53F23C78" w14:textId="77777777" w:rsidR="00CC00D9" w:rsidRDefault="00CC00D9" w:rsidP="00DD1144">
                                      <w:pPr>
                                        <w:jc w:val="left"/>
                                        <w:rPr>
                                          <w:ins w:id="2428" w:author="作成者"/>
                                          <w:b/>
                                          <w:sz w:val="20"/>
                                          <w:szCs w:val="20"/>
                                        </w:rPr>
                                      </w:pPr>
                                      <w:ins w:id="2429" w:author="作成者">
                                        <w:r>
                                          <w:rPr>
                                            <w:rFonts w:hint="eastAsia"/>
                                            <w:b/>
                                            <w:sz w:val="20"/>
                                            <w:szCs w:val="20"/>
                                          </w:rPr>
                                          <w:t>Key</w:t>
                                        </w:r>
                                      </w:ins>
                                    </w:p>
                                  </w:tc>
                                  <w:tc>
                                    <w:tcPr>
                                      <w:tcW w:w="2994" w:type="dxa"/>
                                      <w:shd w:val="clear" w:color="auto" w:fill="002060"/>
                                    </w:tcPr>
                                    <w:p w14:paraId="0F06AA21" w14:textId="77777777" w:rsidR="00CC00D9" w:rsidRDefault="00CC00D9" w:rsidP="00DD1144">
                                      <w:pPr>
                                        <w:jc w:val="left"/>
                                        <w:rPr>
                                          <w:ins w:id="2430" w:author="作成者"/>
                                          <w:b/>
                                          <w:sz w:val="20"/>
                                          <w:szCs w:val="20"/>
                                        </w:rPr>
                                      </w:pPr>
                                      <w:ins w:id="2431" w:author="作成者">
                                        <w:r>
                                          <w:rPr>
                                            <w:rFonts w:hint="eastAsia"/>
                                            <w:b/>
                                            <w:sz w:val="20"/>
                                            <w:szCs w:val="20"/>
                                          </w:rPr>
                                          <w:t>Value</w:t>
                                        </w:r>
                                      </w:ins>
                                    </w:p>
                                  </w:tc>
                                </w:tr>
                                <w:tr w:rsidR="00CC00D9" w14:paraId="22E70798" w14:textId="77777777" w:rsidTr="00DD1144">
                                  <w:trPr>
                                    <w:trHeight w:val="352"/>
                                    <w:ins w:id="2432" w:author="作成者"/>
                                  </w:trPr>
                                  <w:tc>
                                    <w:tcPr>
                                      <w:tcW w:w="2995" w:type="dxa"/>
                                    </w:tcPr>
                                    <w:p w14:paraId="1BF13B58" w14:textId="77777777" w:rsidR="00CC00D9" w:rsidRPr="00515ED5" w:rsidRDefault="00CC00D9" w:rsidP="00DD1144">
                                      <w:pPr>
                                        <w:jc w:val="left"/>
                                        <w:rPr>
                                          <w:ins w:id="2433" w:author="作成者"/>
                                          <w:sz w:val="20"/>
                                          <w:szCs w:val="20"/>
                                        </w:rPr>
                                      </w:pPr>
                                      <w:ins w:id="2434" w:author="作成者">
                                        <w:r w:rsidRPr="00515ED5">
                                          <w:rPr>
                                            <w:rFonts w:hint="eastAsia"/>
                                            <w:sz w:val="20"/>
                                            <w:szCs w:val="20"/>
                                          </w:rPr>
                                          <w:t>VAR_hoge</w:t>
                                        </w:r>
                                      </w:ins>
                                    </w:p>
                                  </w:tc>
                                  <w:tc>
                                    <w:tcPr>
                                      <w:tcW w:w="2994" w:type="dxa"/>
                                    </w:tcPr>
                                    <w:p w14:paraId="107E724B" w14:textId="77777777" w:rsidR="00CC00D9" w:rsidRDefault="00CC00D9" w:rsidP="00DD1144">
                                      <w:pPr>
                                        <w:pStyle w:val="a9"/>
                                        <w:ind w:leftChars="0" w:left="0"/>
                                        <w:rPr>
                                          <w:ins w:id="2435" w:author="作成者"/>
                                          <w:sz w:val="20"/>
                                          <w:szCs w:val="20"/>
                                        </w:rPr>
                                      </w:pPr>
                                      <w:ins w:id="2436" w:author="作成者">
                                        <w:r>
                                          <w:rPr>
                                            <w:sz w:val="20"/>
                                            <w:szCs w:val="20"/>
                                          </w:rPr>
                                          <w:t>[</w:t>
                                        </w:r>
                                      </w:ins>
                                    </w:p>
                                    <w:p w14:paraId="5DF35A1F" w14:textId="032430CF" w:rsidR="00CC00D9" w:rsidRDefault="00CC00D9" w:rsidP="00DD1144">
                                      <w:pPr>
                                        <w:pStyle w:val="a9"/>
                                        <w:ind w:leftChars="0" w:left="0"/>
                                        <w:rPr>
                                          <w:ins w:id="2437" w:author="作成者"/>
                                          <w:sz w:val="20"/>
                                          <w:szCs w:val="20"/>
                                        </w:rPr>
                                      </w:pPr>
                                      <w:ins w:id="2438" w:author="作成者">
                                        <w:r>
                                          <w:rPr>
                                            <w:sz w:val="20"/>
                                            <w:szCs w:val="20"/>
                                          </w:rPr>
                                          <w:t xml:space="preserve">    [“</w:t>
                                        </w:r>
                                      </w:ins>
                                      <w:r>
                                        <w:rPr>
                                          <w:rFonts w:hint="eastAsia"/>
                                          <w:sz w:val="20"/>
                                          <w:szCs w:val="20"/>
                                        </w:rPr>
                                        <w:t>AAA</w:t>
                                      </w:r>
                                      <w:ins w:id="2439" w:author="作成者">
                                        <w:r>
                                          <w:rPr>
                                            <w:sz w:val="20"/>
                                            <w:szCs w:val="20"/>
                                          </w:rPr>
                                          <w:t>”, “</w:t>
                                        </w:r>
                                      </w:ins>
                                      <w:r>
                                        <w:rPr>
                                          <w:rFonts w:hint="eastAsia"/>
                                          <w:sz w:val="20"/>
                                          <w:szCs w:val="20"/>
                                        </w:rPr>
                                        <w:t>BBB</w:t>
                                      </w:r>
                                      <w:ins w:id="2440" w:author="作成者">
                                        <w:r>
                                          <w:rPr>
                                            <w:sz w:val="20"/>
                                            <w:szCs w:val="20"/>
                                          </w:rPr>
                                          <w:t>”],</w:t>
                                        </w:r>
                                      </w:ins>
                                    </w:p>
                                    <w:p w14:paraId="5BD53DE9" w14:textId="081569DF" w:rsidR="00CC00D9" w:rsidRDefault="00CC00D9" w:rsidP="00DD1144">
                                      <w:pPr>
                                        <w:pStyle w:val="a9"/>
                                        <w:ind w:leftChars="0" w:left="0"/>
                                        <w:rPr>
                                          <w:ins w:id="2441" w:author="作成者"/>
                                          <w:sz w:val="20"/>
                                          <w:szCs w:val="20"/>
                                        </w:rPr>
                                      </w:pPr>
                                      <w:ins w:id="2442" w:author="作成者">
                                        <w:r>
                                          <w:rPr>
                                            <w:sz w:val="20"/>
                                            <w:szCs w:val="20"/>
                                          </w:rPr>
                                          <w:t xml:space="preserve">    [“</w:t>
                                        </w:r>
                                      </w:ins>
                                      <w:r>
                                        <w:rPr>
                                          <w:rFonts w:hint="eastAsia"/>
                                          <w:sz w:val="20"/>
                                          <w:szCs w:val="20"/>
                                        </w:rPr>
                                        <w:t>CCC</w:t>
                                      </w:r>
                                      <w:ins w:id="2443" w:author="作成者">
                                        <w:r>
                                          <w:rPr>
                                            <w:sz w:val="20"/>
                                            <w:szCs w:val="20"/>
                                          </w:rPr>
                                          <w:t>”]</w:t>
                                        </w:r>
                                      </w:ins>
                                    </w:p>
                                    <w:p w14:paraId="1EB50E01" w14:textId="77777777" w:rsidR="00CC00D9" w:rsidRPr="00515ED5" w:rsidRDefault="00CC00D9" w:rsidP="00DD1144">
                                      <w:pPr>
                                        <w:jc w:val="left"/>
                                        <w:rPr>
                                          <w:ins w:id="2444" w:author="作成者"/>
                                          <w:sz w:val="20"/>
                                          <w:szCs w:val="20"/>
                                        </w:rPr>
                                      </w:pPr>
                                      <w:ins w:id="2445" w:author="作成者">
                                        <w:r>
                                          <w:rPr>
                                            <w:sz w:val="20"/>
                                            <w:szCs w:val="20"/>
                                          </w:rPr>
                                          <w:t>]</w:t>
                                        </w:r>
                                      </w:ins>
                                    </w:p>
                                  </w:tc>
                                </w:tr>
                              </w:tbl>
                              <w:p w14:paraId="141B13C9" w14:textId="77777777" w:rsidR="00CC00D9" w:rsidRPr="00D464F6" w:rsidRDefault="00CC00D9" w:rsidP="00366ECC">
                                <w:pPr>
                                  <w:jc w:val="left"/>
                                  <w:rPr>
                                    <w:ins w:id="2446" w:author="作成者"/>
                                    <w:b/>
                                    <w:sz w:val="20"/>
                                    <w:szCs w:val="20"/>
                                  </w:rPr>
                                </w:pPr>
                              </w:p>
                              <w:p w14:paraId="6DD2B705" w14:textId="77777777" w:rsidR="00CC00D9" w:rsidRPr="003177F7" w:rsidRDefault="00CC00D9" w:rsidP="00366ECC">
                                <w:pPr>
                                  <w:jc w:val="left"/>
                                  <w:rPr>
                                    <w:ins w:id="2447"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下矢印 483"/>
                          <wps:cNvSpPr/>
                          <wps:spPr>
                            <a:xfrm>
                              <a:off x="114300" y="200024"/>
                              <a:ext cx="400050" cy="4863704"/>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4" name="グループ化 484"/>
                          <wpg:cNvGrpSpPr/>
                          <wpg:grpSpPr>
                            <a:xfrm>
                              <a:off x="400049" y="2567170"/>
                              <a:ext cx="2818953" cy="285751"/>
                              <a:chOff x="-66688" y="1158641"/>
                              <a:chExt cx="2819470" cy="286040"/>
                            </a:xfrm>
                          </wpg:grpSpPr>
                          <wps:wsp>
                            <wps:cNvPr id="485" name="角丸四角形 485"/>
                            <wps:cNvSpPr/>
                            <wps:spPr>
                              <a:xfrm>
                                <a:off x="657267" y="1191440"/>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CE84E45" w14:textId="253E2BC3" w:rsidR="00CC00D9" w:rsidRDefault="00CC00D9" w:rsidP="00366ECC">
                                  <w:pPr>
                                    <w:pStyle w:val="Web"/>
                                    <w:spacing w:before="0" w:beforeAutospacing="0" w:after="0" w:afterAutospacing="0"/>
                                    <w:rPr>
                                      <w:ins w:id="2448" w:author="作成者"/>
                                    </w:rPr>
                                  </w:pPr>
                                  <w:ins w:id="2449"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86" name="下矢印 486"/>
                            <wps:cNvSpPr/>
                            <wps:spPr>
                              <a:xfrm rot="5400000">
                                <a:off x="123689" y="968264"/>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487" name="角丸四角形 487"/>
                          <wps:cNvSpPr/>
                          <wps:spPr>
                            <a:xfrm>
                              <a:off x="114300" y="19050"/>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CEA7F18" w14:textId="1E2FC4A4" w:rsidR="00CC00D9" w:rsidRPr="00982EAC" w:rsidRDefault="00CC00D9" w:rsidP="00366ECC">
                                <w:pPr>
                                  <w:jc w:val="left"/>
                                  <w:rPr>
                                    <w:ins w:id="2450" w:author="作成者"/>
                                    <w:b/>
                                    <w:color w:val="003C8A" w:themeColor="accent6" w:themeTint="E6"/>
                                    <w:sz w:val="20"/>
                                    <w:szCs w:val="20"/>
                                  </w:rPr>
                                </w:pPr>
                                <w:ins w:id="2451"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88" name="角丸四角形 488"/>
                          <wps:cNvSpPr/>
                          <wps:spPr>
                            <a:xfrm>
                              <a:off x="114122" y="3797087"/>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80D6812" w14:textId="4325D497" w:rsidR="00CC00D9" w:rsidRPr="00982EAC" w:rsidRDefault="00CC00D9" w:rsidP="00366ECC">
                                <w:pPr>
                                  <w:jc w:val="left"/>
                                  <w:rPr>
                                    <w:ins w:id="2452" w:author="作成者"/>
                                    <w:b/>
                                    <w:color w:val="003C8A" w:themeColor="accent6" w:themeTint="E6"/>
                                    <w:sz w:val="20"/>
                                    <w:szCs w:val="20"/>
                                  </w:rPr>
                                </w:pPr>
                                <w:ins w:id="2453"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A0C49DC" id="グループ化 481" o:spid="_x0000_s1147" style="position:absolute;left:0;text-align:left;margin-left:30.15pt;margin-top:23.35pt;width:460.5pt;height:594.9pt;z-index:251811840;mso-position-horizontal-relative:text;mso-position-vertical-relative:text;mso-height-relative:margin" coordorigin=",-762" coordsize="58483,53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">
                  <v:shape id="フローチャート: 処理 482" o:spid="_x0000_s1148" type="#_x0000_t109" style="position:absolute;top:-762;width:58483;height:5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" fillcolor="#f2f2f2 [3052]" strokecolor="#d8d8d8 [2732]" strokeweight="2pt">
                    <v:textbox>
                      <w:txbxContent>
                        <w:p w14:paraId="026C53D5" w14:textId="77777777" w:rsidR="00CC00D9" w:rsidRDefault="00CC00D9" w:rsidP="00366ECC">
                          <w:pPr>
                            <w:jc w:val="left"/>
                            <w:rPr>
                              <w:ins w:id="2454" w:author="作成者"/>
                              <w:sz w:val="20"/>
                              <w:szCs w:val="20"/>
                            </w:rPr>
                          </w:pPr>
                        </w:p>
                        <w:p w14:paraId="10D8C63C" w14:textId="77777777" w:rsidR="00CC00D9" w:rsidRDefault="00CC00D9" w:rsidP="00366ECC">
                          <w:pPr>
                            <w:jc w:val="left"/>
                            <w:rPr>
                              <w:ins w:id="2455" w:author="作成者"/>
                              <w:sz w:val="20"/>
                              <w:szCs w:val="20"/>
                            </w:rPr>
                          </w:pPr>
                        </w:p>
                        <w:p w14:paraId="67399396" w14:textId="77777777" w:rsidR="00CC00D9" w:rsidRPr="003177F7" w:rsidRDefault="00CC00D9" w:rsidP="00366ECC">
                          <w:pPr>
                            <w:jc w:val="left"/>
                            <w:rPr>
                              <w:ins w:id="2456" w:author="作成者"/>
                              <w:sz w:val="20"/>
                              <w:szCs w:val="20"/>
                            </w:rPr>
                          </w:pPr>
                        </w:p>
                        <w:tbl>
                          <w:tblPr>
                            <w:tblStyle w:val="ab"/>
                            <w:tblW w:w="7166" w:type="dxa"/>
                            <w:jc w:val="center"/>
                            <w:tblLook w:val="04A0" w:firstRow="1" w:lastRow="0" w:firstColumn="1" w:lastColumn="0" w:noHBand="0" w:noVBand="1"/>
                          </w:tblPr>
                          <w:tblGrid>
                            <w:gridCol w:w="7166"/>
                          </w:tblGrid>
                          <w:tr w:rsidR="00CC00D9" w:rsidRPr="003177F7" w14:paraId="02D22DC1" w14:textId="77777777" w:rsidTr="00DD1144">
                            <w:trPr>
                              <w:trHeight w:val="1425"/>
                              <w:jc w:val="center"/>
                              <w:ins w:id="2457" w:author="作成者"/>
                            </w:trPr>
                            <w:tc>
                              <w:tcPr>
                                <w:tcW w:w="7166" w:type="dxa"/>
                              </w:tcPr>
                              <w:p w14:paraId="26DFBD48" w14:textId="77777777" w:rsidR="00CC00D9" w:rsidRPr="00F45693" w:rsidRDefault="00CC00D9" w:rsidP="00DD1144">
                                <w:pPr>
                                  <w:rPr>
                                    <w:ins w:id="2458" w:author="作成者"/>
                                    <w:sz w:val="20"/>
                                    <w:szCs w:val="20"/>
                                  </w:rPr>
                                </w:pPr>
                                <w:ins w:id="2459" w:author="作成者">
                                  <w:r w:rsidRPr="00F45693">
                                    <w:rPr>
                                      <w:sz w:val="20"/>
                                      <w:szCs w:val="20"/>
                                    </w:rPr>
                                    <w:t>variable "VAR_hoge" {</w:t>
                                  </w:r>
                                </w:ins>
                              </w:p>
                              <w:p w14:paraId="706D3A30" w14:textId="77777777" w:rsidR="00CC00D9" w:rsidRPr="00F45693" w:rsidRDefault="00CC00D9" w:rsidP="00DD1144">
                                <w:pPr>
                                  <w:rPr>
                                    <w:ins w:id="2460" w:author="作成者"/>
                                    <w:sz w:val="20"/>
                                    <w:szCs w:val="20"/>
                                  </w:rPr>
                                </w:pPr>
                                <w:ins w:id="2461" w:author="作成者">
                                  <w:r w:rsidRPr="00F45693">
                                    <w:rPr>
                                      <w:sz w:val="20"/>
                                      <w:szCs w:val="20"/>
                                    </w:rPr>
                                    <w:t>type = list(list(string))</w:t>
                                  </w:r>
                                </w:ins>
                              </w:p>
                              <w:p w14:paraId="295E24C5" w14:textId="77777777" w:rsidR="00CC00D9" w:rsidRPr="00F45693" w:rsidRDefault="00CC00D9" w:rsidP="00DD1144">
                                <w:pPr>
                                  <w:rPr>
                                    <w:ins w:id="2462" w:author="作成者"/>
                                    <w:sz w:val="20"/>
                                    <w:szCs w:val="20"/>
                                  </w:rPr>
                                </w:pPr>
                                <w:ins w:id="2463" w:author="作成者">
                                  <w:r w:rsidRPr="00F45693">
                                    <w:rPr>
                                      <w:sz w:val="20"/>
                                      <w:szCs w:val="20"/>
                                    </w:rPr>
                                    <w:t>default = [</w:t>
                                  </w:r>
                                </w:ins>
                              </w:p>
                              <w:p w14:paraId="1BB5719C" w14:textId="77777777" w:rsidR="00CC00D9" w:rsidRPr="00F45693" w:rsidRDefault="00CC00D9" w:rsidP="00DD1144">
                                <w:pPr>
                                  <w:rPr>
                                    <w:ins w:id="2464" w:author="作成者"/>
                                    <w:sz w:val="20"/>
                                    <w:szCs w:val="20"/>
                                  </w:rPr>
                                </w:pPr>
                                <w:ins w:id="2465" w:author="作成者">
                                  <w:r w:rsidRPr="00F45693">
                                    <w:rPr>
                                      <w:sz w:val="20"/>
                                      <w:szCs w:val="20"/>
                                    </w:rPr>
                                    <w:t xml:space="preserve">    [“a”, “b”, “c”],</w:t>
                                  </w:r>
                                </w:ins>
                              </w:p>
                              <w:p w14:paraId="1AD4318F" w14:textId="77777777" w:rsidR="00CC00D9" w:rsidRPr="00F45693" w:rsidRDefault="00CC00D9" w:rsidP="00DD1144">
                                <w:pPr>
                                  <w:rPr>
                                    <w:ins w:id="2466" w:author="作成者"/>
                                    <w:sz w:val="20"/>
                                    <w:szCs w:val="20"/>
                                  </w:rPr>
                                </w:pPr>
                                <w:ins w:id="2467" w:author="作成者">
                                  <w:r w:rsidRPr="00F45693">
                                    <w:rPr>
                                      <w:sz w:val="20"/>
                                      <w:szCs w:val="20"/>
                                    </w:rPr>
                                    <w:t xml:space="preserve">    [“d”, “e”, “f”]</w:t>
                                  </w:r>
                                </w:ins>
                              </w:p>
                              <w:p w14:paraId="597E0427" w14:textId="77777777" w:rsidR="00CC00D9" w:rsidRPr="00F45693" w:rsidRDefault="00CC00D9" w:rsidP="00DD1144">
                                <w:pPr>
                                  <w:rPr>
                                    <w:ins w:id="2468" w:author="作成者"/>
                                    <w:sz w:val="20"/>
                                    <w:szCs w:val="20"/>
                                  </w:rPr>
                                </w:pPr>
                                <w:ins w:id="2469" w:author="作成者">
                                  <w:r w:rsidRPr="00F45693">
                                    <w:rPr>
                                      <w:sz w:val="20"/>
                                      <w:szCs w:val="20"/>
                                    </w:rPr>
                                    <w:t>]</w:t>
                                  </w:r>
                                </w:ins>
                              </w:p>
                              <w:p w14:paraId="527237C4" w14:textId="77777777" w:rsidR="00CC00D9" w:rsidRPr="003177F7" w:rsidRDefault="00CC00D9" w:rsidP="00DD1144">
                                <w:pPr>
                                  <w:pStyle w:val="a9"/>
                                  <w:ind w:leftChars="0" w:left="0"/>
                                  <w:rPr>
                                    <w:ins w:id="2470" w:author="作成者"/>
                                    <w:sz w:val="20"/>
                                    <w:szCs w:val="20"/>
                                  </w:rPr>
                                </w:pPr>
                                <w:ins w:id="2471" w:author="作成者">
                                  <w:r w:rsidRPr="00F45693">
                                    <w:rPr>
                                      <w:sz w:val="20"/>
                                      <w:szCs w:val="20"/>
                                    </w:rPr>
                                    <w:t>}</w:t>
                                  </w:r>
                                </w:ins>
                              </w:p>
                            </w:tc>
                          </w:tr>
                        </w:tbl>
                        <w:p w14:paraId="5431E688" w14:textId="77777777" w:rsidR="00CC00D9" w:rsidRPr="003177F7" w:rsidRDefault="00CC00D9" w:rsidP="00366ECC">
                          <w:pPr>
                            <w:jc w:val="left"/>
                            <w:rPr>
                              <w:ins w:id="2472" w:author="作成者"/>
                              <w:sz w:val="20"/>
                              <w:szCs w:val="20"/>
                            </w:rPr>
                          </w:pPr>
                        </w:p>
                        <w:p w14:paraId="1965C9B3" w14:textId="77777777" w:rsidR="00CC00D9" w:rsidRDefault="00CC00D9" w:rsidP="00366ECC">
                          <w:pPr>
                            <w:jc w:val="left"/>
                            <w:rPr>
                              <w:ins w:id="2473" w:author="作成者"/>
                              <w:sz w:val="20"/>
                              <w:szCs w:val="20"/>
                            </w:rPr>
                          </w:pPr>
                        </w:p>
                        <w:p w14:paraId="70F79DC8" w14:textId="77777777" w:rsidR="00CC00D9" w:rsidRDefault="00CC00D9" w:rsidP="00366ECC">
                          <w:pPr>
                            <w:jc w:val="left"/>
                            <w:rPr>
                              <w:ins w:id="2474" w:author="作成者"/>
                              <w:sz w:val="20"/>
                              <w:szCs w:val="20"/>
                            </w:rPr>
                          </w:pPr>
                        </w:p>
                        <w:p w14:paraId="666D05FA" w14:textId="77777777" w:rsidR="00CC00D9" w:rsidRDefault="00CC00D9" w:rsidP="00366ECC">
                          <w:pPr>
                            <w:jc w:val="left"/>
                            <w:rPr>
                              <w:ins w:id="2475" w:author="作成者"/>
                              <w:sz w:val="20"/>
                              <w:szCs w:val="20"/>
                            </w:rPr>
                          </w:pPr>
                        </w:p>
                        <w:tbl>
                          <w:tblPr>
                            <w:tblStyle w:val="ab"/>
                            <w:tblW w:w="0" w:type="auto"/>
                            <w:jc w:val="center"/>
                            <w:tblLook w:val="04A0" w:firstRow="1" w:lastRow="0" w:firstColumn="1" w:lastColumn="0" w:noHBand="0" w:noVBand="1"/>
                          </w:tblPr>
                          <w:tblGrid>
                            <w:gridCol w:w="862"/>
                            <w:gridCol w:w="1581"/>
                            <w:gridCol w:w="1581"/>
                            <w:gridCol w:w="1534"/>
                          </w:tblGrid>
                          <w:tr w:rsidR="00CC00D9" w14:paraId="54F3200D" w14:textId="77777777" w:rsidTr="00DD1144">
                            <w:trPr>
                              <w:trHeight w:val="699"/>
                              <w:jc w:val="center"/>
                              <w:ins w:id="2476" w:author="作成者"/>
                            </w:trPr>
                            <w:tc>
                              <w:tcPr>
                                <w:tcW w:w="862" w:type="dxa"/>
                                <w:tcBorders>
                                  <w:bottom w:val="single" w:sz="4" w:space="0" w:color="auto"/>
                                </w:tcBorders>
                                <w:shd w:val="clear" w:color="auto" w:fill="002060"/>
                              </w:tcPr>
                              <w:p w14:paraId="7F8B3FA1" w14:textId="74816D38" w:rsidR="00CC00D9" w:rsidRPr="00C80F48" w:rsidRDefault="00CC00D9" w:rsidP="00DD1144">
                                <w:pPr>
                                  <w:pStyle w:val="a9"/>
                                  <w:ind w:leftChars="0" w:left="0"/>
                                  <w:jc w:val="left"/>
                                  <w:rPr>
                                    <w:ins w:id="2477" w:author="作成者"/>
                                    <w:b/>
                                    <w:color w:val="FFFFFF" w:themeColor="background1"/>
                                  </w:rPr>
                                </w:pPr>
                                <w:r>
                                  <w:rPr>
                                    <w:rFonts w:hint="eastAsia"/>
                                    <w:b/>
                                    <w:color w:val="FFFFFF" w:themeColor="background1"/>
                                  </w:rPr>
                                  <w:t>Item No.</w:t>
                                </w:r>
                              </w:p>
                            </w:tc>
                            <w:tc>
                              <w:tcPr>
                                <w:tcW w:w="1581" w:type="dxa"/>
                                <w:tcBorders>
                                  <w:bottom w:val="single" w:sz="4" w:space="0" w:color="auto"/>
                                </w:tcBorders>
                                <w:shd w:val="clear" w:color="auto" w:fill="002060"/>
                              </w:tcPr>
                              <w:p w14:paraId="1C14EE57" w14:textId="714891F0" w:rsidR="00CC00D9" w:rsidRPr="00C80F48" w:rsidRDefault="00CC00D9" w:rsidP="00DD1144">
                                <w:pPr>
                                  <w:pStyle w:val="a9"/>
                                  <w:ind w:leftChars="0" w:left="0"/>
                                  <w:jc w:val="left"/>
                                  <w:rPr>
                                    <w:ins w:id="2478" w:author="作成者"/>
                                    <w:b/>
                                    <w:color w:val="FFFFFF" w:themeColor="background1"/>
                                  </w:rPr>
                                </w:pPr>
                                <w:r>
                                  <w:rPr>
                                    <w:rFonts w:hint="eastAsia"/>
                                    <w:b/>
                                    <w:color w:val="FFFFFF" w:themeColor="background1"/>
                                  </w:rPr>
                                  <w:t>Variable name</w:t>
                                </w:r>
                              </w:p>
                            </w:tc>
                            <w:tc>
                              <w:tcPr>
                                <w:tcW w:w="1581" w:type="dxa"/>
                                <w:shd w:val="clear" w:color="auto" w:fill="002060"/>
                              </w:tcPr>
                              <w:p w14:paraId="6A0833FA" w14:textId="48B7587A" w:rsidR="00CC00D9" w:rsidRPr="00C80F48" w:rsidRDefault="00CC00D9" w:rsidP="00172BD2">
                                <w:pPr>
                                  <w:pStyle w:val="a9"/>
                                  <w:ind w:leftChars="0" w:left="0"/>
                                  <w:jc w:val="left"/>
                                  <w:rPr>
                                    <w:ins w:id="2479" w:author="作成者"/>
                                    <w:b/>
                                    <w:color w:val="FFFFFF" w:themeColor="background1"/>
                                  </w:rPr>
                                </w:pPr>
                                <w:r>
                                  <w:rPr>
                                    <w:rFonts w:hint="eastAsia"/>
                                    <w:b/>
                                    <w:color w:val="FFFFFF" w:themeColor="background1"/>
                                  </w:rPr>
                                  <w:t>Memb</w:t>
                                </w:r>
                                <w:r>
                                  <w:rPr>
                                    <w:b/>
                                    <w:color w:val="FFFFFF" w:themeColor="background1"/>
                                  </w:rPr>
                                  <w:t xml:space="preserve">er </w:t>
                                </w:r>
                                <w:r>
                                  <w:rPr>
                                    <w:rFonts w:hint="eastAsia"/>
                                    <w:b/>
                                    <w:color w:val="FFFFFF" w:themeColor="background1"/>
                                  </w:rPr>
                                  <w:t>Variable name</w:t>
                                </w:r>
                                <w:ins w:id="2480" w:author="作成者">
                                  <w:r>
                                    <w:rPr>
                                      <w:rFonts w:hint="eastAsia"/>
                                      <w:b/>
                                      <w:color w:val="FFFFFF" w:themeColor="background1"/>
                                    </w:rPr>
                                    <w:t>（</w:t>
                                  </w:r>
                                </w:ins>
                                <w:r>
                                  <w:rPr>
                                    <w:rFonts w:hint="eastAsia"/>
                                    <w:b/>
                                    <w:color w:val="FFFFFF" w:themeColor="background1"/>
                                  </w:rPr>
                                  <w:t>W</w:t>
                                </w:r>
                                <w:r>
                                  <w:rPr>
                                    <w:b/>
                                    <w:color w:val="FFFFFF" w:themeColor="background1"/>
                                  </w:rPr>
                                  <w:t>ith repetition</w:t>
                                </w:r>
                                <w:ins w:id="2481" w:author="作成者">
                                  <w:r>
                                    <w:rPr>
                                      <w:rFonts w:hint="eastAsia"/>
                                      <w:b/>
                                      <w:color w:val="FFFFFF" w:themeColor="background1"/>
                                    </w:rPr>
                                    <w:t>）</w:t>
                                  </w:r>
                                </w:ins>
                              </w:p>
                            </w:tc>
                            <w:tc>
                              <w:tcPr>
                                <w:tcW w:w="1534" w:type="dxa"/>
                                <w:shd w:val="clear" w:color="auto" w:fill="002060"/>
                              </w:tcPr>
                              <w:p w14:paraId="57BEFCBF" w14:textId="7AD0A7C1" w:rsidR="00CC00D9" w:rsidRDefault="00CC00D9" w:rsidP="00DD1144">
                                <w:pPr>
                                  <w:pStyle w:val="a9"/>
                                  <w:ind w:leftChars="0" w:left="0"/>
                                  <w:jc w:val="left"/>
                                  <w:rPr>
                                    <w:ins w:id="2482" w:author="作成者"/>
                                    <w:b/>
                                    <w:color w:val="FFFFFF" w:themeColor="background1"/>
                                  </w:rPr>
                                </w:pPr>
                                <w:r w:rsidRPr="00B64215">
                                  <w:rPr>
                                    <w:b/>
                                    <w:color w:val="FFFFFF" w:themeColor="background1"/>
                                    <w:sz w:val="14"/>
                                  </w:rPr>
                                  <w:t>Maximum amount of repetitions</w:t>
                                </w:r>
                              </w:p>
                            </w:tc>
                          </w:tr>
                          <w:tr w:rsidR="00CC00D9" w14:paraId="009BF449" w14:textId="77777777" w:rsidTr="00DD1144">
                            <w:trPr>
                              <w:trHeight w:val="220"/>
                              <w:jc w:val="center"/>
                              <w:ins w:id="2483" w:author="作成者"/>
                            </w:trPr>
                            <w:tc>
                              <w:tcPr>
                                <w:tcW w:w="862" w:type="dxa"/>
                                <w:tcBorders>
                                  <w:bottom w:val="single" w:sz="4" w:space="0" w:color="auto"/>
                                </w:tcBorders>
                              </w:tcPr>
                              <w:p w14:paraId="0E216572" w14:textId="77777777" w:rsidR="00CC00D9" w:rsidRDefault="00CC00D9" w:rsidP="00DD1144">
                                <w:pPr>
                                  <w:pStyle w:val="a9"/>
                                  <w:ind w:leftChars="0" w:left="0"/>
                                  <w:jc w:val="left"/>
                                  <w:rPr>
                                    <w:ins w:id="2484" w:author="作成者"/>
                                  </w:rPr>
                                </w:pPr>
                                <w:ins w:id="2485" w:author="作成者">
                                  <w:r>
                                    <w:rPr>
                                      <w:rFonts w:hint="eastAsia"/>
                                    </w:rPr>
                                    <w:t>1</w:t>
                                  </w:r>
                                </w:ins>
                              </w:p>
                            </w:tc>
                            <w:tc>
                              <w:tcPr>
                                <w:tcW w:w="1581" w:type="dxa"/>
                                <w:tcBorders>
                                  <w:bottom w:val="single" w:sz="4" w:space="0" w:color="auto"/>
                                </w:tcBorders>
                              </w:tcPr>
                              <w:p w14:paraId="323D8E45" w14:textId="77777777" w:rsidR="00CC00D9" w:rsidRDefault="00CC00D9" w:rsidP="00DD1144">
                                <w:pPr>
                                  <w:pStyle w:val="a9"/>
                                  <w:ind w:leftChars="0" w:left="0"/>
                                  <w:jc w:val="left"/>
                                  <w:rPr>
                                    <w:ins w:id="2486" w:author="作成者"/>
                                  </w:rPr>
                                </w:pPr>
                                <w:ins w:id="2487" w:author="作成者">
                                  <w:r>
                                    <w:rPr>
                                      <w:rFonts w:hint="eastAsia"/>
                                    </w:rPr>
                                    <w:t>V</w:t>
                                  </w:r>
                                  <w:r>
                                    <w:t>AR_hoge</w:t>
                                  </w:r>
                                </w:ins>
                              </w:p>
                            </w:tc>
                            <w:tc>
                              <w:tcPr>
                                <w:tcW w:w="1581" w:type="dxa"/>
                                <w:tcBorders>
                                  <w:bottom w:val="single" w:sz="4" w:space="0" w:color="auto"/>
                                </w:tcBorders>
                              </w:tcPr>
                              <w:p w14:paraId="7E87CE52" w14:textId="77777777" w:rsidR="00CC00D9" w:rsidRDefault="00CC00D9" w:rsidP="00DD1144">
                                <w:pPr>
                                  <w:pStyle w:val="a9"/>
                                  <w:ind w:leftChars="0" w:left="0"/>
                                  <w:jc w:val="left"/>
                                  <w:rPr>
                                    <w:ins w:id="2488" w:author="作成者"/>
                                  </w:rPr>
                                </w:pPr>
                              </w:p>
                            </w:tc>
                            <w:tc>
                              <w:tcPr>
                                <w:tcW w:w="1534" w:type="dxa"/>
                              </w:tcPr>
                              <w:p w14:paraId="3B031727" w14:textId="77777777" w:rsidR="00CC00D9" w:rsidRDefault="00CC00D9" w:rsidP="00DD1144">
                                <w:pPr>
                                  <w:pStyle w:val="a9"/>
                                  <w:ind w:leftChars="0" w:left="0"/>
                                  <w:jc w:val="left"/>
                                  <w:rPr>
                                    <w:ins w:id="2489" w:author="作成者"/>
                                  </w:rPr>
                                </w:pPr>
                                <w:ins w:id="2490" w:author="作成者">
                                  <w:r>
                                    <w:rPr>
                                      <w:rFonts w:hint="eastAsia"/>
                                    </w:rPr>
                                    <w:t>2</w:t>
                                  </w:r>
                                </w:ins>
                              </w:p>
                            </w:tc>
                          </w:tr>
                        </w:tbl>
                        <w:p w14:paraId="79F74213" w14:textId="77777777" w:rsidR="00CC00D9" w:rsidRDefault="00CC00D9" w:rsidP="00366ECC">
                          <w:pPr>
                            <w:jc w:val="left"/>
                            <w:rPr>
                              <w:ins w:id="2491" w:author="作成者"/>
                              <w:sz w:val="20"/>
                              <w:szCs w:val="20"/>
                            </w:rPr>
                          </w:pPr>
                        </w:p>
                        <w:p w14:paraId="1DAEBD87" w14:textId="77777777" w:rsidR="00CC00D9" w:rsidRDefault="00CC00D9" w:rsidP="00366ECC">
                          <w:pPr>
                            <w:jc w:val="left"/>
                            <w:rPr>
                              <w:ins w:id="2492" w:author="作成者"/>
                              <w:sz w:val="20"/>
                              <w:szCs w:val="20"/>
                            </w:rPr>
                          </w:pPr>
                        </w:p>
                        <w:p w14:paraId="53A9B557" w14:textId="77777777" w:rsidR="00CC00D9" w:rsidRDefault="00CC00D9" w:rsidP="00366ECC">
                          <w:pPr>
                            <w:jc w:val="left"/>
                            <w:rPr>
                              <w:ins w:id="2493" w:author="作成者"/>
                              <w:sz w:val="20"/>
                              <w:szCs w:val="20"/>
                            </w:rPr>
                          </w:pPr>
                        </w:p>
                        <w:p w14:paraId="309EA785" w14:textId="77777777" w:rsidR="00CC00D9" w:rsidRDefault="00CC00D9" w:rsidP="00366ECC">
                          <w:pPr>
                            <w:jc w:val="left"/>
                            <w:rPr>
                              <w:ins w:id="2494" w:author="作成者"/>
                              <w:sz w:val="20"/>
                              <w:szCs w:val="20"/>
                            </w:rPr>
                          </w:pPr>
                        </w:p>
                        <w:p w14:paraId="518D55C8" w14:textId="4E660691" w:rsidR="00CC00D9" w:rsidRPr="00D464F6" w:rsidRDefault="00CC00D9" w:rsidP="00366ECC">
                          <w:pPr>
                            <w:jc w:val="left"/>
                            <w:rPr>
                              <w:ins w:id="2495" w:author="作成者"/>
                              <w:b/>
                              <w:sz w:val="20"/>
                              <w:szCs w:val="20"/>
                            </w:rPr>
                          </w:pPr>
                          <w:ins w:id="2496"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CC00D9" w14:paraId="3D132DD5" w14:textId="77777777" w:rsidTr="00DD1144">
                            <w:trPr>
                              <w:jc w:val="center"/>
                              <w:ins w:id="2497" w:author="作成者"/>
                            </w:trPr>
                            <w:tc>
                              <w:tcPr>
                                <w:tcW w:w="704" w:type="dxa"/>
                                <w:tcBorders>
                                  <w:bottom w:val="single" w:sz="4" w:space="0" w:color="auto"/>
                                </w:tcBorders>
                                <w:shd w:val="clear" w:color="auto" w:fill="002060"/>
                              </w:tcPr>
                              <w:p w14:paraId="3620C9E6" w14:textId="79AB6C08" w:rsidR="00CC00D9" w:rsidRPr="00C80F48" w:rsidRDefault="00CC00D9" w:rsidP="00DD1144">
                                <w:pPr>
                                  <w:pStyle w:val="a9"/>
                                  <w:ind w:leftChars="0" w:left="0"/>
                                  <w:jc w:val="left"/>
                                  <w:rPr>
                                    <w:ins w:id="2498"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22EE5A24" w14:textId="2B50BA85" w:rsidR="00CC00D9" w:rsidRPr="00C80F48" w:rsidRDefault="00CC00D9" w:rsidP="00DD1144">
                                <w:pPr>
                                  <w:pStyle w:val="a9"/>
                                  <w:ind w:leftChars="0" w:left="0"/>
                                  <w:jc w:val="left"/>
                                  <w:rPr>
                                    <w:ins w:id="2499" w:author="作成者"/>
                                    <w:b/>
                                    <w:color w:val="FFFFFF" w:themeColor="background1"/>
                                  </w:rPr>
                                </w:pPr>
                                <w:r>
                                  <w:rPr>
                                    <w:rFonts w:hint="eastAsia"/>
                                    <w:b/>
                                    <w:color w:val="FFFFFF" w:themeColor="background1"/>
                                  </w:rPr>
                                  <w:t>Variable name</w:t>
                                </w:r>
                              </w:p>
                            </w:tc>
                            <w:tc>
                              <w:tcPr>
                                <w:tcW w:w="1291" w:type="dxa"/>
                                <w:tcBorders>
                                  <w:bottom w:val="single" w:sz="4" w:space="0" w:color="auto"/>
                                </w:tcBorders>
                                <w:shd w:val="clear" w:color="auto" w:fill="002060"/>
                              </w:tcPr>
                              <w:p w14:paraId="2D04EBE6" w14:textId="05B1E744" w:rsidR="00CC00D9" w:rsidRDefault="00CC00D9" w:rsidP="00DD1144">
                                <w:pPr>
                                  <w:pStyle w:val="a9"/>
                                  <w:ind w:leftChars="0" w:left="0"/>
                                  <w:jc w:val="left"/>
                                  <w:rPr>
                                    <w:ins w:id="2500" w:author="作成者"/>
                                    <w:b/>
                                    <w:color w:val="FFFFFF" w:themeColor="background1"/>
                                  </w:rPr>
                                </w:pPr>
                                <w:r>
                                  <w:rPr>
                                    <w:rFonts w:hint="eastAsia"/>
                                    <w:b/>
                                    <w:color w:val="FFFFFF" w:themeColor="background1"/>
                                  </w:rPr>
                                  <w:t>HCL SETTINGS</w:t>
                                </w:r>
                              </w:p>
                            </w:tc>
                            <w:tc>
                              <w:tcPr>
                                <w:tcW w:w="1291" w:type="dxa"/>
                                <w:tcBorders>
                                  <w:bottom w:val="single" w:sz="4" w:space="0" w:color="auto"/>
                                </w:tcBorders>
                                <w:shd w:val="clear" w:color="auto" w:fill="002060"/>
                              </w:tcPr>
                              <w:p w14:paraId="30DAA1B6" w14:textId="21C31D8F" w:rsidR="00CC00D9" w:rsidRPr="00C80F48" w:rsidRDefault="00CC00D9" w:rsidP="00DD1144">
                                <w:pPr>
                                  <w:pStyle w:val="a9"/>
                                  <w:ind w:leftChars="0" w:left="0"/>
                                  <w:jc w:val="left"/>
                                  <w:rPr>
                                    <w:ins w:id="2501" w:author="作成者"/>
                                    <w:b/>
                                    <w:color w:val="FFFFFF" w:themeColor="background1"/>
                                  </w:rPr>
                                </w:pPr>
                                <w:r>
                                  <w:rPr>
                                    <w:rFonts w:hint="eastAsia"/>
                                    <w:b/>
                                    <w:color w:val="FFFFFF" w:themeColor="background1"/>
                                  </w:rPr>
                                  <w:t>Member variable</w:t>
                                </w:r>
                              </w:p>
                            </w:tc>
                            <w:tc>
                              <w:tcPr>
                                <w:tcW w:w="1253" w:type="dxa"/>
                                <w:tcBorders>
                                  <w:bottom w:val="single" w:sz="4" w:space="0" w:color="auto"/>
                                </w:tcBorders>
                                <w:shd w:val="clear" w:color="auto" w:fill="002060"/>
                              </w:tcPr>
                              <w:p w14:paraId="4E7A7DB6" w14:textId="4BF174FB" w:rsidR="00CC00D9" w:rsidRDefault="00CC00D9" w:rsidP="00DD1144">
                                <w:pPr>
                                  <w:pStyle w:val="a9"/>
                                  <w:ind w:leftChars="0" w:left="0"/>
                                  <w:jc w:val="left"/>
                                  <w:rPr>
                                    <w:ins w:id="2502" w:author="作成者"/>
                                    <w:b/>
                                    <w:color w:val="FFFFFF" w:themeColor="background1"/>
                                  </w:rPr>
                                </w:pPr>
                                <w:r>
                                  <w:rPr>
                                    <w:rFonts w:hint="eastAsia"/>
                                    <w:b/>
                                    <w:color w:val="FFFFFF" w:themeColor="background1"/>
                                  </w:rPr>
                                  <w:t>Substitute order</w:t>
                                </w:r>
                              </w:p>
                            </w:tc>
                            <w:tc>
                              <w:tcPr>
                                <w:tcW w:w="1253" w:type="dxa"/>
                                <w:tcBorders>
                                  <w:bottom w:val="single" w:sz="4" w:space="0" w:color="auto"/>
                                </w:tcBorders>
                                <w:shd w:val="clear" w:color="auto" w:fill="002060"/>
                              </w:tcPr>
                              <w:p w14:paraId="4C358A9B" w14:textId="0EBC9A95" w:rsidR="00CC00D9" w:rsidRDefault="00CC00D9" w:rsidP="00DD1144">
                                <w:pPr>
                                  <w:pStyle w:val="a9"/>
                                  <w:ind w:leftChars="0" w:left="0"/>
                                  <w:jc w:val="left"/>
                                  <w:rPr>
                                    <w:ins w:id="2503" w:author="作成者"/>
                                    <w:b/>
                                    <w:color w:val="FFFFFF" w:themeColor="background1"/>
                                  </w:rPr>
                                </w:pPr>
                                <w:r>
                                  <w:rPr>
                                    <w:rFonts w:hint="eastAsia"/>
                                    <w:b/>
                                    <w:color w:val="FFFFFF" w:themeColor="background1"/>
                                  </w:rPr>
                                  <w:t>Specific value</w:t>
                                </w:r>
                              </w:p>
                            </w:tc>
                          </w:tr>
                          <w:tr w:rsidR="00CC00D9" w14:paraId="676D5E0E" w14:textId="77777777" w:rsidTr="00DD1144">
                            <w:trPr>
                              <w:jc w:val="center"/>
                              <w:ins w:id="2504" w:author="作成者"/>
                            </w:trPr>
                            <w:tc>
                              <w:tcPr>
                                <w:tcW w:w="704" w:type="dxa"/>
                                <w:tcBorders>
                                  <w:bottom w:val="single" w:sz="4" w:space="0" w:color="auto"/>
                                </w:tcBorders>
                              </w:tcPr>
                              <w:p w14:paraId="23D20FD5" w14:textId="77777777" w:rsidR="00CC00D9" w:rsidRDefault="00CC00D9" w:rsidP="00DD1144">
                                <w:pPr>
                                  <w:pStyle w:val="a9"/>
                                  <w:ind w:leftChars="0" w:left="0"/>
                                  <w:jc w:val="left"/>
                                  <w:rPr>
                                    <w:ins w:id="2505" w:author="作成者"/>
                                  </w:rPr>
                                </w:pPr>
                                <w:ins w:id="2506" w:author="作成者">
                                  <w:r>
                                    <w:rPr>
                                      <w:rFonts w:hint="eastAsia"/>
                                    </w:rPr>
                                    <w:t>1</w:t>
                                  </w:r>
                                </w:ins>
                              </w:p>
                            </w:tc>
                            <w:tc>
                              <w:tcPr>
                                <w:tcW w:w="1291" w:type="dxa"/>
                                <w:tcBorders>
                                  <w:bottom w:val="single" w:sz="4" w:space="0" w:color="auto"/>
                                </w:tcBorders>
                              </w:tcPr>
                              <w:p w14:paraId="4CB634D9" w14:textId="77777777" w:rsidR="00CC00D9" w:rsidRDefault="00CC00D9" w:rsidP="00DD1144">
                                <w:pPr>
                                  <w:pStyle w:val="a9"/>
                                  <w:ind w:leftChars="0" w:left="0"/>
                                  <w:jc w:val="left"/>
                                  <w:rPr>
                                    <w:ins w:id="2507" w:author="作成者"/>
                                  </w:rPr>
                                </w:pPr>
                                <w:ins w:id="2508" w:author="作成者">
                                  <w:r>
                                    <w:rPr>
                                      <w:rFonts w:hint="eastAsia"/>
                                    </w:rPr>
                                    <w:t>V</w:t>
                                  </w:r>
                                  <w:r>
                                    <w:t>AR_hoge</w:t>
                                  </w:r>
                                </w:ins>
                              </w:p>
                            </w:tc>
                            <w:tc>
                              <w:tcPr>
                                <w:tcW w:w="1291" w:type="dxa"/>
                                <w:tcBorders>
                                  <w:bottom w:val="single" w:sz="4" w:space="0" w:color="auto"/>
                                </w:tcBorders>
                              </w:tcPr>
                              <w:p w14:paraId="051633D7" w14:textId="77777777" w:rsidR="00CC00D9" w:rsidRDefault="00CC00D9" w:rsidP="00DD1144">
                                <w:pPr>
                                  <w:pStyle w:val="a9"/>
                                  <w:ind w:leftChars="0" w:left="0"/>
                                  <w:jc w:val="left"/>
                                  <w:rPr>
                                    <w:ins w:id="2509" w:author="作成者"/>
                                  </w:rPr>
                                </w:pPr>
                                <w:ins w:id="2510" w:author="作成者">
                                  <w:r>
                                    <w:rPr>
                                      <w:rFonts w:hint="eastAsia"/>
                                    </w:rPr>
                                    <w:t>OFF</w:t>
                                  </w:r>
                                </w:ins>
                              </w:p>
                            </w:tc>
                            <w:tc>
                              <w:tcPr>
                                <w:tcW w:w="1291" w:type="dxa"/>
                                <w:tcBorders>
                                  <w:bottom w:val="single" w:sz="4" w:space="0" w:color="auto"/>
                                </w:tcBorders>
                              </w:tcPr>
                              <w:p w14:paraId="3FCF6BC3" w14:textId="77777777" w:rsidR="00CC00D9" w:rsidRDefault="00CC00D9" w:rsidP="00DD1144">
                                <w:pPr>
                                  <w:pStyle w:val="a9"/>
                                  <w:ind w:leftChars="0" w:left="0"/>
                                  <w:jc w:val="left"/>
                                  <w:rPr>
                                    <w:ins w:id="2511" w:author="作成者"/>
                                  </w:rPr>
                                </w:pPr>
                                <w:ins w:id="2512" w:author="作成者">
                                  <w:r>
                                    <w:rPr>
                                      <w:rFonts w:hint="eastAsia"/>
                                    </w:rPr>
                                    <w:t>[0]</w:t>
                                  </w:r>
                                </w:ins>
                              </w:p>
                            </w:tc>
                            <w:tc>
                              <w:tcPr>
                                <w:tcW w:w="1253" w:type="dxa"/>
                                <w:tcBorders>
                                  <w:bottom w:val="single" w:sz="4" w:space="0" w:color="auto"/>
                                </w:tcBorders>
                              </w:tcPr>
                              <w:p w14:paraId="1365FB93" w14:textId="77777777" w:rsidR="00CC00D9" w:rsidRDefault="00CC00D9" w:rsidP="00DD1144">
                                <w:pPr>
                                  <w:pStyle w:val="a9"/>
                                  <w:ind w:leftChars="0" w:left="0"/>
                                  <w:jc w:val="left"/>
                                  <w:rPr>
                                    <w:ins w:id="2513" w:author="作成者"/>
                                  </w:rPr>
                                </w:pPr>
                                <w:ins w:id="2514" w:author="作成者">
                                  <w:r>
                                    <w:rPr>
                                      <w:rFonts w:hint="eastAsia"/>
                                    </w:rPr>
                                    <w:t>1</w:t>
                                  </w:r>
                                </w:ins>
                              </w:p>
                            </w:tc>
                            <w:tc>
                              <w:tcPr>
                                <w:tcW w:w="1253" w:type="dxa"/>
                                <w:tcBorders>
                                  <w:bottom w:val="single" w:sz="4" w:space="0" w:color="auto"/>
                                </w:tcBorders>
                              </w:tcPr>
                              <w:p w14:paraId="4A70E0D0" w14:textId="1E227C6D" w:rsidR="00CC00D9" w:rsidRPr="00E708CA" w:rsidRDefault="00CC00D9" w:rsidP="00DD1144">
                                <w:pPr>
                                  <w:pStyle w:val="a9"/>
                                  <w:ind w:leftChars="0" w:left="0"/>
                                  <w:jc w:val="left"/>
                                  <w:rPr>
                                    <w:ins w:id="2515" w:author="作成者"/>
                                  </w:rPr>
                                </w:pPr>
                                <w:r>
                                  <w:rPr>
                                    <w:rFonts w:hint="eastAsia"/>
                                  </w:rPr>
                                  <w:t>AAA</w:t>
                                </w:r>
                              </w:p>
                            </w:tc>
                          </w:tr>
                          <w:tr w:rsidR="00CC00D9" w14:paraId="7CFA7F47" w14:textId="77777777" w:rsidTr="00DD1144">
                            <w:trPr>
                              <w:jc w:val="center"/>
                              <w:ins w:id="2516" w:author="作成者"/>
                            </w:trPr>
                            <w:tc>
                              <w:tcPr>
                                <w:tcW w:w="704" w:type="dxa"/>
                                <w:tcBorders>
                                  <w:top w:val="single" w:sz="4" w:space="0" w:color="auto"/>
                                  <w:left w:val="single" w:sz="4" w:space="0" w:color="auto"/>
                                  <w:bottom w:val="single" w:sz="4" w:space="0" w:color="auto"/>
                                  <w:right w:val="single" w:sz="4" w:space="0" w:color="auto"/>
                                </w:tcBorders>
                              </w:tcPr>
                              <w:p w14:paraId="69BE3EC3" w14:textId="77777777" w:rsidR="00CC00D9" w:rsidRDefault="00CC00D9" w:rsidP="00DD1144">
                                <w:pPr>
                                  <w:pStyle w:val="a9"/>
                                  <w:ind w:leftChars="0" w:left="0"/>
                                  <w:jc w:val="left"/>
                                  <w:rPr>
                                    <w:ins w:id="2517" w:author="作成者"/>
                                  </w:rPr>
                                </w:pPr>
                                <w:ins w:id="2518" w:author="作成者">
                                  <w:r>
                                    <w:rPr>
                                      <w:rFonts w:hint="eastAsia"/>
                                    </w:rPr>
                                    <w:t>2</w:t>
                                  </w:r>
                                </w:ins>
                              </w:p>
                            </w:tc>
                            <w:tc>
                              <w:tcPr>
                                <w:tcW w:w="1291" w:type="dxa"/>
                                <w:tcBorders>
                                  <w:top w:val="single" w:sz="4" w:space="0" w:color="auto"/>
                                  <w:left w:val="single" w:sz="4" w:space="0" w:color="auto"/>
                                  <w:bottom w:val="single" w:sz="4" w:space="0" w:color="auto"/>
                                  <w:right w:val="single" w:sz="4" w:space="0" w:color="auto"/>
                                </w:tcBorders>
                              </w:tcPr>
                              <w:p w14:paraId="427AAC76" w14:textId="77777777" w:rsidR="00CC00D9" w:rsidRDefault="00CC00D9" w:rsidP="00DD1144">
                                <w:pPr>
                                  <w:pStyle w:val="a9"/>
                                  <w:ind w:leftChars="0" w:left="0"/>
                                  <w:jc w:val="left"/>
                                  <w:rPr>
                                    <w:ins w:id="2519" w:author="作成者"/>
                                  </w:rPr>
                                </w:pPr>
                                <w:ins w:id="2520" w:author="作成者">
                                  <w:r>
                                    <w:rPr>
                                      <w:rFonts w:hint="eastAsia"/>
                                    </w:rPr>
                                    <w:t>VAR_hoge</w:t>
                                  </w:r>
                                </w:ins>
                              </w:p>
                            </w:tc>
                            <w:tc>
                              <w:tcPr>
                                <w:tcW w:w="1291" w:type="dxa"/>
                                <w:tcBorders>
                                  <w:top w:val="single" w:sz="4" w:space="0" w:color="auto"/>
                                  <w:left w:val="single" w:sz="4" w:space="0" w:color="auto"/>
                                  <w:bottom w:val="single" w:sz="4" w:space="0" w:color="auto"/>
                                  <w:right w:val="single" w:sz="4" w:space="0" w:color="auto"/>
                                </w:tcBorders>
                              </w:tcPr>
                              <w:p w14:paraId="7736FABD" w14:textId="77777777" w:rsidR="00CC00D9" w:rsidRDefault="00CC00D9" w:rsidP="00DD1144">
                                <w:pPr>
                                  <w:pStyle w:val="a9"/>
                                  <w:ind w:leftChars="0" w:left="0"/>
                                  <w:jc w:val="left"/>
                                  <w:rPr>
                                    <w:ins w:id="2521" w:author="作成者"/>
                                  </w:rPr>
                                </w:pPr>
                                <w:ins w:id="2522" w:author="作成者">
                                  <w:r>
                                    <w:rPr>
                                      <w:rFonts w:hint="eastAsia"/>
                                    </w:rPr>
                                    <w:t>OFF</w:t>
                                  </w:r>
                                </w:ins>
                              </w:p>
                            </w:tc>
                            <w:tc>
                              <w:tcPr>
                                <w:tcW w:w="1291" w:type="dxa"/>
                                <w:tcBorders>
                                  <w:top w:val="single" w:sz="4" w:space="0" w:color="auto"/>
                                  <w:left w:val="single" w:sz="4" w:space="0" w:color="auto"/>
                                  <w:bottom w:val="single" w:sz="4" w:space="0" w:color="auto"/>
                                </w:tcBorders>
                              </w:tcPr>
                              <w:p w14:paraId="133E16A1" w14:textId="77777777" w:rsidR="00CC00D9" w:rsidRPr="00E708CA" w:rsidRDefault="00CC00D9" w:rsidP="00DD1144">
                                <w:pPr>
                                  <w:pStyle w:val="a9"/>
                                  <w:ind w:leftChars="0" w:left="0"/>
                                  <w:jc w:val="left"/>
                                  <w:rPr>
                                    <w:ins w:id="2523" w:author="作成者"/>
                                  </w:rPr>
                                </w:pPr>
                                <w:ins w:id="2524" w:author="作成者">
                                  <w:r>
                                    <w:rPr>
                                      <w:rFonts w:hint="eastAsia"/>
                                    </w:rPr>
                                    <w:t>[0]</w:t>
                                  </w:r>
                                </w:ins>
                              </w:p>
                            </w:tc>
                            <w:tc>
                              <w:tcPr>
                                <w:tcW w:w="1253" w:type="dxa"/>
                                <w:tcBorders>
                                  <w:top w:val="single" w:sz="4" w:space="0" w:color="auto"/>
                                  <w:bottom w:val="single" w:sz="4" w:space="0" w:color="auto"/>
                                </w:tcBorders>
                              </w:tcPr>
                              <w:p w14:paraId="4FF6DC9A" w14:textId="77777777" w:rsidR="00CC00D9" w:rsidRDefault="00CC00D9" w:rsidP="00DD1144">
                                <w:pPr>
                                  <w:pStyle w:val="a9"/>
                                  <w:ind w:leftChars="0" w:left="0"/>
                                  <w:jc w:val="left"/>
                                  <w:rPr>
                                    <w:ins w:id="2525" w:author="作成者"/>
                                  </w:rPr>
                                </w:pPr>
                                <w:ins w:id="2526" w:author="作成者">
                                  <w:r>
                                    <w:rPr>
                                      <w:rFonts w:hint="eastAsia"/>
                                    </w:rPr>
                                    <w:t>2</w:t>
                                  </w:r>
                                </w:ins>
                              </w:p>
                            </w:tc>
                            <w:tc>
                              <w:tcPr>
                                <w:tcW w:w="1253" w:type="dxa"/>
                                <w:tcBorders>
                                  <w:top w:val="single" w:sz="4" w:space="0" w:color="auto"/>
                                  <w:bottom w:val="single" w:sz="4" w:space="0" w:color="auto"/>
                                </w:tcBorders>
                              </w:tcPr>
                              <w:p w14:paraId="4C79F00A" w14:textId="7FE7BACB" w:rsidR="00CC00D9" w:rsidRPr="00E708CA" w:rsidRDefault="00CC00D9" w:rsidP="00DD1144">
                                <w:pPr>
                                  <w:pStyle w:val="a9"/>
                                  <w:ind w:leftChars="0" w:left="0"/>
                                  <w:jc w:val="left"/>
                                  <w:rPr>
                                    <w:ins w:id="2527" w:author="作成者"/>
                                  </w:rPr>
                                </w:pPr>
                                <w:r>
                                  <w:rPr>
                                    <w:rFonts w:hint="eastAsia"/>
                                  </w:rPr>
                                  <w:t>BBB</w:t>
                                </w:r>
                              </w:p>
                            </w:tc>
                          </w:tr>
                          <w:tr w:rsidR="00CC00D9" w14:paraId="38E2739A" w14:textId="77777777" w:rsidTr="00DD1144">
                            <w:trPr>
                              <w:jc w:val="center"/>
                              <w:ins w:id="2528" w:author="作成者"/>
                            </w:trPr>
                            <w:tc>
                              <w:tcPr>
                                <w:tcW w:w="704" w:type="dxa"/>
                                <w:tcBorders>
                                  <w:top w:val="single" w:sz="4" w:space="0" w:color="auto"/>
                                  <w:left w:val="single" w:sz="4" w:space="0" w:color="auto"/>
                                  <w:bottom w:val="single" w:sz="4" w:space="0" w:color="auto"/>
                                  <w:right w:val="single" w:sz="4" w:space="0" w:color="auto"/>
                                </w:tcBorders>
                              </w:tcPr>
                              <w:p w14:paraId="30F1CA38" w14:textId="77777777" w:rsidR="00CC00D9" w:rsidRDefault="00CC00D9" w:rsidP="00DD1144">
                                <w:pPr>
                                  <w:pStyle w:val="a9"/>
                                  <w:ind w:leftChars="0" w:left="0"/>
                                  <w:jc w:val="left"/>
                                  <w:rPr>
                                    <w:ins w:id="2529" w:author="作成者"/>
                                  </w:rPr>
                                </w:pPr>
                                <w:ins w:id="2530" w:author="作成者">
                                  <w:r>
                                    <w:rPr>
                                      <w:rFonts w:hint="eastAsia"/>
                                    </w:rPr>
                                    <w:t>3</w:t>
                                  </w:r>
                                </w:ins>
                              </w:p>
                            </w:tc>
                            <w:tc>
                              <w:tcPr>
                                <w:tcW w:w="1291" w:type="dxa"/>
                                <w:tcBorders>
                                  <w:top w:val="single" w:sz="4" w:space="0" w:color="auto"/>
                                  <w:left w:val="single" w:sz="4" w:space="0" w:color="auto"/>
                                  <w:bottom w:val="single" w:sz="4" w:space="0" w:color="auto"/>
                                  <w:right w:val="single" w:sz="4" w:space="0" w:color="auto"/>
                                </w:tcBorders>
                              </w:tcPr>
                              <w:p w14:paraId="46E790E6" w14:textId="77777777" w:rsidR="00CC00D9" w:rsidRDefault="00CC00D9" w:rsidP="00DD1144">
                                <w:pPr>
                                  <w:pStyle w:val="a9"/>
                                  <w:ind w:leftChars="0" w:left="0"/>
                                  <w:jc w:val="left"/>
                                  <w:rPr>
                                    <w:ins w:id="2531" w:author="作成者"/>
                                  </w:rPr>
                                </w:pPr>
                                <w:ins w:id="2532" w:author="作成者">
                                  <w:r>
                                    <w:rPr>
                                      <w:rFonts w:hint="eastAsia"/>
                                    </w:rPr>
                                    <w:t>VAR_hoge</w:t>
                                  </w:r>
                                </w:ins>
                              </w:p>
                            </w:tc>
                            <w:tc>
                              <w:tcPr>
                                <w:tcW w:w="1291" w:type="dxa"/>
                                <w:tcBorders>
                                  <w:top w:val="single" w:sz="4" w:space="0" w:color="auto"/>
                                  <w:left w:val="single" w:sz="4" w:space="0" w:color="auto"/>
                                  <w:right w:val="single" w:sz="4" w:space="0" w:color="auto"/>
                                </w:tcBorders>
                              </w:tcPr>
                              <w:p w14:paraId="3CAE9721" w14:textId="77777777" w:rsidR="00CC00D9" w:rsidRDefault="00CC00D9" w:rsidP="00DD1144">
                                <w:pPr>
                                  <w:pStyle w:val="a9"/>
                                  <w:ind w:leftChars="0" w:left="0"/>
                                  <w:jc w:val="left"/>
                                  <w:rPr>
                                    <w:ins w:id="2533" w:author="作成者"/>
                                  </w:rPr>
                                </w:pPr>
                                <w:ins w:id="2534" w:author="作成者">
                                  <w:r>
                                    <w:rPr>
                                      <w:rFonts w:hint="eastAsia"/>
                                    </w:rPr>
                                    <w:t>OFF</w:t>
                                  </w:r>
                                </w:ins>
                              </w:p>
                            </w:tc>
                            <w:tc>
                              <w:tcPr>
                                <w:tcW w:w="1291" w:type="dxa"/>
                                <w:tcBorders>
                                  <w:top w:val="single" w:sz="4" w:space="0" w:color="auto"/>
                                  <w:left w:val="single" w:sz="4" w:space="0" w:color="auto"/>
                                </w:tcBorders>
                              </w:tcPr>
                              <w:p w14:paraId="10E8A316" w14:textId="77777777" w:rsidR="00CC00D9" w:rsidRDefault="00CC00D9" w:rsidP="00DD1144">
                                <w:pPr>
                                  <w:pStyle w:val="a9"/>
                                  <w:ind w:leftChars="0" w:left="0"/>
                                  <w:jc w:val="left"/>
                                  <w:rPr>
                                    <w:ins w:id="2535" w:author="作成者"/>
                                  </w:rPr>
                                </w:pPr>
                                <w:ins w:id="2536" w:author="作成者">
                                  <w:r>
                                    <w:rPr>
                                      <w:rFonts w:hint="eastAsia"/>
                                    </w:rPr>
                                    <w:t>[1]</w:t>
                                  </w:r>
                                </w:ins>
                              </w:p>
                            </w:tc>
                            <w:tc>
                              <w:tcPr>
                                <w:tcW w:w="1253" w:type="dxa"/>
                                <w:tcBorders>
                                  <w:top w:val="single" w:sz="4" w:space="0" w:color="auto"/>
                                </w:tcBorders>
                              </w:tcPr>
                              <w:p w14:paraId="47C52B27" w14:textId="77777777" w:rsidR="00CC00D9" w:rsidRDefault="00CC00D9" w:rsidP="00DD1144">
                                <w:pPr>
                                  <w:pStyle w:val="a9"/>
                                  <w:ind w:leftChars="0" w:left="0"/>
                                  <w:jc w:val="left"/>
                                  <w:rPr>
                                    <w:ins w:id="2537" w:author="作成者"/>
                                  </w:rPr>
                                </w:pPr>
                                <w:ins w:id="2538" w:author="作成者">
                                  <w:r>
                                    <w:rPr>
                                      <w:rFonts w:hint="eastAsia"/>
                                    </w:rPr>
                                    <w:t>1</w:t>
                                  </w:r>
                                </w:ins>
                              </w:p>
                            </w:tc>
                            <w:tc>
                              <w:tcPr>
                                <w:tcW w:w="1253" w:type="dxa"/>
                                <w:tcBorders>
                                  <w:top w:val="single" w:sz="4" w:space="0" w:color="auto"/>
                                </w:tcBorders>
                              </w:tcPr>
                              <w:p w14:paraId="72155ECB" w14:textId="27B3941E" w:rsidR="00CC00D9" w:rsidRDefault="00CC00D9" w:rsidP="00DD1144">
                                <w:pPr>
                                  <w:pStyle w:val="a9"/>
                                  <w:ind w:leftChars="0" w:left="0"/>
                                  <w:jc w:val="left"/>
                                  <w:rPr>
                                    <w:ins w:id="2539" w:author="作成者"/>
                                  </w:rPr>
                                </w:pPr>
                                <w:r>
                                  <w:rPr>
                                    <w:rFonts w:hint="eastAsia"/>
                                  </w:rPr>
                                  <w:t>CCC</w:t>
                                </w:r>
                              </w:p>
                            </w:tc>
                          </w:tr>
                        </w:tbl>
                        <w:p w14:paraId="6279BD79" w14:textId="77777777" w:rsidR="00CC00D9" w:rsidRDefault="00CC00D9" w:rsidP="00366ECC">
                          <w:pPr>
                            <w:jc w:val="left"/>
                            <w:rPr>
                              <w:ins w:id="2540" w:author="作成者"/>
                              <w:sz w:val="20"/>
                              <w:szCs w:val="20"/>
                            </w:rPr>
                          </w:pPr>
                        </w:p>
                        <w:p w14:paraId="7366C5B0" w14:textId="77777777" w:rsidR="00CC00D9" w:rsidRDefault="00CC00D9" w:rsidP="00366ECC">
                          <w:pPr>
                            <w:jc w:val="left"/>
                            <w:rPr>
                              <w:ins w:id="2541" w:author="作成者"/>
                              <w:sz w:val="20"/>
                              <w:szCs w:val="20"/>
                            </w:rPr>
                          </w:pPr>
                        </w:p>
                        <w:p w14:paraId="48BADF02" w14:textId="77777777" w:rsidR="00CC00D9" w:rsidRDefault="00CC00D9" w:rsidP="00366ECC">
                          <w:pPr>
                            <w:jc w:val="left"/>
                            <w:rPr>
                              <w:ins w:id="2542" w:author="作成者"/>
                              <w:sz w:val="20"/>
                              <w:szCs w:val="20"/>
                            </w:rPr>
                          </w:pPr>
                        </w:p>
                        <w:p w14:paraId="440A231F" w14:textId="41AF3D04" w:rsidR="00CC00D9" w:rsidRPr="00D464F6" w:rsidRDefault="00CC00D9" w:rsidP="00366ECC">
                          <w:pPr>
                            <w:jc w:val="left"/>
                            <w:rPr>
                              <w:ins w:id="2543" w:author="作成者"/>
                              <w:b/>
                              <w:sz w:val="20"/>
                              <w:szCs w:val="20"/>
                            </w:rPr>
                          </w:pPr>
                          <w:ins w:id="2544"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896" w:type="dxa"/>
                            <w:tblLook w:val="04A0" w:firstRow="1" w:lastRow="0" w:firstColumn="1" w:lastColumn="0" w:noHBand="0" w:noVBand="1"/>
                          </w:tblPr>
                          <w:tblGrid>
                            <w:gridCol w:w="2995"/>
                            <w:gridCol w:w="2994"/>
                          </w:tblGrid>
                          <w:tr w:rsidR="00CC00D9" w14:paraId="0DB961FF" w14:textId="77777777" w:rsidTr="00DD1144">
                            <w:trPr>
                              <w:trHeight w:val="372"/>
                              <w:ins w:id="2545" w:author="作成者"/>
                            </w:trPr>
                            <w:tc>
                              <w:tcPr>
                                <w:tcW w:w="2995" w:type="dxa"/>
                                <w:shd w:val="clear" w:color="auto" w:fill="002060"/>
                              </w:tcPr>
                              <w:p w14:paraId="53F23C78" w14:textId="77777777" w:rsidR="00CC00D9" w:rsidRDefault="00CC00D9" w:rsidP="00DD1144">
                                <w:pPr>
                                  <w:jc w:val="left"/>
                                  <w:rPr>
                                    <w:ins w:id="2546" w:author="作成者"/>
                                    <w:b/>
                                    <w:sz w:val="20"/>
                                    <w:szCs w:val="20"/>
                                  </w:rPr>
                                </w:pPr>
                                <w:ins w:id="2547" w:author="作成者">
                                  <w:r>
                                    <w:rPr>
                                      <w:rFonts w:hint="eastAsia"/>
                                      <w:b/>
                                      <w:sz w:val="20"/>
                                      <w:szCs w:val="20"/>
                                    </w:rPr>
                                    <w:t>Key</w:t>
                                  </w:r>
                                </w:ins>
                              </w:p>
                            </w:tc>
                            <w:tc>
                              <w:tcPr>
                                <w:tcW w:w="2994" w:type="dxa"/>
                                <w:shd w:val="clear" w:color="auto" w:fill="002060"/>
                              </w:tcPr>
                              <w:p w14:paraId="0F06AA21" w14:textId="77777777" w:rsidR="00CC00D9" w:rsidRDefault="00CC00D9" w:rsidP="00DD1144">
                                <w:pPr>
                                  <w:jc w:val="left"/>
                                  <w:rPr>
                                    <w:ins w:id="2548" w:author="作成者"/>
                                    <w:b/>
                                    <w:sz w:val="20"/>
                                    <w:szCs w:val="20"/>
                                  </w:rPr>
                                </w:pPr>
                                <w:ins w:id="2549" w:author="作成者">
                                  <w:r>
                                    <w:rPr>
                                      <w:rFonts w:hint="eastAsia"/>
                                      <w:b/>
                                      <w:sz w:val="20"/>
                                      <w:szCs w:val="20"/>
                                    </w:rPr>
                                    <w:t>Value</w:t>
                                  </w:r>
                                </w:ins>
                              </w:p>
                            </w:tc>
                          </w:tr>
                          <w:tr w:rsidR="00CC00D9" w14:paraId="22E70798" w14:textId="77777777" w:rsidTr="00DD1144">
                            <w:trPr>
                              <w:trHeight w:val="352"/>
                              <w:ins w:id="2550" w:author="作成者"/>
                            </w:trPr>
                            <w:tc>
                              <w:tcPr>
                                <w:tcW w:w="2995" w:type="dxa"/>
                              </w:tcPr>
                              <w:p w14:paraId="1BF13B58" w14:textId="77777777" w:rsidR="00CC00D9" w:rsidRPr="00515ED5" w:rsidRDefault="00CC00D9" w:rsidP="00DD1144">
                                <w:pPr>
                                  <w:jc w:val="left"/>
                                  <w:rPr>
                                    <w:ins w:id="2551" w:author="作成者"/>
                                    <w:sz w:val="20"/>
                                    <w:szCs w:val="20"/>
                                  </w:rPr>
                                </w:pPr>
                                <w:ins w:id="2552" w:author="作成者">
                                  <w:r w:rsidRPr="00515ED5">
                                    <w:rPr>
                                      <w:rFonts w:hint="eastAsia"/>
                                      <w:sz w:val="20"/>
                                      <w:szCs w:val="20"/>
                                    </w:rPr>
                                    <w:t>VAR_hoge</w:t>
                                  </w:r>
                                </w:ins>
                              </w:p>
                            </w:tc>
                            <w:tc>
                              <w:tcPr>
                                <w:tcW w:w="2994" w:type="dxa"/>
                              </w:tcPr>
                              <w:p w14:paraId="107E724B" w14:textId="77777777" w:rsidR="00CC00D9" w:rsidRDefault="00CC00D9" w:rsidP="00DD1144">
                                <w:pPr>
                                  <w:pStyle w:val="a9"/>
                                  <w:ind w:leftChars="0" w:left="0"/>
                                  <w:rPr>
                                    <w:ins w:id="2553" w:author="作成者"/>
                                    <w:sz w:val="20"/>
                                    <w:szCs w:val="20"/>
                                  </w:rPr>
                                </w:pPr>
                                <w:ins w:id="2554" w:author="作成者">
                                  <w:r>
                                    <w:rPr>
                                      <w:sz w:val="20"/>
                                      <w:szCs w:val="20"/>
                                    </w:rPr>
                                    <w:t>[</w:t>
                                  </w:r>
                                </w:ins>
                              </w:p>
                              <w:p w14:paraId="5DF35A1F" w14:textId="032430CF" w:rsidR="00CC00D9" w:rsidRDefault="00CC00D9" w:rsidP="00DD1144">
                                <w:pPr>
                                  <w:pStyle w:val="a9"/>
                                  <w:ind w:leftChars="0" w:left="0"/>
                                  <w:rPr>
                                    <w:ins w:id="2555" w:author="作成者"/>
                                    <w:sz w:val="20"/>
                                    <w:szCs w:val="20"/>
                                  </w:rPr>
                                </w:pPr>
                                <w:ins w:id="2556" w:author="作成者">
                                  <w:r>
                                    <w:rPr>
                                      <w:sz w:val="20"/>
                                      <w:szCs w:val="20"/>
                                    </w:rPr>
                                    <w:t xml:space="preserve">    [“</w:t>
                                  </w:r>
                                </w:ins>
                                <w:r>
                                  <w:rPr>
                                    <w:rFonts w:hint="eastAsia"/>
                                    <w:sz w:val="20"/>
                                    <w:szCs w:val="20"/>
                                  </w:rPr>
                                  <w:t>AAA</w:t>
                                </w:r>
                                <w:ins w:id="2557" w:author="作成者">
                                  <w:r>
                                    <w:rPr>
                                      <w:sz w:val="20"/>
                                      <w:szCs w:val="20"/>
                                    </w:rPr>
                                    <w:t>”, “</w:t>
                                  </w:r>
                                </w:ins>
                                <w:r>
                                  <w:rPr>
                                    <w:rFonts w:hint="eastAsia"/>
                                    <w:sz w:val="20"/>
                                    <w:szCs w:val="20"/>
                                  </w:rPr>
                                  <w:t>BBB</w:t>
                                </w:r>
                                <w:ins w:id="2558" w:author="作成者">
                                  <w:r>
                                    <w:rPr>
                                      <w:sz w:val="20"/>
                                      <w:szCs w:val="20"/>
                                    </w:rPr>
                                    <w:t>”],</w:t>
                                  </w:r>
                                </w:ins>
                              </w:p>
                              <w:p w14:paraId="5BD53DE9" w14:textId="081569DF" w:rsidR="00CC00D9" w:rsidRDefault="00CC00D9" w:rsidP="00DD1144">
                                <w:pPr>
                                  <w:pStyle w:val="a9"/>
                                  <w:ind w:leftChars="0" w:left="0"/>
                                  <w:rPr>
                                    <w:ins w:id="2559" w:author="作成者"/>
                                    <w:sz w:val="20"/>
                                    <w:szCs w:val="20"/>
                                  </w:rPr>
                                </w:pPr>
                                <w:ins w:id="2560" w:author="作成者">
                                  <w:r>
                                    <w:rPr>
                                      <w:sz w:val="20"/>
                                      <w:szCs w:val="20"/>
                                    </w:rPr>
                                    <w:t xml:space="preserve">    [“</w:t>
                                  </w:r>
                                </w:ins>
                                <w:r>
                                  <w:rPr>
                                    <w:rFonts w:hint="eastAsia"/>
                                    <w:sz w:val="20"/>
                                    <w:szCs w:val="20"/>
                                  </w:rPr>
                                  <w:t>CCC</w:t>
                                </w:r>
                                <w:ins w:id="2561" w:author="作成者">
                                  <w:r>
                                    <w:rPr>
                                      <w:sz w:val="20"/>
                                      <w:szCs w:val="20"/>
                                    </w:rPr>
                                    <w:t>”]</w:t>
                                  </w:r>
                                </w:ins>
                              </w:p>
                              <w:p w14:paraId="1EB50E01" w14:textId="77777777" w:rsidR="00CC00D9" w:rsidRPr="00515ED5" w:rsidRDefault="00CC00D9" w:rsidP="00DD1144">
                                <w:pPr>
                                  <w:jc w:val="left"/>
                                  <w:rPr>
                                    <w:ins w:id="2562" w:author="作成者"/>
                                    <w:sz w:val="20"/>
                                    <w:szCs w:val="20"/>
                                  </w:rPr>
                                </w:pPr>
                                <w:ins w:id="2563" w:author="作成者">
                                  <w:r>
                                    <w:rPr>
                                      <w:sz w:val="20"/>
                                      <w:szCs w:val="20"/>
                                    </w:rPr>
                                    <w:t>]</w:t>
                                  </w:r>
                                </w:ins>
                              </w:p>
                            </w:tc>
                          </w:tr>
                        </w:tbl>
                        <w:p w14:paraId="141B13C9" w14:textId="77777777" w:rsidR="00CC00D9" w:rsidRPr="00D464F6" w:rsidRDefault="00CC00D9" w:rsidP="00366ECC">
                          <w:pPr>
                            <w:jc w:val="left"/>
                            <w:rPr>
                              <w:ins w:id="2564" w:author="作成者"/>
                              <w:b/>
                              <w:sz w:val="20"/>
                              <w:szCs w:val="20"/>
                            </w:rPr>
                          </w:pPr>
                        </w:p>
                        <w:p w14:paraId="6DD2B705" w14:textId="77777777" w:rsidR="00CC00D9" w:rsidRPr="003177F7" w:rsidRDefault="00CC00D9" w:rsidP="00366ECC">
                          <w:pPr>
                            <w:jc w:val="left"/>
                            <w:rPr>
                              <w:ins w:id="2565" w:author="作成者"/>
                              <w:sz w:val="20"/>
                              <w:szCs w:val="20"/>
                            </w:rPr>
                          </w:pPr>
                        </w:p>
                      </w:txbxContent>
                    </v:textbox>
                  </v:shape>
                  <v:shape id="下矢印 483" o:spid="_x0000_s1149" type="#_x0000_t67" style="position:absolute;left:1143;top:2000;width:4000;height:48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" adj="20712" fillcolor="#0057c9 [2425]" strokecolor="#003c8c [2905]" strokeweight="2pt"/>
                  <v:group id="グループ化 484" o:spid="_x0000_s1150" style="position:absolute;left:4000;top:25671;width:28190;height:2858" coordorigin="-666,11586" coordsize="28194,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">
                    <v:roundrect id="角丸四角形 485" o:spid="_x0000_s1151" style="position:absolute;left:6572;top:11914;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" fillcolor="white [3212]" strokecolor="#508035 [2422]" strokeweight="2pt">
                      <v:shadow on="t" color="black" opacity="26214f" origin="-.5,-.5" offset=".74836mm,.74836mm"/>
                      <v:textbox inset="1mm,0,0,0">
                        <w:txbxContent>
                          <w:p w14:paraId="4CE84E45" w14:textId="253E2BC3" w:rsidR="00CC00D9" w:rsidRDefault="00CC00D9" w:rsidP="00366ECC">
                            <w:pPr>
                              <w:pStyle w:val="Web"/>
                              <w:spacing w:before="0" w:beforeAutospacing="0" w:after="0" w:afterAutospacing="0"/>
                              <w:rPr>
                                <w:ins w:id="2566" w:author="作成者"/>
                              </w:rPr>
                            </w:pPr>
                            <w:ins w:id="2567"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v:textbox>
                    </v:roundrect>
                    <v:shape id="下矢印 486" o:spid="_x0000_s1152" type="#_x0000_t67" style="position:absolute;left:1238;top:9682;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" adj="18321" fillcolor="#518135" strokecolor="#508035 [2422]" strokeweight="2pt">
                      <v:fill opacity="52428f"/>
                    </v:shape>
                  </v:group>
                  <v:roundrect id="角丸四角形 487" o:spid="_x0000_s1153" style="position:absolute;left:1143;top:190;width:26352;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" fillcolor="white [3201]" strokecolor="#003c8c [2905]" strokeweight="2pt">
                    <v:shadow on="t" color="black" opacity="26214f" origin="-.5,-.5" offset=".74836mm,.74836mm"/>
                    <v:textbox inset="1mm,0,0,0">
                      <w:txbxContent>
                        <w:p w14:paraId="7CEA7F18" w14:textId="1E2FC4A4" w:rsidR="00CC00D9" w:rsidRPr="00982EAC" w:rsidRDefault="00CC00D9" w:rsidP="00366ECC">
                          <w:pPr>
                            <w:jc w:val="left"/>
                            <w:rPr>
                              <w:ins w:id="2568" w:author="作成者"/>
                              <w:b/>
                              <w:color w:val="003C8A" w:themeColor="accent6" w:themeTint="E6"/>
                              <w:sz w:val="20"/>
                              <w:szCs w:val="20"/>
                            </w:rPr>
                          </w:pPr>
                          <w:ins w:id="2569"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v:textbox>
                  </v:roundrect>
                  <v:roundrect id="角丸四角形 488" o:spid="_x0000_s1154" style="position:absolute;left:1141;top:3797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" fillcolor="white [3201]" strokecolor="#003c8c [2905]" strokeweight="2pt">
                    <v:shadow on="t" color="black" opacity="26214f" origin="-.5,-.5" offset=".74836mm,.74836mm"/>
                    <v:textbox inset="1mm,0,0,0">
                      <w:txbxContent>
                        <w:p w14:paraId="580D6812" w14:textId="4325D497" w:rsidR="00CC00D9" w:rsidRPr="00982EAC" w:rsidRDefault="00CC00D9" w:rsidP="00366ECC">
                          <w:pPr>
                            <w:jc w:val="left"/>
                            <w:rPr>
                              <w:ins w:id="2570" w:author="作成者"/>
                              <w:b/>
                              <w:color w:val="003C8A" w:themeColor="accent6" w:themeTint="E6"/>
                              <w:sz w:val="20"/>
                              <w:szCs w:val="20"/>
                            </w:rPr>
                          </w:pPr>
                          <w:ins w:id="2571"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v:textbox>
                  </v:roundrect>
                  <w10:wrap type="topAndBottom"/>
                </v:group>
              </w:pict>
            </mc:Fallback>
          </mc:AlternateContent>
        </w:r>
        <w:r w:rsidR="00366ECC" w:rsidRPr="00CB0166">
          <w:rPr>
            <w:rFonts w:asciiTheme="majorHAnsi" w:hAnsiTheme="majorHAnsi" w:cstheme="majorHAnsi"/>
          </w:rPr>
          <w:t>list</w:t>
        </w:r>
      </w:ins>
      <w:r w:rsidR="00DD1144" w:rsidRPr="00CB0166">
        <w:rPr>
          <w:rFonts w:asciiTheme="majorHAnsi" w:hAnsiTheme="majorHAnsi" w:cstheme="majorHAnsi"/>
        </w:rPr>
        <w:t xml:space="preserve"> type</w:t>
      </w:r>
      <w:r w:rsidR="00E45D7B" w:rsidRPr="00CB0166">
        <w:rPr>
          <w:rFonts w:asciiTheme="majorHAnsi" w:hAnsiTheme="majorHAnsi" w:cstheme="majorHAnsi"/>
        </w:rPr>
        <w:t>array</w:t>
      </w:r>
      <w:ins w:id="2572" w:author="作成者">
        <w:r w:rsidR="00366ECC" w:rsidRPr="00CB0166">
          <w:rPr>
            <w:rFonts w:asciiTheme="majorHAnsi" w:hAnsiTheme="majorHAnsi" w:cstheme="majorHAnsi"/>
          </w:rPr>
          <w:t>list</w:t>
        </w:r>
      </w:ins>
    </w:p>
    <w:p w14:paraId="70AB50A7" w14:textId="1E2232E1" w:rsidR="00366ECC" w:rsidRPr="00CB0166" w:rsidRDefault="00366ECC" w:rsidP="00BB451B">
      <w:pPr>
        <w:pStyle w:val="aff0"/>
        <w:rPr>
          <w:ins w:id="2573" w:author="作成者"/>
          <w:rFonts w:asciiTheme="majorHAnsi" w:hAnsiTheme="majorHAnsi" w:cstheme="majorHAnsi"/>
        </w:rPr>
      </w:pPr>
    </w:p>
    <w:p w14:paraId="7742039C" w14:textId="6C6CDA93" w:rsidR="00366ECC" w:rsidRPr="00CB0166" w:rsidRDefault="00366ECC" w:rsidP="00D361BF">
      <w:pPr>
        <w:pStyle w:val="a9"/>
        <w:numPr>
          <w:ilvl w:val="0"/>
          <w:numId w:val="39"/>
        </w:numPr>
        <w:ind w:leftChars="0"/>
        <w:rPr>
          <w:ins w:id="2574" w:author="作成者"/>
          <w:rFonts w:asciiTheme="majorHAnsi" w:hAnsiTheme="majorHAnsi" w:cstheme="majorHAnsi"/>
        </w:rPr>
      </w:pPr>
      <w:ins w:id="2575" w:author="作成者">
        <w:r w:rsidRPr="00CB0166">
          <w:rPr>
            <w:rFonts w:asciiTheme="majorHAnsi" w:hAnsiTheme="majorHAnsi" w:cstheme="majorHAnsi"/>
          </w:rPr>
          <w:lastRenderedPageBreak/>
          <w:t>list</w:t>
        </w:r>
      </w:ins>
      <w:r w:rsidR="00DD1144" w:rsidRPr="00CB0166">
        <w:rPr>
          <w:rFonts w:asciiTheme="majorHAnsi" w:hAnsiTheme="majorHAnsi" w:cstheme="majorHAnsi"/>
        </w:rPr>
        <w:t xml:space="preserve"> type</w:t>
      </w:r>
      <w:r w:rsidR="00172BD2" w:rsidRPr="00CB0166">
        <w:rPr>
          <w:rFonts w:asciiTheme="majorHAnsi" w:hAnsiTheme="majorHAnsi" w:cstheme="majorHAnsi"/>
        </w:rPr>
        <w:t xml:space="preserve"> </w:t>
      </w:r>
      <w:ins w:id="2576" w:author="作成者">
        <w:r w:rsidRPr="00CB0166">
          <w:rPr>
            <w:rFonts w:asciiTheme="majorHAnsi" w:hAnsiTheme="majorHAnsi" w:cstheme="majorHAnsi"/>
          </w:rPr>
          <w:t>object</w:t>
        </w:r>
      </w:ins>
      <w:r w:rsidR="00D8673D" w:rsidRPr="00CB0166">
        <w:rPr>
          <w:rFonts w:asciiTheme="majorHAnsi" w:hAnsiTheme="majorHAnsi" w:cstheme="majorHAnsi"/>
        </w:rPr>
        <w:t>s</w:t>
      </w:r>
    </w:p>
    <w:p w14:paraId="3A917C12" w14:textId="2F03F4EE" w:rsidR="00366ECC" w:rsidRPr="00CB0166" w:rsidRDefault="00172BD2" w:rsidP="00366ECC">
      <w:pPr>
        <w:pStyle w:val="a9"/>
        <w:ind w:leftChars="0" w:left="360"/>
        <w:rPr>
          <w:ins w:id="2577" w:author="作成者"/>
          <w:rFonts w:asciiTheme="majorHAnsi" w:hAnsiTheme="majorHAnsi" w:cstheme="majorHAnsi"/>
          <w:b/>
        </w:rPr>
      </w:pPr>
      <w:ins w:id="2578" w:author="作成者">
        <w:r w:rsidRPr="00CB0166">
          <w:rPr>
            <w:rFonts w:asciiTheme="majorHAnsi" w:hAnsiTheme="majorHAnsi" w:cstheme="majorHAnsi"/>
            <w:noProof/>
          </w:rPr>
          <mc:AlternateContent>
            <mc:Choice Requires="wpg">
              <w:drawing>
                <wp:anchor distT="0" distB="0" distL="114300" distR="114300" simplePos="0" relativeHeight="251814912" behindDoc="0" locked="0" layoutInCell="1" allowOverlap="1" wp14:anchorId="312D0FD9" wp14:editId="014255E7">
                  <wp:simplePos x="0" y="0"/>
                  <wp:positionH relativeFrom="column">
                    <wp:posOffset>840105</wp:posOffset>
                  </wp:positionH>
                  <wp:positionV relativeFrom="paragraph">
                    <wp:posOffset>3004185</wp:posOffset>
                  </wp:positionV>
                  <wp:extent cx="3944620" cy="426085"/>
                  <wp:effectExtent l="19050" t="38100" r="113030" b="107315"/>
                  <wp:wrapTopAndBottom/>
                  <wp:docPr id="173" name="グループ化 173"/>
                  <wp:cNvGraphicFramePr/>
                  <a:graphic xmlns:a="http://schemas.openxmlformats.org/drawingml/2006/main">
                    <a:graphicData uri="http://schemas.microsoft.com/office/word/2010/wordprocessingGroup">
                      <wpg:wgp>
                        <wpg:cNvGrpSpPr/>
                        <wpg:grpSpPr>
                          <a:xfrm>
                            <a:off x="0" y="0"/>
                            <a:ext cx="3944620" cy="426085"/>
                            <a:chOff x="619803" y="778489"/>
                            <a:chExt cx="2816108" cy="286040"/>
                          </a:xfrm>
                        </wpg:grpSpPr>
                        <wps:wsp>
                          <wps:cNvPr id="174" name="角丸四角形 174"/>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95363D" w14:textId="1F76D030" w:rsidR="00CC00D9" w:rsidRPr="003D76E0" w:rsidRDefault="00CC00D9" w:rsidP="00366ECC">
                                <w:pPr>
                                  <w:jc w:val="left"/>
                                  <w:rPr>
                                    <w:ins w:id="2579" w:author="作成者"/>
                                    <w:b/>
                                    <w:color w:val="325121" w:themeColor="accent3" w:themeTint="E6"/>
                                    <w:sz w:val="20"/>
                                    <w:szCs w:val="20"/>
                                  </w:rPr>
                                </w:pPr>
                                <w:ins w:id="2580" w:author="作成者">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ins>
                                <w:r>
                                  <w:rPr>
                                    <w:rFonts w:hint="eastAsia"/>
                                    <w:b/>
                                    <w:color w:val="325121" w:themeColor="accent3" w:themeTint="E6"/>
                                    <w:sz w:val="20"/>
                                    <w:szCs w:val="20"/>
                                  </w:rPr>
                                  <w:t>C</w:t>
                                </w:r>
                                <w:r>
                                  <w:rPr>
                                    <w:b/>
                                    <w:color w:val="325121" w:themeColor="accent3" w:themeTint="E6"/>
                                    <w:sz w:val="20"/>
                                    <w:szCs w:val="20"/>
                                  </w:rPr>
                                  <w:t>onfigure maximum number of repetitions</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5" name="下矢印 175"/>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2D0FD9" id="グループ化 173" o:spid="_x0000_s1155" style="position:absolute;left:0;text-align:left;margin-left:66.15pt;margin-top:236.55pt;width:310.6pt;height:33.55pt;z-index:251814912;mso-position-horizontal-relative:text;mso-position-vertical-relative:text;mso-width-relative:margin;mso-height-relative:margin" coordorigin="6198,7784" coordsize="2816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">
                  <v:roundrect id="角丸四角形 174" o:spid="_x0000_s1156"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" fillcolor="white [3212]" strokecolor="#508035 [2422]" strokeweight="2pt">
                    <v:shadow on="t" color="black" opacity="26214f" origin="-.5,-.5" offset=".74836mm,.74836mm"/>
                    <v:textbox inset="1mm,0,0,0">
                      <w:txbxContent>
                        <w:p w14:paraId="3495363D" w14:textId="1F76D030" w:rsidR="00CC00D9" w:rsidRPr="003D76E0" w:rsidRDefault="00CC00D9" w:rsidP="00366ECC">
                          <w:pPr>
                            <w:jc w:val="left"/>
                            <w:rPr>
                              <w:ins w:id="2581" w:author="作成者"/>
                              <w:b/>
                              <w:color w:val="325121" w:themeColor="accent3" w:themeTint="E6"/>
                              <w:sz w:val="20"/>
                              <w:szCs w:val="20"/>
                            </w:rPr>
                          </w:pPr>
                          <w:ins w:id="2582" w:author="作成者">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ins>
                          <w:r>
                            <w:rPr>
                              <w:rFonts w:hint="eastAsia"/>
                              <w:b/>
                              <w:color w:val="325121" w:themeColor="accent3" w:themeTint="E6"/>
                              <w:sz w:val="20"/>
                              <w:szCs w:val="20"/>
                            </w:rPr>
                            <w:t>C</w:t>
                          </w:r>
                          <w:r>
                            <w:rPr>
                              <w:b/>
                              <w:color w:val="325121" w:themeColor="accent3" w:themeTint="E6"/>
                              <w:sz w:val="20"/>
                              <w:szCs w:val="20"/>
                            </w:rPr>
                            <w:t>onfigure maximum number of repetitions</w:t>
                          </w:r>
                        </w:p>
                      </w:txbxContent>
                    </v:textbox>
                  </v:roundrect>
                  <v:shape id="下矢印 175" o:spid="_x0000_s1157"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" adj="18321" fillcolor="#518135" strokecolor="#508035 [2422]" strokeweight="2pt">
                    <v:fill opacity="52428f"/>
                  </v:shape>
                  <w10:wrap type="topAndBottom"/>
                </v:group>
              </w:pict>
            </mc:Fallback>
          </mc:AlternateContent>
        </w:r>
        <w:r w:rsidRPr="00CB0166">
          <w:rPr>
            <w:rFonts w:asciiTheme="majorHAnsi" w:hAnsiTheme="majorHAnsi" w:cstheme="majorHAnsi"/>
            <w:noProof/>
          </w:rPr>
          <mc:AlternateContent>
            <mc:Choice Requires="wpg">
              <w:drawing>
                <wp:anchor distT="0" distB="0" distL="114300" distR="114300" simplePos="0" relativeHeight="251813888" behindDoc="0" locked="0" layoutInCell="1" allowOverlap="1" wp14:anchorId="0E5DE807" wp14:editId="54D9F1BB">
                  <wp:simplePos x="0" y="0"/>
                  <wp:positionH relativeFrom="column">
                    <wp:posOffset>385445</wp:posOffset>
                  </wp:positionH>
                  <wp:positionV relativeFrom="paragraph">
                    <wp:posOffset>182245</wp:posOffset>
                  </wp:positionV>
                  <wp:extent cx="6048375" cy="8133715"/>
                  <wp:effectExtent l="0" t="0" r="28575" b="19685"/>
                  <wp:wrapTopAndBottom/>
                  <wp:docPr id="164" name="グループ化 164"/>
                  <wp:cNvGraphicFramePr/>
                  <a:graphic xmlns:a="http://schemas.openxmlformats.org/drawingml/2006/main">
                    <a:graphicData uri="http://schemas.microsoft.com/office/word/2010/wordprocessingGroup">
                      <wpg:wgp>
                        <wpg:cNvGrpSpPr/>
                        <wpg:grpSpPr>
                          <a:xfrm>
                            <a:off x="0" y="0"/>
                            <a:ext cx="6048375" cy="8133715"/>
                            <a:chOff x="-1" y="-76203"/>
                            <a:chExt cx="6048375" cy="6071231"/>
                          </a:xfrm>
                        </wpg:grpSpPr>
                        <wps:wsp>
                          <wps:cNvPr id="166" name="フローチャート: 処理 166"/>
                          <wps:cNvSpPr/>
                          <wps:spPr>
                            <a:xfrm>
                              <a:off x="-1" y="-76203"/>
                              <a:ext cx="6048375" cy="6071231"/>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728D0842" w14:textId="77777777" w:rsidR="00CC00D9" w:rsidRDefault="00CC00D9" w:rsidP="00366ECC">
                                <w:pPr>
                                  <w:jc w:val="left"/>
                                  <w:rPr>
                                    <w:ins w:id="2583" w:author="作成者"/>
                                    <w:sz w:val="20"/>
                                    <w:szCs w:val="20"/>
                                  </w:rPr>
                                </w:pPr>
                              </w:p>
                              <w:p w14:paraId="2782B69A" w14:textId="77777777" w:rsidR="00CC00D9" w:rsidRDefault="00CC00D9" w:rsidP="00366ECC">
                                <w:pPr>
                                  <w:jc w:val="left"/>
                                  <w:rPr>
                                    <w:ins w:id="2584" w:author="作成者"/>
                                    <w:sz w:val="20"/>
                                    <w:szCs w:val="20"/>
                                  </w:rPr>
                                </w:pPr>
                              </w:p>
                              <w:p w14:paraId="5CA3F7B4" w14:textId="77777777" w:rsidR="00CC00D9" w:rsidRPr="003177F7" w:rsidRDefault="00CC00D9" w:rsidP="00366ECC">
                                <w:pPr>
                                  <w:jc w:val="left"/>
                                  <w:rPr>
                                    <w:ins w:id="2585" w:author="作成者"/>
                                    <w:sz w:val="20"/>
                                    <w:szCs w:val="20"/>
                                  </w:rPr>
                                </w:pPr>
                              </w:p>
                              <w:tbl>
                                <w:tblPr>
                                  <w:tblStyle w:val="ab"/>
                                  <w:tblW w:w="7166" w:type="dxa"/>
                                  <w:jc w:val="center"/>
                                  <w:tblLook w:val="04A0" w:firstRow="1" w:lastRow="0" w:firstColumn="1" w:lastColumn="0" w:noHBand="0" w:noVBand="1"/>
                                </w:tblPr>
                                <w:tblGrid>
                                  <w:gridCol w:w="7166"/>
                                </w:tblGrid>
                                <w:tr w:rsidR="00CC00D9" w:rsidRPr="003177F7" w14:paraId="7450F112" w14:textId="77777777" w:rsidTr="00DD1144">
                                  <w:trPr>
                                    <w:trHeight w:val="1425"/>
                                    <w:jc w:val="center"/>
                                    <w:ins w:id="2586" w:author="作成者"/>
                                  </w:trPr>
                                  <w:tc>
                                    <w:tcPr>
                                      <w:tcW w:w="7166" w:type="dxa"/>
                                    </w:tcPr>
                                    <w:p w14:paraId="1962925A" w14:textId="77777777" w:rsidR="00CC00D9" w:rsidRPr="0088327F" w:rsidRDefault="00CC00D9" w:rsidP="00DD1144">
                                      <w:pPr>
                                        <w:rPr>
                                          <w:ins w:id="2587" w:author="作成者"/>
                                          <w:sz w:val="20"/>
                                          <w:szCs w:val="20"/>
                                        </w:rPr>
                                      </w:pPr>
                                      <w:ins w:id="2588" w:author="作成者">
                                        <w:r w:rsidRPr="0088327F">
                                          <w:rPr>
                                            <w:sz w:val="20"/>
                                            <w:szCs w:val="20"/>
                                          </w:rPr>
                                          <w:t>variable "VAR_hoge" {</w:t>
                                        </w:r>
                                      </w:ins>
                                    </w:p>
                                    <w:p w14:paraId="759557FD" w14:textId="77777777" w:rsidR="00CC00D9" w:rsidRPr="0088327F" w:rsidRDefault="00CC00D9" w:rsidP="00DD1144">
                                      <w:pPr>
                                        <w:rPr>
                                          <w:ins w:id="2589" w:author="作成者"/>
                                          <w:sz w:val="20"/>
                                          <w:szCs w:val="20"/>
                                        </w:rPr>
                                      </w:pPr>
                                      <w:ins w:id="2590" w:author="作成者">
                                        <w:r w:rsidRPr="0088327F">
                                          <w:rPr>
                                            <w:sz w:val="20"/>
                                            <w:szCs w:val="20"/>
                                          </w:rPr>
                                          <w:t>type = list(</w:t>
                                        </w:r>
                                      </w:ins>
                                    </w:p>
                                    <w:p w14:paraId="7D5D882E" w14:textId="77777777" w:rsidR="00CC00D9" w:rsidRPr="0088327F" w:rsidRDefault="00CC00D9" w:rsidP="00DD1144">
                                      <w:pPr>
                                        <w:rPr>
                                          <w:ins w:id="2591" w:author="作成者"/>
                                          <w:sz w:val="20"/>
                                          <w:szCs w:val="20"/>
                                        </w:rPr>
                                      </w:pPr>
                                      <w:ins w:id="2592" w:author="作成者">
                                        <w:r w:rsidRPr="0088327F">
                                          <w:rPr>
                                            <w:sz w:val="20"/>
                                            <w:szCs w:val="20"/>
                                          </w:rPr>
                                          <w:t>object({</w:t>
                                        </w:r>
                                      </w:ins>
                                    </w:p>
                                    <w:p w14:paraId="083E55E9" w14:textId="77777777" w:rsidR="00CC00D9" w:rsidRDefault="00CC00D9" w:rsidP="00DD1144">
                                      <w:pPr>
                                        <w:rPr>
                                          <w:ins w:id="2593" w:author="作成者"/>
                                          <w:sz w:val="20"/>
                                          <w:szCs w:val="20"/>
                                        </w:rPr>
                                      </w:pPr>
                                      <w:ins w:id="2594" w:author="作成者">
                                        <w:r w:rsidRPr="0088327F">
                                          <w:rPr>
                                            <w:sz w:val="20"/>
                                            <w:szCs w:val="20"/>
                                          </w:rPr>
                                          <w:t xml:space="preserve">    NAME = string</w:t>
                                        </w:r>
                                      </w:ins>
                                    </w:p>
                                    <w:p w14:paraId="5A726F3C" w14:textId="77777777" w:rsidR="00CC00D9" w:rsidRPr="0088327F" w:rsidRDefault="00CC00D9" w:rsidP="00DD1144">
                                      <w:pPr>
                                        <w:rPr>
                                          <w:ins w:id="2595" w:author="作成者"/>
                                          <w:sz w:val="20"/>
                                          <w:szCs w:val="20"/>
                                        </w:rPr>
                                      </w:pPr>
                                      <w:ins w:id="2596" w:author="作成者">
                                        <w:r>
                                          <w:rPr>
                                            <w:sz w:val="20"/>
                                            <w:szCs w:val="20"/>
                                          </w:rPr>
                                          <w:t xml:space="preserve">    AGE = number</w:t>
                                        </w:r>
                                      </w:ins>
                                    </w:p>
                                    <w:p w14:paraId="73223559" w14:textId="77777777" w:rsidR="00CC00D9" w:rsidRPr="0088327F" w:rsidRDefault="00CC00D9" w:rsidP="00DD1144">
                                      <w:pPr>
                                        <w:rPr>
                                          <w:ins w:id="2597" w:author="作成者"/>
                                          <w:sz w:val="20"/>
                                          <w:szCs w:val="20"/>
                                        </w:rPr>
                                      </w:pPr>
                                      <w:ins w:id="2598" w:author="作成者">
                                        <w:r w:rsidRPr="0088327F">
                                          <w:rPr>
                                            <w:sz w:val="20"/>
                                            <w:szCs w:val="20"/>
                                          </w:rPr>
                                          <w:t>})</w:t>
                                        </w:r>
                                      </w:ins>
                                    </w:p>
                                    <w:p w14:paraId="02658E66" w14:textId="77777777" w:rsidR="00CC00D9" w:rsidRPr="0088327F" w:rsidRDefault="00CC00D9" w:rsidP="00DD1144">
                                      <w:pPr>
                                        <w:rPr>
                                          <w:ins w:id="2599" w:author="作成者"/>
                                          <w:sz w:val="20"/>
                                          <w:szCs w:val="20"/>
                                        </w:rPr>
                                      </w:pPr>
                                      <w:ins w:id="2600" w:author="作成者">
                                        <w:r w:rsidRPr="0088327F">
                                          <w:rPr>
                                            <w:sz w:val="20"/>
                                            <w:szCs w:val="20"/>
                                          </w:rPr>
                                          <w:t>)</w:t>
                                        </w:r>
                                      </w:ins>
                                    </w:p>
                                    <w:p w14:paraId="0D14844C" w14:textId="77777777" w:rsidR="00CC00D9" w:rsidRPr="0088327F" w:rsidRDefault="00CC00D9" w:rsidP="00DD1144">
                                      <w:pPr>
                                        <w:rPr>
                                          <w:ins w:id="2601" w:author="作成者"/>
                                          <w:sz w:val="20"/>
                                          <w:szCs w:val="20"/>
                                        </w:rPr>
                                      </w:pPr>
                                      <w:ins w:id="2602" w:author="作成者">
                                        <w:r w:rsidRPr="0088327F">
                                          <w:rPr>
                                            <w:sz w:val="20"/>
                                            <w:szCs w:val="20"/>
                                          </w:rPr>
                                          <w:t>default = [</w:t>
                                        </w:r>
                                      </w:ins>
                                    </w:p>
                                    <w:p w14:paraId="672415A6" w14:textId="14FF53E0" w:rsidR="00CC00D9" w:rsidRPr="0088327F" w:rsidRDefault="00CC00D9" w:rsidP="00DD1144">
                                      <w:pPr>
                                        <w:rPr>
                                          <w:ins w:id="2603" w:author="作成者"/>
                                          <w:sz w:val="20"/>
                                          <w:szCs w:val="20"/>
                                        </w:rPr>
                                      </w:pPr>
                                      <w:ins w:id="2604" w:author="作成者">
                                        <w:r w:rsidRPr="0088327F">
                                          <w:rPr>
                                            <w:rFonts w:hint="eastAsia"/>
                                            <w:sz w:val="20"/>
                                            <w:szCs w:val="20"/>
                                          </w:rPr>
                                          <w:t xml:space="preserve">    { </w:t>
                                        </w:r>
                                        <w:r w:rsidRPr="0088327F">
                                          <w:rPr>
                                            <w:rFonts w:hint="eastAsia"/>
                                            <w:sz w:val="20"/>
                                            <w:szCs w:val="20"/>
                                          </w:rPr>
                                          <w:t>“</w:t>
                                        </w:r>
                                        <w:r w:rsidRPr="0088327F">
                                          <w:rPr>
                                            <w:rFonts w:hint="eastAsia"/>
                                            <w:sz w:val="20"/>
                                            <w:szCs w:val="20"/>
                                          </w:rPr>
                                          <w:t>NAME</w:t>
                                        </w:r>
                                        <w:r w:rsidRPr="0088327F">
                                          <w:rPr>
                                            <w:rFonts w:hint="eastAsia"/>
                                            <w:sz w:val="20"/>
                                            <w:szCs w:val="20"/>
                                          </w:rPr>
                                          <w:t>”</w:t>
                                        </w:r>
                                        <w:r w:rsidRPr="0088327F">
                                          <w:rPr>
                                            <w:rFonts w:hint="eastAsia"/>
                                            <w:sz w:val="20"/>
                                            <w:szCs w:val="20"/>
                                          </w:rPr>
                                          <w:t xml:space="preserve"> = </w:t>
                                        </w:r>
                                        <w:r w:rsidRPr="0088327F">
                                          <w:rPr>
                                            <w:rFonts w:hint="eastAsia"/>
                                            <w:sz w:val="20"/>
                                            <w:szCs w:val="20"/>
                                          </w:rPr>
                                          <w:t>“</w:t>
                                        </w:r>
                                      </w:ins>
                                      <w:r>
                                        <w:rPr>
                                          <w:rFonts w:hint="eastAsia"/>
                                          <w:sz w:val="20"/>
                                          <w:szCs w:val="20"/>
                                        </w:rPr>
                                        <w:t>Tanaka</w:t>
                                      </w:r>
                                      <w:ins w:id="2605" w:author="作成者">
                                        <w:r w:rsidRPr="0088327F">
                                          <w:rPr>
                                            <w:rFonts w:hint="eastAsia"/>
                                            <w:sz w:val="20"/>
                                            <w:szCs w:val="20"/>
                                          </w:rPr>
                                          <w:t>”</w:t>
                                        </w:r>
                                        <w:r>
                                          <w:rPr>
                                            <w:rFonts w:hint="eastAsia"/>
                                            <w:sz w:val="20"/>
                                            <w:szCs w:val="20"/>
                                          </w:rPr>
                                          <w:t xml:space="preserve">, </w:t>
                                        </w:r>
                                        <w:r>
                                          <w:rPr>
                                            <w:sz w:val="20"/>
                                            <w:szCs w:val="20"/>
                                          </w:rPr>
                                          <w:t>“AGE” = 30</w:t>
                                        </w:r>
                                        <w:r w:rsidRPr="0088327F">
                                          <w:rPr>
                                            <w:rFonts w:hint="eastAsia"/>
                                            <w:sz w:val="20"/>
                                            <w:szCs w:val="20"/>
                                          </w:rPr>
                                          <w:t xml:space="preserve"> },</w:t>
                                        </w:r>
                                      </w:ins>
                                    </w:p>
                                    <w:p w14:paraId="6E5F816C" w14:textId="3380C26F" w:rsidR="00CC00D9" w:rsidRPr="0088327F" w:rsidRDefault="00CC00D9" w:rsidP="00DD1144">
                                      <w:pPr>
                                        <w:rPr>
                                          <w:ins w:id="2606" w:author="作成者"/>
                                          <w:sz w:val="20"/>
                                          <w:szCs w:val="20"/>
                                        </w:rPr>
                                      </w:pPr>
                                      <w:ins w:id="2607" w:author="作成者">
                                        <w:r w:rsidRPr="0088327F">
                                          <w:rPr>
                                            <w:rFonts w:hint="eastAsia"/>
                                            <w:sz w:val="20"/>
                                            <w:szCs w:val="20"/>
                                          </w:rPr>
                                          <w:t xml:space="preserve">    { </w:t>
                                        </w:r>
                                        <w:r w:rsidRPr="0088327F">
                                          <w:rPr>
                                            <w:rFonts w:hint="eastAsia"/>
                                            <w:sz w:val="20"/>
                                            <w:szCs w:val="20"/>
                                          </w:rPr>
                                          <w:t>“</w:t>
                                        </w:r>
                                        <w:r w:rsidRPr="0088327F">
                                          <w:rPr>
                                            <w:rFonts w:hint="eastAsia"/>
                                            <w:sz w:val="20"/>
                                            <w:szCs w:val="20"/>
                                          </w:rPr>
                                          <w:t>NAME</w:t>
                                        </w:r>
                                        <w:r w:rsidRPr="0088327F">
                                          <w:rPr>
                                            <w:rFonts w:hint="eastAsia"/>
                                            <w:sz w:val="20"/>
                                            <w:szCs w:val="20"/>
                                          </w:rPr>
                                          <w:t>”</w:t>
                                        </w:r>
                                        <w:r>
                                          <w:rPr>
                                            <w:rFonts w:hint="eastAsia"/>
                                            <w:sz w:val="20"/>
                                            <w:szCs w:val="20"/>
                                          </w:rPr>
                                          <w:t xml:space="preserve"> </w:t>
                                        </w:r>
                                        <w:r w:rsidRPr="0088327F">
                                          <w:rPr>
                                            <w:rFonts w:hint="eastAsia"/>
                                            <w:sz w:val="20"/>
                                            <w:szCs w:val="20"/>
                                          </w:rPr>
                                          <w:t xml:space="preserve">= </w:t>
                                        </w:r>
                                        <w:r w:rsidRPr="0088327F">
                                          <w:rPr>
                                            <w:rFonts w:hint="eastAsia"/>
                                            <w:sz w:val="20"/>
                                            <w:szCs w:val="20"/>
                                          </w:rPr>
                                          <w:t>“</w:t>
                                        </w:r>
                                      </w:ins>
                                      <w:r>
                                        <w:rPr>
                                          <w:rFonts w:hint="eastAsia"/>
                                          <w:sz w:val="20"/>
                                          <w:szCs w:val="20"/>
                                        </w:rPr>
                                        <w:t>Yamamoto</w:t>
                                      </w:r>
                                      <w:ins w:id="2608" w:author="作成者">
                                        <w:r w:rsidRPr="0088327F">
                                          <w:rPr>
                                            <w:rFonts w:hint="eastAsia"/>
                                            <w:sz w:val="20"/>
                                            <w:szCs w:val="20"/>
                                          </w:rPr>
                                          <w:t>”</w:t>
                                        </w:r>
                                        <w:r>
                                          <w:rPr>
                                            <w:rFonts w:hint="eastAsia"/>
                                            <w:sz w:val="20"/>
                                            <w:szCs w:val="20"/>
                                          </w:rPr>
                                          <w:t>,</w:t>
                                        </w:r>
                                        <w:r>
                                          <w:rPr>
                                            <w:sz w:val="20"/>
                                            <w:szCs w:val="20"/>
                                          </w:rPr>
                                          <w:t xml:space="preserve"> ”</w:t>
                                        </w:r>
                                        <w:r>
                                          <w:rPr>
                                            <w:rFonts w:hint="eastAsia"/>
                                            <w:sz w:val="20"/>
                                            <w:szCs w:val="20"/>
                                          </w:rPr>
                                          <w:t xml:space="preserve"> AGE</w:t>
                                        </w:r>
                                        <w:r>
                                          <w:rPr>
                                            <w:sz w:val="20"/>
                                            <w:szCs w:val="20"/>
                                          </w:rPr>
                                          <w:t>”</w:t>
                                        </w:r>
                                        <w:r>
                                          <w:rPr>
                                            <w:rFonts w:hint="eastAsia"/>
                                            <w:sz w:val="20"/>
                                            <w:szCs w:val="20"/>
                                          </w:rPr>
                                          <w:t xml:space="preserve"> = 26</w:t>
                                        </w:r>
                                        <w:r w:rsidRPr="0088327F">
                                          <w:rPr>
                                            <w:rFonts w:hint="eastAsia"/>
                                            <w:sz w:val="20"/>
                                            <w:szCs w:val="20"/>
                                          </w:rPr>
                                          <w:t xml:space="preserve"> }</w:t>
                                        </w:r>
                                      </w:ins>
                                    </w:p>
                                    <w:p w14:paraId="60F4EE04" w14:textId="77777777" w:rsidR="00CC00D9" w:rsidRPr="0088327F" w:rsidRDefault="00CC00D9" w:rsidP="00DD1144">
                                      <w:pPr>
                                        <w:rPr>
                                          <w:ins w:id="2609" w:author="作成者"/>
                                          <w:sz w:val="20"/>
                                          <w:szCs w:val="20"/>
                                        </w:rPr>
                                      </w:pPr>
                                      <w:ins w:id="2610" w:author="作成者">
                                        <w:r w:rsidRPr="0088327F">
                                          <w:rPr>
                                            <w:sz w:val="20"/>
                                            <w:szCs w:val="20"/>
                                          </w:rPr>
                                          <w:t>]</w:t>
                                        </w:r>
                                      </w:ins>
                                    </w:p>
                                    <w:p w14:paraId="2F5BEAF1" w14:textId="77777777" w:rsidR="00CC00D9" w:rsidRPr="003177F7" w:rsidRDefault="00CC00D9" w:rsidP="00DD1144">
                                      <w:pPr>
                                        <w:pStyle w:val="a9"/>
                                        <w:ind w:leftChars="0" w:left="0"/>
                                        <w:rPr>
                                          <w:ins w:id="2611" w:author="作成者"/>
                                          <w:sz w:val="20"/>
                                          <w:szCs w:val="20"/>
                                        </w:rPr>
                                      </w:pPr>
                                      <w:ins w:id="2612" w:author="作成者">
                                        <w:r w:rsidRPr="0088327F">
                                          <w:rPr>
                                            <w:sz w:val="20"/>
                                            <w:szCs w:val="20"/>
                                          </w:rPr>
                                          <w:t>}</w:t>
                                        </w:r>
                                      </w:ins>
                                    </w:p>
                                  </w:tc>
                                </w:tr>
                              </w:tbl>
                              <w:p w14:paraId="603D315A" w14:textId="77777777" w:rsidR="00CC00D9" w:rsidRPr="003177F7" w:rsidRDefault="00CC00D9" w:rsidP="00366ECC">
                                <w:pPr>
                                  <w:jc w:val="left"/>
                                  <w:rPr>
                                    <w:ins w:id="2613" w:author="作成者"/>
                                    <w:sz w:val="20"/>
                                    <w:szCs w:val="20"/>
                                  </w:rPr>
                                </w:pPr>
                              </w:p>
                              <w:p w14:paraId="269B469A" w14:textId="77777777" w:rsidR="00CC00D9" w:rsidRDefault="00CC00D9" w:rsidP="00366ECC">
                                <w:pPr>
                                  <w:jc w:val="left"/>
                                  <w:rPr>
                                    <w:ins w:id="2614" w:author="作成者"/>
                                    <w:sz w:val="20"/>
                                    <w:szCs w:val="20"/>
                                  </w:rPr>
                                </w:pPr>
                              </w:p>
                              <w:p w14:paraId="2DF053EB" w14:textId="77777777" w:rsidR="00CC00D9" w:rsidRDefault="00CC00D9" w:rsidP="00366ECC">
                                <w:pPr>
                                  <w:jc w:val="left"/>
                                  <w:rPr>
                                    <w:ins w:id="2615" w:author="作成者"/>
                                    <w:sz w:val="20"/>
                                    <w:szCs w:val="20"/>
                                  </w:rPr>
                                </w:pPr>
                              </w:p>
                              <w:p w14:paraId="77D02D44" w14:textId="048C4923" w:rsidR="00CC00D9" w:rsidRPr="0088327F" w:rsidRDefault="00CC00D9" w:rsidP="00366ECC">
                                <w:pPr>
                                  <w:jc w:val="left"/>
                                  <w:rPr>
                                    <w:ins w:id="2616" w:author="作成者"/>
                                    <w:b/>
                                    <w:sz w:val="20"/>
                                    <w:szCs w:val="20"/>
                                  </w:rPr>
                                </w:pPr>
                                <w:ins w:id="2617" w:author="作成者">
                                  <w:r>
                                    <w:rPr>
                                      <w:rFonts w:hint="eastAsia"/>
                                      <w:sz w:val="20"/>
                                      <w:szCs w:val="20"/>
                                    </w:rPr>
                                    <w:t xml:space="preserve">　</w:t>
                                  </w:r>
                                  <w:r>
                                    <w:rPr>
                                      <w:sz w:val="20"/>
                                      <w:szCs w:val="20"/>
                                    </w:rPr>
                                    <w:t xml:space="preserve">　　　　　</w:t>
                                  </w:r>
                                </w:ins>
                                <w:r>
                                  <w:rPr>
                                    <w:rFonts w:hint="eastAsia"/>
                                    <w:b/>
                                    <w:sz w:val="20"/>
                                    <w:szCs w:val="20"/>
                                  </w:rPr>
                                  <w:t>Nested variable list</w:t>
                                </w:r>
                              </w:p>
                              <w:tbl>
                                <w:tblPr>
                                  <w:tblStyle w:val="ab"/>
                                  <w:tblW w:w="0" w:type="auto"/>
                                  <w:jc w:val="center"/>
                                  <w:tblLook w:val="04A0" w:firstRow="1" w:lastRow="0" w:firstColumn="1" w:lastColumn="0" w:noHBand="0" w:noVBand="1"/>
                                </w:tblPr>
                                <w:tblGrid>
                                  <w:gridCol w:w="862"/>
                                  <w:gridCol w:w="1581"/>
                                  <w:gridCol w:w="1581"/>
                                  <w:gridCol w:w="1534"/>
                                </w:tblGrid>
                                <w:tr w:rsidR="00CC00D9" w14:paraId="52C97EA8" w14:textId="77777777" w:rsidTr="00DD1144">
                                  <w:trPr>
                                    <w:trHeight w:val="699"/>
                                    <w:jc w:val="center"/>
                                    <w:ins w:id="2618" w:author="作成者"/>
                                  </w:trPr>
                                  <w:tc>
                                    <w:tcPr>
                                      <w:tcW w:w="862" w:type="dxa"/>
                                      <w:tcBorders>
                                        <w:bottom w:val="single" w:sz="4" w:space="0" w:color="auto"/>
                                      </w:tcBorders>
                                      <w:shd w:val="clear" w:color="auto" w:fill="002060"/>
                                    </w:tcPr>
                                    <w:p w14:paraId="0865942D" w14:textId="3664283B" w:rsidR="00CC00D9" w:rsidRPr="00D8673D" w:rsidRDefault="00CC00D9" w:rsidP="00DD1144">
                                      <w:pPr>
                                        <w:pStyle w:val="a9"/>
                                        <w:ind w:leftChars="0" w:left="0"/>
                                        <w:jc w:val="left"/>
                                        <w:rPr>
                                          <w:ins w:id="2619" w:author="作成者"/>
                                          <w:b/>
                                          <w:color w:val="FFFFFF" w:themeColor="background1"/>
                                          <w:sz w:val="16"/>
                                        </w:rPr>
                                      </w:pPr>
                                      <w:r w:rsidRPr="00D8673D">
                                        <w:rPr>
                                          <w:rFonts w:hint="eastAsia"/>
                                          <w:b/>
                                          <w:color w:val="FFFFFF" w:themeColor="background1"/>
                                          <w:sz w:val="16"/>
                                        </w:rPr>
                                        <w:t>Item No.</w:t>
                                      </w:r>
                                    </w:p>
                                  </w:tc>
                                  <w:tc>
                                    <w:tcPr>
                                      <w:tcW w:w="1581" w:type="dxa"/>
                                      <w:tcBorders>
                                        <w:bottom w:val="single" w:sz="4" w:space="0" w:color="auto"/>
                                      </w:tcBorders>
                                      <w:shd w:val="clear" w:color="auto" w:fill="002060"/>
                                    </w:tcPr>
                                    <w:p w14:paraId="3BF2293C" w14:textId="30ED356B" w:rsidR="00CC00D9" w:rsidRPr="00D8673D" w:rsidRDefault="00CC00D9" w:rsidP="00DD1144">
                                      <w:pPr>
                                        <w:pStyle w:val="a9"/>
                                        <w:ind w:leftChars="0" w:left="0"/>
                                        <w:jc w:val="left"/>
                                        <w:rPr>
                                          <w:ins w:id="2620" w:author="作成者"/>
                                          <w:b/>
                                          <w:color w:val="FFFFFF" w:themeColor="background1"/>
                                          <w:sz w:val="16"/>
                                        </w:rPr>
                                      </w:pPr>
                                      <w:r w:rsidRPr="00D8673D">
                                        <w:rPr>
                                          <w:rFonts w:hint="eastAsia"/>
                                          <w:b/>
                                          <w:color w:val="FFFFFF" w:themeColor="background1"/>
                                          <w:sz w:val="16"/>
                                        </w:rPr>
                                        <w:t>Variable name</w:t>
                                      </w:r>
                                    </w:p>
                                  </w:tc>
                                  <w:tc>
                                    <w:tcPr>
                                      <w:tcW w:w="1581" w:type="dxa"/>
                                      <w:shd w:val="clear" w:color="auto" w:fill="002060"/>
                                    </w:tcPr>
                                    <w:p w14:paraId="5424C70D" w14:textId="3710ACBB" w:rsidR="00CC00D9" w:rsidRPr="00D8673D" w:rsidRDefault="00CC00D9" w:rsidP="00DD1144">
                                      <w:pPr>
                                        <w:pStyle w:val="a9"/>
                                        <w:ind w:leftChars="0" w:left="0"/>
                                        <w:jc w:val="left"/>
                                        <w:rPr>
                                          <w:ins w:id="2621" w:author="作成者"/>
                                          <w:b/>
                                          <w:color w:val="FFFFFF" w:themeColor="background1"/>
                                          <w:sz w:val="16"/>
                                        </w:rPr>
                                      </w:pPr>
                                      <w:r w:rsidRPr="00D8673D">
                                        <w:rPr>
                                          <w:rFonts w:hint="eastAsia"/>
                                          <w:b/>
                                          <w:color w:val="FFFFFF" w:themeColor="background1"/>
                                          <w:sz w:val="16"/>
                                        </w:rPr>
                                        <w:t>Member Variable name</w:t>
                                      </w:r>
                                      <w:ins w:id="2622" w:author="作成者">
                                        <w:r w:rsidRPr="00D8673D">
                                          <w:rPr>
                                            <w:rFonts w:hint="eastAsia"/>
                                            <w:b/>
                                            <w:color w:val="FFFFFF" w:themeColor="background1"/>
                                            <w:sz w:val="16"/>
                                          </w:rPr>
                                          <w:t>（</w:t>
                                        </w:r>
                                      </w:ins>
                                      <w:r w:rsidRPr="00D8673D">
                                        <w:rPr>
                                          <w:rFonts w:hint="eastAsia"/>
                                          <w:b/>
                                          <w:color w:val="FFFFFF" w:themeColor="background1"/>
                                          <w:sz w:val="16"/>
                                        </w:rPr>
                                        <w:t>W</w:t>
                                      </w:r>
                                      <w:r w:rsidRPr="00D8673D">
                                        <w:rPr>
                                          <w:b/>
                                          <w:color w:val="FFFFFF" w:themeColor="background1"/>
                                          <w:sz w:val="16"/>
                                        </w:rPr>
                                        <w:t>ith repetition</w:t>
                                      </w:r>
                                      <w:ins w:id="2623" w:author="作成者">
                                        <w:r w:rsidRPr="00D8673D">
                                          <w:rPr>
                                            <w:rFonts w:hint="eastAsia"/>
                                            <w:b/>
                                            <w:color w:val="FFFFFF" w:themeColor="background1"/>
                                            <w:sz w:val="16"/>
                                          </w:rPr>
                                          <w:t>）</w:t>
                                        </w:r>
                                      </w:ins>
                                    </w:p>
                                  </w:tc>
                                  <w:tc>
                                    <w:tcPr>
                                      <w:tcW w:w="1534" w:type="dxa"/>
                                      <w:shd w:val="clear" w:color="auto" w:fill="002060"/>
                                    </w:tcPr>
                                    <w:p w14:paraId="21F518EA" w14:textId="249314C1" w:rsidR="00CC00D9" w:rsidRPr="00D8673D" w:rsidRDefault="00CC00D9" w:rsidP="00DD1144">
                                      <w:pPr>
                                        <w:pStyle w:val="a9"/>
                                        <w:ind w:leftChars="0" w:left="0"/>
                                        <w:jc w:val="left"/>
                                        <w:rPr>
                                          <w:ins w:id="2624" w:author="作成者"/>
                                          <w:b/>
                                          <w:color w:val="FFFFFF" w:themeColor="background1"/>
                                          <w:sz w:val="16"/>
                                        </w:rPr>
                                      </w:pPr>
                                      <w:r w:rsidRPr="00B64215">
                                        <w:rPr>
                                          <w:b/>
                                          <w:color w:val="FFFFFF" w:themeColor="background1"/>
                                          <w:sz w:val="14"/>
                                        </w:rPr>
                                        <w:t>Maximum amount of repetitions</w:t>
                                      </w:r>
                                    </w:p>
                                  </w:tc>
                                </w:tr>
                                <w:tr w:rsidR="00CC00D9" w14:paraId="452CD817" w14:textId="77777777" w:rsidTr="00DD1144">
                                  <w:trPr>
                                    <w:trHeight w:val="220"/>
                                    <w:jc w:val="center"/>
                                    <w:ins w:id="2625" w:author="作成者"/>
                                  </w:trPr>
                                  <w:tc>
                                    <w:tcPr>
                                      <w:tcW w:w="862" w:type="dxa"/>
                                      <w:tcBorders>
                                        <w:bottom w:val="single" w:sz="4" w:space="0" w:color="auto"/>
                                      </w:tcBorders>
                                    </w:tcPr>
                                    <w:p w14:paraId="170CCEF9" w14:textId="77777777" w:rsidR="00CC00D9" w:rsidRDefault="00CC00D9" w:rsidP="00DD1144">
                                      <w:pPr>
                                        <w:pStyle w:val="a9"/>
                                        <w:ind w:leftChars="0" w:left="0"/>
                                        <w:jc w:val="left"/>
                                        <w:rPr>
                                          <w:ins w:id="2626" w:author="作成者"/>
                                        </w:rPr>
                                      </w:pPr>
                                      <w:ins w:id="2627" w:author="作成者">
                                        <w:r>
                                          <w:rPr>
                                            <w:rFonts w:hint="eastAsia"/>
                                          </w:rPr>
                                          <w:t>1</w:t>
                                        </w:r>
                                      </w:ins>
                                    </w:p>
                                  </w:tc>
                                  <w:tc>
                                    <w:tcPr>
                                      <w:tcW w:w="1581" w:type="dxa"/>
                                      <w:tcBorders>
                                        <w:bottom w:val="single" w:sz="4" w:space="0" w:color="auto"/>
                                      </w:tcBorders>
                                    </w:tcPr>
                                    <w:p w14:paraId="616CD510" w14:textId="77777777" w:rsidR="00CC00D9" w:rsidRDefault="00CC00D9" w:rsidP="00DD1144">
                                      <w:pPr>
                                        <w:pStyle w:val="a9"/>
                                        <w:ind w:leftChars="0" w:left="0"/>
                                        <w:jc w:val="left"/>
                                        <w:rPr>
                                          <w:ins w:id="2628" w:author="作成者"/>
                                        </w:rPr>
                                      </w:pPr>
                                      <w:ins w:id="2629" w:author="作成者">
                                        <w:r>
                                          <w:rPr>
                                            <w:rFonts w:hint="eastAsia"/>
                                          </w:rPr>
                                          <w:t>V</w:t>
                                        </w:r>
                                        <w:r>
                                          <w:t>AR_hoge</w:t>
                                        </w:r>
                                      </w:ins>
                                    </w:p>
                                  </w:tc>
                                  <w:tc>
                                    <w:tcPr>
                                      <w:tcW w:w="1581" w:type="dxa"/>
                                      <w:tcBorders>
                                        <w:bottom w:val="single" w:sz="4" w:space="0" w:color="auto"/>
                                      </w:tcBorders>
                                    </w:tcPr>
                                    <w:p w14:paraId="27369FE7" w14:textId="77777777" w:rsidR="00CC00D9" w:rsidRDefault="00CC00D9" w:rsidP="00DD1144">
                                      <w:pPr>
                                        <w:pStyle w:val="a9"/>
                                        <w:ind w:leftChars="0" w:left="0"/>
                                        <w:jc w:val="left"/>
                                        <w:rPr>
                                          <w:ins w:id="2630" w:author="作成者"/>
                                        </w:rPr>
                                      </w:pPr>
                                    </w:p>
                                  </w:tc>
                                  <w:tc>
                                    <w:tcPr>
                                      <w:tcW w:w="1534" w:type="dxa"/>
                                    </w:tcPr>
                                    <w:p w14:paraId="75A139A1" w14:textId="77777777" w:rsidR="00CC00D9" w:rsidRDefault="00CC00D9" w:rsidP="00DD1144">
                                      <w:pPr>
                                        <w:pStyle w:val="a9"/>
                                        <w:ind w:leftChars="0" w:left="0"/>
                                        <w:jc w:val="left"/>
                                        <w:rPr>
                                          <w:ins w:id="2631" w:author="作成者"/>
                                        </w:rPr>
                                      </w:pPr>
                                      <w:ins w:id="2632" w:author="作成者">
                                        <w:r>
                                          <w:rPr>
                                            <w:rFonts w:hint="eastAsia"/>
                                          </w:rPr>
                                          <w:t>2</w:t>
                                        </w:r>
                                      </w:ins>
                                    </w:p>
                                  </w:tc>
                                </w:tr>
                              </w:tbl>
                              <w:p w14:paraId="646AB4E8" w14:textId="77777777" w:rsidR="00CC00D9" w:rsidRDefault="00CC00D9" w:rsidP="00366ECC">
                                <w:pPr>
                                  <w:jc w:val="left"/>
                                  <w:rPr>
                                    <w:ins w:id="2633" w:author="作成者"/>
                                    <w:sz w:val="20"/>
                                    <w:szCs w:val="20"/>
                                  </w:rPr>
                                </w:pPr>
                              </w:p>
                              <w:p w14:paraId="7BB3206F" w14:textId="569BA942" w:rsidR="00CC00D9" w:rsidRDefault="00CC00D9" w:rsidP="00366ECC">
                                <w:pPr>
                                  <w:jc w:val="left"/>
                                  <w:rPr>
                                    <w:ins w:id="2634" w:author="作成者"/>
                                    <w:sz w:val="20"/>
                                    <w:szCs w:val="20"/>
                                  </w:rPr>
                                </w:pPr>
                              </w:p>
                              <w:p w14:paraId="21F0374A" w14:textId="766CEE60" w:rsidR="00CC00D9" w:rsidRPr="00D464F6" w:rsidRDefault="00CC00D9" w:rsidP="00366ECC">
                                <w:pPr>
                                  <w:jc w:val="left"/>
                                  <w:rPr>
                                    <w:ins w:id="2635" w:author="作成者"/>
                                    <w:b/>
                                    <w:sz w:val="20"/>
                                    <w:szCs w:val="20"/>
                                  </w:rPr>
                                </w:pPr>
                                <w:ins w:id="2636"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CC00D9" w14:paraId="2992B92C" w14:textId="77777777" w:rsidTr="00DD1144">
                                  <w:trPr>
                                    <w:jc w:val="center"/>
                                    <w:ins w:id="2637" w:author="作成者"/>
                                  </w:trPr>
                                  <w:tc>
                                    <w:tcPr>
                                      <w:tcW w:w="704" w:type="dxa"/>
                                      <w:tcBorders>
                                        <w:bottom w:val="single" w:sz="4" w:space="0" w:color="auto"/>
                                      </w:tcBorders>
                                      <w:shd w:val="clear" w:color="auto" w:fill="002060"/>
                                    </w:tcPr>
                                    <w:p w14:paraId="1785DA31" w14:textId="278CAE10" w:rsidR="00CC00D9" w:rsidRPr="00C80F48" w:rsidRDefault="00CC00D9" w:rsidP="00DD1144">
                                      <w:pPr>
                                        <w:pStyle w:val="a9"/>
                                        <w:ind w:leftChars="0" w:left="0"/>
                                        <w:jc w:val="left"/>
                                        <w:rPr>
                                          <w:ins w:id="2638"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05104825" w14:textId="36B54D16" w:rsidR="00CC00D9" w:rsidRPr="00C80F48" w:rsidRDefault="00CC00D9" w:rsidP="00DD1144">
                                      <w:pPr>
                                        <w:pStyle w:val="a9"/>
                                        <w:ind w:leftChars="0" w:left="0"/>
                                        <w:jc w:val="left"/>
                                        <w:rPr>
                                          <w:ins w:id="2639" w:author="作成者"/>
                                          <w:b/>
                                          <w:color w:val="FFFFFF" w:themeColor="background1"/>
                                        </w:rPr>
                                      </w:pPr>
                                      <w:r>
                                        <w:rPr>
                                          <w:rFonts w:hint="eastAsia"/>
                                          <w:b/>
                                          <w:color w:val="FFFFFF" w:themeColor="background1"/>
                                        </w:rPr>
                                        <w:t>Variable name</w:t>
                                      </w:r>
                                    </w:p>
                                  </w:tc>
                                  <w:tc>
                                    <w:tcPr>
                                      <w:tcW w:w="1291" w:type="dxa"/>
                                      <w:shd w:val="clear" w:color="auto" w:fill="002060"/>
                                    </w:tcPr>
                                    <w:p w14:paraId="5CAC6BB6" w14:textId="003C977C" w:rsidR="00CC00D9" w:rsidRPr="0088327F" w:rsidRDefault="00CC00D9" w:rsidP="00DD1144">
                                      <w:pPr>
                                        <w:pStyle w:val="a9"/>
                                        <w:ind w:leftChars="0" w:left="0"/>
                                        <w:jc w:val="left"/>
                                        <w:rPr>
                                          <w:ins w:id="2640" w:author="作成者"/>
                                          <w:b/>
                                          <w:color w:val="FFFFFF" w:themeColor="background1"/>
                                        </w:rPr>
                                      </w:pPr>
                                      <w:r>
                                        <w:rPr>
                                          <w:rFonts w:hint="eastAsia"/>
                                          <w:b/>
                                        </w:rPr>
                                        <w:t>HCL SETTINGS</w:t>
                                      </w:r>
                                    </w:p>
                                  </w:tc>
                                  <w:tc>
                                    <w:tcPr>
                                      <w:tcW w:w="1291" w:type="dxa"/>
                                      <w:shd w:val="clear" w:color="auto" w:fill="002060"/>
                                    </w:tcPr>
                                    <w:p w14:paraId="5DAD0EC4" w14:textId="3E030FB8" w:rsidR="00CC00D9" w:rsidRPr="00C80F48" w:rsidRDefault="00CC00D9" w:rsidP="00DD1144">
                                      <w:pPr>
                                        <w:pStyle w:val="a9"/>
                                        <w:ind w:leftChars="0" w:left="0"/>
                                        <w:jc w:val="left"/>
                                        <w:rPr>
                                          <w:ins w:id="2641" w:author="作成者"/>
                                          <w:b/>
                                          <w:color w:val="FFFFFF" w:themeColor="background1"/>
                                        </w:rPr>
                                      </w:pPr>
                                      <w:r>
                                        <w:rPr>
                                          <w:rFonts w:hint="eastAsia"/>
                                          <w:b/>
                                          <w:color w:val="FFFFFF" w:themeColor="background1"/>
                                        </w:rPr>
                                        <w:t>Member variable</w:t>
                                      </w:r>
                                    </w:p>
                                  </w:tc>
                                  <w:tc>
                                    <w:tcPr>
                                      <w:tcW w:w="1253" w:type="dxa"/>
                                      <w:shd w:val="clear" w:color="auto" w:fill="002060"/>
                                    </w:tcPr>
                                    <w:p w14:paraId="531C5363" w14:textId="697BA464" w:rsidR="00CC00D9" w:rsidRDefault="00CC00D9" w:rsidP="00DD1144">
                                      <w:pPr>
                                        <w:pStyle w:val="a9"/>
                                        <w:ind w:leftChars="0" w:left="0"/>
                                        <w:jc w:val="left"/>
                                        <w:rPr>
                                          <w:ins w:id="2642" w:author="作成者"/>
                                          <w:b/>
                                          <w:color w:val="FFFFFF" w:themeColor="background1"/>
                                        </w:rPr>
                                      </w:pPr>
                                      <w:r>
                                        <w:rPr>
                                          <w:rFonts w:hint="eastAsia"/>
                                          <w:b/>
                                          <w:color w:val="FFFFFF" w:themeColor="background1"/>
                                        </w:rPr>
                                        <w:t>Substitute order</w:t>
                                      </w:r>
                                    </w:p>
                                  </w:tc>
                                  <w:tc>
                                    <w:tcPr>
                                      <w:tcW w:w="1253" w:type="dxa"/>
                                      <w:shd w:val="clear" w:color="auto" w:fill="002060"/>
                                    </w:tcPr>
                                    <w:p w14:paraId="00B7E32C" w14:textId="62B97DEE" w:rsidR="00CC00D9" w:rsidRDefault="00CC00D9" w:rsidP="00DD1144">
                                      <w:pPr>
                                        <w:pStyle w:val="a9"/>
                                        <w:ind w:leftChars="0" w:left="0"/>
                                        <w:jc w:val="left"/>
                                        <w:rPr>
                                          <w:ins w:id="2643" w:author="作成者"/>
                                          <w:b/>
                                          <w:color w:val="FFFFFF" w:themeColor="background1"/>
                                        </w:rPr>
                                      </w:pPr>
                                      <w:r>
                                        <w:rPr>
                                          <w:rFonts w:hint="eastAsia"/>
                                          <w:b/>
                                          <w:color w:val="FFFFFF" w:themeColor="background1"/>
                                        </w:rPr>
                                        <w:t>Specific value</w:t>
                                      </w:r>
                                    </w:p>
                                  </w:tc>
                                </w:tr>
                                <w:tr w:rsidR="00CC00D9" w14:paraId="45A729D0" w14:textId="77777777" w:rsidTr="00DD1144">
                                  <w:trPr>
                                    <w:jc w:val="center"/>
                                    <w:ins w:id="2644" w:author="作成者"/>
                                  </w:trPr>
                                  <w:tc>
                                    <w:tcPr>
                                      <w:tcW w:w="704" w:type="dxa"/>
                                      <w:tcBorders>
                                        <w:bottom w:val="single" w:sz="4" w:space="0" w:color="auto"/>
                                      </w:tcBorders>
                                    </w:tcPr>
                                    <w:p w14:paraId="7CD68A93" w14:textId="77777777" w:rsidR="00CC00D9" w:rsidRDefault="00CC00D9" w:rsidP="00455654">
                                      <w:pPr>
                                        <w:pStyle w:val="a9"/>
                                        <w:ind w:leftChars="0" w:left="0"/>
                                        <w:jc w:val="left"/>
                                        <w:rPr>
                                          <w:ins w:id="2645" w:author="作成者"/>
                                        </w:rPr>
                                      </w:pPr>
                                      <w:ins w:id="2646" w:author="作成者">
                                        <w:r>
                                          <w:rPr>
                                            <w:rFonts w:hint="eastAsia"/>
                                          </w:rPr>
                                          <w:t>1</w:t>
                                        </w:r>
                                      </w:ins>
                                    </w:p>
                                  </w:tc>
                                  <w:tc>
                                    <w:tcPr>
                                      <w:tcW w:w="1291" w:type="dxa"/>
                                      <w:tcBorders>
                                        <w:bottom w:val="single" w:sz="4" w:space="0" w:color="auto"/>
                                      </w:tcBorders>
                                    </w:tcPr>
                                    <w:p w14:paraId="4D8F1A95" w14:textId="77777777" w:rsidR="00CC00D9" w:rsidRDefault="00CC00D9" w:rsidP="00455654">
                                      <w:pPr>
                                        <w:pStyle w:val="a9"/>
                                        <w:ind w:leftChars="0" w:left="0"/>
                                        <w:jc w:val="left"/>
                                        <w:rPr>
                                          <w:ins w:id="2647" w:author="作成者"/>
                                        </w:rPr>
                                      </w:pPr>
                                      <w:ins w:id="2648" w:author="作成者">
                                        <w:r>
                                          <w:rPr>
                                            <w:rFonts w:hint="eastAsia"/>
                                          </w:rPr>
                                          <w:t>V</w:t>
                                        </w:r>
                                        <w:r>
                                          <w:t>AR_hoge</w:t>
                                        </w:r>
                                      </w:ins>
                                    </w:p>
                                  </w:tc>
                                  <w:tc>
                                    <w:tcPr>
                                      <w:tcW w:w="1291" w:type="dxa"/>
                                      <w:tcBorders>
                                        <w:bottom w:val="single" w:sz="4" w:space="0" w:color="auto"/>
                                      </w:tcBorders>
                                    </w:tcPr>
                                    <w:p w14:paraId="05FB9B07" w14:textId="77777777" w:rsidR="00CC00D9" w:rsidRDefault="00CC00D9" w:rsidP="00455654">
                                      <w:pPr>
                                        <w:pStyle w:val="a9"/>
                                        <w:ind w:leftChars="0" w:left="0"/>
                                        <w:jc w:val="left"/>
                                        <w:rPr>
                                          <w:ins w:id="2649" w:author="作成者"/>
                                        </w:rPr>
                                      </w:pPr>
                                      <w:ins w:id="2650" w:author="作成者">
                                        <w:r w:rsidRPr="009817DD">
                                          <w:t>OFF</w:t>
                                        </w:r>
                                      </w:ins>
                                    </w:p>
                                  </w:tc>
                                  <w:tc>
                                    <w:tcPr>
                                      <w:tcW w:w="1291" w:type="dxa"/>
                                      <w:tcBorders>
                                        <w:bottom w:val="single" w:sz="4" w:space="0" w:color="auto"/>
                                      </w:tcBorders>
                                    </w:tcPr>
                                    <w:p w14:paraId="2077074E" w14:textId="77777777" w:rsidR="00CC00D9" w:rsidRDefault="00CC00D9" w:rsidP="00455654">
                                      <w:pPr>
                                        <w:pStyle w:val="a9"/>
                                        <w:ind w:leftChars="0" w:left="0"/>
                                        <w:jc w:val="left"/>
                                        <w:rPr>
                                          <w:ins w:id="2651" w:author="作成者"/>
                                        </w:rPr>
                                      </w:pPr>
                                      <w:ins w:id="2652" w:author="作成者">
                                        <w:r>
                                          <w:t>[0].NAME</w:t>
                                        </w:r>
                                      </w:ins>
                                    </w:p>
                                  </w:tc>
                                  <w:tc>
                                    <w:tcPr>
                                      <w:tcW w:w="1253" w:type="dxa"/>
                                    </w:tcPr>
                                    <w:p w14:paraId="115FF1D0" w14:textId="4FB1C172" w:rsidR="00CC00D9" w:rsidRPr="00172BD2" w:rsidRDefault="00CC00D9" w:rsidP="00455654">
                                      <w:pPr>
                                        <w:pStyle w:val="a9"/>
                                        <w:ind w:leftChars="0" w:left="0"/>
                                        <w:jc w:val="left"/>
                                        <w:rPr>
                                          <w:ins w:id="2653" w:author="作成者"/>
                                          <w:sz w:val="12"/>
                                        </w:rPr>
                                      </w:pPr>
                                      <w:r w:rsidRPr="00172BD2">
                                        <w:rPr>
                                          <w:rFonts w:hint="eastAsia"/>
                                          <w:sz w:val="12"/>
                                        </w:rPr>
                                        <w:t>No input required</w:t>
                                      </w:r>
                                    </w:p>
                                  </w:tc>
                                  <w:tc>
                                    <w:tcPr>
                                      <w:tcW w:w="1253" w:type="dxa"/>
                                    </w:tcPr>
                                    <w:p w14:paraId="28CC6E10" w14:textId="5552162B" w:rsidR="00CC00D9" w:rsidRDefault="00CC00D9" w:rsidP="00455654">
                                      <w:pPr>
                                        <w:pStyle w:val="a9"/>
                                        <w:ind w:leftChars="0" w:left="0"/>
                                        <w:jc w:val="left"/>
                                        <w:rPr>
                                          <w:ins w:id="2654" w:author="作成者"/>
                                        </w:rPr>
                                      </w:pPr>
                                      <w:r>
                                        <w:rPr>
                                          <w:rFonts w:hint="eastAsia"/>
                                        </w:rPr>
                                        <w:t>HONDA</w:t>
                                      </w:r>
                                    </w:p>
                                  </w:tc>
                                </w:tr>
                                <w:tr w:rsidR="00CC00D9" w14:paraId="69096341" w14:textId="77777777" w:rsidTr="00DD1144">
                                  <w:trPr>
                                    <w:jc w:val="center"/>
                                    <w:ins w:id="2655" w:author="作成者"/>
                                  </w:trPr>
                                  <w:tc>
                                    <w:tcPr>
                                      <w:tcW w:w="704" w:type="dxa"/>
                                      <w:tcBorders>
                                        <w:top w:val="single" w:sz="4" w:space="0" w:color="auto"/>
                                        <w:left w:val="single" w:sz="4" w:space="0" w:color="auto"/>
                                        <w:bottom w:val="single" w:sz="4" w:space="0" w:color="auto"/>
                                        <w:right w:val="single" w:sz="4" w:space="0" w:color="auto"/>
                                      </w:tcBorders>
                                    </w:tcPr>
                                    <w:p w14:paraId="38FBEDC6" w14:textId="77777777" w:rsidR="00CC00D9" w:rsidRDefault="00CC00D9" w:rsidP="00455654">
                                      <w:pPr>
                                        <w:pStyle w:val="a9"/>
                                        <w:ind w:leftChars="0" w:left="0"/>
                                        <w:jc w:val="left"/>
                                        <w:rPr>
                                          <w:ins w:id="2656" w:author="作成者"/>
                                        </w:rPr>
                                      </w:pPr>
                                      <w:ins w:id="2657" w:author="作成者">
                                        <w:r>
                                          <w:rPr>
                                            <w:rFonts w:hint="eastAsia"/>
                                          </w:rPr>
                                          <w:t>2</w:t>
                                        </w:r>
                                      </w:ins>
                                    </w:p>
                                  </w:tc>
                                  <w:tc>
                                    <w:tcPr>
                                      <w:tcW w:w="1291" w:type="dxa"/>
                                      <w:tcBorders>
                                        <w:top w:val="single" w:sz="4" w:space="0" w:color="auto"/>
                                        <w:left w:val="single" w:sz="4" w:space="0" w:color="auto"/>
                                        <w:bottom w:val="single" w:sz="4" w:space="0" w:color="auto"/>
                                        <w:right w:val="single" w:sz="4" w:space="0" w:color="auto"/>
                                      </w:tcBorders>
                                    </w:tcPr>
                                    <w:p w14:paraId="33DD9D45" w14:textId="77777777" w:rsidR="00CC00D9" w:rsidRDefault="00CC00D9" w:rsidP="00455654">
                                      <w:pPr>
                                        <w:pStyle w:val="a9"/>
                                        <w:ind w:leftChars="0" w:left="0"/>
                                        <w:jc w:val="left"/>
                                        <w:rPr>
                                          <w:ins w:id="2658" w:author="作成者"/>
                                        </w:rPr>
                                      </w:pPr>
                                      <w:ins w:id="2659" w:author="作成者">
                                        <w:r>
                                          <w:rPr>
                                            <w:rFonts w:hint="eastAsia"/>
                                          </w:rPr>
                                          <w:t>VAR_hoge</w:t>
                                        </w:r>
                                      </w:ins>
                                    </w:p>
                                  </w:tc>
                                  <w:tc>
                                    <w:tcPr>
                                      <w:tcW w:w="1291" w:type="dxa"/>
                                      <w:tcBorders>
                                        <w:left w:val="single" w:sz="4" w:space="0" w:color="auto"/>
                                        <w:bottom w:val="single" w:sz="4" w:space="0" w:color="auto"/>
                                        <w:right w:val="single" w:sz="4" w:space="0" w:color="auto"/>
                                      </w:tcBorders>
                                    </w:tcPr>
                                    <w:p w14:paraId="57E73FD3" w14:textId="77777777" w:rsidR="00CC00D9" w:rsidRDefault="00CC00D9" w:rsidP="00455654">
                                      <w:pPr>
                                        <w:pStyle w:val="a9"/>
                                        <w:ind w:leftChars="0" w:left="0"/>
                                        <w:jc w:val="left"/>
                                        <w:rPr>
                                          <w:ins w:id="2660" w:author="作成者"/>
                                        </w:rPr>
                                      </w:pPr>
                                      <w:ins w:id="2661" w:author="作成者">
                                        <w:r w:rsidRPr="009817DD">
                                          <w:t>OFF</w:t>
                                        </w:r>
                                      </w:ins>
                                    </w:p>
                                  </w:tc>
                                  <w:tc>
                                    <w:tcPr>
                                      <w:tcW w:w="1291" w:type="dxa"/>
                                      <w:tcBorders>
                                        <w:left w:val="single" w:sz="4" w:space="0" w:color="auto"/>
                                        <w:bottom w:val="single" w:sz="4" w:space="0" w:color="auto"/>
                                      </w:tcBorders>
                                    </w:tcPr>
                                    <w:p w14:paraId="5D8860BC" w14:textId="77777777" w:rsidR="00CC00D9" w:rsidRDefault="00CC00D9" w:rsidP="00455654">
                                      <w:pPr>
                                        <w:pStyle w:val="a9"/>
                                        <w:ind w:leftChars="0" w:left="0"/>
                                        <w:jc w:val="left"/>
                                        <w:rPr>
                                          <w:ins w:id="2662" w:author="作成者"/>
                                        </w:rPr>
                                      </w:pPr>
                                      <w:ins w:id="2663" w:author="作成者">
                                        <w:r>
                                          <w:rPr>
                                            <w:rFonts w:hint="eastAsia"/>
                                          </w:rPr>
                                          <w:t>[</w:t>
                                        </w:r>
                                        <w:r>
                                          <w:t>0].AGE</w:t>
                                        </w:r>
                                      </w:ins>
                                    </w:p>
                                  </w:tc>
                                  <w:tc>
                                    <w:tcPr>
                                      <w:tcW w:w="1253" w:type="dxa"/>
                                    </w:tcPr>
                                    <w:p w14:paraId="53F3F964" w14:textId="344FC1D8" w:rsidR="00CC00D9" w:rsidRPr="00172BD2" w:rsidRDefault="00CC00D9" w:rsidP="00455654">
                                      <w:pPr>
                                        <w:pStyle w:val="a9"/>
                                        <w:ind w:leftChars="0" w:left="0"/>
                                        <w:jc w:val="left"/>
                                        <w:rPr>
                                          <w:ins w:id="2664" w:author="作成者"/>
                                          <w:sz w:val="12"/>
                                        </w:rPr>
                                      </w:pPr>
                                      <w:r w:rsidRPr="00172BD2">
                                        <w:rPr>
                                          <w:rFonts w:hint="eastAsia"/>
                                          <w:sz w:val="12"/>
                                        </w:rPr>
                                        <w:t>No input required</w:t>
                                      </w:r>
                                    </w:p>
                                  </w:tc>
                                  <w:tc>
                                    <w:tcPr>
                                      <w:tcW w:w="1253" w:type="dxa"/>
                                    </w:tcPr>
                                    <w:p w14:paraId="51B35D26" w14:textId="77777777" w:rsidR="00CC00D9" w:rsidRDefault="00CC00D9" w:rsidP="00455654">
                                      <w:pPr>
                                        <w:pStyle w:val="a9"/>
                                        <w:ind w:leftChars="0" w:left="0"/>
                                        <w:jc w:val="left"/>
                                        <w:rPr>
                                          <w:ins w:id="2665" w:author="作成者"/>
                                        </w:rPr>
                                      </w:pPr>
                                      <w:ins w:id="2666" w:author="作成者">
                                        <w:r>
                                          <w:rPr>
                                            <w:rFonts w:hint="eastAsia"/>
                                          </w:rPr>
                                          <w:t>20</w:t>
                                        </w:r>
                                      </w:ins>
                                    </w:p>
                                  </w:tc>
                                </w:tr>
                                <w:tr w:rsidR="00CC00D9" w14:paraId="4543C1F2" w14:textId="77777777" w:rsidTr="00DD1144">
                                  <w:trPr>
                                    <w:jc w:val="center"/>
                                    <w:ins w:id="2667" w:author="作成者"/>
                                  </w:trPr>
                                  <w:tc>
                                    <w:tcPr>
                                      <w:tcW w:w="704" w:type="dxa"/>
                                      <w:tcBorders>
                                        <w:top w:val="single" w:sz="4" w:space="0" w:color="auto"/>
                                        <w:left w:val="single" w:sz="4" w:space="0" w:color="auto"/>
                                        <w:bottom w:val="single" w:sz="4" w:space="0" w:color="auto"/>
                                        <w:right w:val="single" w:sz="4" w:space="0" w:color="auto"/>
                                      </w:tcBorders>
                                    </w:tcPr>
                                    <w:p w14:paraId="28319665" w14:textId="77777777" w:rsidR="00CC00D9" w:rsidRDefault="00CC00D9" w:rsidP="00455654">
                                      <w:pPr>
                                        <w:pStyle w:val="a9"/>
                                        <w:ind w:leftChars="0" w:left="0"/>
                                        <w:jc w:val="left"/>
                                        <w:rPr>
                                          <w:ins w:id="2668" w:author="作成者"/>
                                        </w:rPr>
                                      </w:pPr>
                                      <w:ins w:id="2669" w:author="作成者">
                                        <w:r>
                                          <w:rPr>
                                            <w:rFonts w:hint="eastAsia"/>
                                          </w:rPr>
                                          <w:t>3</w:t>
                                        </w:r>
                                      </w:ins>
                                    </w:p>
                                  </w:tc>
                                  <w:tc>
                                    <w:tcPr>
                                      <w:tcW w:w="1291" w:type="dxa"/>
                                      <w:tcBorders>
                                        <w:top w:val="single" w:sz="4" w:space="0" w:color="auto"/>
                                        <w:left w:val="single" w:sz="4" w:space="0" w:color="auto"/>
                                        <w:bottom w:val="single" w:sz="4" w:space="0" w:color="auto"/>
                                        <w:right w:val="single" w:sz="4" w:space="0" w:color="auto"/>
                                      </w:tcBorders>
                                    </w:tcPr>
                                    <w:p w14:paraId="11637C1B" w14:textId="77777777" w:rsidR="00CC00D9" w:rsidRDefault="00CC00D9" w:rsidP="00455654">
                                      <w:pPr>
                                        <w:pStyle w:val="a9"/>
                                        <w:ind w:leftChars="0" w:left="0"/>
                                        <w:jc w:val="left"/>
                                        <w:rPr>
                                          <w:ins w:id="2670" w:author="作成者"/>
                                        </w:rPr>
                                      </w:pPr>
                                      <w:ins w:id="2671" w:author="作成者">
                                        <w:r>
                                          <w:rPr>
                                            <w:rFonts w:hint="eastAsia"/>
                                          </w:rPr>
                                          <w:t>VAR_hoge</w:t>
                                        </w:r>
                                      </w:ins>
                                    </w:p>
                                  </w:tc>
                                  <w:tc>
                                    <w:tcPr>
                                      <w:tcW w:w="1291" w:type="dxa"/>
                                      <w:tcBorders>
                                        <w:left w:val="single" w:sz="4" w:space="0" w:color="auto"/>
                                        <w:right w:val="single" w:sz="4" w:space="0" w:color="auto"/>
                                      </w:tcBorders>
                                    </w:tcPr>
                                    <w:p w14:paraId="309CE25D" w14:textId="77777777" w:rsidR="00CC00D9" w:rsidRDefault="00CC00D9" w:rsidP="00455654">
                                      <w:pPr>
                                        <w:pStyle w:val="a9"/>
                                        <w:ind w:leftChars="0" w:left="0"/>
                                        <w:jc w:val="left"/>
                                        <w:rPr>
                                          <w:ins w:id="2672" w:author="作成者"/>
                                        </w:rPr>
                                      </w:pPr>
                                      <w:ins w:id="2673" w:author="作成者">
                                        <w:r w:rsidRPr="009817DD">
                                          <w:t>OFF</w:t>
                                        </w:r>
                                      </w:ins>
                                    </w:p>
                                  </w:tc>
                                  <w:tc>
                                    <w:tcPr>
                                      <w:tcW w:w="1291" w:type="dxa"/>
                                      <w:tcBorders>
                                        <w:left w:val="single" w:sz="4" w:space="0" w:color="auto"/>
                                      </w:tcBorders>
                                    </w:tcPr>
                                    <w:p w14:paraId="0DA4D95D" w14:textId="77777777" w:rsidR="00CC00D9" w:rsidRDefault="00CC00D9" w:rsidP="00455654">
                                      <w:pPr>
                                        <w:pStyle w:val="a9"/>
                                        <w:ind w:leftChars="0" w:left="0"/>
                                        <w:jc w:val="left"/>
                                        <w:rPr>
                                          <w:ins w:id="2674" w:author="作成者"/>
                                        </w:rPr>
                                      </w:pPr>
                                      <w:ins w:id="2675" w:author="作成者">
                                        <w:r>
                                          <w:rPr>
                                            <w:rFonts w:hint="eastAsia"/>
                                          </w:rPr>
                                          <w:t>[</w:t>
                                        </w:r>
                                        <w:r>
                                          <w:t>1].NAME</w:t>
                                        </w:r>
                                      </w:ins>
                                    </w:p>
                                  </w:tc>
                                  <w:tc>
                                    <w:tcPr>
                                      <w:tcW w:w="1253" w:type="dxa"/>
                                    </w:tcPr>
                                    <w:p w14:paraId="08337485" w14:textId="24CBFF8B" w:rsidR="00CC00D9" w:rsidRPr="00172BD2" w:rsidRDefault="00CC00D9" w:rsidP="00455654">
                                      <w:pPr>
                                        <w:pStyle w:val="a9"/>
                                        <w:ind w:leftChars="0" w:left="0"/>
                                        <w:jc w:val="left"/>
                                        <w:rPr>
                                          <w:ins w:id="2676" w:author="作成者"/>
                                          <w:sz w:val="12"/>
                                        </w:rPr>
                                      </w:pPr>
                                      <w:r w:rsidRPr="00172BD2">
                                        <w:rPr>
                                          <w:rFonts w:hint="eastAsia"/>
                                          <w:sz w:val="12"/>
                                        </w:rPr>
                                        <w:t>No input required</w:t>
                                      </w:r>
                                    </w:p>
                                  </w:tc>
                                  <w:tc>
                                    <w:tcPr>
                                      <w:tcW w:w="1253" w:type="dxa"/>
                                    </w:tcPr>
                                    <w:p w14:paraId="3909BA7B" w14:textId="0B6692E1" w:rsidR="00CC00D9" w:rsidRDefault="00CC00D9" w:rsidP="00455654">
                                      <w:pPr>
                                        <w:pStyle w:val="a9"/>
                                        <w:ind w:leftChars="0" w:left="0"/>
                                        <w:jc w:val="left"/>
                                        <w:rPr>
                                          <w:ins w:id="2677" w:author="作成者"/>
                                        </w:rPr>
                                      </w:pPr>
                                      <w:r>
                                        <w:rPr>
                                          <w:rFonts w:hint="eastAsia"/>
                                        </w:rPr>
                                        <w:t>OGIK</w:t>
                                      </w:r>
                                      <w:r>
                                        <w:t>UBO</w:t>
                                      </w:r>
                                    </w:p>
                                  </w:tc>
                                </w:tr>
                                <w:tr w:rsidR="00CC00D9" w14:paraId="05DAE5A0" w14:textId="77777777" w:rsidTr="00DD1144">
                                  <w:trPr>
                                    <w:jc w:val="center"/>
                                    <w:ins w:id="2678" w:author="作成者"/>
                                  </w:trPr>
                                  <w:tc>
                                    <w:tcPr>
                                      <w:tcW w:w="704" w:type="dxa"/>
                                      <w:tcBorders>
                                        <w:top w:val="single" w:sz="4" w:space="0" w:color="auto"/>
                                        <w:left w:val="single" w:sz="4" w:space="0" w:color="auto"/>
                                        <w:bottom w:val="single" w:sz="4" w:space="0" w:color="auto"/>
                                        <w:right w:val="single" w:sz="4" w:space="0" w:color="auto"/>
                                      </w:tcBorders>
                                    </w:tcPr>
                                    <w:p w14:paraId="537442C5" w14:textId="77777777" w:rsidR="00CC00D9" w:rsidRDefault="00CC00D9" w:rsidP="00455654">
                                      <w:pPr>
                                        <w:pStyle w:val="a9"/>
                                        <w:ind w:leftChars="0" w:left="0"/>
                                        <w:jc w:val="left"/>
                                        <w:rPr>
                                          <w:ins w:id="2679" w:author="作成者"/>
                                        </w:rPr>
                                      </w:pPr>
                                      <w:ins w:id="2680" w:author="作成者">
                                        <w:r>
                                          <w:rPr>
                                            <w:rFonts w:hint="eastAsia"/>
                                          </w:rPr>
                                          <w:t>4</w:t>
                                        </w:r>
                                      </w:ins>
                                    </w:p>
                                  </w:tc>
                                  <w:tc>
                                    <w:tcPr>
                                      <w:tcW w:w="1291" w:type="dxa"/>
                                      <w:tcBorders>
                                        <w:top w:val="single" w:sz="4" w:space="0" w:color="auto"/>
                                        <w:left w:val="single" w:sz="4" w:space="0" w:color="auto"/>
                                        <w:bottom w:val="single" w:sz="4" w:space="0" w:color="auto"/>
                                        <w:right w:val="single" w:sz="4" w:space="0" w:color="auto"/>
                                      </w:tcBorders>
                                    </w:tcPr>
                                    <w:p w14:paraId="2E3261F3" w14:textId="77777777" w:rsidR="00CC00D9" w:rsidRDefault="00CC00D9" w:rsidP="00455654">
                                      <w:pPr>
                                        <w:pStyle w:val="a9"/>
                                        <w:ind w:leftChars="0" w:left="0"/>
                                        <w:jc w:val="left"/>
                                        <w:rPr>
                                          <w:ins w:id="2681" w:author="作成者"/>
                                        </w:rPr>
                                      </w:pPr>
                                      <w:ins w:id="2682" w:author="作成者">
                                        <w:r>
                                          <w:rPr>
                                            <w:rFonts w:hint="eastAsia"/>
                                          </w:rPr>
                                          <w:t>VAR_hoge</w:t>
                                        </w:r>
                                      </w:ins>
                                    </w:p>
                                  </w:tc>
                                  <w:tc>
                                    <w:tcPr>
                                      <w:tcW w:w="1291" w:type="dxa"/>
                                      <w:tcBorders>
                                        <w:left w:val="single" w:sz="4" w:space="0" w:color="auto"/>
                                        <w:bottom w:val="single" w:sz="4" w:space="0" w:color="auto"/>
                                        <w:right w:val="single" w:sz="4" w:space="0" w:color="auto"/>
                                      </w:tcBorders>
                                    </w:tcPr>
                                    <w:p w14:paraId="5DE46DB5" w14:textId="77777777" w:rsidR="00CC00D9" w:rsidRPr="009817DD" w:rsidRDefault="00CC00D9" w:rsidP="00455654">
                                      <w:pPr>
                                        <w:pStyle w:val="a9"/>
                                        <w:ind w:leftChars="0" w:left="0"/>
                                        <w:jc w:val="left"/>
                                        <w:rPr>
                                          <w:ins w:id="2683" w:author="作成者"/>
                                        </w:rPr>
                                      </w:pPr>
                                      <w:ins w:id="2684" w:author="作成者">
                                        <w:r>
                                          <w:rPr>
                                            <w:rFonts w:hint="eastAsia"/>
                                          </w:rPr>
                                          <w:t>OFF</w:t>
                                        </w:r>
                                      </w:ins>
                                    </w:p>
                                  </w:tc>
                                  <w:tc>
                                    <w:tcPr>
                                      <w:tcW w:w="1291" w:type="dxa"/>
                                      <w:tcBorders>
                                        <w:left w:val="single" w:sz="4" w:space="0" w:color="auto"/>
                                        <w:bottom w:val="single" w:sz="4" w:space="0" w:color="auto"/>
                                      </w:tcBorders>
                                    </w:tcPr>
                                    <w:p w14:paraId="1F51AF11" w14:textId="77777777" w:rsidR="00CC00D9" w:rsidRDefault="00CC00D9" w:rsidP="00455654">
                                      <w:pPr>
                                        <w:pStyle w:val="a9"/>
                                        <w:ind w:leftChars="0" w:left="0"/>
                                        <w:jc w:val="left"/>
                                        <w:rPr>
                                          <w:ins w:id="2685" w:author="作成者"/>
                                        </w:rPr>
                                      </w:pPr>
                                      <w:ins w:id="2686" w:author="作成者">
                                        <w:r>
                                          <w:rPr>
                                            <w:rFonts w:hint="eastAsia"/>
                                          </w:rPr>
                                          <w:t>[1].AGE</w:t>
                                        </w:r>
                                      </w:ins>
                                    </w:p>
                                  </w:tc>
                                  <w:tc>
                                    <w:tcPr>
                                      <w:tcW w:w="1253" w:type="dxa"/>
                                      <w:tcBorders>
                                        <w:bottom w:val="single" w:sz="4" w:space="0" w:color="auto"/>
                                      </w:tcBorders>
                                    </w:tcPr>
                                    <w:p w14:paraId="1BB5F1C0" w14:textId="359B2D4C" w:rsidR="00CC00D9" w:rsidRPr="00172BD2" w:rsidRDefault="00CC00D9" w:rsidP="00455654">
                                      <w:pPr>
                                        <w:pStyle w:val="a9"/>
                                        <w:ind w:leftChars="0" w:left="0"/>
                                        <w:jc w:val="left"/>
                                        <w:rPr>
                                          <w:ins w:id="2687" w:author="作成者"/>
                                          <w:sz w:val="12"/>
                                        </w:rPr>
                                      </w:pPr>
                                      <w:r w:rsidRPr="00172BD2">
                                        <w:rPr>
                                          <w:rFonts w:hint="eastAsia"/>
                                          <w:sz w:val="12"/>
                                        </w:rPr>
                                        <w:t>No input required</w:t>
                                      </w:r>
                                    </w:p>
                                  </w:tc>
                                  <w:tc>
                                    <w:tcPr>
                                      <w:tcW w:w="1253" w:type="dxa"/>
                                      <w:tcBorders>
                                        <w:bottom w:val="single" w:sz="4" w:space="0" w:color="auto"/>
                                      </w:tcBorders>
                                    </w:tcPr>
                                    <w:p w14:paraId="2E080CAC" w14:textId="77777777" w:rsidR="00CC00D9" w:rsidRDefault="00CC00D9" w:rsidP="00455654">
                                      <w:pPr>
                                        <w:pStyle w:val="a9"/>
                                        <w:ind w:leftChars="0" w:left="0"/>
                                        <w:jc w:val="left"/>
                                        <w:rPr>
                                          <w:ins w:id="2688" w:author="作成者"/>
                                        </w:rPr>
                                      </w:pPr>
                                      <w:ins w:id="2689" w:author="作成者">
                                        <w:r>
                                          <w:rPr>
                                            <w:rFonts w:hint="eastAsia"/>
                                          </w:rPr>
                                          <w:t>50</w:t>
                                        </w:r>
                                      </w:ins>
                                    </w:p>
                                  </w:tc>
                                </w:tr>
                              </w:tbl>
                              <w:p w14:paraId="39A7D503" w14:textId="13A60291" w:rsidR="00CC00D9" w:rsidRDefault="00CC00D9" w:rsidP="00366ECC">
                                <w:pPr>
                                  <w:jc w:val="left"/>
                                  <w:rPr>
                                    <w:sz w:val="20"/>
                                    <w:szCs w:val="20"/>
                                  </w:rPr>
                                </w:pPr>
                              </w:p>
                              <w:p w14:paraId="62BD2A53" w14:textId="77777777" w:rsidR="00CC00D9" w:rsidRDefault="00CC00D9" w:rsidP="00366ECC">
                                <w:pPr>
                                  <w:jc w:val="left"/>
                                  <w:rPr>
                                    <w:ins w:id="2690" w:author="作成者"/>
                                    <w:sz w:val="20"/>
                                    <w:szCs w:val="20"/>
                                  </w:rPr>
                                </w:pPr>
                              </w:p>
                              <w:p w14:paraId="76A39C2B" w14:textId="77777777" w:rsidR="00CC00D9" w:rsidRDefault="00CC00D9" w:rsidP="00366ECC">
                                <w:pPr>
                                  <w:jc w:val="left"/>
                                  <w:rPr>
                                    <w:ins w:id="2691" w:author="作成者"/>
                                    <w:sz w:val="20"/>
                                    <w:szCs w:val="20"/>
                                  </w:rPr>
                                </w:pPr>
                              </w:p>
                              <w:p w14:paraId="7DAB13C8" w14:textId="77777777" w:rsidR="00CC00D9" w:rsidRDefault="00CC00D9" w:rsidP="00366ECC">
                                <w:pPr>
                                  <w:jc w:val="left"/>
                                  <w:rPr>
                                    <w:ins w:id="2692" w:author="作成者"/>
                                    <w:sz w:val="20"/>
                                    <w:szCs w:val="20"/>
                                  </w:rPr>
                                </w:pPr>
                              </w:p>
                              <w:p w14:paraId="2722CABB" w14:textId="3020A4ED" w:rsidR="00CC00D9" w:rsidRPr="00D464F6" w:rsidRDefault="00CC00D9" w:rsidP="00366ECC">
                                <w:pPr>
                                  <w:jc w:val="left"/>
                                  <w:rPr>
                                    <w:ins w:id="2693" w:author="作成者"/>
                                    <w:b/>
                                    <w:sz w:val="20"/>
                                    <w:szCs w:val="20"/>
                                  </w:rPr>
                                </w:pPr>
                                <w:ins w:id="2694"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1023" w:type="dxa"/>
                                  <w:tblLook w:val="04A0" w:firstRow="1" w:lastRow="0" w:firstColumn="1" w:lastColumn="0" w:noHBand="0" w:noVBand="1"/>
                                </w:tblPr>
                                <w:tblGrid>
                                  <w:gridCol w:w="3116"/>
                                  <w:gridCol w:w="4045"/>
                                </w:tblGrid>
                                <w:tr w:rsidR="00CC00D9" w14:paraId="77498B9B" w14:textId="77777777" w:rsidTr="00DD1144">
                                  <w:trPr>
                                    <w:trHeight w:val="372"/>
                                    <w:ins w:id="2695" w:author="作成者"/>
                                  </w:trPr>
                                  <w:tc>
                                    <w:tcPr>
                                      <w:tcW w:w="3116" w:type="dxa"/>
                                      <w:shd w:val="clear" w:color="auto" w:fill="002060"/>
                                    </w:tcPr>
                                    <w:p w14:paraId="7CC83123" w14:textId="77777777" w:rsidR="00CC00D9" w:rsidRDefault="00CC00D9" w:rsidP="00DD1144">
                                      <w:pPr>
                                        <w:jc w:val="left"/>
                                        <w:rPr>
                                          <w:ins w:id="2696" w:author="作成者"/>
                                          <w:b/>
                                          <w:sz w:val="20"/>
                                          <w:szCs w:val="20"/>
                                        </w:rPr>
                                      </w:pPr>
                                      <w:ins w:id="2697" w:author="作成者">
                                        <w:r>
                                          <w:rPr>
                                            <w:rFonts w:hint="eastAsia"/>
                                            <w:b/>
                                            <w:sz w:val="20"/>
                                            <w:szCs w:val="20"/>
                                          </w:rPr>
                                          <w:t>Key</w:t>
                                        </w:r>
                                      </w:ins>
                                    </w:p>
                                  </w:tc>
                                  <w:tc>
                                    <w:tcPr>
                                      <w:tcW w:w="4045" w:type="dxa"/>
                                      <w:shd w:val="clear" w:color="auto" w:fill="002060"/>
                                    </w:tcPr>
                                    <w:p w14:paraId="2711F750" w14:textId="77777777" w:rsidR="00CC00D9" w:rsidRDefault="00CC00D9" w:rsidP="00DD1144">
                                      <w:pPr>
                                        <w:jc w:val="left"/>
                                        <w:rPr>
                                          <w:ins w:id="2698" w:author="作成者"/>
                                          <w:b/>
                                          <w:sz w:val="20"/>
                                          <w:szCs w:val="20"/>
                                        </w:rPr>
                                      </w:pPr>
                                      <w:ins w:id="2699" w:author="作成者">
                                        <w:r>
                                          <w:rPr>
                                            <w:rFonts w:hint="eastAsia"/>
                                            <w:b/>
                                            <w:sz w:val="20"/>
                                            <w:szCs w:val="20"/>
                                          </w:rPr>
                                          <w:t>Value</w:t>
                                        </w:r>
                                      </w:ins>
                                    </w:p>
                                  </w:tc>
                                </w:tr>
                                <w:tr w:rsidR="00CC00D9" w14:paraId="00906D5A" w14:textId="77777777" w:rsidTr="00DD1144">
                                  <w:trPr>
                                    <w:trHeight w:val="352"/>
                                    <w:ins w:id="2700" w:author="作成者"/>
                                  </w:trPr>
                                  <w:tc>
                                    <w:tcPr>
                                      <w:tcW w:w="3116" w:type="dxa"/>
                                    </w:tcPr>
                                    <w:p w14:paraId="5B7DA774" w14:textId="77777777" w:rsidR="00CC00D9" w:rsidRPr="00515ED5" w:rsidRDefault="00CC00D9" w:rsidP="00DD1144">
                                      <w:pPr>
                                        <w:jc w:val="left"/>
                                        <w:rPr>
                                          <w:ins w:id="2701" w:author="作成者"/>
                                          <w:sz w:val="20"/>
                                          <w:szCs w:val="20"/>
                                        </w:rPr>
                                      </w:pPr>
                                      <w:ins w:id="2702" w:author="作成者">
                                        <w:r w:rsidRPr="00515ED5">
                                          <w:rPr>
                                            <w:rFonts w:hint="eastAsia"/>
                                            <w:sz w:val="20"/>
                                            <w:szCs w:val="20"/>
                                          </w:rPr>
                                          <w:t>VAR_hoge</w:t>
                                        </w:r>
                                      </w:ins>
                                    </w:p>
                                  </w:tc>
                                  <w:tc>
                                    <w:tcPr>
                                      <w:tcW w:w="4045" w:type="dxa"/>
                                    </w:tcPr>
                                    <w:p w14:paraId="7E8DE793" w14:textId="77777777" w:rsidR="00CC00D9" w:rsidRDefault="00CC00D9" w:rsidP="00DD1144">
                                      <w:pPr>
                                        <w:pStyle w:val="a9"/>
                                        <w:ind w:leftChars="0" w:left="0"/>
                                        <w:rPr>
                                          <w:ins w:id="2703" w:author="作成者"/>
                                          <w:sz w:val="20"/>
                                          <w:szCs w:val="20"/>
                                        </w:rPr>
                                      </w:pPr>
                                      <w:ins w:id="2704" w:author="作成者">
                                        <w:r>
                                          <w:rPr>
                                            <w:sz w:val="20"/>
                                            <w:szCs w:val="20"/>
                                          </w:rPr>
                                          <w:t>[</w:t>
                                        </w:r>
                                      </w:ins>
                                    </w:p>
                                    <w:p w14:paraId="24F9FBD3" w14:textId="4C441812" w:rsidR="00CC00D9" w:rsidRDefault="00CC00D9" w:rsidP="00DD1144">
                                      <w:pPr>
                                        <w:pStyle w:val="a9"/>
                                        <w:ind w:leftChars="0" w:left="0"/>
                                        <w:rPr>
                                          <w:ins w:id="2705" w:author="作成者"/>
                                          <w:sz w:val="20"/>
                                          <w:szCs w:val="20"/>
                                        </w:rPr>
                                      </w:pPr>
                                      <w:ins w:id="2706" w:author="作成者">
                                        <w:r>
                                          <w:rPr>
                                            <w:sz w:val="20"/>
                                            <w:szCs w:val="20"/>
                                          </w:rPr>
                                          <w:t xml:space="preserve">    {“NAME” = “</w:t>
                                        </w:r>
                                      </w:ins>
                                      <w:r>
                                        <w:rPr>
                                          <w:rFonts w:hint="eastAsia"/>
                                          <w:sz w:val="20"/>
                                          <w:szCs w:val="20"/>
                                        </w:rPr>
                                        <w:t>HONDA</w:t>
                                      </w:r>
                                      <w:ins w:id="2707" w:author="作成者">
                                        <w:r>
                                          <w:rPr>
                                            <w:sz w:val="20"/>
                                            <w:szCs w:val="20"/>
                                          </w:rPr>
                                          <w:t>”, “AGE” = 20}</w:t>
                                        </w:r>
                                      </w:ins>
                                    </w:p>
                                    <w:p w14:paraId="253E863A" w14:textId="46267B8B" w:rsidR="00CC00D9" w:rsidRDefault="00CC00D9" w:rsidP="00DD1144">
                                      <w:pPr>
                                        <w:pStyle w:val="a9"/>
                                        <w:ind w:leftChars="0" w:left="0"/>
                                        <w:rPr>
                                          <w:ins w:id="2708" w:author="作成者"/>
                                          <w:sz w:val="20"/>
                                          <w:szCs w:val="20"/>
                                        </w:rPr>
                                      </w:pPr>
                                      <w:ins w:id="2709" w:author="作成者">
                                        <w:r>
                                          <w:rPr>
                                            <w:sz w:val="20"/>
                                            <w:szCs w:val="20"/>
                                          </w:rPr>
                                          <w:t xml:space="preserve">    {“NAME” = “</w:t>
                                        </w:r>
                                      </w:ins>
                                      <w:r>
                                        <w:rPr>
                                          <w:rFonts w:hint="eastAsia"/>
                                          <w:sz w:val="20"/>
                                          <w:szCs w:val="20"/>
                                        </w:rPr>
                                        <w:t>OGIKUBO</w:t>
                                      </w:r>
                                      <w:ins w:id="2710" w:author="作成者">
                                        <w:r>
                                          <w:rPr>
                                            <w:sz w:val="20"/>
                                            <w:szCs w:val="20"/>
                                          </w:rPr>
                                          <w:t>”, “AGE” = 50}</w:t>
                                        </w:r>
                                      </w:ins>
                                    </w:p>
                                    <w:p w14:paraId="6AB017DD" w14:textId="77777777" w:rsidR="00CC00D9" w:rsidRPr="00515ED5" w:rsidRDefault="00CC00D9" w:rsidP="00DD1144">
                                      <w:pPr>
                                        <w:jc w:val="left"/>
                                        <w:rPr>
                                          <w:ins w:id="2711" w:author="作成者"/>
                                          <w:sz w:val="20"/>
                                          <w:szCs w:val="20"/>
                                        </w:rPr>
                                      </w:pPr>
                                      <w:ins w:id="2712" w:author="作成者">
                                        <w:r>
                                          <w:rPr>
                                            <w:sz w:val="20"/>
                                            <w:szCs w:val="20"/>
                                          </w:rPr>
                                          <w:t>]</w:t>
                                        </w:r>
                                      </w:ins>
                                    </w:p>
                                  </w:tc>
                                </w:tr>
                              </w:tbl>
                              <w:p w14:paraId="3FBFD708" w14:textId="77777777" w:rsidR="00CC00D9" w:rsidRPr="00D464F6" w:rsidRDefault="00CC00D9" w:rsidP="00366ECC">
                                <w:pPr>
                                  <w:jc w:val="left"/>
                                  <w:rPr>
                                    <w:ins w:id="2713" w:author="作成者"/>
                                    <w:b/>
                                    <w:sz w:val="20"/>
                                    <w:szCs w:val="20"/>
                                  </w:rPr>
                                </w:pPr>
                              </w:p>
                              <w:p w14:paraId="3DA936BC" w14:textId="77777777" w:rsidR="00CC00D9" w:rsidRPr="003177F7" w:rsidRDefault="00CC00D9" w:rsidP="00366ECC">
                                <w:pPr>
                                  <w:jc w:val="left"/>
                                  <w:rPr>
                                    <w:ins w:id="2714"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下矢印 167"/>
                          <wps:cNvSpPr/>
                          <wps:spPr>
                            <a:xfrm>
                              <a:off x="114300" y="200023"/>
                              <a:ext cx="400050" cy="5446655"/>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8" name="グループ化 168"/>
                          <wpg:cNvGrpSpPr/>
                          <wpg:grpSpPr>
                            <a:xfrm>
                              <a:off x="457199" y="3075494"/>
                              <a:ext cx="2866578" cy="285751"/>
                              <a:chOff x="-9528" y="1667478"/>
                              <a:chExt cx="2867104" cy="286040"/>
                            </a:xfrm>
                          </wpg:grpSpPr>
                          <wps:wsp>
                            <wps:cNvPr id="169" name="角丸四角形 169"/>
                            <wps:cNvSpPr/>
                            <wps:spPr>
                              <a:xfrm>
                                <a:off x="762061" y="1695460"/>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D384B30" w14:textId="6D93B572" w:rsidR="00CC00D9" w:rsidRDefault="00CC00D9" w:rsidP="00366ECC">
                                  <w:pPr>
                                    <w:pStyle w:val="Web"/>
                                    <w:spacing w:before="0" w:beforeAutospacing="0" w:after="0" w:afterAutospacing="0"/>
                                    <w:rPr>
                                      <w:ins w:id="2715" w:author="作成者"/>
                                    </w:rPr>
                                  </w:pPr>
                                  <w:ins w:id="2716"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70" name="下矢印 170"/>
                            <wps:cNvSpPr/>
                            <wps:spPr>
                              <a:xfrm rot="5400000">
                                <a:off x="180849" y="1477101"/>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71" name="角丸四角形 171"/>
                          <wps:cNvSpPr/>
                          <wps:spPr>
                            <a:xfrm>
                              <a:off x="114300" y="19050"/>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C0FCB74" w14:textId="32FC9DE6" w:rsidR="00CC00D9" w:rsidRPr="00982EAC" w:rsidRDefault="00CC00D9" w:rsidP="00366ECC">
                                <w:pPr>
                                  <w:jc w:val="left"/>
                                  <w:rPr>
                                    <w:ins w:id="2717" w:author="作成者"/>
                                    <w:b/>
                                    <w:color w:val="003C8A" w:themeColor="accent6" w:themeTint="E6"/>
                                    <w:sz w:val="20"/>
                                    <w:szCs w:val="20"/>
                                  </w:rPr>
                                </w:pPr>
                                <w:ins w:id="2718"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2" name="角丸四角形 172"/>
                          <wps:cNvSpPr/>
                          <wps:spPr>
                            <a:xfrm>
                              <a:off x="114300" y="4526153"/>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932358C" w14:textId="0C55D03D" w:rsidR="00CC00D9" w:rsidRPr="00982EAC" w:rsidRDefault="00CC00D9" w:rsidP="00366ECC">
                                <w:pPr>
                                  <w:jc w:val="left"/>
                                  <w:rPr>
                                    <w:ins w:id="2719" w:author="作成者"/>
                                    <w:b/>
                                    <w:color w:val="003C8A" w:themeColor="accent6" w:themeTint="E6"/>
                                    <w:sz w:val="20"/>
                                    <w:szCs w:val="20"/>
                                  </w:rPr>
                                </w:pPr>
                                <w:ins w:id="2720"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5DE807" id="グループ化 164" o:spid="_x0000_s1158" style="position:absolute;left:0;text-align:left;margin-left:30.35pt;margin-top:14.35pt;width:476.25pt;height:640.45pt;z-index:251813888;mso-position-horizontal-relative:text;mso-position-vertical-relative:text;mso-width-relative:margin;mso-height-relative:margin" coordorigin=",-762" coordsize="60483,60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">
                  <v:shape id="フローチャート: 処理 166" o:spid="_x0000_s1159" type="#_x0000_t109" style="position:absolute;top:-762;width:60483;height:60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" fillcolor="#f2f2f2 [3052]" strokecolor="#d8d8d8 [2732]" strokeweight="2pt">
                    <v:textbox>
                      <w:txbxContent>
                        <w:p w14:paraId="728D0842" w14:textId="77777777" w:rsidR="00CC00D9" w:rsidRDefault="00CC00D9" w:rsidP="00366ECC">
                          <w:pPr>
                            <w:jc w:val="left"/>
                            <w:rPr>
                              <w:ins w:id="2721" w:author="作成者"/>
                              <w:sz w:val="20"/>
                              <w:szCs w:val="20"/>
                            </w:rPr>
                          </w:pPr>
                        </w:p>
                        <w:p w14:paraId="2782B69A" w14:textId="77777777" w:rsidR="00CC00D9" w:rsidRDefault="00CC00D9" w:rsidP="00366ECC">
                          <w:pPr>
                            <w:jc w:val="left"/>
                            <w:rPr>
                              <w:ins w:id="2722" w:author="作成者"/>
                              <w:sz w:val="20"/>
                              <w:szCs w:val="20"/>
                            </w:rPr>
                          </w:pPr>
                        </w:p>
                        <w:p w14:paraId="5CA3F7B4" w14:textId="77777777" w:rsidR="00CC00D9" w:rsidRPr="003177F7" w:rsidRDefault="00CC00D9" w:rsidP="00366ECC">
                          <w:pPr>
                            <w:jc w:val="left"/>
                            <w:rPr>
                              <w:ins w:id="2723" w:author="作成者"/>
                              <w:sz w:val="20"/>
                              <w:szCs w:val="20"/>
                            </w:rPr>
                          </w:pPr>
                        </w:p>
                        <w:tbl>
                          <w:tblPr>
                            <w:tblStyle w:val="ab"/>
                            <w:tblW w:w="7166" w:type="dxa"/>
                            <w:jc w:val="center"/>
                            <w:tblLook w:val="04A0" w:firstRow="1" w:lastRow="0" w:firstColumn="1" w:lastColumn="0" w:noHBand="0" w:noVBand="1"/>
                          </w:tblPr>
                          <w:tblGrid>
                            <w:gridCol w:w="7166"/>
                          </w:tblGrid>
                          <w:tr w:rsidR="00CC00D9" w:rsidRPr="003177F7" w14:paraId="7450F112" w14:textId="77777777" w:rsidTr="00DD1144">
                            <w:trPr>
                              <w:trHeight w:val="1425"/>
                              <w:jc w:val="center"/>
                              <w:ins w:id="2724" w:author="作成者"/>
                            </w:trPr>
                            <w:tc>
                              <w:tcPr>
                                <w:tcW w:w="7166" w:type="dxa"/>
                              </w:tcPr>
                              <w:p w14:paraId="1962925A" w14:textId="77777777" w:rsidR="00CC00D9" w:rsidRPr="0088327F" w:rsidRDefault="00CC00D9" w:rsidP="00DD1144">
                                <w:pPr>
                                  <w:rPr>
                                    <w:ins w:id="2725" w:author="作成者"/>
                                    <w:sz w:val="20"/>
                                    <w:szCs w:val="20"/>
                                  </w:rPr>
                                </w:pPr>
                                <w:ins w:id="2726" w:author="作成者">
                                  <w:r w:rsidRPr="0088327F">
                                    <w:rPr>
                                      <w:sz w:val="20"/>
                                      <w:szCs w:val="20"/>
                                    </w:rPr>
                                    <w:t>variable "VAR_hoge" {</w:t>
                                  </w:r>
                                </w:ins>
                              </w:p>
                              <w:p w14:paraId="759557FD" w14:textId="77777777" w:rsidR="00CC00D9" w:rsidRPr="0088327F" w:rsidRDefault="00CC00D9" w:rsidP="00DD1144">
                                <w:pPr>
                                  <w:rPr>
                                    <w:ins w:id="2727" w:author="作成者"/>
                                    <w:sz w:val="20"/>
                                    <w:szCs w:val="20"/>
                                  </w:rPr>
                                </w:pPr>
                                <w:ins w:id="2728" w:author="作成者">
                                  <w:r w:rsidRPr="0088327F">
                                    <w:rPr>
                                      <w:sz w:val="20"/>
                                      <w:szCs w:val="20"/>
                                    </w:rPr>
                                    <w:t>type = list(</w:t>
                                  </w:r>
                                </w:ins>
                              </w:p>
                              <w:p w14:paraId="7D5D882E" w14:textId="77777777" w:rsidR="00CC00D9" w:rsidRPr="0088327F" w:rsidRDefault="00CC00D9" w:rsidP="00DD1144">
                                <w:pPr>
                                  <w:rPr>
                                    <w:ins w:id="2729" w:author="作成者"/>
                                    <w:sz w:val="20"/>
                                    <w:szCs w:val="20"/>
                                  </w:rPr>
                                </w:pPr>
                                <w:ins w:id="2730" w:author="作成者">
                                  <w:r w:rsidRPr="0088327F">
                                    <w:rPr>
                                      <w:sz w:val="20"/>
                                      <w:szCs w:val="20"/>
                                    </w:rPr>
                                    <w:t>object({</w:t>
                                  </w:r>
                                </w:ins>
                              </w:p>
                              <w:p w14:paraId="083E55E9" w14:textId="77777777" w:rsidR="00CC00D9" w:rsidRDefault="00CC00D9" w:rsidP="00DD1144">
                                <w:pPr>
                                  <w:rPr>
                                    <w:ins w:id="2731" w:author="作成者"/>
                                    <w:sz w:val="20"/>
                                    <w:szCs w:val="20"/>
                                  </w:rPr>
                                </w:pPr>
                                <w:ins w:id="2732" w:author="作成者">
                                  <w:r w:rsidRPr="0088327F">
                                    <w:rPr>
                                      <w:sz w:val="20"/>
                                      <w:szCs w:val="20"/>
                                    </w:rPr>
                                    <w:t xml:space="preserve">    NAME = string</w:t>
                                  </w:r>
                                </w:ins>
                              </w:p>
                              <w:p w14:paraId="5A726F3C" w14:textId="77777777" w:rsidR="00CC00D9" w:rsidRPr="0088327F" w:rsidRDefault="00CC00D9" w:rsidP="00DD1144">
                                <w:pPr>
                                  <w:rPr>
                                    <w:ins w:id="2733" w:author="作成者"/>
                                    <w:sz w:val="20"/>
                                    <w:szCs w:val="20"/>
                                  </w:rPr>
                                </w:pPr>
                                <w:ins w:id="2734" w:author="作成者">
                                  <w:r>
                                    <w:rPr>
                                      <w:sz w:val="20"/>
                                      <w:szCs w:val="20"/>
                                    </w:rPr>
                                    <w:t xml:space="preserve">    AGE = number</w:t>
                                  </w:r>
                                </w:ins>
                              </w:p>
                              <w:p w14:paraId="73223559" w14:textId="77777777" w:rsidR="00CC00D9" w:rsidRPr="0088327F" w:rsidRDefault="00CC00D9" w:rsidP="00DD1144">
                                <w:pPr>
                                  <w:rPr>
                                    <w:ins w:id="2735" w:author="作成者"/>
                                    <w:sz w:val="20"/>
                                    <w:szCs w:val="20"/>
                                  </w:rPr>
                                </w:pPr>
                                <w:ins w:id="2736" w:author="作成者">
                                  <w:r w:rsidRPr="0088327F">
                                    <w:rPr>
                                      <w:sz w:val="20"/>
                                      <w:szCs w:val="20"/>
                                    </w:rPr>
                                    <w:t>})</w:t>
                                  </w:r>
                                </w:ins>
                              </w:p>
                              <w:p w14:paraId="02658E66" w14:textId="77777777" w:rsidR="00CC00D9" w:rsidRPr="0088327F" w:rsidRDefault="00CC00D9" w:rsidP="00DD1144">
                                <w:pPr>
                                  <w:rPr>
                                    <w:ins w:id="2737" w:author="作成者"/>
                                    <w:sz w:val="20"/>
                                    <w:szCs w:val="20"/>
                                  </w:rPr>
                                </w:pPr>
                                <w:ins w:id="2738" w:author="作成者">
                                  <w:r w:rsidRPr="0088327F">
                                    <w:rPr>
                                      <w:sz w:val="20"/>
                                      <w:szCs w:val="20"/>
                                    </w:rPr>
                                    <w:t>)</w:t>
                                  </w:r>
                                </w:ins>
                              </w:p>
                              <w:p w14:paraId="0D14844C" w14:textId="77777777" w:rsidR="00CC00D9" w:rsidRPr="0088327F" w:rsidRDefault="00CC00D9" w:rsidP="00DD1144">
                                <w:pPr>
                                  <w:rPr>
                                    <w:ins w:id="2739" w:author="作成者"/>
                                    <w:sz w:val="20"/>
                                    <w:szCs w:val="20"/>
                                  </w:rPr>
                                </w:pPr>
                                <w:ins w:id="2740" w:author="作成者">
                                  <w:r w:rsidRPr="0088327F">
                                    <w:rPr>
                                      <w:sz w:val="20"/>
                                      <w:szCs w:val="20"/>
                                    </w:rPr>
                                    <w:t>default = [</w:t>
                                  </w:r>
                                </w:ins>
                              </w:p>
                              <w:p w14:paraId="672415A6" w14:textId="14FF53E0" w:rsidR="00CC00D9" w:rsidRPr="0088327F" w:rsidRDefault="00CC00D9" w:rsidP="00DD1144">
                                <w:pPr>
                                  <w:rPr>
                                    <w:ins w:id="2741" w:author="作成者"/>
                                    <w:sz w:val="20"/>
                                    <w:szCs w:val="20"/>
                                  </w:rPr>
                                </w:pPr>
                                <w:ins w:id="2742" w:author="作成者">
                                  <w:r w:rsidRPr="0088327F">
                                    <w:rPr>
                                      <w:rFonts w:hint="eastAsia"/>
                                      <w:sz w:val="20"/>
                                      <w:szCs w:val="20"/>
                                    </w:rPr>
                                    <w:t xml:space="preserve">    { </w:t>
                                  </w:r>
                                  <w:r w:rsidRPr="0088327F">
                                    <w:rPr>
                                      <w:rFonts w:hint="eastAsia"/>
                                      <w:sz w:val="20"/>
                                      <w:szCs w:val="20"/>
                                    </w:rPr>
                                    <w:t>“</w:t>
                                  </w:r>
                                  <w:r w:rsidRPr="0088327F">
                                    <w:rPr>
                                      <w:rFonts w:hint="eastAsia"/>
                                      <w:sz w:val="20"/>
                                      <w:szCs w:val="20"/>
                                    </w:rPr>
                                    <w:t>NAME</w:t>
                                  </w:r>
                                  <w:r w:rsidRPr="0088327F">
                                    <w:rPr>
                                      <w:rFonts w:hint="eastAsia"/>
                                      <w:sz w:val="20"/>
                                      <w:szCs w:val="20"/>
                                    </w:rPr>
                                    <w:t>”</w:t>
                                  </w:r>
                                  <w:r w:rsidRPr="0088327F">
                                    <w:rPr>
                                      <w:rFonts w:hint="eastAsia"/>
                                      <w:sz w:val="20"/>
                                      <w:szCs w:val="20"/>
                                    </w:rPr>
                                    <w:t xml:space="preserve"> = </w:t>
                                  </w:r>
                                  <w:r w:rsidRPr="0088327F">
                                    <w:rPr>
                                      <w:rFonts w:hint="eastAsia"/>
                                      <w:sz w:val="20"/>
                                      <w:szCs w:val="20"/>
                                    </w:rPr>
                                    <w:t>“</w:t>
                                  </w:r>
                                </w:ins>
                                <w:r>
                                  <w:rPr>
                                    <w:rFonts w:hint="eastAsia"/>
                                    <w:sz w:val="20"/>
                                    <w:szCs w:val="20"/>
                                  </w:rPr>
                                  <w:t>Tanaka</w:t>
                                </w:r>
                                <w:ins w:id="2743" w:author="作成者">
                                  <w:r w:rsidRPr="0088327F">
                                    <w:rPr>
                                      <w:rFonts w:hint="eastAsia"/>
                                      <w:sz w:val="20"/>
                                      <w:szCs w:val="20"/>
                                    </w:rPr>
                                    <w:t>”</w:t>
                                  </w:r>
                                  <w:r>
                                    <w:rPr>
                                      <w:rFonts w:hint="eastAsia"/>
                                      <w:sz w:val="20"/>
                                      <w:szCs w:val="20"/>
                                    </w:rPr>
                                    <w:t xml:space="preserve">, </w:t>
                                  </w:r>
                                  <w:r>
                                    <w:rPr>
                                      <w:sz w:val="20"/>
                                      <w:szCs w:val="20"/>
                                    </w:rPr>
                                    <w:t>“AGE” = 30</w:t>
                                  </w:r>
                                  <w:r w:rsidRPr="0088327F">
                                    <w:rPr>
                                      <w:rFonts w:hint="eastAsia"/>
                                      <w:sz w:val="20"/>
                                      <w:szCs w:val="20"/>
                                    </w:rPr>
                                    <w:t xml:space="preserve"> },</w:t>
                                  </w:r>
                                </w:ins>
                              </w:p>
                              <w:p w14:paraId="6E5F816C" w14:textId="3380C26F" w:rsidR="00CC00D9" w:rsidRPr="0088327F" w:rsidRDefault="00CC00D9" w:rsidP="00DD1144">
                                <w:pPr>
                                  <w:rPr>
                                    <w:ins w:id="2744" w:author="作成者"/>
                                    <w:sz w:val="20"/>
                                    <w:szCs w:val="20"/>
                                  </w:rPr>
                                </w:pPr>
                                <w:ins w:id="2745" w:author="作成者">
                                  <w:r w:rsidRPr="0088327F">
                                    <w:rPr>
                                      <w:rFonts w:hint="eastAsia"/>
                                      <w:sz w:val="20"/>
                                      <w:szCs w:val="20"/>
                                    </w:rPr>
                                    <w:t xml:space="preserve">    { </w:t>
                                  </w:r>
                                  <w:r w:rsidRPr="0088327F">
                                    <w:rPr>
                                      <w:rFonts w:hint="eastAsia"/>
                                      <w:sz w:val="20"/>
                                      <w:szCs w:val="20"/>
                                    </w:rPr>
                                    <w:t>“</w:t>
                                  </w:r>
                                  <w:r w:rsidRPr="0088327F">
                                    <w:rPr>
                                      <w:rFonts w:hint="eastAsia"/>
                                      <w:sz w:val="20"/>
                                      <w:szCs w:val="20"/>
                                    </w:rPr>
                                    <w:t>NAME</w:t>
                                  </w:r>
                                  <w:r w:rsidRPr="0088327F">
                                    <w:rPr>
                                      <w:rFonts w:hint="eastAsia"/>
                                      <w:sz w:val="20"/>
                                      <w:szCs w:val="20"/>
                                    </w:rPr>
                                    <w:t>”</w:t>
                                  </w:r>
                                  <w:r>
                                    <w:rPr>
                                      <w:rFonts w:hint="eastAsia"/>
                                      <w:sz w:val="20"/>
                                      <w:szCs w:val="20"/>
                                    </w:rPr>
                                    <w:t xml:space="preserve"> </w:t>
                                  </w:r>
                                  <w:r w:rsidRPr="0088327F">
                                    <w:rPr>
                                      <w:rFonts w:hint="eastAsia"/>
                                      <w:sz w:val="20"/>
                                      <w:szCs w:val="20"/>
                                    </w:rPr>
                                    <w:t xml:space="preserve">= </w:t>
                                  </w:r>
                                  <w:r w:rsidRPr="0088327F">
                                    <w:rPr>
                                      <w:rFonts w:hint="eastAsia"/>
                                      <w:sz w:val="20"/>
                                      <w:szCs w:val="20"/>
                                    </w:rPr>
                                    <w:t>“</w:t>
                                  </w:r>
                                </w:ins>
                                <w:r>
                                  <w:rPr>
                                    <w:rFonts w:hint="eastAsia"/>
                                    <w:sz w:val="20"/>
                                    <w:szCs w:val="20"/>
                                  </w:rPr>
                                  <w:t>Yamamoto</w:t>
                                </w:r>
                                <w:ins w:id="2746" w:author="作成者">
                                  <w:r w:rsidRPr="0088327F">
                                    <w:rPr>
                                      <w:rFonts w:hint="eastAsia"/>
                                      <w:sz w:val="20"/>
                                      <w:szCs w:val="20"/>
                                    </w:rPr>
                                    <w:t>”</w:t>
                                  </w:r>
                                  <w:r>
                                    <w:rPr>
                                      <w:rFonts w:hint="eastAsia"/>
                                      <w:sz w:val="20"/>
                                      <w:szCs w:val="20"/>
                                    </w:rPr>
                                    <w:t>,</w:t>
                                  </w:r>
                                  <w:r>
                                    <w:rPr>
                                      <w:sz w:val="20"/>
                                      <w:szCs w:val="20"/>
                                    </w:rPr>
                                    <w:t xml:space="preserve"> ”</w:t>
                                  </w:r>
                                  <w:r>
                                    <w:rPr>
                                      <w:rFonts w:hint="eastAsia"/>
                                      <w:sz w:val="20"/>
                                      <w:szCs w:val="20"/>
                                    </w:rPr>
                                    <w:t xml:space="preserve"> AGE</w:t>
                                  </w:r>
                                  <w:r>
                                    <w:rPr>
                                      <w:sz w:val="20"/>
                                      <w:szCs w:val="20"/>
                                    </w:rPr>
                                    <w:t>”</w:t>
                                  </w:r>
                                  <w:r>
                                    <w:rPr>
                                      <w:rFonts w:hint="eastAsia"/>
                                      <w:sz w:val="20"/>
                                      <w:szCs w:val="20"/>
                                    </w:rPr>
                                    <w:t xml:space="preserve"> = 26</w:t>
                                  </w:r>
                                  <w:r w:rsidRPr="0088327F">
                                    <w:rPr>
                                      <w:rFonts w:hint="eastAsia"/>
                                      <w:sz w:val="20"/>
                                      <w:szCs w:val="20"/>
                                    </w:rPr>
                                    <w:t xml:space="preserve"> }</w:t>
                                  </w:r>
                                </w:ins>
                              </w:p>
                              <w:p w14:paraId="60F4EE04" w14:textId="77777777" w:rsidR="00CC00D9" w:rsidRPr="0088327F" w:rsidRDefault="00CC00D9" w:rsidP="00DD1144">
                                <w:pPr>
                                  <w:rPr>
                                    <w:ins w:id="2747" w:author="作成者"/>
                                    <w:sz w:val="20"/>
                                    <w:szCs w:val="20"/>
                                  </w:rPr>
                                </w:pPr>
                                <w:ins w:id="2748" w:author="作成者">
                                  <w:r w:rsidRPr="0088327F">
                                    <w:rPr>
                                      <w:sz w:val="20"/>
                                      <w:szCs w:val="20"/>
                                    </w:rPr>
                                    <w:t>]</w:t>
                                  </w:r>
                                </w:ins>
                              </w:p>
                              <w:p w14:paraId="2F5BEAF1" w14:textId="77777777" w:rsidR="00CC00D9" w:rsidRPr="003177F7" w:rsidRDefault="00CC00D9" w:rsidP="00DD1144">
                                <w:pPr>
                                  <w:pStyle w:val="a9"/>
                                  <w:ind w:leftChars="0" w:left="0"/>
                                  <w:rPr>
                                    <w:ins w:id="2749" w:author="作成者"/>
                                    <w:sz w:val="20"/>
                                    <w:szCs w:val="20"/>
                                  </w:rPr>
                                </w:pPr>
                                <w:ins w:id="2750" w:author="作成者">
                                  <w:r w:rsidRPr="0088327F">
                                    <w:rPr>
                                      <w:sz w:val="20"/>
                                      <w:szCs w:val="20"/>
                                    </w:rPr>
                                    <w:t>}</w:t>
                                  </w:r>
                                </w:ins>
                              </w:p>
                            </w:tc>
                          </w:tr>
                        </w:tbl>
                        <w:p w14:paraId="603D315A" w14:textId="77777777" w:rsidR="00CC00D9" w:rsidRPr="003177F7" w:rsidRDefault="00CC00D9" w:rsidP="00366ECC">
                          <w:pPr>
                            <w:jc w:val="left"/>
                            <w:rPr>
                              <w:ins w:id="2751" w:author="作成者"/>
                              <w:sz w:val="20"/>
                              <w:szCs w:val="20"/>
                            </w:rPr>
                          </w:pPr>
                        </w:p>
                        <w:p w14:paraId="269B469A" w14:textId="77777777" w:rsidR="00CC00D9" w:rsidRDefault="00CC00D9" w:rsidP="00366ECC">
                          <w:pPr>
                            <w:jc w:val="left"/>
                            <w:rPr>
                              <w:ins w:id="2752" w:author="作成者"/>
                              <w:sz w:val="20"/>
                              <w:szCs w:val="20"/>
                            </w:rPr>
                          </w:pPr>
                        </w:p>
                        <w:p w14:paraId="2DF053EB" w14:textId="77777777" w:rsidR="00CC00D9" w:rsidRDefault="00CC00D9" w:rsidP="00366ECC">
                          <w:pPr>
                            <w:jc w:val="left"/>
                            <w:rPr>
                              <w:ins w:id="2753" w:author="作成者"/>
                              <w:sz w:val="20"/>
                              <w:szCs w:val="20"/>
                            </w:rPr>
                          </w:pPr>
                        </w:p>
                        <w:p w14:paraId="77D02D44" w14:textId="048C4923" w:rsidR="00CC00D9" w:rsidRPr="0088327F" w:rsidRDefault="00CC00D9" w:rsidP="00366ECC">
                          <w:pPr>
                            <w:jc w:val="left"/>
                            <w:rPr>
                              <w:ins w:id="2754" w:author="作成者"/>
                              <w:b/>
                              <w:sz w:val="20"/>
                              <w:szCs w:val="20"/>
                            </w:rPr>
                          </w:pPr>
                          <w:ins w:id="2755" w:author="作成者">
                            <w:r>
                              <w:rPr>
                                <w:rFonts w:hint="eastAsia"/>
                                <w:sz w:val="20"/>
                                <w:szCs w:val="20"/>
                              </w:rPr>
                              <w:t xml:space="preserve">　</w:t>
                            </w:r>
                            <w:r>
                              <w:rPr>
                                <w:sz w:val="20"/>
                                <w:szCs w:val="20"/>
                              </w:rPr>
                              <w:t xml:space="preserve">　　　　　</w:t>
                            </w:r>
                          </w:ins>
                          <w:r>
                            <w:rPr>
                              <w:rFonts w:hint="eastAsia"/>
                              <w:b/>
                              <w:sz w:val="20"/>
                              <w:szCs w:val="20"/>
                            </w:rPr>
                            <w:t>Nested variable list</w:t>
                          </w:r>
                        </w:p>
                        <w:tbl>
                          <w:tblPr>
                            <w:tblStyle w:val="ab"/>
                            <w:tblW w:w="0" w:type="auto"/>
                            <w:jc w:val="center"/>
                            <w:tblLook w:val="04A0" w:firstRow="1" w:lastRow="0" w:firstColumn="1" w:lastColumn="0" w:noHBand="0" w:noVBand="1"/>
                          </w:tblPr>
                          <w:tblGrid>
                            <w:gridCol w:w="862"/>
                            <w:gridCol w:w="1581"/>
                            <w:gridCol w:w="1581"/>
                            <w:gridCol w:w="1534"/>
                          </w:tblGrid>
                          <w:tr w:rsidR="00CC00D9" w14:paraId="52C97EA8" w14:textId="77777777" w:rsidTr="00DD1144">
                            <w:trPr>
                              <w:trHeight w:val="699"/>
                              <w:jc w:val="center"/>
                              <w:ins w:id="2756" w:author="作成者"/>
                            </w:trPr>
                            <w:tc>
                              <w:tcPr>
                                <w:tcW w:w="862" w:type="dxa"/>
                                <w:tcBorders>
                                  <w:bottom w:val="single" w:sz="4" w:space="0" w:color="auto"/>
                                </w:tcBorders>
                                <w:shd w:val="clear" w:color="auto" w:fill="002060"/>
                              </w:tcPr>
                              <w:p w14:paraId="0865942D" w14:textId="3664283B" w:rsidR="00CC00D9" w:rsidRPr="00D8673D" w:rsidRDefault="00CC00D9" w:rsidP="00DD1144">
                                <w:pPr>
                                  <w:pStyle w:val="a9"/>
                                  <w:ind w:leftChars="0" w:left="0"/>
                                  <w:jc w:val="left"/>
                                  <w:rPr>
                                    <w:ins w:id="2757" w:author="作成者"/>
                                    <w:b/>
                                    <w:color w:val="FFFFFF" w:themeColor="background1"/>
                                    <w:sz w:val="16"/>
                                  </w:rPr>
                                </w:pPr>
                                <w:r w:rsidRPr="00D8673D">
                                  <w:rPr>
                                    <w:rFonts w:hint="eastAsia"/>
                                    <w:b/>
                                    <w:color w:val="FFFFFF" w:themeColor="background1"/>
                                    <w:sz w:val="16"/>
                                  </w:rPr>
                                  <w:t>Item No.</w:t>
                                </w:r>
                              </w:p>
                            </w:tc>
                            <w:tc>
                              <w:tcPr>
                                <w:tcW w:w="1581" w:type="dxa"/>
                                <w:tcBorders>
                                  <w:bottom w:val="single" w:sz="4" w:space="0" w:color="auto"/>
                                </w:tcBorders>
                                <w:shd w:val="clear" w:color="auto" w:fill="002060"/>
                              </w:tcPr>
                              <w:p w14:paraId="3BF2293C" w14:textId="30ED356B" w:rsidR="00CC00D9" w:rsidRPr="00D8673D" w:rsidRDefault="00CC00D9" w:rsidP="00DD1144">
                                <w:pPr>
                                  <w:pStyle w:val="a9"/>
                                  <w:ind w:leftChars="0" w:left="0"/>
                                  <w:jc w:val="left"/>
                                  <w:rPr>
                                    <w:ins w:id="2758" w:author="作成者"/>
                                    <w:b/>
                                    <w:color w:val="FFFFFF" w:themeColor="background1"/>
                                    <w:sz w:val="16"/>
                                  </w:rPr>
                                </w:pPr>
                                <w:r w:rsidRPr="00D8673D">
                                  <w:rPr>
                                    <w:rFonts w:hint="eastAsia"/>
                                    <w:b/>
                                    <w:color w:val="FFFFFF" w:themeColor="background1"/>
                                    <w:sz w:val="16"/>
                                  </w:rPr>
                                  <w:t>Variable name</w:t>
                                </w:r>
                              </w:p>
                            </w:tc>
                            <w:tc>
                              <w:tcPr>
                                <w:tcW w:w="1581" w:type="dxa"/>
                                <w:shd w:val="clear" w:color="auto" w:fill="002060"/>
                              </w:tcPr>
                              <w:p w14:paraId="5424C70D" w14:textId="3710ACBB" w:rsidR="00CC00D9" w:rsidRPr="00D8673D" w:rsidRDefault="00CC00D9" w:rsidP="00DD1144">
                                <w:pPr>
                                  <w:pStyle w:val="a9"/>
                                  <w:ind w:leftChars="0" w:left="0"/>
                                  <w:jc w:val="left"/>
                                  <w:rPr>
                                    <w:ins w:id="2759" w:author="作成者"/>
                                    <w:b/>
                                    <w:color w:val="FFFFFF" w:themeColor="background1"/>
                                    <w:sz w:val="16"/>
                                  </w:rPr>
                                </w:pPr>
                                <w:r w:rsidRPr="00D8673D">
                                  <w:rPr>
                                    <w:rFonts w:hint="eastAsia"/>
                                    <w:b/>
                                    <w:color w:val="FFFFFF" w:themeColor="background1"/>
                                    <w:sz w:val="16"/>
                                  </w:rPr>
                                  <w:t>Member Variable name</w:t>
                                </w:r>
                                <w:ins w:id="2760" w:author="作成者">
                                  <w:r w:rsidRPr="00D8673D">
                                    <w:rPr>
                                      <w:rFonts w:hint="eastAsia"/>
                                      <w:b/>
                                      <w:color w:val="FFFFFF" w:themeColor="background1"/>
                                      <w:sz w:val="16"/>
                                    </w:rPr>
                                    <w:t>（</w:t>
                                  </w:r>
                                </w:ins>
                                <w:r w:rsidRPr="00D8673D">
                                  <w:rPr>
                                    <w:rFonts w:hint="eastAsia"/>
                                    <w:b/>
                                    <w:color w:val="FFFFFF" w:themeColor="background1"/>
                                    <w:sz w:val="16"/>
                                  </w:rPr>
                                  <w:t>W</w:t>
                                </w:r>
                                <w:r w:rsidRPr="00D8673D">
                                  <w:rPr>
                                    <w:b/>
                                    <w:color w:val="FFFFFF" w:themeColor="background1"/>
                                    <w:sz w:val="16"/>
                                  </w:rPr>
                                  <w:t>ith repetition</w:t>
                                </w:r>
                                <w:ins w:id="2761" w:author="作成者">
                                  <w:r w:rsidRPr="00D8673D">
                                    <w:rPr>
                                      <w:rFonts w:hint="eastAsia"/>
                                      <w:b/>
                                      <w:color w:val="FFFFFF" w:themeColor="background1"/>
                                      <w:sz w:val="16"/>
                                    </w:rPr>
                                    <w:t>）</w:t>
                                  </w:r>
                                </w:ins>
                              </w:p>
                            </w:tc>
                            <w:tc>
                              <w:tcPr>
                                <w:tcW w:w="1534" w:type="dxa"/>
                                <w:shd w:val="clear" w:color="auto" w:fill="002060"/>
                              </w:tcPr>
                              <w:p w14:paraId="21F518EA" w14:textId="249314C1" w:rsidR="00CC00D9" w:rsidRPr="00D8673D" w:rsidRDefault="00CC00D9" w:rsidP="00DD1144">
                                <w:pPr>
                                  <w:pStyle w:val="a9"/>
                                  <w:ind w:leftChars="0" w:left="0"/>
                                  <w:jc w:val="left"/>
                                  <w:rPr>
                                    <w:ins w:id="2762" w:author="作成者"/>
                                    <w:b/>
                                    <w:color w:val="FFFFFF" w:themeColor="background1"/>
                                    <w:sz w:val="16"/>
                                  </w:rPr>
                                </w:pPr>
                                <w:r w:rsidRPr="00B64215">
                                  <w:rPr>
                                    <w:b/>
                                    <w:color w:val="FFFFFF" w:themeColor="background1"/>
                                    <w:sz w:val="14"/>
                                  </w:rPr>
                                  <w:t>Maximum amount of repetitions</w:t>
                                </w:r>
                              </w:p>
                            </w:tc>
                          </w:tr>
                          <w:tr w:rsidR="00CC00D9" w14:paraId="452CD817" w14:textId="77777777" w:rsidTr="00DD1144">
                            <w:trPr>
                              <w:trHeight w:val="220"/>
                              <w:jc w:val="center"/>
                              <w:ins w:id="2763" w:author="作成者"/>
                            </w:trPr>
                            <w:tc>
                              <w:tcPr>
                                <w:tcW w:w="862" w:type="dxa"/>
                                <w:tcBorders>
                                  <w:bottom w:val="single" w:sz="4" w:space="0" w:color="auto"/>
                                </w:tcBorders>
                              </w:tcPr>
                              <w:p w14:paraId="170CCEF9" w14:textId="77777777" w:rsidR="00CC00D9" w:rsidRDefault="00CC00D9" w:rsidP="00DD1144">
                                <w:pPr>
                                  <w:pStyle w:val="a9"/>
                                  <w:ind w:leftChars="0" w:left="0"/>
                                  <w:jc w:val="left"/>
                                  <w:rPr>
                                    <w:ins w:id="2764" w:author="作成者"/>
                                  </w:rPr>
                                </w:pPr>
                                <w:ins w:id="2765" w:author="作成者">
                                  <w:r>
                                    <w:rPr>
                                      <w:rFonts w:hint="eastAsia"/>
                                    </w:rPr>
                                    <w:t>1</w:t>
                                  </w:r>
                                </w:ins>
                              </w:p>
                            </w:tc>
                            <w:tc>
                              <w:tcPr>
                                <w:tcW w:w="1581" w:type="dxa"/>
                                <w:tcBorders>
                                  <w:bottom w:val="single" w:sz="4" w:space="0" w:color="auto"/>
                                </w:tcBorders>
                              </w:tcPr>
                              <w:p w14:paraId="616CD510" w14:textId="77777777" w:rsidR="00CC00D9" w:rsidRDefault="00CC00D9" w:rsidP="00DD1144">
                                <w:pPr>
                                  <w:pStyle w:val="a9"/>
                                  <w:ind w:leftChars="0" w:left="0"/>
                                  <w:jc w:val="left"/>
                                  <w:rPr>
                                    <w:ins w:id="2766" w:author="作成者"/>
                                  </w:rPr>
                                </w:pPr>
                                <w:ins w:id="2767" w:author="作成者">
                                  <w:r>
                                    <w:rPr>
                                      <w:rFonts w:hint="eastAsia"/>
                                    </w:rPr>
                                    <w:t>V</w:t>
                                  </w:r>
                                  <w:r>
                                    <w:t>AR_hoge</w:t>
                                  </w:r>
                                </w:ins>
                              </w:p>
                            </w:tc>
                            <w:tc>
                              <w:tcPr>
                                <w:tcW w:w="1581" w:type="dxa"/>
                                <w:tcBorders>
                                  <w:bottom w:val="single" w:sz="4" w:space="0" w:color="auto"/>
                                </w:tcBorders>
                              </w:tcPr>
                              <w:p w14:paraId="27369FE7" w14:textId="77777777" w:rsidR="00CC00D9" w:rsidRDefault="00CC00D9" w:rsidP="00DD1144">
                                <w:pPr>
                                  <w:pStyle w:val="a9"/>
                                  <w:ind w:leftChars="0" w:left="0"/>
                                  <w:jc w:val="left"/>
                                  <w:rPr>
                                    <w:ins w:id="2768" w:author="作成者"/>
                                  </w:rPr>
                                </w:pPr>
                              </w:p>
                            </w:tc>
                            <w:tc>
                              <w:tcPr>
                                <w:tcW w:w="1534" w:type="dxa"/>
                              </w:tcPr>
                              <w:p w14:paraId="75A139A1" w14:textId="77777777" w:rsidR="00CC00D9" w:rsidRDefault="00CC00D9" w:rsidP="00DD1144">
                                <w:pPr>
                                  <w:pStyle w:val="a9"/>
                                  <w:ind w:leftChars="0" w:left="0"/>
                                  <w:jc w:val="left"/>
                                  <w:rPr>
                                    <w:ins w:id="2769" w:author="作成者"/>
                                  </w:rPr>
                                </w:pPr>
                                <w:ins w:id="2770" w:author="作成者">
                                  <w:r>
                                    <w:rPr>
                                      <w:rFonts w:hint="eastAsia"/>
                                    </w:rPr>
                                    <w:t>2</w:t>
                                  </w:r>
                                </w:ins>
                              </w:p>
                            </w:tc>
                          </w:tr>
                        </w:tbl>
                        <w:p w14:paraId="646AB4E8" w14:textId="77777777" w:rsidR="00CC00D9" w:rsidRDefault="00CC00D9" w:rsidP="00366ECC">
                          <w:pPr>
                            <w:jc w:val="left"/>
                            <w:rPr>
                              <w:ins w:id="2771" w:author="作成者"/>
                              <w:sz w:val="20"/>
                              <w:szCs w:val="20"/>
                            </w:rPr>
                          </w:pPr>
                        </w:p>
                        <w:p w14:paraId="7BB3206F" w14:textId="569BA942" w:rsidR="00CC00D9" w:rsidRDefault="00CC00D9" w:rsidP="00366ECC">
                          <w:pPr>
                            <w:jc w:val="left"/>
                            <w:rPr>
                              <w:ins w:id="2772" w:author="作成者"/>
                              <w:sz w:val="20"/>
                              <w:szCs w:val="20"/>
                            </w:rPr>
                          </w:pPr>
                        </w:p>
                        <w:p w14:paraId="21F0374A" w14:textId="766CEE60" w:rsidR="00CC00D9" w:rsidRPr="00D464F6" w:rsidRDefault="00CC00D9" w:rsidP="00366ECC">
                          <w:pPr>
                            <w:jc w:val="left"/>
                            <w:rPr>
                              <w:ins w:id="2773" w:author="作成者"/>
                              <w:b/>
                              <w:sz w:val="20"/>
                              <w:szCs w:val="20"/>
                            </w:rPr>
                          </w:pPr>
                          <w:ins w:id="2774"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CC00D9" w14:paraId="2992B92C" w14:textId="77777777" w:rsidTr="00DD1144">
                            <w:trPr>
                              <w:jc w:val="center"/>
                              <w:ins w:id="2775" w:author="作成者"/>
                            </w:trPr>
                            <w:tc>
                              <w:tcPr>
                                <w:tcW w:w="704" w:type="dxa"/>
                                <w:tcBorders>
                                  <w:bottom w:val="single" w:sz="4" w:space="0" w:color="auto"/>
                                </w:tcBorders>
                                <w:shd w:val="clear" w:color="auto" w:fill="002060"/>
                              </w:tcPr>
                              <w:p w14:paraId="1785DA31" w14:textId="278CAE10" w:rsidR="00CC00D9" w:rsidRPr="00C80F48" w:rsidRDefault="00CC00D9" w:rsidP="00DD1144">
                                <w:pPr>
                                  <w:pStyle w:val="a9"/>
                                  <w:ind w:leftChars="0" w:left="0"/>
                                  <w:jc w:val="left"/>
                                  <w:rPr>
                                    <w:ins w:id="2776"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05104825" w14:textId="36B54D16" w:rsidR="00CC00D9" w:rsidRPr="00C80F48" w:rsidRDefault="00CC00D9" w:rsidP="00DD1144">
                                <w:pPr>
                                  <w:pStyle w:val="a9"/>
                                  <w:ind w:leftChars="0" w:left="0"/>
                                  <w:jc w:val="left"/>
                                  <w:rPr>
                                    <w:ins w:id="2777" w:author="作成者"/>
                                    <w:b/>
                                    <w:color w:val="FFFFFF" w:themeColor="background1"/>
                                  </w:rPr>
                                </w:pPr>
                                <w:r>
                                  <w:rPr>
                                    <w:rFonts w:hint="eastAsia"/>
                                    <w:b/>
                                    <w:color w:val="FFFFFF" w:themeColor="background1"/>
                                  </w:rPr>
                                  <w:t>Variable name</w:t>
                                </w:r>
                              </w:p>
                            </w:tc>
                            <w:tc>
                              <w:tcPr>
                                <w:tcW w:w="1291" w:type="dxa"/>
                                <w:shd w:val="clear" w:color="auto" w:fill="002060"/>
                              </w:tcPr>
                              <w:p w14:paraId="5CAC6BB6" w14:textId="003C977C" w:rsidR="00CC00D9" w:rsidRPr="0088327F" w:rsidRDefault="00CC00D9" w:rsidP="00DD1144">
                                <w:pPr>
                                  <w:pStyle w:val="a9"/>
                                  <w:ind w:leftChars="0" w:left="0"/>
                                  <w:jc w:val="left"/>
                                  <w:rPr>
                                    <w:ins w:id="2778" w:author="作成者"/>
                                    <w:b/>
                                    <w:color w:val="FFFFFF" w:themeColor="background1"/>
                                  </w:rPr>
                                </w:pPr>
                                <w:r>
                                  <w:rPr>
                                    <w:rFonts w:hint="eastAsia"/>
                                    <w:b/>
                                  </w:rPr>
                                  <w:t>HCL SETTINGS</w:t>
                                </w:r>
                              </w:p>
                            </w:tc>
                            <w:tc>
                              <w:tcPr>
                                <w:tcW w:w="1291" w:type="dxa"/>
                                <w:shd w:val="clear" w:color="auto" w:fill="002060"/>
                              </w:tcPr>
                              <w:p w14:paraId="5DAD0EC4" w14:textId="3E030FB8" w:rsidR="00CC00D9" w:rsidRPr="00C80F48" w:rsidRDefault="00CC00D9" w:rsidP="00DD1144">
                                <w:pPr>
                                  <w:pStyle w:val="a9"/>
                                  <w:ind w:leftChars="0" w:left="0"/>
                                  <w:jc w:val="left"/>
                                  <w:rPr>
                                    <w:ins w:id="2779" w:author="作成者"/>
                                    <w:b/>
                                    <w:color w:val="FFFFFF" w:themeColor="background1"/>
                                  </w:rPr>
                                </w:pPr>
                                <w:r>
                                  <w:rPr>
                                    <w:rFonts w:hint="eastAsia"/>
                                    <w:b/>
                                    <w:color w:val="FFFFFF" w:themeColor="background1"/>
                                  </w:rPr>
                                  <w:t>Member variable</w:t>
                                </w:r>
                              </w:p>
                            </w:tc>
                            <w:tc>
                              <w:tcPr>
                                <w:tcW w:w="1253" w:type="dxa"/>
                                <w:shd w:val="clear" w:color="auto" w:fill="002060"/>
                              </w:tcPr>
                              <w:p w14:paraId="531C5363" w14:textId="697BA464" w:rsidR="00CC00D9" w:rsidRDefault="00CC00D9" w:rsidP="00DD1144">
                                <w:pPr>
                                  <w:pStyle w:val="a9"/>
                                  <w:ind w:leftChars="0" w:left="0"/>
                                  <w:jc w:val="left"/>
                                  <w:rPr>
                                    <w:ins w:id="2780" w:author="作成者"/>
                                    <w:b/>
                                    <w:color w:val="FFFFFF" w:themeColor="background1"/>
                                  </w:rPr>
                                </w:pPr>
                                <w:r>
                                  <w:rPr>
                                    <w:rFonts w:hint="eastAsia"/>
                                    <w:b/>
                                    <w:color w:val="FFFFFF" w:themeColor="background1"/>
                                  </w:rPr>
                                  <w:t>Substitute order</w:t>
                                </w:r>
                              </w:p>
                            </w:tc>
                            <w:tc>
                              <w:tcPr>
                                <w:tcW w:w="1253" w:type="dxa"/>
                                <w:shd w:val="clear" w:color="auto" w:fill="002060"/>
                              </w:tcPr>
                              <w:p w14:paraId="00B7E32C" w14:textId="62B97DEE" w:rsidR="00CC00D9" w:rsidRDefault="00CC00D9" w:rsidP="00DD1144">
                                <w:pPr>
                                  <w:pStyle w:val="a9"/>
                                  <w:ind w:leftChars="0" w:left="0"/>
                                  <w:jc w:val="left"/>
                                  <w:rPr>
                                    <w:ins w:id="2781" w:author="作成者"/>
                                    <w:b/>
                                    <w:color w:val="FFFFFF" w:themeColor="background1"/>
                                  </w:rPr>
                                </w:pPr>
                                <w:r>
                                  <w:rPr>
                                    <w:rFonts w:hint="eastAsia"/>
                                    <w:b/>
                                    <w:color w:val="FFFFFF" w:themeColor="background1"/>
                                  </w:rPr>
                                  <w:t>Specific value</w:t>
                                </w:r>
                              </w:p>
                            </w:tc>
                          </w:tr>
                          <w:tr w:rsidR="00CC00D9" w14:paraId="45A729D0" w14:textId="77777777" w:rsidTr="00DD1144">
                            <w:trPr>
                              <w:jc w:val="center"/>
                              <w:ins w:id="2782" w:author="作成者"/>
                            </w:trPr>
                            <w:tc>
                              <w:tcPr>
                                <w:tcW w:w="704" w:type="dxa"/>
                                <w:tcBorders>
                                  <w:bottom w:val="single" w:sz="4" w:space="0" w:color="auto"/>
                                </w:tcBorders>
                              </w:tcPr>
                              <w:p w14:paraId="7CD68A93" w14:textId="77777777" w:rsidR="00CC00D9" w:rsidRDefault="00CC00D9" w:rsidP="00455654">
                                <w:pPr>
                                  <w:pStyle w:val="a9"/>
                                  <w:ind w:leftChars="0" w:left="0"/>
                                  <w:jc w:val="left"/>
                                  <w:rPr>
                                    <w:ins w:id="2783" w:author="作成者"/>
                                  </w:rPr>
                                </w:pPr>
                                <w:ins w:id="2784" w:author="作成者">
                                  <w:r>
                                    <w:rPr>
                                      <w:rFonts w:hint="eastAsia"/>
                                    </w:rPr>
                                    <w:t>1</w:t>
                                  </w:r>
                                </w:ins>
                              </w:p>
                            </w:tc>
                            <w:tc>
                              <w:tcPr>
                                <w:tcW w:w="1291" w:type="dxa"/>
                                <w:tcBorders>
                                  <w:bottom w:val="single" w:sz="4" w:space="0" w:color="auto"/>
                                </w:tcBorders>
                              </w:tcPr>
                              <w:p w14:paraId="4D8F1A95" w14:textId="77777777" w:rsidR="00CC00D9" w:rsidRDefault="00CC00D9" w:rsidP="00455654">
                                <w:pPr>
                                  <w:pStyle w:val="a9"/>
                                  <w:ind w:leftChars="0" w:left="0"/>
                                  <w:jc w:val="left"/>
                                  <w:rPr>
                                    <w:ins w:id="2785" w:author="作成者"/>
                                  </w:rPr>
                                </w:pPr>
                                <w:ins w:id="2786" w:author="作成者">
                                  <w:r>
                                    <w:rPr>
                                      <w:rFonts w:hint="eastAsia"/>
                                    </w:rPr>
                                    <w:t>V</w:t>
                                  </w:r>
                                  <w:r>
                                    <w:t>AR_hoge</w:t>
                                  </w:r>
                                </w:ins>
                              </w:p>
                            </w:tc>
                            <w:tc>
                              <w:tcPr>
                                <w:tcW w:w="1291" w:type="dxa"/>
                                <w:tcBorders>
                                  <w:bottom w:val="single" w:sz="4" w:space="0" w:color="auto"/>
                                </w:tcBorders>
                              </w:tcPr>
                              <w:p w14:paraId="05FB9B07" w14:textId="77777777" w:rsidR="00CC00D9" w:rsidRDefault="00CC00D9" w:rsidP="00455654">
                                <w:pPr>
                                  <w:pStyle w:val="a9"/>
                                  <w:ind w:leftChars="0" w:left="0"/>
                                  <w:jc w:val="left"/>
                                  <w:rPr>
                                    <w:ins w:id="2787" w:author="作成者"/>
                                  </w:rPr>
                                </w:pPr>
                                <w:ins w:id="2788" w:author="作成者">
                                  <w:r w:rsidRPr="009817DD">
                                    <w:t>OFF</w:t>
                                  </w:r>
                                </w:ins>
                              </w:p>
                            </w:tc>
                            <w:tc>
                              <w:tcPr>
                                <w:tcW w:w="1291" w:type="dxa"/>
                                <w:tcBorders>
                                  <w:bottom w:val="single" w:sz="4" w:space="0" w:color="auto"/>
                                </w:tcBorders>
                              </w:tcPr>
                              <w:p w14:paraId="2077074E" w14:textId="77777777" w:rsidR="00CC00D9" w:rsidRDefault="00CC00D9" w:rsidP="00455654">
                                <w:pPr>
                                  <w:pStyle w:val="a9"/>
                                  <w:ind w:leftChars="0" w:left="0"/>
                                  <w:jc w:val="left"/>
                                  <w:rPr>
                                    <w:ins w:id="2789" w:author="作成者"/>
                                  </w:rPr>
                                </w:pPr>
                                <w:ins w:id="2790" w:author="作成者">
                                  <w:r>
                                    <w:t>[0].NAME</w:t>
                                  </w:r>
                                </w:ins>
                              </w:p>
                            </w:tc>
                            <w:tc>
                              <w:tcPr>
                                <w:tcW w:w="1253" w:type="dxa"/>
                              </w:tcPr>
                              <w:p w14:paraId="115FF1D0" w14:textId="4FB1C172" w:rsidR="00CC00D9" w:rsidRPr="00172BD2" w:rsidRDefault="00CC00D9" w:rsidP="00455654">
                                <w:pPr>
                                  <w:pStyle w:val="a9"/>
                                  <w:ind w:leftChars="0" w:left="0"/>
                                  <w:jc w:val="left"/>
                                  <w:rPr>
                                    <w:ins w:id="2791" w:author="作成者"/>
                                    <w:sz w:val="12"/>
                                  </w:rPr>
                                </w:pPr>
                                <w:r w:rsidRPr="00172BD2">
                                  <w:rPr>
                                    <w:rFonts w:hint="eastAsia"/>
                                    <w:sz w:val="12"/>
                                  </w:rPr>
                                  <w:t>No input required</w:t>
                                </w:r>
                              </w:p>
                            </w:tc>
                            <w:tc>
                              <w:tcPr>
                                <w:tcW w:w="1253" w:type="dxa"/>
                              </w:tcPr>
                              <w:p w14:paraId="28CC6E10" w14:textId="5552162B" w:rsidR="00CC00D9" w:rsidRDefault="00CC00D9" w:rsidP="00455654">
                                <w:pPr>
                                  <w:pStyle w:val="a9"/>
                                  <w:ind w:leftChars="0" w:left="0"/>
                                  <w:jc w:val="left"/>
                                  <w:rPr>
                                    <w:ins w:id="2792" w:author="作成者"/>
                                  </w:rPr>
                                </w:pPr>
                                <w:r>
                                  <w:rPr>
                                    <w:rFonts w:hint="eastAsia"/>
                                  </w:rPr>
                                  <w:t>HONDA</w:t>
                                </w:r>
                              </w:p>
                            </w:tc>
                          </w:tr>
                          <w:tr w:rsidR="00CC00D9" w14:paraId="69096341" w14:textId="77777777" w:rsidTr="00DD1144">
                            <w:trPr>
                              <w:jc w:val="center"/>
                              <w:ins w:id="2793" w:author="作成者"/>
                            </w:trPr>
                            <w:tc>
                              <w:tcPr>
                                <w:tcW w:w="704" w:type="dxa"/>
                                <w:tcBorders>
                                  <w:top w:val="single" w:sz="4" w:space="0" w:color="auto"/>
                                  <w:left w:val="single" w:sz="4" w:space="0" w:color="auto"/>
                                  <w:bottom w:val="single" w:sz="4" w:space="0" w:color="auto"/>
                                  <w:right w:val="single" w:sz="4" w:space="0" w:color="auto"/>
                                </w:tcBorders>
                              </w:tcPr>
                              <w:p w14:paraId="38FBEDC6" w14:textId="77777777" w:rsidR="00CC00D9" w:rsidRDefault="00CC00D9" w:rsidP="00455654">
                                <w:pPr>
                                  <w:pStyle w:val="a9"/>
                                  <w:ind w:leftChars="0" w:left="0"/>
                                  <w:jc w:val="left"/>
                                  <w:rPr>
                                    <w:ins w:id="2794" w:author="作成者"/>
                                  </w:rPr>
                                </w:pPr>
                                <w:ins w:id="2795" w:author="作成者">
                                  <w:r>
                                    <w:rPr>
                                      <w:rFonts w:hint="eastAsia"/>
                                    </w:rPr>
                                    <w:t>2</w:t>
                                  </w:r>
                                </w:ins>
                              </w:p>
                            </w:tc>
                            <w:tc>
                              <w:tcPr>
                                <w:tcW w:w="1291" w:type="dxa"/>
                                <w:tcBorders>
                                  <w:top w:val="single" w:sz="4" w:space="0" w:color="auto"/>
                                  <w:left w:val="single" w:sz="4" w:space="0" w:color="auto"/>
                                  <w:bottom w:val="single" w:sz="4" w:space="0" w:color="auto"/>
                                  <w:right w:val="single" w:sz="4" w:space="0" w:color="auto"/>
                                </w:tcBorders>
                              </w:tcPr>
                              <w:p w14:paraId="33DD9D45" w14:textId="77777777" w:rsidR="00CC00D9" w:rsidRDefault="00CC00D9" w:rsidP="00455654">
                                <w:pPr>
                                  <w:pStyle w:val="a9"/>
                                  <w:ind w:leftChars="0" w:left="0"/>
                                  <w:jc w:val="left"/>
                                  <w:rPr>
                                    <w:ins w:id="2796" w:author="作成者"/>
                                  </w:rPr>
                                </w:pPr>
                                <w:ins w:id="2797" w:author="作成者">
                                  <w:r>
                                    <w:rPr>
                                      <w:rFonts w:hint="eastAsia"/>
                                    </w:rPr>
                                    <w:t>VAR_hoge</w:t>
                                  </w:r>
                                </w:ins>
                              </w:p>
                            </w:tc>
                            <w:tc>
                              <w:tcPr>
                                <w:tcW w:w="1291" w:type="dxa"/>
                                <w:tcBorders>
                                  <w:left w:val="single" w:sz="4" w:space="0" w:color="auto"/>
                                  <w:bottom w:val="single" w:sz="4" w:space="0" w:color="auto"/>
                                  <w:right w:val="single" w:sz="4" w:space="0" w:color="auto"/>
                                </w:tcBorders>
                              </w:tcPr>
                              <w:p w14:paraId="57E73FD3" w14:textId="77777777" w:rsidR="00CC00D9" w:rsidRDefault="00CC00D9" w:rsidP="00455654">
                                <w:pPr>
                                  <w:pStyle w:val="a9"/>
                                  <w:ind w:leftChars="0" w:left="0"/>
                                  <w:jc w:val="left"/>
                                  <w:rPr>
                                    <w:ins w:id="2798" w:author="作成者"/>
                                  </w:rPr>
                                </w:pPr>
                                <w:ins w:id="2799" w:author="作成者">
                                  <w:r w:rsidRPr="009817DD">
                                    <w:t>OFF</w:t>
                                  </w:r>
                                </w:ins>
                              </w:p>
                            </w:tc>
                            <w:tc>
                              <w:tcPr>
                                <w:tcW w:w="1291" w:type="dxa"/>
                                <w:tcBorders>
                                  <w:left w:val="single" w:sz="4" w:space="0" w:color="auto"/>
                                  <w:bottom w:val="single" w:sz="4" w:space="0" w:color="auto"/>
                                </w:tcBorders>
                              </w:tcPr>
                              <w:p w14:paraId="5D8860BC" w14:textId="77777777" w:rsidR="00CC00D9" w:rsidRDefault="00CC00D9" w:rsidP="00455654">
                                <w:pPr>
                                  <w:pStyle w:val="a9"/>
                                  <w:ind w:leftChars="0" w:left="0"/>
                                  <w:jc w:val="left"/>
                                  <w:rPr>
                                    <w:ins w:id="2800" w:author="作成者"/>
                                  </w:rPr>
                                </w:pPr>
                                <w:ins w:id="2801" w:author="作成者">
                                  <w:r>
                                    <w:rPr>
                                      <w:rFonts w:hint="eastAsia"/>
                                    </w:rPr>
                                    <w:t>[</w:t>
                                  </w:r>
                                  <w:r>
                                    <w:t>0].AGE</w:t>
                                  </w:r>
                                </w:ins>
                              </w:p>
                            </w:tc>
                            <w:tc>
                              <w:tcPr>
                                <w:tcW w:w="1253" w:type="dxa"/>
                              </w:tcPr>
                              <w:p w14:paraId="53F3F964" w14:textId="344FC1D8" w:rsidR="00CC00D9" w:rsidRPr="00172BD2" w:rsidRDefault="00CC00D9" w:rsidP="00455654">
                                <w:pPr>
                                  <w:pStyle w:val="a9"/>
                                  <w:ind w:leftChars="0" w:left="0"/>
                                  <w:jc w:val="left"/>
                                  <w:rPr>
                                    <w:ins w:id="2802" w:author="作成者"/>
                                    <w:sz w:val="12"/>
                                  </w:rPr>
                                </w:pPr>
                                <w:r w:rsidRPr="00172BD2">
                                  <w:rPr>
                                    <w:rFonts w:hint="eastAsia"/>
                                    <w:sz w:val="12"/>
                                  </w:rPr>
                                  <w:t>No input required</w:t>
                                </w:r>
                              </w:p>
                            </w:tc>
                            <w:tc>
                              <w:tcPr>
                                <w:tcW w:w="1253" w:type="dxa"/>
                              </w:tcPr>
                              <w:p w14:paraId="51B35D26" w14:textId="77777777" w:rsidR="00CC00D9" w:rsidRDefault="00CC00D9" w:rsidP="00455654">
                                <w:pPr>
                                  <w:pStyle w:val="a9"/>
                                  <w:ind w:leftChars="0" w:left="0"/>
                                  <w:jc w:val="left"/>
                                  <w:rPr>
                                    <w:ins w:id="2803" w:author="作成者"/>
                                  </w:rPr>
                                </w:pPr>
                                <w:ins w:id="2804" w:author="作成者">
                                  <w:r>
                                    <w:rPr>
                                      <w:rFonts w:hint="eastAsia"/>
                                    </w:rPr>
                                    <w:t>20</w:t>
                                  </w:r>
                                </w:ins>
                              </w:p>
                            </w:tc>
                          </w:tr>
                          <w:tr w:rsidR="00CC00D9" w14:paraId="4543C1F2" w14:textId="77777777" w:rsidTr="00DD1144">
                            <w:trPr>
                              <w:jc w:val="center"/>
                              <w:ins w:id="2805" w:author="作成者"/>
                            </w:trPr>
                            <w:tc>
                              <w:tcPr>
                                <w:tcW w:w="704" w:type="dxa"/>
                                <w:tcBorders>
                                  <w:top w:val="single" w:sz="4" w:space="0" w:color="auto"/>
                                  <w:left w:val="single" w:sz="4" w:space="0" w:color="auto"/>
                                  <w:bottom w:val="single" w:sz="4" w:space="0" w:color="auto"/>
                                  <w:right w:val="single" w:sz="4" w:space="0" w:color="auto"/>
                                </w:tcBorders>
                              </w:tcPr>
                              <w:p w14:paraId="28319665" w14:textId="77777777" w:rsidR="00CC00D9" w:rsidRDefault="00CC00D9" w:rsidP="00455654">
                                <w:pPr>
                                  <w:pStyle w:val="a9"/>
                                  <w:ind w:leftChars="0" w:left="0"/>
                                  <w:jc w:val="left"/>
                                  <w:rPr>
                                    <w:ins w:id="2806" w:author="作成者"/>
                                  </w:rPr>
                                </w:pPr>
                                <w:ins w:id="2807" w:author="作成者">
                                  <w:r>
                                    <w:rPr>
                                      <w:rFonts w:hint="eastAsia"/>
                                    </w:rPr>
                                    <w:t>3</w:t>
                                  </w:r>
                                </w:ins>
                              </w:p>
                            </w:tc>
                            <w:tc>
                              <w:tcPr>
                                <w:tcW w:w="1291" w:type="dxa"/>
                                <w:tcBorders>
                                  <w:top w:val="single" w:sz="4" w:space="0" w:color="auto"/>
                                  <w:left w:val="single" w:sz="4" w:space="0" w:color="auto"/>
                                  <w:bottom w:val="single" w:sz="4" w:space="0" w:color="auto"/>
                                  <w:right w:val="single" w:sz="4" w:space="0" w:color="auto"/>
                                </w:tcBorders>
                              </w:tcPr>
                              <w:p w14:paraId="11637C1B" w14:textId="77777777" w:rsidR="00CC00D9" w:rsidRDefault="00CC00D9" w:rsidP="00455654">
                                <w:pPr>
                                  <w:pStyle w:val="a9"/>
                                  <w:ind w:leftChars="0" w:left="0"/>
                                  <w:jc w:val="left"/>
                                  <w:rPr>
                                    <w:ins w:id="2808" w:author="作成者"/>
                                  </w:rPr>
                                </w:pPr>
                                <w:ins w:id="2809" w:author="作成者">
                                  <w:r>
                                    <w:rPr>
                                      <w:rFonts w:hint="eastAsia"/>
                                    </w:rPr>
                                    <w:t>VAR_hoge</w:t>
                                  </w:r>
                                </w:ins>
                              </w:p>
                            </w:tc>
                            <w:tc>
                              <w:tcPr>
                                <w:tcW w:w="1291" w:type="dxa"/>
                                <w:tcBorders>
                                  <w:left w:val="single" w:sz="4" w:space="0" w:color="auto"/>
                                  <w:right w:val="single" w:sz="4" w:space="0" w:color="auto"/>
                                </w:tcBorders>
                              </w:tcPr>
                              <w:p w14:paraId="309CE25D" w14:textId="77777777" w:rsidR="00CC00D9" w:rsidRDefault="00CC00D9" w:rsidP="00455654">
                                <w:pPr>
                                  <w:pStyle w:val="a9"/>
                                  <w:ind w:leftChars="0" w:left="0"/>
                                  <w:jc w:val="left"/>
                                  <w:rPr>
                                    <w:ins w:id="2810" w:author="作成者"/>
                                  </w:rPr>
                                </w:pPr>
                                <w:ins w:id="2811" w:author="作成者">
                                  <w:r w:rsidRPr="009817DD">
                                    <w:t>OFF</w:t>
                                  </w:r>
                                </w:ins>
                              </w:p>
                            </w:tc>
                            <w:tc>
                              <w:tcPr>
                                <w:tcW w:w="1291" w:type="dxa"/>
                                <w:tcBorders>
                                  <w:left w:val="single" w:sz="4" w:space="0" w:color="auto"/>
                                </w:tcBorders>
                              </w:tcPr>
                              <w:p w14:paraId="0DA4D95D" w14:textId="77777777" w:rsidR="00CC00D9" w:rsidRDefault="00CC00D9" w:rsidP="00455654">
                                <w:pPr>
                                  <w:pStyle w:val="a9"/>
                                  <w:ind w:leftChars="0" w:left="0"/>
                                  <w:jc w:val="left"/>
                                  <w:rPr>
                                    <w:ins w:id="2812" w:author="作成者"/>
                                  </w:rPr>
                                </w:pPr>
                                <w:ins w:id="2813" w:author="作成者">
                                  <w:r>
                                    <w:rPr>
                                      <w:rFonts w:hint="eastAsia"/>
                                    </w:rPr>
                                    <w:t>[</w:t>
                                  </w:r>
                                  <w:r>
                                    <w:t>1].NAME</w:t>
                                  </w:r>
                                </w:ins>
                              </w:p>
                            </w:tc>
                            <w:tc>
                              <w:tcPr>
                                <w:tcW w:w="1253" w:type="dxa"/>
                              </w:tcPr>
                              <w:p w14:paraId="08337485" w14:textId="24CBFF8B" w:rsidR="00CC00D9" w:rsidRPr="00172BD2" w:rsidRDefault="00CC00D9" w:rsidP="00455654">
                                <w:pPr>
                                  <w:pStyle w:val="a9"/>
                                  <w:ind w:leftChars="0" w:left="0"/>
                                  <w:jc w:val="left"/>
                                  <w:rPr>
                                    <w:ins w:id="2814" w:author="作成者"/>
                                    <w:sz w:val="12"/>
                                  </w:rPr>
                                </w:pPr>
                                <w:r w:rsidRPr="00172BD2">
                                  <w:rPr>
                                    <w:rFonts w:hint="eastAsia"/>
                                    <w:sz w:val="12"/>
                                  </w:rPr>
                                  <w:t>No input required</w:t>
                                </w:r>
                              </w:p>
                            </w:tc>
                            <w:tc>
                              <w:tcPr>
                                <w:tcW w:w="1253" w:type="dxa"/>
                              </w:tcPr>
                              <w:p w14:paraId="3909BA7B" w14:textId="0B6692E1" w:rsidR="00CC00D9" w:rsidRDefault="00CC00D9" w:rsidP="00455654">
                                <w:pPr>
                                  <w:pStyle w:val="a9"/>
                                  <w:ind w:leftChars="0" w:left="0"/>
                                  <w:jc w:val="left"/>
                                  <w:rPr>
                                    <w:ins w:id="2815" w:author="作成者"/>
                                  </w:rPr>
                                </w:pPr>
                                <w:r>
                                  <w:rPr>
                                    <w:rFonts w:hint="eastAsia"/>
                                  </w:rPr>
                                  <w:t>OGIK</w:t>
                                </w:r>
                                <w:r>
                                  <w:t>UBO</w:t>
                                </w:r>
                              </w:p>
                            </w:tc>
                          </w:tr>
                          <w:tr w:rsidR="00CC00D9" w14:paraId="05DAE5A0" w14:textId="77777777" w:rsidTr="00DD1144">
                            <w:trPr>
                              <w:jc w:val="center"/>
                              <w:ins w:id="2816" w:author="作成者"/>
                            </w:trPr>
                            <w:tc>
                              <w:tcPr>
                                <w:tcW w:w="704" w:type="dxa"/>
                                <w:tcBorders>
                                  <w:top w:val="single" w:sz="4" w:space="0" w:color="auto"/>
                                  <w:left w:val="single" w:sz="4" w:space="0" w:color="auto"/>
                                  <w:bottom w:val="single" w:sz="4" w:space="0" w:color="auto"/>
                                  <w:right w:val="single" w:sz="4" w:space="0" w:color="auto"/>
                                </w:tcBorders>
                              </w:tcPr>
                              <w:p w14:paraId="537442C5" w14:textId="77777777" w:rsidR="00CC00D9" w:rsidRDefault="00CC00D9" w:rsidP="00455654">
                                <w:pPr>
                                  <w:pStyle w:val="a9"/>
                                  <w:ind w:leftChars="0" w:left="0"/>
                                  <w:jc w:val="left"/>
                                  <w:rPr>
                                    <w:ins w:id="2817" w:author="作成者"/>
                                  </w:rPr>
                                </w:pPr>
                                <w:ins w:id="2818" w:author="作成者">
                                  <w:r>
                                    <w:rPr>
                                      <w:rFonts w:hint="eastAsia"/>
                                    </w:rPr>
                                    <w:t>4</w:t>
                                  </w:r>
                                </w:ins>
                              </w:p>
                            </w:tc>
                            <w:tc>
                              <w:tcPr>
                                <w:tcW w:w="1291" w:type="dxa"/>
                                <w:tcBorders>
                                  <w:top w:val="single" w:sz="4" w:space="0" w:color="auto"/>
                                  <w:left w:val="single" w:sz="4" w:space="0" w:color="auto"/>
                                  <w:bottom w:val="single" w:sz="4" w:space="0" w:color="auto"/>
                                  <w:right w:val="single" w:sz="4" w:space="0" w:color="auto"/>
                                </w:tcBorders>
                              </w:tcPr>
                              <w:p w14:paraId="2E3261F3" w14:textId="77777777" w:rsidR="00CC00D9" w:rsidRDefault="00CC00D9" w:rsidP="00455654">
                                <w:pPr>
                                  <w:pStyle w:val="a9"/>
                                  <w:ind w:leftChars="0" w:left="0"/>
                                  <w:jc w:val="left"/>
                                  <w:rPr>
                                    <w:ins w:id="2819" w:author="作成者"/>
                                  </w:rPr>
                                </w:pPr>
                                <w:ins w:id="2820" w:author="作成者">
                                  <w:r>
                                    <w:rPr>
                                      <w:rFonts w:hint="eastAsia"/>
                                    </w:rPr>
                                    <w:t>VAR_hoge</w:t>
                                  </w:r>
                                </w:ins>
                              </w:p>
                            </w:tc>
                            <w:tc>
                              <w:tcPr>
                                <w:tcW w:w="1291" w:type="dxa"/>
                                <w:tcBorders>
                                  <w:left w:val="single" w:sz="4" w:space="0" w:color="auto"/>
                                  <w:bottom w:val="single" w:sz="4" w:space="0" w:color="auto"/>
                                  <w:right w:val="single" w:sz="4" w:space="0" w:color="auto"/>
                                </w:tcBorders>
                              </w:tcPr>
                              <w:p w14:paraId="5DE46DB5" w14:textId="77777777" w:rsidR="00CC00D9" w:rsidRPr="009817DD" w:rsidRDefault="00CC00D9" w:rsidP="00455654">
                                <w:pPr>
                                  <w:pStyle w:val="a9"/>
                                  <w:ind w:leftChars="0" w:left="0"/>
                                  <w:jc w:val="left"/>
                                  <w:rPr>
                                    <w:ins w:id="2821" w:author="作成者"/>
                                  </w:rPr>
                                </w:pPr>
                                <w:ins w:id="2822" w:author="作成者">
                                  <w:r>
                                    <w:rPr>
                                      <w:rFonts w:hint="eastAsia"/>
                                    </w:rPr>
                                    <w:t>OFF</w:t>
                                  </w:r>
                                </w:ins>
                              </w:p>
                            </w:tc>
                            <w:tc>
                              <w:tcPr>
                                <w:tcW w:w="1291" w:type="dxa"/>
                                <w:tcBorders>
                                  <w:left w:val="single" w:sz="4" w:space="0" w:color="auto"/>
                                  <w:bottom w:val="single" w:sz="4" w:space="0" w:color="auto"/>
                                </w:tcBorders>
                              </w:tcPr>
                              <w:p w14:paraId="1F51AF11" w14:textId="77777777" w:rsidR="00CC00D9" w:rsidRDefault="00CC00D9" w:rsidP="00455654">
                                <w:pPr>
                                  <w:pStyle w:val="a9"/>
                                  <w:ind w:leftChars="0" w:left="0"/>
                                  <w:jc w:val="left"/>
                                  <w:rPr>
                                    <w:ins w:id="2823" w:author="作成者"/>
                                  </w:rPr>
                                </w:pPr>
                                <w:ins w:id="2824" w:author="作成者">
                                  <w:r>
                                    <w:rPr>
                                      <w:rFonts w:hint="eastAsia"/>
                                    </w:rPr>
                                    <w:t>[1].AGE</w:t>
                                  </w:r>
                                </w:ins>
                              </w:p>
                            </w:tc>
                            <w:tc>
                              <w:tcPr>
                                <w:tcW w:w="1253" w:type="dxa"/>
                                <w:tcBorders>
                                  <w:bottom w:val="single" w:sz="4" w:space="0" w:color="auto"/>
                                </w:tcBorders>
                              </w:tcPr>
                              <w:p w14:paraId="1BB5F1C0" w14:textId="359B2D4C" w:rsidR="00CC00D9" w:rsidRPr="00172BD2" w:rsidRDefault="00CC00D9" w:rsidP="00455654">
                                <w:pPr>
                                  <w:pStyle w:val="a9"/>
                                  <w:ind w:leftChars="0" w:left="0"/>
                                  <w:jc w:val="left"/>
                                  <w:rPr>
                                    <w:ins w:id="2825" w:author="作成者"/>
                                    <w:sz w:val="12"/>
                                  </w:rPr>
                                </w:pPr>
                                <w:r w:rsidRPr="00172BD2">
                                  <w:rPr>
                                    <w:rFonts w:hint="eastAsia"/>
                                    <w:sz w:val="12"/>
                                  </w:rPr>
                                  <w:t>No input required</w:t>
                                </w:r>
                              </w:p>
                            </w:tc>
                            <w:tc>
                              <w:tcPr>
                                <w:tcW w:w="1253" w:type="dxa"/>
                                <w:tcBorders>
                                  <w:bottom w:val="single" w:sz="4" w:space="0" w:color="auto"/>
                                </w:tcBorders>
                              </w:tcPr>
                              <w:p w14:paraId="2E080CAC" w14:textId="77777777" w:rsidR="00CC00D9" w:rsidRDefault="00CC00D9" w:rsidP="00455654">
                                <w:pPr>
                                  <w:pStyle w:val="a9"/>
                                  <w:ind w:leftChars="0" w:left="0"/>
                                  <w:jc w:val="left"/>
                                  <w:rPr>
                                    <w:ins w:id="2826" w:author="作成者"/>
                                  </w:rPr>
                                </w:pPr>
                                <w:ins w:id="2827" w:author="作成者">
                                  <w:r>
                                    <w:rPr>
                                      <w:rFonts w:hint="eastAsia"/>
                                    </w:rPr>
                                    <w:t>50</w:t>
                                  </w:r>
                                </w:ins>
                              </w:p>
                            </w:tc>
                          </w:tr>
                        </w:tbl>
                        <w:p w14:paraId="39A7D503" w14:textId="13A60291" w:rsidR="00CC00D9" w:rsidRDefault="00CC00D9" w:rsidP="00366ECC">
                          <w:pPr>
                            <w:jc w:val="left"/>
                            <w:rPr>
                              <w:sz w:val="20"/>
                              <w:szCs w:val="20"/>
                            </w:rPr>
                          </w:pPr>
                        </w:p>
                        <w:p w14:paraId="62BD2A53" w14:textId="77777777" w:rsidR="00CC00D9" w:rsidRDefault="00CC00D9" w:rsidP="00366ECC">
                          <w:pPr>
                            <w:jc w:val="left"/>
                            <w:rPr>
                              <w:ins w:id="2828" w:author="作成者"/>
                              <w:sz w:val="20"/>
                              <w:szCs w:val="20"/>
                            </w:rPr>
                          </w:pPr>
                        </w:p>
                        <w:p w14:paraId="76A39C2B" w14:textId="77777777" w:rsidR="00CC00D9" w:rsidRDefault="00CC00D9" w:rsidP="00366ECC">
                          <w:pPr>
                            <w:jc w:val="left"/>
                            <w:rPr>
                              <w:ins w:id="2829" w:author="作成者"/>
                              <w:sz w:val="20"/>
                              <w:szCs w:val="20"/>
                            </w:rPr>
                          </w:pPr>
                        </w:p>
                        <w:p w14:paraId="7DAB13C8" w14:textId="77777777" w:rsidR="00CC00D9" w:rsidRDefault="00CC00D9" w:rsidP="00366ECC">
                          <w:pPr>
                            <w:jc w:val="left"/>
                            <w:rPr>
                              <w:ins w:id="2830" w:author="作成者"/>
                              <w:sz w:val="20"/>
                              <w:szCs w:val="20"/>
                            </w:rPr>
                          </w:pPr>
                        </w:p>
                        <w:p w14:paraId="2722CABB" w14:textId="3020A4ED" w:rsidR="00CC00D9" w:rsidRPr="00D464F6" w:rsidRDefault="00CC00D9" w:rsidP="00366ECC">
                          <w:pPr>
                            <w:jc w:val="left"/>
                            <w:rPr>
                              <w:ins w:id="2831" w:author="作成者"/>
                              <w:b/>
                              <w:sz w:val="20"/>
                              <w:szCs w:val="20"/>
                            </w:rPr>
                          </w:pPr>
                          <w:ins w:id="2832"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1023" w:type="dxa"/>
                            <w:tblLook w:val="04A0" w:firstRow="1" w:lastRow="0" w:firstColumn="1" w:lastColumn="0" w:noHBand="0" w:noVBand="1"/>
                          </w:tblPr>
                          <w:tblGrid>
                            <w:gridCol w:w="3116"/>
                            <w:gridCol w:w="4045"/>
                          </w:tblGrid>
                          <w:tr w:rsidR="00CC00D9" w14:paraId="77498B9B" w14:textId="77777777" w:rsidTr="00DD1144">
                            <w:trPr>
                              <w:trHeight w:val="372"/>
                              <w:ins w:id="2833" w:author="作成者"/>
                            </w:trPr>
                            <w:tc>
                              <w:tcPr>
                                <w:tcW w:w="3116" w:type="dxa"/>
                                <w:shd w:val="clear" w:color="auto" w:fill="002060"/>
                              </w:tcPr>
                              <w:p w14:paraId="7CC83123" w14:textId="77777777" w:rsidR="00CC00D9" w:rsidRDefault="00CC00D9" w:rsidP="00DD1144">
                                <w:pPr>
                                  <w:jc w:val="left"/>
                                  <w:rPr>
                                    <w:ins w:id="2834" w:author="作成者"/>
                                    <w:b/>
                                    <w:sz w:val="20"/>
                                    <w:szCs w:val="20"/>
                                  </w:rPr>
                                </w:pPr>
                                <w:ins w:id="2835" w:author="作成者">
                                  <w:r>
                                    <w:rPr>
                                      <w:rFonts w:hint="eastAsia"/>
                                      <w:b/>
                                      <w:sz w:val="20"/>
                                      <w:szCs w:val="20"/>
                                    </w:rPr>
                                    <w:t>Key</w:t>
                                  </w:r>
                                </w:ins>
                              </w:p>
                            </w:tc>
                            <w:tc>
                              <w:tcPr>
                                <w:tcW w:w="4045" w:type="dxa"/>
                                <w:shd w:val="clear" w:color="auto" w:fill="002060"/>
                              </w:tcPr>
                              <w:p w14:paraId="2711F750" w14:textId="77777777" w:rsidR="00CC00D9" w:rsidRDefault="00CC00D9" w:rsidP="00DD1144">
                                <w:pPr>
                                  <w:jc w:val="left"/>
                                  <w:rPr>
                                    <w:ins w:id="2836" w:author="作成者"/>
                                    <w:b/>
                                    <w:sz w:val="20"/>
                                    <w:szCs w:val="20"/>
                                  </w:rPr>
                                </w:pPr>
                                <w:ins w:id="2837" w:author="作成者">
                                  <w:r>
                                    <w:rPr>
                                      <w:rFonts w:hint="eastAsia"/>
                                      <w:b/>
                                      <w:sz w:val="20"/>
                                      <w:szCs w:val="20"/>
                                    </w:rPr>
                                    <w:t>Value</w:t>
                                  </w:r>
                                </w:ins>
                              </w:p>
                            </w:tc>
                          </w:tr>
                          <w:tr w:rsidR="00CC00D9" w14:paraId="00906D5A" w14:textId="77777777" w:rsidTr="00DD1144">
                            <w:trPr>
                              <w:trHeight w:val="352"/>
                              <w:ins w:id="2838" w:author="作成者"/>
                            </w:trPr>
                            <w:tc>
                              <w:tcPr>
                                <w:tcW w:w="3116" w:type="dxa"/>
                              </w:tcPr>
                              <w:p w14:paraId="5B7DA774" w14:textId="77777777" w:rsidR="00CC00D9" w:rsidRPr="00515ED5" w:rsidRDefault="00CC00D9" w:rsidP="00DD1144">
                                <w:pPr>
                                  <w:jc w:val="left"/>
                                  <w:rPr>
                                    <w:ins w:id="2839" w:author="作成者"/>
                                    <w:sz w:val="20"/>
                                    <w:szCs w:val="20"/>
                                  </w:rPr>
                                </w:pPr>
                                <w:ins w:id="2840" w:author="作成者">
                                  <w:r w:rsidRPr="00515ED5">
                                    <w:rPr>
                                      <w:rFonts w:hint="eastAsia"/>
                                      <w:sz w:val="20"/>
                                      <w:szCs w:val="20"/>
                                    </w:rPr>
                                    <w:t>VAR_hoge</w:t>
                                  </w:r>
                                </w:ins>
                              </w:p>
                            </w:tc>
                            <w:tc>
                              <w:tcPr>
                                <w:tcW w:w="4045" w:type="dxa"/>
                              </w:tcPr>
                              <w:p w14:paraId="7E8DE793" w14:textId="77777777" w:rsidR="00CC00D9" w:rsidRDefault="00CC00D9" w:rsidP="00DD1144">
                                <w:pPr>
                                  <w:pStyle w:val="a9"/>
                                  <w:ind w:leftChars="0" w:left="0"/>
                                  <w:rPr>
                                    <w:ins w:id="2841" w:author="作成者"/>
                                    <w:sz w:val="20"/>
                                    <w:szCs w:val="20"/>
                                  </w:rPr>
                                </w:pPr>
                                <w:ins w:id="2842" w:author="作成者">
                                  <w:r>
                                    <w:rPr>
                                      <w:sz w:val="20"/>
                                      <w:szCs w:val="20"/>
                                    </w:rPr>
                                    <w:t>[</w:t>
                                  </w:r>
                                </w:ins>
                              </w:p>
                              <w:p w14:paraId="24F9FBD3" w14:textId="4C441812" w:rsidR="00CC00D9" w:rsidRDefault="00CC00D9" w:rsidP="00DD1144">
                                <w:pPr>
                                  <w:pStyle w:val="a9"/>
                                  <w:ind w:leftChars="0" w:left="0"/>
                                  <w:rPr>
                                    <w:ins w:id="2843" w:author="作成者"/>
                                    <w:sz w:val="20"/>
                                    <w:szCs w:val="20"/>
                                  </w:rPr>
                                </w:pPr>
                                <w:ins w:id="2844" w:author="作成者">
                                  <w:r>
                                    <w:rPr>
                                      <w:sz w:val="20"/>
                                      <w:szCs w:val="20"/>
                                    </w:rPr>
                                    <w:t xml:space="preserve">    {“NAME” = “</w:t>
                                  </w:r>
                                </w:ins>
                                <w:r>
                                  <w:rPr>
                                    <w:rFonts w:hint="eastAsia"/>
                                    <w:sz w:val="20"/>
                                    <w:szCs w:val="20"/>
                                  </w:rPr>
                                  <w:t>HONDA</w:t>
                                </w:r>
                                <w:ins w:id="2845" w:author="作成者">
                                  <w:r>
                                    <w:rPr>
                                      <w:sz w:val="20"/>
                                      <w:szCs w:val="20"/>
                                    </w:rPr>
                                    <w:t>”, “AGE” = 20}</w:t>
                                  </w:r>
                                </w:ins>
                              </w:p>
                              <w:p w14:paraId="253E863A" w14:textId="46267B8B" w:rsidR="00CC00D9" w:rsidRDefault="00CC00D9" w:rsidP="00DD1144">
                                <w:pPr>
                                  <w:pStyle w:val="a9"/>
                                  <w:ind w:leftChars="0" w:left="0"/>
                                  <w:rPr>
                                    <w:ins w:id="2846" w:author="作成者"/>
                                    <w:sz w:val="20"/>
                                    <w:szCs w:val="20"/>
                                  </w:rPr>
                                </w:pPr>
                                <w:ins w:id="2847" w:author="作成者">
                                  <w:r>
                                    <w:rPr>
                                      <w:sz w:val="20"/>
                                      <w:szCs w:val="20"/>
                                    </w:rPr>
                                    <w:t xml:space="preserve">    {“NAME” = “</w:t>
                                  </w:r>
                                </w:ins>
                                <w:r>
                                  <w:rPr>
                                    <w:rFonts w:hint="eastAsia"/>
                                    <w:sz w:val="20"/>
                                    <w:szCs w:val="20"/>
                                  </w:rPr>
                                  <w:t>OGIKUBO</w:t>
                                </w:r>
                                <w:ins w:id="2848" w:author="作成者">
                                  <w:r>
                                    <w:rPr>
                                      <w:sz w:val="20"/>
                                      <w:szCs w:val="20"/>
                                    </w:rPr>
                                    <w:t>”, “AGE” = 50}</w:t>
                                  </w:r>
                                </w:ins>
                              </w:p>
                              <w:p w14:paraId="6AB017DD" w14:textId="77777777" w:rsidR="00CC00D9" w:rsidRPr="00515ED5" w:rsidRDefault="00CC00D9" w:rsidP="00DD1144">
                                <w:pPr>
                                  <w:jc w:val="left"/>
                                  <w:rPr>
                                    <w:ins w:id="2849" w:author="作成者"/>
                                    <w:sz w:val="20"/>
                                    <w:szCs w:val="20"/>
                                  </w:rPr>
                                </w:pPr>
                                <w:ins w:id="2850" w:author="作成者">
                                  <w:r>
                                    <w:rPr>
                                      <w:sz w:val="20"/>
                                      <w:szCs w:val="20"/>
                                    </w:rPr>
                                    <w:t>]</w:t>
                                  </w:r>
                                </w:ins>
                              </w:p>
                            </w:tc>
                          </w:tr>
                        </w:tbl>
                        <w:p w14:paraId="3FBFD708" w14:textId="77777777" w:rsidR="00CC00D9" w:rsidRPr="00D464F6" w:rsidRDefault="00CC00D9" w:rsidP="00366ECC">
                          <w:pPr>
                            <w:jc w:val="left"/>
                            <w:rPr>
                              <w:ins w:id="2851" w:author="作成者"/>
                              <w:b/>
                              <w:sz w:val="20"/>
                              <w:szCs w:val="20"/>
                            </w:rPr>
                          </w:pPr>
                        </w:p>
                        <w:p w14:paraId="3DA936BC" w14:textId="77777777" w:rsidR="00CC00D9" w:rsidRPr="003177F7" w:rsidRDefault="00CC00D9" w:rsidP="00366ECC">
                          <w:pPr>
                            <w:jc w:val="left"/>
                            <w:rPr>
                              <w:ins w:id="2852" w:author="作成者"/>
                              <w:sz w:val="20"/>
                              <w:szCs w:val="20"/>
                            </w:rPr>
                          </w:pPr>
                        </w:p>
                      </w:txbxContent>
                    </v:textbox>
                  </v:shape>
                  <v:shape id="下矢印 167" o:spid="_x0000_s1160" type="#_x0000_t67" style="position:absolute;left:1143;top:2000;width:4000;height:54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" adj="20807" fillcolor="#0057c9 [2425]" strokecolor="#003c8c [2905]" strokeweight="2pt"/>
                  <v:group id="グループ化 168" o:spid="_x0000_s1161" style="position:absolute;left:4571;top:30754;width:28666;height:2858" coordorigin="-95,16674" coordsize="2867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oundrect id="角丸四角形 169" o:spid="_x0000_s1162" style="position:absolute;left:7620;top:16954;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" fillcolor="white [3212]" strokecolor="#508035 [2422]" strokeweight="2pt">
                      <v:shadow on="t" color="black" opacity="26214f" origin="-.5,-.5" offset=".74836mm,.74836mm"/>
                      <v:textbox inset="1mm,0,0,0">
                        <w:txbxContent>
                          <w:p w14:paraId="2D384B30" w14:textId="6D93B572" w:rsidR="00CC00D9" w:rsidRDefault="00CC00D9" w:rsidP="00366ECC">
                            <w:pPr>
                              <w:pStyle w:val="Web"/>
                              <w:spacing w:before="0" w:beforeAutospacing="0" w:after="0" w:afterAutospacing="0"/>
                              <w:rPr>
                                <w:ins w:id="2853" w:author="作成者"/>
                              </w:rPr>
                            </w:pPr>
                            <w:ins w:id="2854"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v:textbox>
                    </v:roundrect>
                    <v:shape id="下矢印 170" o:spid="_x0000_s1163" type="#_x0000_t67" style="position:absolute;left:1808;top:1477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" adj="18321" fillcolor="#518135" strokecolor="#508035 [2422]" strokeweight="2pt">
                      <v:fill opacity="52428f"/>
                    </v:shape>
                  </v:group>
                  <v:roundrect id="角丸四角形 171" o:spid="_x0000_s1164" style="position:absolute;left:1143;top:190;width:26352;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" fillcolor="white [3201]" strokecolor="#003c8c [2905]" strokeweight="2pt">
                    <v:shadow on="t" color="black" opacity="26214f" origin="-.5,-.5" offset=".74836mm,.74836mm"/>
                    <v:textbox inset="1mm,0,0,0">
                      <w:txbxContent>
                        <w:p w14:paraId="6C0FCB74" w14:textId="32FC9DE6" w:rsidR="00CC00D9" w:rsidRPr="00982EAC" w:rsidRDefault="00CC00D9" w:rsidP="00366ECC">
                          <w:pPr>
                            <w:jc w:val="left"/>
                            <w:rPr>
                              <w:ins w:id="2855" w:author="作成者"/>
                              <w:b/>
                              <w:color w:val="003C8A" w:themeColor="accent6" w:themeTint="E6"/>
                              <w:sz w:val="20"/>
                              <w:szCs w:val="20"/>
                            </w:rPr>
                          </w:pPr>
                          <w:ins w:id="2856"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v:textbox>
                  </v:roundrect>
                  <v:roundrect id="角丸四角形 172" o:spid="_x0000_s1165" style="position:absolute;left:1143;top:45261;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" fillcolor="white [3201]" strokecolor="#003c8c [2905]" strokeweight="2pt">
                    <v:shadow on="t" color="black" opacity="26214f" origin="-.5,-.5" offset=".74836mm,.74836mm"/>
                    <v:textbox inset="1mm,0,0,0">
                      <w:txbxContent>
                        <w:p w14:paraId="6932358C" w14:textId="0C55D03D" w:rsidR="00CC00D9" w:rsidRPr="00982EAC" w:rsidRDefault="00CC00D9" w:rsidP="00366ECC">
                          <w:pPr>
                            <w:jc w:val="left"/>
                            <w:rPr>
                              <w:ins w:id="2857" w:author="作成者"/>
                              <w:b/>
                              <w:color w:val="003C8A" w:themeColor="accent6" w:themeTint="E6"/>
                              <w:sz w:val="20"/>
                              <w:szCs w:val="20"/>
                            </w:rPr>
                          </w:pPr>
                          <w:ins w:id="2858"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v:textbox>
                  </v:roundrect>
                  <w10:wrap type="topAndBottom"/>
                </v:group>
              </w:pict>
            </mc:Fallback>
          </mc:AlternateContent>
        </w:r>
      </w:ins>
    </w:p>
    <w:p w14:paraId="7A5196E0" w14:textId="77777777" w:rsidR="00366ECC" w:rsidRPr="00CB0166" w:rsidRDefault="00366ECC" w:rsidP="00366ECC">
      <w:pPr>
        <w:rPr>
          <w:ins w:id="2859" w:author="作成者"/>
          <w:rFonts w:asciiTheme="majorHAnsi" w:hAnsiTheme="majorHAnsi" w:cstheme="majorHAnsi"/>
        </w:rPr>
      </w:pPr>
    </w:p>
    <w:p w14:paraId="7048B669" w14:textId="409F7650" w:rsidR="00BB451B" w:rsidRPr="00CB0166" w:rsidRDefault="00BB451B" w:rsidP="00BB451B">
      <w:pPr>
        <w:pStyle w:val="aff0"/>
        <w:ind w:left="780"/>
        <w:rPr>
          <w:rFonts w:asciiTheme="majorHAnsi" w:hAnsiTheme="majorHAnsi" w:cstheme="majorHAnsi"/>
        </w:rPr>
      </w:pPr>
    </w:p>
    <w:p w14:paraId="27161580" w14:textId="300AA063" w:rsidR="00366ECC" w:rsidRPr="00CB0166" w:rsidRDefault="00172BD2" w:rsidP="00D361BF">
      <w:pPr>
        <w:pStyle w:val="aff0"/>
        <w:numPr>
          <w:ilvl w:val="0"/>
          <w:numId w:val="39"/>
        </w:numPr>
        <w:rPr>
          <w:ins w:id="2860" w:author="作成者"/>
          <w:rFonts w:asciiTheme="majorHAnsi" w:hAnsiTheme="majorHAnsi" w:cstheme="majorHAnsi"/>
        </w:rPr>
      </w:pPr>
      <w:ins w:id="2861" w:author="作成者">
        <w:r w:rsidRPr="00CB0166">
          <w:rPr>
            <w:rFonts w:asciiTheme="majorHAnsi" w:hAnsiTheme="majorHAnsi" w:cstheme="majorHAnsi"/>
            <w:noProof/>
          </w:rPr>
          <mc:AlternateContent>
            <mc:Choice Requires="wpg">
              <w:drawing>
                <wp:anchor distT="0" distB="0" distL="114300" distR="114300" simplePos="0" relativeHeight="251816960" behindDoc="0" locked="0" layoutInCell="1" allowOverlap="1" wp14:anchorId="16CC3583" wp14:editId="1CA36EFD">
                  <wp:simplePos x="0" y="0"/>
                  <wp:positionH relativeFrom="column">
                    <wp:posOffset>840105</wp:posOffset>
                  </wp:positionH>
                  <wp:positionV relativeFrom="paragraph">
                    <wp:posOffset>4311015</wp:posOffset>
                  </wp:positionV>
                  <wp:extent cx="3874135" cy="352425"/>
                  <wp:effectExtent l="19050" t="38100" r="107315" b="104775"/>
                  <wp:wrapTopAndBottom/>
                  <wp:docPr id="184" name="グループ化 184"/>
                  <wp:cNvGraphicFramePr/>
                  <a:graphic xmlns:a="http://schemas.openxmlformats.org/drawingml/2006/main">
                    <a:graphicData uri="http://schemas.microsoft.com/office/word/2010/wordprocessingGroup">
                      <wpg:wgp>
                        <wpg:cNvGrpSpPr/>
                        <wpg:grpSpPr>
                          <a:xfrm>
                            <a:off x="0" y="0"/>
                            <a:ext cx="3874135" cy="352425"/>
                            <a:chOff x="619803" y="778489"/>
                            <a:chExt cx="2816108" cy="286040"/>
                          </a:xfrm>
                        </wpg:grpSpPr>
                        <wps:wsp>
                          <wps:cNvPr id="185" name="角丸四角形 185"/>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701BF36" w14:textId="7CBD3BA4" w:rsidR="00CC00D9" w:rsidRPr="003D76E0" w:rsidRDefault="00CC00D9" w:rsidP="00366ECC">
                                <w:pPr>
                                  <w:jc w:val="left"/>
                                  <w:rPr>
                                    <w:ins w:id="2862" w:author="作成者"/>
                                    <w:b/>
                                    <w:color w:val="325121" w:themeColor="accent3" w:themeTint="E6"/>
                                    <w:sz w:val="20"/>
                                    <w:szCs w:val="20"/>
                                  </w:rPr>
                                </w:pPr>
                                <w:ins w:id="2863" w:author="作成者">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ins>
                                <w:r>
                                  <w:rPr>
                                    <w:rFonts w:hint="eastAsia"/>
                                    <w:b/>
                                    <w:color w:val="325121" w:themeColor="accent3" w:themeTint="E6"/>
                                    <w:sz w:val="20"/>
                                    <w:szCs w:val="20"/>
                                  </w:rPr>
                                  <w:t>C</w:t>
                                </w:r>
                                <w:r>
                                  <w:rPr>
                                    <w:b/>
                                    <w:color w:val="325121" w:themeColor="accent3" w:themeTint="E6"/>
                                    <w:sz w:val="20"/>
                                    <w:szCs w:val="20"/>
                                  </w:rPr>
                                  <w:t>onfigure maximum number of repetitions</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86" name="下矢印 186"/>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CC3583" id="グループ化 184" o:spid="_x0000_s1166" style="position:absolute;left:0;text-align:left;margin-left:66.15pt;margin-top:339.45pt;width:305.05pt;height:27.75pt;z-index:251816960;mso-position-horizontal-relative:text;mso-position-vertical-relative:text;mso-width-relative:margin;mso-height-relative:margin" coordorigin="6198,7784" coordsize="2816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">
                  <v:roundrect id="角丸四角形 185" o:spid="_x0000_s1167"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" fillcolor="white [3212]" strokecolor="#508035 [2422]" strokeweight="2pt">
                    <v:shadow on="t" color="black" opacity="26214f" origin="-.5,-.5" offset=".74836mm,.74836mm"/>
                    <v:textbox inset="1mm,0,0,0">
                      <w:txbxContent>
                        <w:p w14:paraId="2701BF36" w14:textId="7CBD3BA4" w:rsidR="00CC00D9" w:rsidRPr="003D76E0" w:rsidRDefault="00CC00D9" w:rsidP="00366ECC">
                          <w:pPr>
                            <w:jc w:val="left"/>
                            <w:rPr>
                              <w:ins w:id="2864" w:author="作成者"/>
                              <w:b/>
                              <w:color w:val="325121" w:themeColor="accent3" w:themeTint="E6"/>
                              <w:sz w:val="20"/>
                              <w:szCs w:val="20"/>
                            </w:rPr>
                          </w:pPr>
                          <w:ins w:id="2865" w:author="作成者">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ins>
                          <w:r>
                            <w:rPr>
                              <w:rFonts w:hint="eastAsia"/>
                              <w:b/>
                              <w:color w:val="325121" w:themeColor="accent3" w:themeTint="E6"/>
                              <w:sz w:val="20"/>
                              <w:szCs w:val="20"/>
                            </w:rPr>
                            <w:t>C</w:t>
                          </w:r>
                          <w:r>
                            <w:rPr>
                              <w:b/>
                              <w:color w:val="325121" w:themeColor="accent3" w:themeTint="E6"/>
                              <w:sz w:val="20"/>
                              <w:szCs w:val="20"/>
                            </w:rPr>
                            <w:t>onfigure maximum number of repetitions</w:t>
                          </w:r>
                        </w:p>
                      </w:txbxContent>
                    </v:textbox>
                  </v:roundrect>
                  <v:shape id="下矢印 186" o:spid="_x0000_s1168"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" adj="18321" fillcolor="#518135" strokecolor="#508035 [2422]" strokeweight="2pt">
                    <v:fill opacity="52428f"/>
                  </v:shape>
                  <w10:wrap type="topAndBottom"/>
                </v:group>
              </w:pict>
            </mc:Fallback>
          </mc:AlternateContent>
        </w:r>
        <w:r w:rsidR="00366ECC" w:rsidRPr="00CB0166">
          <w:rPr>
            <w:rFonts w:asciiTheme="majorHAnsi" w:hAnsiTheme="majorHAnsi" w:cstheme="majorHAnsi"/>
            <w:noProof/>
          </w:rPr>
          <mc:AlternateContent>
            <mc:Choice Requires="wpg">
              <w:drawing>
                <wp:anchor distT="0" distB="0" distL="114300" distR="114300" simplePos="0" relativeHeight="251815936" behindDoc="0" locked="0" layoutInCell="1" allowOverlap="1" wp14:anchorId="44942CFD" wp14:editId="1731E213">
                  <wp:simplePos x="0" y="0"/>
                  <wp:positionH relativeFrom="column">
                    <wp:posOffset>385445</wp:posOffset>
                  </wp:positionH>
                  <wp:positionV relativeFrom="paragraph">
                    <wp:posOffset>182880</wp:posOffset>
                  </wp:positionV>
                  <wp:extent cx="6048375" cy="8305800"/>
                  <wp:effectExtent l="0" t="0" r="28575" b="19050"/>
                  <wp:wrapTopAndBottom/>
                  <wp:docPr id="176" name="グループ化 176"/>
                  <wp:cNvGraphicFramePr/>
                  <a:graphic xmlns:a="http://schemas.openxmlformats.org/drawingml/2006/main">
                    <a:graphicData uri="http://schemas.microsoft.com/office/word/2010/wordprocessingGroup">
                      <wpg:wgp>
                        <wpg:cNvGrpSpPr/>
                        <wpg:grpSpPr>
                          <a:xfrm>
                            <a:off x="0" y="0"/>
                            <a:ext cx="6048375" cy="8305800"/>
                            <a:chOff x="-1" y="-76203"/>
                            <a:chExt cx="6048375" cy="6199680"/>
                          </a:xfrm>
                        </wpg:grpSpPr>
                        <wps:wsp>
                          <wps:cNvPr id="177" name="フローチャート: 処理 177"/>
                          <wps:cNvSpPr/>
                          <wps:spPr>
                            <a:xfrm>
                              <a:off x="-1" y="-76203"/>
                              <a:ext cx="6048375" cy="6199680"/>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6F427A82" w14:textId="77777777" w:rsidR="00CC00D9" w:rsidRDefault="00CC00D9" w:rsidP="00366ECC">
                                <w:pPr>
                                  <w:jc w:val="left"/>
                                  <w:rPr>
                                    <w:ins w:id="2866" w:author="作成者"/>
                                    <w:sz w:val="20"/>
                                    <w:szCs w:val="20"/>
                                  </w:rPr>
                                </w:pPr>
                              </w:p>
                              <w:p w14:paraId="6462CB41" w14:textId="77777777" w:rsidR="00CC00D9" w:rsidRPr="003177F7" w:rsidRDefault="00CC00D9" w:rsidP="00366ECC">
                                <w:pPr>
                                  <w:jc w:val="left"/>
                                  <w:rPr>
                                    <w:ins w:id="2867" w:author="作成者"/>
                                    <w:sz w:val="20"/>
                                    <w:szCs w:val="20"/>
                                  </w:rPr>
                                </w:pPr>
                              </w:p>
                              <w:tbl>
                                <w:tblPr>
                                  <w:tblStyle w:val="ab"/>
                                  <w:tblW w:w="7166" w:type="dxa"/>
                                  <w:jc w:val="center"/>
                                  <w:tblLook w:val="04A0" w:firstRow="1" w:lastRow="0" w:firstColumn="1" w:lastColumn="0" w:noHBand="0" w:noVBand="1"/>
                                </w:tblPr>
                                <w:tblGrid>
                                  <w:gridCol w:w="7166"/>
                                </w:tblGrid>
                                <w:tr w:rsidR="00CC00D9" w:rsidRPr="003177F7" w14:paraId="3D2FB2DA" w14:textId="77777777" w:rsidTr="00DD1144">
                                  <w:trPr>
                                    <w:trHeight w:val="1425"/>
                                    <w:jc w:val="center"/>
                                    <w:ins w:id="2868" w:author="作成者"/>
                                  </w:trPr>
                                  <w:tc>
                                    <w:tcPr>
                                      <w:tcW w:w="7166" w:type="dxa"/>
                                    </w:tcPr>
                                    <w:p w14:paraId="3D1C6A89" w14:textId="77777777" w:rsidR="00CC00D9" w:rsidRPr="0088327F" w:rsidRDefault="00CC00D9" w:rsidP="00DD1144">
                                      <w:pPr>
                                        <w:rPr>
                                          <w:ins w:id="2869" w:author="作成者"/>
                                          <w:sz w:val="20"/>
                                          <w:szCs w:val="20"/>
                                        </w:rPr>
                                      </w:pPr>
                                      <w:ins w:id="2870" w:author="作成者">
                                        <w:r w:rsidRPr="0088327F">
                                          <w:rPr>
                                            <w:sz w:val="20"/>
                                            <w:szCs w:val="20"/>
                                          </w:rPr>
                                          <w:t>variable "VAR_hoge" {</w:t>
                                        </w:r>
                                      </w:ins>
                                    </w:p>
                                    <w:p w14:paraId="062FCF28" w14:textId="77777777" w:rsidR="00CC00D9" w:rsidRDefault="00CC00D9" w:rsidP="00DD1144">
                                      <w:pPr>
                                        <w:ind w:firstLineChars="200" w:firstLine="400"/>
                                        <w:rPr>
                                          <w:ins w:id="2871" w:author="作成者"/>
                                          <w:sz w:val="20"/>
                                          <w:szCs w:val="20"/>
                                        </w:rPr>
                                      </w:pPr>
                                      <w:ins w:id="2872" w:author="作成者">
                                        <w:r w:rsidRPr="0088327F">
                                          <w:rPr>
                                            <w:sz w:val="20"/>
                                            <w:szCs w:val="20"/>
                                          </w:rPr>
                                          <w:t xml:space="preserve">type = </w:t>
                                        </w:r>
                                        <w:r>
                                          <w:rPr>
                                            <w:rFonts w:hint="eastAsia"/>
                                            <w:sz w:val="20"/>
                                            <w:szCs w:val="20"/>
                                          </w:rPr>
                                          <w:t>object(</w:t>
                                        </w:r>
                                        <w:r>
                                          <w:rPr>
                                            <w:sz w:val="20"/>
                                            <w:szCs w:val="20"/>
                                          </w:rPr>
                                          <w:t>{</w:t>
                                        </w:r>
                                      </w:ins>
                                    </w:p>
                                    <w:p w14:paraId="732AECA6" w14:textId="77777777" w:rsidR="00CC00D9" w:rsidRDefault="00CC00D9" w:rsidP="00DD1144">
                                      <w:pPr>
                                        <w:rPr>
                                          <w:ins w:id="2873" w:author="作成者"/>
                                          <w:sz w:val="20"/>
                                          <w:szCs w:val="20"/>
                                        </w:rPr>
                                      </w:pPr>
                                      <w:ins w:id="2874" w:author="作成者">
                                        <w:r>
                                          <w:rPr>
                                            <w:sz w:val="20"/>
                                            <w:szCs w:val="20"/>
                                          </w:rPr>
                                          <w:t xml:space="preserve">        FRUIT = list(object{</w:t>
                                        </w:r>
                                      </w:ins>
                                    </w:p>
                                    <w:p w14:paraId="50C58235" w14:textId="77777777" w:rsidR="00CC00D9" w:rsidRDefault="00CC00D9" w:rsidP="00DD1144">
                                      <w:pPr>
                                        <w:rPr>
                                          <w:ins w:id="2875" w:author="作成者"/>
                                          <w:sz w:val="20"/>
                                          <w:szCs w:val="20"/>
                                        </w:rPr>
                                      </w:pPr>
                                      <w:ins w:id="2876" w:author="作成者">
                                        <w:r>
                                          <w:rPr>
                                            <w:sz w:val="20"/>
                                            <w:szCs w:val="20"/>
                                          </w:rPr>
                                          <w:t xml:space="preserve">            NAME = string,</w:t>
                                        </w:r>
                                        <w:r>
                                          <w:rPr>
                                            <w:rFonts w:hint="eastAsia"/>
                                            <w:sz w:val="20"/>
                                            <w:szCs w:val="20"/>
                                          </w:rPr>
                                          <w:t xml:space="preserve"> PRICE = number</w:t>
                                        </w:r>
                                      </w:ins>
                                    </w:p>
                                    <w:p w14:paraId="4421064B" w14:textId="77777777" w:rsidR="00CC00D9" w:rsidRDefault="00CC00D9" w:rsidP="00DD1144">
                                      <w:pPr>
                                        <w:ind w:firstLineChars="400" w:firstLine="800"/>
                                        <w:rPr>
                                          <w:ins w:id="2877" w:author="作成者"/>
                                          <w:sz w:val="20"/>
                                          <w:szCs w:val="20"/>
                                        </w:rPr>
                                      </w:pPr>
                                      <w:ins w:id="2878" w:author="作成者">
                                        <w:r>
                                          <w:rPr>
                                            <w:sz w:val="20"/>
                                            <w:szCs w:val="20"/>
                                          </w:rPr>
                                          <w:t>}),</w:t>
                                        </w:r>
                                      </w:ins>
                                    </w:p>
                                    <w:p w14:paraId="41FB3952" w14:textId="77777777" w:rsidR="00CC00D9" w:rsidRDefault="00CC00D9" w:rsidP="00DD1144">
                                      <w:pPr>
                                        <w:ind w:firstLineChars="400" w:firstLine="800"/>
                                        <w:rPr>
                                          <w:ins w:id="2879" w:author="作成者"/>
                                          <w:sz w:val="20"/>
                                          <w:szCs w:val="20"/>
                                        </w:rPr>
                                      </w:pPr>
                                      <w:ins w:id="2880" w:author="作成者">
                                        <w:r>
                                          <w:rPr>
                                            <w:sz w:val="20"/>
                                            <w:szCs w:val="20"/>
                                          </w:rPr>
                                          <w:t>VEGETABLE = l ist(object{</w:t>
                                        </w:r>
                                      </w:ins>
                                    </w:p>
                                    <w:p w14:paraId="5DD2E2F7" w14:textId="77777777" w:rsidR="00CC00D9" w:rsidRDefault="00CC00D9" w:rsidP="00DD1144">
                                      <w:pPr>
                                        <w:rPr>
                                          <w:ins w:id="2881" w:author="作成者"/>
                                          <w:sz w:val="20"/>
                                          <w:szCs w:val="20"/>
                                        </w:rPr>
                                      </w:pPr>
                                      <w:ins w:id="2882" w:author="作成者">
                                        <w:r>
                                          <w:rPr>
                                            <w:sz w:val="20"/>
                                            <w:szCs w:val="20"/>
                                          </w:rPr>
                                          <w:t xml:space="preserve">            NAME = string,</w:t>
                                        </w:r>
                                        <w:r>
                                          <w:rPr>
                                            <w:rFonts w:hint="eastAsia"/>
                                            <w:sz w:val="20"/>
                                            <w:szCs w:val="20"/>
                                          </w:rPr>
                                          <w:t xml:space="preserve"> PRICE = number</w:t>
                                        </w:r>
                                      </w:ins>
                                    </w:p>
                                    <w:p w14:paraId="7E5A184F" w14:textId="77777777" w:rsidR="00CC00D9" w:rsidRDefault="00CC00D9" w:rsidP="00DD1144">
                                      <w:pPr>
                                        <w:ind w:firstLineChars="400" w:firstLine="800"/>
                                        <w:rPr>
                                          <w:ins w:id="2883" w:author="作成者"/>
                                          <w:sz w:val="20"/>
                                          <w:szCs w:val="20"/>
                                        </w:rPr>
                                      </w:pPr>
                                      <w:ins w:id="2884" w:author="作成者">
                                        <w:r>
                                          <w:rPr>
                                            <w:sz w:val="20"/>
                                            <w:szCs w:val="20"/>
                                          </w:rPr>
                                          <w:t>})</w:t>
                                        </w:r>
                                      </w:ins>
                                    </w:p>
                                    <w:p w14:paraId="61639532" w14:textId="77777777" w:rsidR="00CC00D9" w:rsidRPr="0088327F" w:rsidRDefault="00CC00D9" w:rsidP="00DD1144">
                                      <w:pPr>
                                        <w:ind w:firstLineChars="200" w:firstLine="400"/>
                                        <w:rPr>
                                          <w:ins w:id="2885" w:author="作成者"/>
                                          <w:sz w:val="20"/>
                                          <w:szCs w:val="20"/>
                                        </w:rPr>
                                      </w:pPr>
                                      <w:ins w:id="2886" w:author="作成者">
                                        <w:r>
                                          <w:rPr>
                                            <w:sz w:val="20"/>
                                            <w:szCs w:val="20"/>
                                          </w:rPr>
                                          <w:t>}</w:t>
                                        </w:r>
                                        <w:r>
                                          <w:rPr>
                                            <w:rFonts w:hint="eastAsia"/>
                                            <w:sz w:val="20"/>
                                            <w:szCs w:val="20"/>
                                          </w:rPr>
                                          <w:t>)</w:t>
                                        </w:r>
                                      </w:ins>
                                    </w:p>
                                    <w:p w14:paraId="445F7ACD" w14:textId="77777777" w:rsidR="00CC00D9" w:rsidRDefault="00CC00D9" w:rsidP="00DD1144">
                                      <w:pPr>
                                        <w:ind w:firstLineChars="200" w:firstLine="400"/>
                                        <w:rPr>
                                          <w:ins w:id="2887" w:author="作成者"/>
                                          <w:sz w:val="20"/>
                                          <w:szCs w:val="20"/>
                                        </w:rPr>
                                      </w:pPr>
                                      <w:ins w:id="2888" w:author="作成者">
                                        <w:r>
                                          <w:rPr>
                                            <w:sz w:val="20"/>
                                            <w:szCs w:val="20"/>
                                          </w:rPr>
                                          <w:t>default = {</w:t>
                                        </w:r>
                                      </w:ins>
                                    </w:p>
                                    <w:p w14:paraId="1DF6E9EF" w14:textId="77777777" w:rsidR="00CC00D9" w:rsidRDefault="00CC00D9" w:rsidP="00DD1144">
                                      <w:pPr>
                                        <w:ind w:firstLineChars="200" w:firstLine="400"/>
                                        <w:rPr>
                                          <w:ins w:id="2889" w:author="作成者"/>
                                          <w:sz w:val="20"/>
                                          <w:szCs w:val="20"/>
                                        </w:rPr>
                                      </w:pPr>
                                      <w:ins w:id="2890" w:author="作成者">
                                        <w:r>
                                          <w:rPr>
                                            <w:sz w:val="20"/>
                                            <w:szCs w:val="20"/>
                                          </w:rPr>
                                          <w:t xml:space="preserve">    FRUIT = [</w:t>
                                        </w:r>
                                      </w:ins>
                                    </w:p>
                                    <w:p w14:paraId="24793909" w14:textId="0FFCB8DD" w:rsidR="00CC00D9" w:rsidRDefault="00CC00D9" w:rsidP="00DD1144">
                                      <w:pPr>
                                        <w:ind w:firstLineChars="200" w:firstLine="400"/>
                                        <w:rPr>
                                          <w:ins w:id="2891" w:author="作成者"/>
                                          <w:sz w:val="20"/>
                                          <w:szCs w:val="20"/>
                                        </w:rPr>
                                      </w:pPr>
                                      <w:ins w:id="2892" w:author="作成者">
                                        <w:r>
                                          <w:rPr>
                                            <w:sz w:val="20"/>
                                            <w:szCs w:val="20"/>
                                          </w:rPr>
                                          <w:t xml:space="preserve">        { NAME = “</w:t>
                                        </w:r>
                                      </w:ins>
                                      <w:r>
                                        <w:rPr>
                                          <w:rFonts w:hint="eastAsia"/>
                                          <w:sz w:val="20"/>
                                          <w:szCs w:val="20"/>
                                        </w:rPr>
                                        <w:t>Apple</w:t>
                                      </w:r>
                                      <w:ins w:id="2893" w:author="作成者">
                                        <w:r>
                                          <w:rPr>
                                            <w:sz w:val="20"/>
                                            <w:szCs w:val="20"/>
                                          </w:rPr>
                                          <w:t>”, PRICE = 120 },</w:t>
                                        </w:r>
                                      </w:ins>
                                    </w:p>
                                    <w:p w14:paraId="598DE57C" w14:textId="7B9674B5" w:rsidR="00CC00D9" w:rsidRDefault="00CC00D9" w:rsidP="00DD1144">
                                      <w:pPr>
                                        <w:ind w:firstLineChars="200" w:firstLine="400"/>
                                        <w:rPr>
                                          <w:ins w:id="2894" w:author="作成者"/>
                                          <w:sz w:val="20"/>
                                          <w:szCs w:val="20"/>
                                        </w:rPr>
                                      </w:pPr>
                                      <w:ins w:id="2895" w:author="作成者">
                                        <w:r>
                                          <w:rPr>
                                            <w:sz w:val="20"/>
                                            <w:szCs w:val="20"/>
                                          </w:rPr>
                                          <w:t xml:space="preserve">        { NAME = “</w:t>
                                        </w:r>
                                      </w:ins>
                                      <w:r>
                                        <w:rPr>
                                          <w:rFonts w:hint="eastAsia"/>
                                          <w:sz w:val="20"/>
                                          <w:szCs w:val="20"/>
                                        </w:rPr>
                                        <w:t>Orange</w:t>
                                      </w:r>
                                      <w:ins w:id="2896" w:author="作成者">
                                        <w:r>
                                          <w:rPr>
                                            <w:sz w:val="20"/>
                                            <w:szCs w:val="20"/>
                                          </w:rPr>
                                          <w:t>”, PRICE = 80 }</w:t>
                                        </w:r>
                                      </w:ins>
                                    </w:p>
                                    <w:p w14:paraId="33A9B05F" w14:textId="77777777" w:rsidR="00CC00D9" w:rsidRDefault="00CC00D9" w:rsidP="00DD1144">
                                      <w:pPr>
                                        <w:ind w:firstLineChars="200" w:firstLine="400"/>
                                        <w:rPr>
                                          <w:ins w:id="2897" w:author="作成者"/>
                                          <w:sz w:val="20"/>
                                          <w:szCs w:val="20"/>
                                        </w:rPr>
                                      </w:pPr>
                                      <w:ins w:id="2898" w:author="作成者">
                                        <w:r>
                                          <w:rPr>
                                            <w:sz w:val="20"/>
                                            <w:szCs w:val="20"/>
                                          </w:rPr>
                                          <w:t xml:space="preserve">    ],</w:t>
                                        </w:r>
                                      </w:ins>
                                    </w:p>
                                    <w:p w14:paraId="0FDFFCB0" w14:textId="77777777" w:rsidR="00CC00D9" w:rsidRDefault="00CC00D9" w:rsidP="00DD1144">
                                      <w:pPr>
                                        <w:ind w:firstLineChars="200" w:firstLine="400"/>
                                        <w:rPr>
                                          <w:ins w:id="2899" w:author="作成者"/>
                                          <w:sz w:val="20"/>
                                          <w:szCs w:val="20"/>
                                        </w:rPr>
                                      </w:pPr>
                                      <w:ins w:id="2900" w:author="作成者">
                                        <w:r>
                                          <w:rPr>
                                            <w:sz w:val="20"/>
                                            <w:szCs w:val="20"/>
                                          </w:rPr>
                                          <w:t xml:space="preserve">    VEGETABLE = [</w:t>
                                        </w:r>
                                      </w:ins>
                                    </w:p>
                                    <w:p w14:paraId="1EEDAD0D" w14:textId="33EBDA21" w:rsidR="00CC00D9" w:rsidRDefault="00CC00D9" w:rsidP="00DD1144">
                                      <w:pPr>
                                        <w:ind w:firstLineChars="200" w:firstLine="400"/>
                                        <w:rPr>
                                          <w:ins w:id="2901" w:author="作成者"/>
                                          <w:sz w:val="20"/>
                                          <w:szCs w:val="20"/>
                                        </w:rPr>
                                      </w:pPr>
                                      <w:ins w:id="2902" w:author="作成者">
                                        <w:r>
                                          <w:rPr>
                                            <w:sz w:val="20"/>
                                            <w:szCs w:val="20"/>
                                          </w:rPr>
                                          <w:t xml:space="preserve">        { NAME = “</w:t>
                                        </w:r>
                                      </w:ins>
                                      <w:r>
                                        <w:rPr>
                                          <w:rFonts w:hint="eastAsia"/>
                                          <w:sz w:val="20"/>
                                          <w:szCs w:val="20"/>
                                        </w:rPr>
                                        <w:t>Eggplant</w:t>
                                      </w:r>
                                      <w:ins w:id="2903" w:author="作成者">
                                        <w:r>
                                          <w:rPr>
                                            <w:sz w:val="20"/>
                                            <w:szCs w:val="20"/>
                                          </w:rPr>
                                          <w:t>”, PRICE = 100 },</w:t>
                                        </w:r>
                                      </w:ins>
                                    </w:p>
                                    <w:p w14:paraId="1F149FA5" w14:textId="3086F689" w:rsidR="00CC00D9" w:rsidRDefault="00CC00D9" w:rsidP="00DD1144">
                                      <w:pPr>
                                        <w:ind w:firstLineChars="200" w:firstLine="400"/>
                                        <w:rPr>
                                          <w:ins w:id="2904" w:author="作成者"/>
                                          <w:sz w:val="20"/>
                                          <w:szCs w:val="20"/>
                                        </w:rPr>
                                      </w:pPr>
                                      <w:ins w:id="2905" w:author="作成者">
                                        <w:r>
                                          <w:rPr>
                                            <w:sz w:val="20"/>
                                            <w:szCs w:val="20"/>
                                          </w:rPr>
                                          <w:t xml:space="preserve">        { NAME = “</w:t>
                                        </w:r>
                                      </w:ins>
                                      <w:r>
                                        <w:rPr>
                                          <w:rFonts w:hint="eastAsia"/>
                                          <w:sz w:val="20"/>
                                          <w:szCs w:val="20"/>
                                        </w:rPr>
                                        <w:t>Tomato</w:t>
                                      </w:r>
                                      <w:ins w:id="2906" w:author="作成者">
                                        <w:r>
                                          <w:rPr>
                                            <w:sz w:val="20"/>
                                            <w:szCs w:val="20"/>
                                          </w:rPr>
                                          <w:t>”, PRICE = 200 }</w:t>
                                        </w:r>
                                      </w:ins>
                                    </w:p>
                                    <w:p w14:paraId="753D4133" w14:textId="77777777" w:rsidR="00CC00D9" w:rsidRDefault="00CC00D9" w:rsidP="00DD1144">
                                      <w:pPr>
                                        <w:ind w:firstLineChars="200" w:firstLine="400"/>
                                        <w:rPr>
                                          <w:ins w:id="2907" w:author="作成者"/>
                                          <w:sz w:val="20"/>
                                          <w:szCs w:val="20"/>
                                        </w:rPr>
                                      </w:pPr>
                                      <w:ins w:id="2908" w:author="作成者">
                                        <w:r>
                                          <w:rPr>
                                            <w:sz w:val="20"/>
                                            <w:szCs w:val="20"/>
                                          </w:rPr>
                                          <w:t xml:space="preserve">    ]</w:t>
                                        </w:r>
                                      </w:ins>
                                    </w:p>
                                    <w:p w14:paraId="49FB2D93" w14:textId="77777777" w:rsidR="00CC00D9" w:rsidRPr="0088327F" w:rsidRDefault="00CC00D9" w:rsidP="00DD1144">
                                      <w:pPr>
                                        <w:ind w:firstLineChars="200" w:firstLine="400"/>
                                        <w:rPr>
                                          <w:ins w:id="2909" w:author="作成者"/>
                                          <w:sz w:val="20"/>
                                          <w:szCs w:val="20"/>
                                        </w:rPr>
                                      </w:pPr>
                                      <w:ins w:id="2910" w:author="作成者">
                                        <w:r>
                                          <w:rPr>
                                            <w:sz w:val="20"/>
                                            <w:szCs w:val="20"/>
                                          </w:rPr>
                                          <w:t>}</w:t>
                                        </w:r>
                                      </w:ins>
                                    </w:p>
                                    <w:p w14:paraId="4410378B" w14:textId="77777777" w:rsidR="00CC00D9" w:rsidRPr="003177F7" w:rsidRDefault="00CC00D9" w:rsidP="00DD1144">
                                      <w:pPr>
                                        <w:rPr>
                                          <w:ins w:id="2911" w:author="作成者"/>
                                          <w:sz w:val="20"/>
                                          <w:szCs w:val="20"/>
                                        </w:rPr>
                                      </w:pPr>
                                      <w:ins w:id="2912" w:author="作成者">
                                        <w:r w:rsidRPr="0088327F">
                                          <w:rPr>
                                            <w:sz w:val="20"/>
                                            <w:szCs w:val="20"/>
                                          </w:rPr>
                                          <w:t>}</w:t>
                                        </w:r>
                                      </w:ins>
                                    </w:p>
                                  </w:tc>
                                </w:tr>
                              </w:tbl>
                              <w:p w14:paraId="69ED297D" w14:textId="77777777" w:rsidR="00CC00D9" w:rsidRPr="003177F7" w:rsidRDefault="00CC00D9" w:rsidP="00366ECC">
                                <w:pPr>
                                  <w:jc w:val="left"/>
                                  <w:rPr>
                                    <w:ins w:id="2913" w:author="作成者"/>
                                    <w:sz w:val="20"/>
                                    <w:szCs w:val="20"/>
                                  </w:rPr>
                                </w:pPr>
                              </w:p>
                              <w:p w14:paraId="4A5D8783" w14:textId="77777777" w:rsidR="00CC00D9" w:rsidRDefault="00CC00D9" w:rsidP="00366ECC">
                                <w:pPr>
                                  <w:jc w:val="left"/>
                                  <w:rPr>
                                    <w:ins w:id="2914" w:author="作成者"/>
                                    <w:sz w:val="20"/>
                                    <w:szCs w:val="20"/>
                                  </w:rPr>
                                </w:pPr>
                              </w:p>
                              <w:p w14:paraId="01248409" w14:textId="77777777" w:rsidR="00CC00D9" w:rsidRDefault="00CC00D9" w:rsidP="00366ECC">
                                <w:pPr>
                                  <w:jc w:val="left"/>
                                  <w:rPr>
                                    <w:ins w:id="2915" w:author="作成者"/>
                                    <w:sz w:val="20"/>
                                    <w:szCs w:val="20"/>
                                  </w:rPr>
                                </w:pPr>
                              </w:p>
                              <w:p w14:paraId="70E9FFC5" w14:textId="333AEF4F" w:rsidR="00CC00D9" w:rsidRPr="0088327F" w:rsidRDefault="00CC00D9" w:rsidP="00366ECC">
                                <w:pPr>
                                  <w:jc w:val="left"/>
                                  <w:rPr>
                                    <w:ins w:id="2916" w:author="作成者"/>
                                    <w:b/>
                                    <w:sz w:val="20"/>
                                    <w:szCs w:val="20"/>
                                  </w:rPr>
                                </w:pPr>
                                <w:ins w:id="2917" w:author="作成者">
                                  <w:r>
                                    <w:rPr>
                                      <w:rFonts w:hint="eastAsia"/>
                                      <w:sz w:val="20"/>
                                      <w:szCs w:val="20"/>
                                    </w:rPr>
                                    <w:t xml:space="preserve">　</w:t>
                                  </w:r>
                                  <w:r>
                                    <w:rPr>
                                      <w:sz w:val="20"/>
                                      <w:szCs w:val="20"/>
                                    </w:rPr>
                                    <w:t xml:space="preserve">　　　　　</w:t>
                                  </w:r>
                                </w:ins>
                                <w:r>
                                  <w:rPr>
                                    <w:rFonts w:hint="eastAsia"/>
                                    <w:b/>
                                    <w:sz w:val="20"/>
                                    <w:szCs w:val="20"/>
                                  </w:rPr>
                                  <w:t>Nested variable list</w:t>
                                </w:r>
                              </w:p>
                              <w:tbl>
                                <w:tblPr>
                                  <w:tblStyle w:val="ab"/>
                                  <w:tblW w:w="0" w:type="auto"/>
                                  <w:tblInd w:w="941" w:type="dxa"/>
                                  <w:tblLook w:val="04A0" w:firstRow="1" w:lastRow="0" w:firstColumn="1" w:lastColumn="0" w:noHBand="0" w:noVBand="1"/>
                                </w:tblPr>
                                <w:tblGrid>
                                  <w:gridCol w:w="862"/>
                                  <w:gridCol w:w="1581"/>
                                  <w:gridCol w:w="3132"/>
                                  <w:gridCol w:w="1417"/>
                                </w:tblGrid>
                                <w:tr w:rsidR="00CC00D9" w14:paraId="1165D338" w14:textId="77777777" w:rsidTr="00D8673D">
                                  <w:trPr>
                                    <w:trHeight w:val="699"/>
                                    <w:ins w:id="2918" w:author="作成者"/>
                                  </w:trPr>
                                  <w:tc>
                                    <w:tcPr>
                                      <w:tcW w:w="862" w:type="dxa"/>
                                      <w:tcBorders>
                                        <w:bottom w:val="single" w:sz="4" w:space="0" w:color="auto"/>
                                      </w:tcBorders>
                                      <w:shd w:val="clear" w:color="auto" w:fill="002060"/>
                                    </w:tcPr>
                                    <w:p w14:paraId="5C0612BD" w14:textId="6AB2EA5A" w:rsidR="00CC00D9" w:rsidRPr="00C80F48" w:rsidRDefault="00CC00D9" w:rsidP="00DD1144">
                                      <w:pPr>
                                        <w:pStyle w:val="a9"/>
                                        <w:ind w:leftChars="0" w:left="0"/>
                                        <w:jc w:val="left"/>
                                        <w:rPr>
                                          <w:ins w:id="2919" w:author="作成者"/>
                                          <w:b/>
                                          <w:color w:val="FFFFFF" w:themeColor="background1"/>
                                        </w:rPr>
                                      </w:pPr>
                                      <w:r>
                                        <w:rPr>
                                          <w:rFonts w:hint="eastAsia"/>
                                          <w:b/>
                                          <w:color w:val="FFFFFF" w:themeColor="background1"/>
                                        </w:rPr>
                                        <w:t>Item No.</w:t>
                                      </w:r>
                                    </w:p>
                                  </w:tc>
                                  <w:tc>
                                    <w:tcPr>
                                      <w:tcW w:w="1581" w:type="dxa"/>
                                      <w:tcBorders>
                                        <w:bottom w:val="single" w:sz="4" w:space="0" w:color="auto"/>
                                      </w:tcBorders>
                                      <w:shd w:val="clear" w:color="auto" w:fill="002060"/>
                                    </w:tcPr>
                                    <w:p w14:paraId="7009D0DF" w14:textId="15DA6D24" w:rsidR="00CC00D9" w:rsidRPr="00C80F48" w:rsidRDefault="00CC00D9" w:rsidP="00DD1144">
                                      <w:pPr>
                                        <w:pStyle w:val="a9"/>
                                        <w:ind w:leftChars="0" w:left="0"/>
                                        <w:jc w:val="left"/>
                                        <w:rPr>
                                          <w:ins w:id="2920" w:author="作成者"/>
                                          <w:b/>
                                          <w:color w:val="FFFFFF" w:themeColor="background1"/>
                                        </w:rPr>
                                      </w:pPr>
                                      <w:r>
                                        <w:rPr>
                                          <w:rFonts w:hint="eastAsia"/>
                                          <w:b/>
                                          <w:color w:val="FFFFFF" w:themeColor="background1"/>
                                        </w:rPr>
                                        <w:t>Variable name</w:t>
                                      </w:r>
                                    </w:p>
                                  </w:tc>
                                  <w:tc>
                                    <w:tcPr>
                                      <w:tcW w:w="3132" w:type="dxa"/>
                                      <w:shd w:val="clear" w:color="auto" w:fill="002060"/>
                                    </w:tcPr>
                                    <w:p w14:paraId="439EF0A6" w14:textId="358746B7" w:rsidR="00CC00D9" w:rsidRPr="00C80F48" w:rsidRDefault="00CC00D9" w:rsidP="00DD1144">
                                      <w:pPr>
                                        <w:pStyle w:val="a9"/>
                                        <w:ind w:leftChars="0" w:left="0"/>
                                        <w:jc w:val="left"/>
                                        <w:rPr>
                                          <w:ins w:id="2921" w:author="作成者"/>
                                          <w:b/>
                                          <w:color w:val="FFFFFF" w:themeColor="background1"/>
                                        </w:rPr>
                                      </w:pPr>
                                      <w:r>
                                        <w:rPr>
                                          <w:rFonts w:hint="eastAsia"/>
                                          <w:b/>
                                          <w:color w:val="FFFFFF" w:themeColor="background1"/>
                                        </w:rPr>
                                        <w:t>Member Variable name</w:t>
                                      </w:r>
                                      <w:ins w:id="2922" w:author="作成者">
                                        <w:r>
                                          <w:rPr>
                                            <w:rFonts w:hint="eastAsia"/>
                                            <w:b/>
                                            <w:color w:val="FFFFFF" w:themeColor="background1"/>
                                          </w:rPr>
                                          <w:t>（</w:t>
                                        </w:r>
                                      </w:ins>
                                      <w:r>
                                        <w:rPr>
                                          <w:rFonts w:hint="eastAsia"/>
                                          <w:b/>
                                          <w:color w:val="FFFFFF" w:themeColor="background1"/>
                                        </w:rPr>
                                        <w:t>W</w:t>
                                      </w:r>
                                      <w:r>
                                        <w:rPr>
                                          <w:b/>
                                          <w:color w:val="FFFFFF" w:themeColor="background1"/>
                                        </w:rPr>
                                        <w:t>ith repetition</w:t>
                                      </w:r>
                                      <w:ins w:id="2923" w:author="作成者">
                                        <w:r>
                                          <w:rPr>
                                            <w:rFonts w:hint="eastAsia"/>
                                            <w:b/>
                                            <w:color w:val="FFFFFF" w:themeColor="background1"/>
                                          </w:rPr>
                                          <w:t>）</w:t>
                                        </w:r>
                                      </w:ins>
                                    </w:p>
                                  </w:tc>
                                  <w:tc>
                                    <w:tcPr>
                                      <w:tcW w:w="1417" w:type="dxa"/>
                                      <w:shd w:val="clear" w:color="auto" w:fill="002060"/>
                                    </w:tcPr>
                                    <w:p w14:paraId="4382F10A" w14:textId="0D43C583" w:rsidR="00CC00D9" w:rsidRDefault="00CC00D9" w:rsidP="00DD1144">
                                      <w:pPr>
                                        <w:pStyle w:val="a9"/>
                                        <w:ind w:leftChars="0" w:left="0"/>
                                        <w:jc w:val="left"/>
                                        <w:rPr>
                                          <w:ins w:id="2924" w:author="作成者"/>
                                          <w:b/>
                                          <w:color w:val="FFFFFF" w:themeColor="background1"/>
                                        </w:rPr>
                                      </w:pPr>
                                      <w:r w:rsidRPr="00B64215">
                                        <w:rPr>
                                          <w:b/>
                                          <w:color w:val="FFFFFF" w:themeColor="background1"/>
                                          <w:sz w:val="14"/>
                                        </w:rPr>
                                        <w:t>Maximum amount of repetitions</w:t>
                                      </w:r>
                                    </w:p>
                                  </w:tc>
                                </w:tr>
                                <w:tr w:rsidR="00CC00D9" w14:paraId="7E880411" w14:textId="77777777" w:rsidTr="00D8673D">
                                  <w:trPr>
                                    <w:trHeight w:val="220"/>
                                    <w:ins w:id="2925" w:author="作成者"/>
                                  </w:trPr>
                                  <w:tc>
                                    <w:tcPr>
                                      <w:tcW w:w="862" w:type="dxa"/>
                                    </w:tcPr>
                                    <w:p w14:paraId="0A64C2DF" w14:textId="77777777" w:rsidR="00CC00D9" w:rsidRDefault="00CC00D9" w:rsidP="00DD1144">
                                      <w:pPr>
                                        <w:pStyle w:val="a9"/>
                                        <w:ind w:leftChars="0" w:left="0"/>
                                        <w:jc w:val="left"/>
                                        <w:rPr>
                                          <w:ins w:id="2926" w:author="作成者"/>
                                        </w:rPr>
                                      </w:pPr>
                                      <w:ins w:id="2927" w:author="作成者">
                                        <w:r>
                                          <w:rPr>
                                            <w:rFonts w:hint="eastAsia"/>
                                          </w:rPr>
                                          <w:t>1</w:t>
                                        </w:r>
                                      </w:ins>
                                    </w:p>
                                  </w:tc>
                                  <w:tc>
                                    <w:tcPr>
                                      <w:tcW w:w="1581" w:type="dxa"/>
                                    </w:tcPr>
                                    <w:p w14:paraId="569488FA" w14:textId="77777777" w:rsidR="00CC00D9" w:rsidRDefault="00CC00D9" w:rsidP="00DD1144">
                                      <w:pPr>
                                        <w:pStyle w:val="a9"/>
                                        <w:ind w:leftChars="0" w:left="0"/>
                                        <w:jc w:val="left"/>
                                        <w:rPr>
                                          <w:ins w:id="2928" w:author="作成者"/>
                                        </w:rPr>
                                      </w:pPr>
                                      <w:ins w:id="2929" w:author="作成者">
                                        <w:r>
                                          <w:rPr>
                                            <w:rFonts w:hint="eastAsia"/>
                                          </w:rPr>
                                          <w:t>V</w:t>
                                        </w:r>
                                        <w:r>
                                          <w:t>AR_hoge</w:t>
                                        </w:r>
                                      </w:ins>
                                    </w:p>
                                  </w:tc>
                                  <w:tc>
                                    <w:tcPr>
                                      <w:tcW w:w="3132" w:type="dxa"/>
                                    </w:tcPr>
                                    <w:p w14:paraId="1B57BFDB" w14:textId="77777777" w:rsidR="00CC00D9" w:rsidRDefault="00CC00D9" w:rsidP="00DD1144">
                                      <w:pPr>
                                        <w:pStyle w:val="a9"/>
                                        <w:ind w:leftChars="0" w:left="0"/>
                                        <w:jc w:val="left"/>
                                        <w:rPr>
                                          <w:ins w:id="2930" w:author="作成者"/>
                                        </w:rPr>
                                      </w:pPr>
                                      <w:ins w:id="2931" w:author="作成者">
                                        <w:r>
                                          <w:rPr>
                                            <w:rFonts w:hint="eastAsia"/>
                                          </w:rPr>
                                          <w:t>FRUIT</w:t>
                                        </w:r>
                                      </w:ins>
                                    </w:p>
                                  </w:tc>
                                  <w:tc>
                                    <w:tcPr>
                                      <w:tcW w:w="1417" w:type="dxa"/>
                                    </w:tcPr>
                                    <w:p w14:paraId="1067F0A8" w14:textId="77777777" w:rsidR="00CC00D9" w:rsidRDefault="00CC00D9" w:rsidP="00DD1144">
                                      <w:pPr>
                                        <w:pStyle w:val="a9"/>
                                        <w:ind w:leftChars="0" w:left="0"/>
                                        <w:jc w:val="left"/>
                                        <w:rPr>
                                          <w:ins w:id="2932" w:author="作成者"/>
                                        </w:rPr>
                                      </w:pPr>
                                      <w:ins w:id="2933" w:author="作成者">
                                        <w:r>
                                          <w:rPr>
                                            <w:rFonts w:hint="eastAsia"/>
                                          </w:rPr>
                                          <w:t>2</w:t>
                                        </w:r>
                                      </w:ins>
                                    </w:p>
                                  </w:tc>
                                </w:tr>
                                <w:tr w:rsidR="00CC00D9" w14:paraId="358512A1" w14:textId="77777777" w:rsidTr="00D8673D">
                                  <w:trPr>
                                    <w:trHeight w:val="220"/>
                                    <w:ins w:id="2934" w:author="作成者"/>
                                  </w:trPr>
                                  <w:tc>
                                    <w:tcPr>
                                      <w:tcW w:w="862" w:type="dxa"/>
                                    </w:tcPr>
                                    <w:p w14:paraId="4310F25E" w14:textId="77777777" w:rsidR="00CC00D9" w:rsidRDefault="00CC00D9" w:rsidP="00DD1144">
                                      <w:pPr>
                                        <w:pStyle w:val="a9"/>
                                        <w:ind w:leftChars="0" w:left="0"/>
                                        <w:jc w:val="left"/>
                                        <w:rPr>
                                          <w:ins w:id="2935" w:author="作成者"/>
                                        </w:rPr>
                                      </w:pPr>
                                      <w:ins w:id="2936" w:author="作成者">
                                        <w:r>
                                          <w:rPr>
                                            <w:rFonts w:hint="eastAsia"/>
                                          </w:rPr>
                                          <w:t>2</w:t>
                                        </w:r>
                                      </w:ins>
                                    </w:p>
                                  </w:tc>
                                  <w:tc>
                                    <w:tcPr>
                                      <w:tcW w:w="1581" w:type="dxa"/>
                                    </w:tcPr>
                                    <w:p w14:paraId="7C2ED317" w14:textId="77777777" w:rsidR="00CC00D9" w:rsidRDefault="00CC00D9" w:rsidP="00DD1144">
                                      <w:pPr>
                                        <w:pStyle w:val="a9"/>
                                        <w:ind w:leftChars="0" w:left="0"/>
                                        <w:jc w:val="left"/>
                                        <w:rPr>
                                          <w:ins w:id="2937" w:author="作成者"/>
                                        </w:rPr>
                                      </w:pPr>
                                      <w:ins w:id="2938" w:author="作成者">
                                        <w:r>
                                          <w:rPr>
                                            <w:rFonts w:hint="eastAsia"/>
                                          </w:rPr>
                                          <w:t>VAR_hoge</w:t>
                                        </w:r>
                                      </w:ins>
                                    </w:p>
                                  </w:tc>
                                  <w:tc>
                                    <w:tcPr>
                                      <w:tcW w:w="3132" w:type="dxa"/>
                                    </w:tcPr>
                                    <w:p w14:paraId="2B651C7B" w14:textId="77777777" w:rsidR="00CC00D9" w:rsidRDefault="00CC00D9" w:rsidP="00DD1144">
                                      <w:pPr>
                                        <w:pStyle w:val="a9"/>
                                        <w:ind w:leftChars="0" w:left="0"/>
                                        <w:jc w:val="left"/>
                                        <w:rPr>
                                          <w:ins w:id="2939" w:author="作成者"/>
                                        </w:rPr>
                                      </w:pPr>
                                      <w:ins w:id="2940" w:author="作成者">
                                        <w:r>
                                          <w:rPr>
                                            <w:rFonts w:hint="eastAsia"/>
                                          </w:rPr>
                                          <w:t>VEGETABLE</w:t>
                                        </w:r>
                                      </w:ins>
                                    </w:p>
                                  </w:tc>
                                  <w:tc>
                                    <w:tcPr>
                                      <w:tcW w:w="1417" w:type="dxa"/>
                                    </w:tcPr>
                                    <w:p w14:paraId="61026FBA" w14:textId="77777777" w:rsidR="00CC00D9" w:rsidRDefault="00CC00D9" w:rsidP="00DD1144">
                                      <w:pPr>
                                        <w:pStyle w:val="a9"/>
                                        <w:ind w:leftChars="0" w:left="0"/>
                                        <w:jc w:val="left"/>
                                        <w:rPr>
                                          <w:ins w:id="2941" w:author="作成者"/>
                                        </w:rPr>
                                      </w:pPr>
                                      <w:ins w:id="2942" w:author="作成者">
                                        <w:r>
                                          <w:rPr>
                                            <w:rFonts w:hint="eastAsia"/>
                                          </w:rPr>
                                          <w:t>2</w:t>
                                        </w:r>
                                      </w:ins>
                                    </w:p>
                                  </w:tc>
                                </w:tr>
                              </w:tbl>
                              <w:p w14:paraId="4D287F15" w14:textId="77777777" w:rsidR="00CC00D9" w:rsidRDefault="00CC00D9" w:rsidP="00366ECC">
                                <w:pPr>
                                  <w:jc w:val="left"/>
                                  <w:rPr>
                                    <w:ins w:id="2943" w:author="作成者"/>
                                    <w:sz w:val="20"/>
                                    <w:szCs w:val="20"/>
                                  </w:rPr>
                                </w:pPr>
                              </w:p>
                              <w:p w14:paraId="0BC1827C" w14:textId="705BB532" w:rsidR="00CC00D9" w:rsidRDefault="00CC00D9" w:rsidP="00366ECC">
                                <w:pPr>
                                  <w:jc w:val="left"/>
                                  <w:rPr>
                                    <w:sz w:val="20"/>
                                    <w:szCs w:val="20"/>
                                  </w:rPr>
                                </w:pPr>
                              </w:p>
                              <w:p w14:paraId="09433F4C" w14:textId="77777777" w:rsidR="00CC00D9" w:rsidRDefault="00CC00D9" w:rsidP="00366ECC">
                                <w:pPr>
                                  <w:jc w:val="left"/>
                                  <w:rPr>
                                    <w:ins w:id="2944" w:author="作成者"/>
                                    <w:sz w:val="20"/>
                                    <w:szCs w:val="20"/>
                                  </w:rPr>
                                </w:pPr>
                              </w:p>
                              <w:p w14:paraId="19B7830D" w14:textId="7E3C62A5" w:rsidR="00CC00D9" w:rsidRPr="0088327F" w:rsidRDefault="00CC00D9" w:rsidP="00366ECC">
                                <w:pPr>
                                  <w:jc w:val="left"/>
                                  <w:rPr>
                                    <w:ins w:id="2945" w:author="作成者"/>
                                    <w:b/>
                                    <w:sz w:val="20"/>
                                    <w:szCs w:val="20"/>
                                  </w:rPr>
                                </w:pPr>
                                <w:ins w:id="2946"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8254" w:type="dxa"/>
                                  <w:tblInd w:w="956" w:type="dxa"/>
                                  <w:tblLook w:val="04A0" w:firstRow="1" w:lastRow="0" w:firstColumn="1" w:lastColumn="0" w:noHBand="0" w:noVBand="1"/>
                                </w:tblPr>
                                <w:tblGrid>
                                  <w:gridCol w:w="704"/>
                                  <w:gridCol w:w="1291"/>
                                  <w:gridCol w:w="1291"/>
                                  <w:gridCol w:w="2442"/>
                                  <w:gridCol w:w="1253"/>
                                  <w:gridCol w:w="1273"/>
                                </w:tblGrid>
                                <w:tr w:rsidR="00CC00D9" w14:paraId="5DB2F6DC" w14:textId="77777777" w:rsidTr="00DD1144">
                                  <w:trPr>
                                    <w:ins w:id="2947" w:author="作成者"/>
                                  </w:trPr>
                                  <w:tc>
                                    <w:tcPr>
                                      <w:tcW w:w="704" w:type="dxa"/>
                                      <w:tcBorders>
                                        <w:bottom w:val="single" w:sz="4" w:space="0" w:color="auto"/>
                                      </w:tcBorders>
                                      <w:shd w:val="clear" w:color="auto" w:fill="002060"/>
                                    </w:tcPr>
                                    <w:p w14:paraId="302B3F73" w14:textId="53BA4303" w:rsidR="00CC00D9" w:rsidRPr="00D8673D" w:rsidRDefault="00CC00D9" w:rsidP="00DD1144">
                                      <w:pPr>
                                        <w:pStyle w:val="a9"/>
                                        <w:ind w:leftChars="0" w:left="0"/>
                                        <w:jc w:val="left"/>
                                        <w:rPr>
                                          <w:ins w:id="2948" w:author="作成者"/>
                                          <w:b/>
                                          <w:color w:val="FFFFFF" w:themeColor="background1"/>
                                          <w:sz w:val="16"/>
                                          <w:szCs w:val="16"/>
                                        </w:rPr>
                                      </w:pPr>
                                      <w:r w:rsidRPr="00D8673D">
                                        <w:rPr>
                                          <w:rFonts w:hint="eastAsia"/>
                                          <w:b/>
                                          <w:color w:val="FFFFFF" w:themeColor="background1"/>
                                          <w:sz w:val="16"/>
                                          <w:szCs w:val="16"/>
                                        </w:rPr>
                                        <w:t>Item No.</w:t>
                                      </w:r>
                                    </w:p>
                                  </w:tc>
                                  <w:tc>
                                    <w:tcPr>
                                      <w:tcW w:w="1291" w:type="dxa"/>
                                      <w:tcBorders>
                                        <w:bottom w:val="single" w:sz="4" w:space="0" w:color="auto"/>
                                      </w:tcBorders>
                                      <w:shd w:val="clear" w:color="auto" w:fill="002060"/>
                                    </w:tcPr>
                                    <w:p w14:paraId="062DDB53" w14:textId="2AFF493D" w:rsidR="00CC00D9" w:rsidRPr="00D8673D" w:rsidRDefault="00CC00D9" w:rsidP="00DD1144">
                                      <w:pPr>
                                        <w:pStyle w:val="a9"/>
                                        <w:ind w:leftChars="0" w:left="0"/>
                                        <w:jc w:val="left"/>
                                        <w:rPr>
                                          <w:ins w:id="2949" w:author="作成者"/>
                                          <w:b/>
                                          <w:color w:val="FFFFFF" w:themeColor="background1"/>
                                          <w:sz w:val="16"/>
                                          <w:szCs w:val="16"/>
                                        </w:rPr>
                                      </w:pPr>
                                      <w:r w:rsidRPr="00D8673D">
                                        <w:rPr>
                                          <w:rFonts w:hint="eastAsia"/>
                                          <w:b/>
                                          <w:color w:val="FFFFFF" w:themeColor="background1"/>
                                          <w:sz w:val="16"/>
                                          <w:szCs w:val="16"/>
                                        </w:rPr>
                                        <w:t>Variable name</w:t>
                                      </w:r>
                                    </w:p>
                                  </w:tc>
                                  <w:tc>
                                    <w:tcPr>
                                      <w:tcW w:w="1291" w:type="dxa"/>
                                      <w:shd w:val="clear" w:color="auto" w:fill="002060"/>
                                    </w:tcPr>
                                    <w:p w14:paraId="2843A9A3" w14:textId="2C7E1166" w:rsidR="00CC00D9" w:rsidRPr="00D8673D" w:rsidRDefault="00CC00D9" w:rsidP="00DD1144">
                                      <w:pPr>
                                        <w:pStyle w:val="a9"/>
                                        <w:ind w:leftChars="0" w:left="0"/>
                                        <w:jc w:val="left"/>
                                        <w:rPr>
                                          <w:ins w:id="2950" w:author="作成者"/>
                                          <w:b/>
                                          <w:color w:val="FFFFFF" w:themeColor="background1"/>
                                          <w:sz w:val="16"/>
                                          <w:szCs w:val="16"/>
                                        </w:rPr>
                                      </w:pPr>
                                      <w:r w:rsidRPr="00D8673D">
                                        <w:rPr>
                                          <w:rFonts w:hint="eastAsia"/>
                                          <w:b/>
                                          <w:sz w:val="16"/>
                                          <w:szCs w:val="16"/>
                                        </w:rPr>
                                        <w:t>HCL SETTINGS</w:t>
                                      </w:r>
                                    </w:p>
                                  </w:tc>
                                  <w:tc>
                                    <w:tcPr>
                                      <w:tcW w:w="2442" w:type="dxa"/>
                                      <w:shd w:val="clear" w:color="auto" w:fill="002060"/>
                                    </w:tcPr>
                                    <w:p w14:paraId="46CFABAE" w14:textId="1D6921F6" w:rsidR="00CC00D9" w:rsidRPr="00D8673D" w:rsidRDefault="00CC00D9" w:rsidP="00DD1144">
                                      <w:pPr>
                                        <w:pStyle w:val="a9"/>
                                        <w:ind w:leftChars="0" w:left="0"/>
                                        <w:jc w:val="left"/>
                                        <w:rPr>
                                          <w:ins w:id="2951" w:author="作成者"/>
                                          <w:b/>
                                          <w:color w:val="FFFFFF" w:themeColor="background1"/>
                                          <w:sz w:val="16"/>
                                          <w:szCs w:val="16"/>
                                        </w:rPr>
                                      </w:pPr>
                                      <w:r w:rsidRPr="00D8673D">
                                        <w:rPr>
                                          <w:rFonts w:hint="eastAsia"/>
                                          <w:b/>
                                          <w:color w:val="FFFFFF" w:themeColor="background1"/>
                                          <w:sz w:val="16"/>
                                          <w:szCs w:val="16"/>
                                        </w:rPr>
                                        <w:t>Member variable</w:t>
                                      </w:r>
                                    </w:p>
                                  </w:tc>
                                  <w:tc>
                                    <w:tcPr>
                                      <w:tcW w:w="1253" w:type="dxa"/>
                                      <w:shd w:val="clear" w:color="auto" w:fill="002060"/>
                                    </w:tcPr>
                                    <w:p w14:paraId="27FA0768" w14:textId="118DE693" w:rsidR="00CC00D9" w:rsidRPr="00D8673D" w:rsidRDefault="00CC00D9" w:rsidP="00DD1144">
                                      <w:pPr>
                                        <w:pStyle w:val="a9"/>
                                        <w:ind w:leftChars="0" w:left="0"/>
                                        <w:jc w:val="left"/>
                                        <w:rPr>
                                          <w:ins w:id="2952" w:author="作成者"/>
                                          <w:b/>
                                          <w:color w:val="FFFFFF" w:themeColor="background1"/>
                                          <w:sz w:val="16"/>
                                          <w:szCs w:val="16"/>
                                        </w:rPr>
                                      </w:pPr>
                                      <w:r w:rsidRPr="00D8673D">
                                        <w:rPr>
                                          <w:rFonts w:hint="eastAsia"/>
                                          <w:b/>
                                          <w:color w:val="FFFFFF" w:themeColor="background1"/>
                                          <w:sz w:val="16"/>
                                          <w:szCs w:val="16"/>
                                        </w:rPr>
                                        <w:t>Substitute order</w:t>
                                      </w:r>
                                    </w:p>
                                  </w:tc>
                                  <w:tc>
                                    <w:tcPr>
                                      <w:tcW w:w="1273" w:type="dxa"/>
                                      <w:shd w:val="clear" w:color="auto" w:fill="002060"/>
                                    </w:tcPr>
                                    <w:p w14:paraId="3DFAE86A" w14:textId="6C49FA72" w:rsidR="00CC00D9" w:rsidRPr="00D8673D" w:rsidRDefault="00CC00D9" w:rsidP="00DD1144">
                                      <w:pPr>
                                        <w:pStyle w:val="a9"/>
                                        <w:ind w:leftChars="0" w:left="0"/>
                                        <w:jc w:val="left"/>
                                        <w:rPr>
                                          <w:ins w:id="2953" w:author="作成者"/>
                                          <w:b/>
                                          <w:color w:val="FFFFFF" w:themeColor="background1"/>
                                          <w:sz w:val="16"/>
                                          <w:szCs w:val="16"/>
                                        </w:rPr>
                                      </w:pPr>
                                      <w:r w:rsidRPr="00D8673D">
                                        <w:rPr>
                                          <w:rFonts w:hint="eastAsia"/>
                                          <w:b/>
                                          <w:color w:val="FFFFFF" w:themeColor="background1"/>
                                          <w:sz w:val="16"/>
                                          <w:szCs w:val="16"/>
                                        </w:rPr>
                                        <w:t>Specific value</w:t>
                                      </w:r>
                                    </w:p>
                                  </w:tc>
                                </w:tr>
                                <w:tr w:rsidR="00CC00D9" w14:paraId="5CB7D370" w14:textId="77777777" w:rsidTr="00DD1144">
                                  <w:trPr>
                                    <w:ins w:id="2954" w:author="作成者"/>
                                  </w:trPr>
                                  <w:tc>
                                    <w:tcPr>
                                      <w:tcW w:w="704" w:type="dxa"/>
                                      <w:tcBorders>
                                        <w:bottom w:val="single" w:sz="4" w:space="0" w:color="auto"/>
                                      </w:tcBorders>
                                    </w:tcPr>
                                    <w:p w14:paraId="35B53349" w14:textId="77777777" w:rsidR="00CC00D9" w:rsidRPr="00D8673D" w:rsidRDefault="00CC00D9" w:rsidP="00455654">
                                      <w:pPr>
                                        <w:pStyle w:val="a9"/>
                                        <w:ind w:leftChars="0" w:left="0"/>
                                        <w:jc w:val="left"/>
                                        <w:rPr>
                                          <w:ins w:id="2955" w:author="作成者"/>
                                          <w:sz w:val="16"/>
                                          <w:szCs w:val="16"/>
                                        </w:rPr>
                                      </w:pPr>
                                      <w:ins w:id="2956" w:author="作成者">
                                        <w:r w:rsidRPr="00D8673D">
                                          <w:rPr>
                                            <w:rFonts w:hint="eastAsia"/>
                                            <w:sz w:val="16"/>
                                            <w:szCs w:val="16"/>
                                          </w:rPr>
                                          <w:t>1</w:t>
                                        </w:r>
                                      </w:ins>
                                    </w:p>
                                  </w:tc>
                                  <w:tc>
                                    <w:tcPr>
                                      <w:tcW w:w="1291" w:type="dxa"/>
                                      <w:tcBorders>
                                        <w:bottom w:val="single" w:sz="4" w:space="0" w:color="auto"/>
                                      </w:tcBorders>
                                    </w:tcPr>
                                    <w:p w14:paraId="037D3770" w14:textId="77777777" w:rsidR="00CC00D9" w:rsidRPr="00D8673D" w:rsidRDefault="00CC00D9" w:rsidP="00455654">
                                      <w:pPr>
                                        <w:pStyle w:val="a9"/>
                                        <w:ind w:leftChars="0" w:left="0"/>
                                        <w:jc w:val="left"/>
                                        <w:rPr>
                                          <w:ins w:id="2957" w:author="作成者"/>
                                          <w:sz w:val="16"/>
                                          <w:szCs w:val="16"/>
                                        </w:rPr>
                                      </w:pPr>
                                      <w:ins w:id="2958" w:author="作成者">
                                        <w:r w:rsidRPr="00D8673D">
                                          <w:rPr>
                                            <w:rFonts w:hint="eastAsia"/>
                                            <w:sz w:val="16"/>
                                            <w:szCs w:val="16"/>
                                          </w:rPr>
                                          <w:t>V</w:t>
                                        </w:r>
                                        <w:r w:rsidRPr="00D8673D">
                                          <w:rPr>
                                            <w:sz w:val="16"/>
                                            <w:szCs w:val="16"/>
                                          </w:rPr>
                                          <w:t>AR_hoge</w:t>
                                        </w:r>
                                      </w:ins>
                                    </w:p>
                                  </w:tc>
                                  <w:tc>
                                    <w:tcPr>
                                      <w:tcW w:w="1291" w:type="dxa"/>
                                      <w:tcBorders>
                                        <w:bottom w:val="single" w:sz="4" w:space="0" w:color="auto"/>
                                      </w:tcBorders>
                                    </w:tcPr>
                                    <w:p w14:paraId="75C474D6" w14:textId="77777777" w:rsidR="00CC00D9" w:rsidRPr="00D8673D" w:rsidRDefault="00CC00D9" w:rsidP="00455654">
                                      <w:pPr>
                                        <w:pStyle w:val="a9"/>
                                        <w:ind w:leftChars="0" w:left="0"/>
                                        <w:jc w:val="left"/>
                                        <w:rPr>
                                          <w:ins w:id="2959" w:author="作成者"/>
                                          <w:sz w:val="16"/>
                                          <w:szCs w:val="16"/>
                                        </w:rPr>
                                      </w:pPr>
                                      <w:ins w:id="2960" w:author="作成者">
                                        <w:r w:rsidRPr="00D8673D">
                                          <w:rPr>
                                            <w:sz w:val="16"/>
                                            <w:szCs w:val="16"/>
                                          </w:rPr>
                                          <w:t>OFF</w:t>
                                        </w:r>
                                      </w:ins>
                                    </w:p>
                                  </w:tc>
                                  <w:tc>
                                    <w:tcPr>
                                      <w:tcW w:w="2442" w:type="dxa"/>
                                      <w:tcBorders>
                                        <w:bottom w:val="single" w:sz="4" w:space="0" w:color="auto"/>
                                      </w:tcBorders>
                                    </w:tcPr>
                                    <w:p w14:paraId="0CC33BF1" w14:textId="77777777" w:rsidR="00CC00D9" w:rsidRPr="00D8673D" w:rsidRDefault="00CC00D9" w:rsidP="00455654">
                                      <w:pPr>
                                        <w:pStyle w:val="a9"/>
                                        <w:ind w:leftChars="0" w:left="0"/>
                                        <w:jc w:val="left"/>
                                        <w:rPr>
                                          <w:ins w:id="2961" w:author="作成者"/>
                                          <w:sz w:val="16"/>
                                          <w:szCs w:val="16"/>
                                        </w:rPr>
                                      </w:pPr>
                                      <w:ins w:id="2962" w:author="作成者">
                                        <w:r w:rsidRPr="00D8673D">
                                          <w:rPr>
                                            <w:sz w:val="16"/>
                                            <w:szCs w:val="16"/>
                                          </w:rPr>
                                          <w:t>FRUIT.[0].NAME</w:t>
                                        </w:r>
                                      </w:ins>
                                    </w:p>
                                  </w:tc>
                                  <w:tc>
                                    <w:tcPr>
                                      <w:tcW w:w="1253" w:type="dxa"/>
                                    </w:tcPr>
                                    <w:p w14:paraId="38DF4C51" w14:textId="3E5AFD7D" w:rsidR="00CC00D9" w:rsidRPr="00D8673D" w:rsidRDefault="00CC00D9" w:rsidP="00455654">
                                      <w:pPr>
                                        <w:pStyle w:val="a9"/>
                                        <w:ind w:leftChars="0" w:left="0"/>
                                        <w:jc w:val="left"/>
                                        <w:rPr>
                                          <w:ins w:id="2963" w:author="作成者"/>
                                          <w:sz w:val="12"/>
                                          <w:szCs w:val="12"/>
                                        </w:rPr>
                                      </w:pPr>
                                      <w:r w:rsidRPr="00D8673D">
                                        <w:rPr>
                                          <w:rFonts w:hint="eastAsia"/>
                                          <w:sz w:val="12"/>
                                          <w:szCs w:val="12"/>
                                        </w:rPr>
                                        <w:t>No input required</w:t>
                                      </w:r>
                                    </w:p>
                                  </w:tc>
                                  <w:tc>
                                    <w:tcPr>
                                      <w:tcW w:w="1273" w:type="dxa"/>
                                    </w:tcPr>
                                    <w:p w14:paraId="697F8901" w14:textId="6428C730" w:rsidR="00CC00D9" w:rsidRPr="00D8673D" w:rsidRDefault="00CC00D9" w:rsidP="00455654">
                                      <w:pPr>
                                        <w:pStyle w:val="a9"/>
                                        <w:ind w:leftChars="0" w:left="0"/>
                                        <w:jc w:val="left"/>
                                        <w:rPr>
                                          <w:ins w:id="2964" w:author="作成者"/>
                                          <w:sz w:val="16"/>
                                          <w:szCs w:val="16"/>
                                        </w:rPr>
                                      </w:pPr>
                                      <w:r>
                                        <w:rPr>
                                          <w:rFonts w:hint="eastAsia"/>
                                          <w:sz w:val="16"/>
                                          <w:szCs w:val="16"/>
                                        </w:rPr>
                                        <w:t>Kiwi</w:t>
                                      </w:r>
                                    </w:p>
                                  </w:tc>
                                </w:tr>
                                <w:tr w:rsidR="00CC00D9" w14:paraId="4E80BE0F" w14:textId="77777777" w:rsidTr="00DD1144">
                                  <w:trPr>
                                    <w:ins w:id="2965" w:author="作成者"/>
                                  </w:trPr>
                                  <w:tc>
                                    <w:tcPr>
                                      <w:tcW w:w="704" w:type="dxa"/>
                                      <w:tcBorders>
                                        <w:top w:val="single" w:sz="4" w:space="0" w:color="auto"/>
                                        <w:left w:val="single" w:sz="4" w:space="0" w:color="auto"/>
                                        <w:bottom w:val="single" w:sz="4" w:space="0" w:color="auto"/>
                                        <w:right w:val="single" w:sz="4" w:space="0" w:color="auto"/>
                                      </w:tcBorders>
                                    </w:tcPr>
                                    <w:p w14:paraId="133754FE" w14:textId="77777777" w:rsidR="00CC00D9" w:rsidRPr="00D8673D" w:rsidRDefault="00CC00D9" w:rsidP="00455654">
                                      <w:pPr>
                                        <w:pStyle w:val="a9"/>
                                        <w:ind w:leftChars="0" w:left="0"/>
                                        <w:jc w:val="left"/>
                                        <w:rPr>
                                          <w:ins w:id="2966" w:author="作成者"/>
                                          <w:sz w:val="16"/>
                                          <w:szCs w:val="16"/>
                                        </w:rPr>
                                      </w:pPr>
                                      <w:ins w:id="2967" w:author="作成者">
                                        <w:r w:rsidRPr="00D8673D">
                                          <w:rPr>
                                            <w:rFonts w:hint="eastAsia"/>
                                            <w:sz w:val="16"/>
                                            <w:szCs w:val="16"/>
                                          </w:rPr>
                                          <w:t>2</w:t>
                                        </w:r>
                                      </w:ins>
                                    </w:p>
                                  </w:tc>
                                  <w:tc>
                                    <w:tcPr>
                                      <w:tcW w:w="1291" w:type="dxa"/>
                                      <w:tcBorders>
                                        <w:top w:val="single" w:sz="4" w:space="0" w:color="auto"/>
                                        <w:left w:val="single" w:sz="4" w:space="0" w:color="auto"/>
                                        <w:bottom w:val="single" w:sz="4" w:space="0" w:color="auto"/>
                                        <w:right w:val="single" w:sz="4" w:space="0" w:color="auto"/>
                                      </w:tcBorders>
                                    </w:tcPr>
                                    <w:p w14:paraId="4CC45DED" w14:textId="77777777" w:rsidR="00CC00D9" w:rsidRPr="00D8673D" w:rsidRDefault="00CC00D9" w:rsidP="00455654">
                                      <w:pPr>
                                        <w:pStyle w:val="a9"/>
                                        <w:ind w:leftChars="0" w:left="0"/>
                                        <w:jc w:val="left"/>
                                        <w:rPr>
                                          <w:ins w:id="2968" w:author="作成者"/>
                                          <w:sz w:val="16"/>
                                          <w:szCs w:val="16"/>
                                        </w:rPr>
                                      </w:pPr>
                                      <w:ins w:id="2969" w:author="作成者">
                                        <w:r w:rsidRPr="00D8673D">
                                          <w:rPr>
                                            <w:rFonts w:hint="eastAsia"/>
                                            <w:sz w:val="16"/>
                                            <w:szCs w:val="16"/>
                                          </w:rPr>
                                          <w:t>V</w:t>
                                        </w:r>
                                        <w:r w:rsidRPr="00D8673D">
                                          <w:rPr>
                                            <w:sz w:val="16"/>
                                            <w:szCs w:val="16"/>
                                          </w:rPr>
                                          <w:t>AR_hoge</w:t>
                                        </w:r>
                                      </w:ins>
                                    </w:p>
                                  </w:tc>
                                  <w:tc>
                                    <w:tcPr>
                                      <w:tcW w:w="1291" w:type="dxa"/>
                                      <w:tcBorders>
                                        <w:left w:val="single" w:sz="4" w:space="0" w:color="auto"/>
                                        <w:bottom w:val="single" w:sz="4" w:space="0" w:color="auto"/>
                                        <w:right w:val="single" w:sz="4" w:space="0" w:color="auto"/>
                                      </w:tcBorders>
                                    </w:tcPr>
                                    <w:p w14:paraId="24543C25" w14:textId="77777777" w:rsidR="00CC00D9" w:rsidRPr="00D8673D" w:rsidRDefault="00CC00D9" w:rsidP="00455654">
                                      <w:pPr>
                                        <w:pStyle w:val="a9"/>
                                        <w:ind w:leftChars="0" w:left="0"/>
                                        <w:jc w:val="left"/>
                                        <w:rPr>
                                          <w:ins w:id="2970" w:author="作成者"/>
                                          <w:sz w:val="16"/>
                                          <w:szCs w:val="16"/>
                                        </w:rPr>
                                      </w:pPr>
                                      <w:ins w:id="2971" w:author="作成者">
                                        <w:r w:rsidRPr="00D8673D">
                                          <w:rPr>
                                            <w:sz w:val="16"/>
                                            <w:szCs w:val="16"/>
                                          </w:rPr>
                                          <w:t>OFF</w:t>
                                        </w:r>
                                      </w:ins>
                                    </w:p>
                                  </w:tc>
                                  <w:tc>
                                    <w:tcPr>
                                      <w:tcW w:w="2442" w:type="dxa"/>
                                      <w:tcBorders>
                                        <w:left w:val="single" w:sz="4" w:space="0" w:color="auto"/>
                                        <w:bottom w:val="single" w:sz="4" w:space="0" w:color="auto"/>
                                      </w:tcBorders>
                                    </w:tcPr>
                                    <w:p w14:paraId="4E941242" w14:textId="77777777" w:rsidR="00CC00D9" w:rsidRPr="00D8673D" w:rsidRDefault="00CC00D9" w:rsidP="00455654">
                                      <w:pPr>
                                        <w:pStyle w:val="a9"/>
                                        <w:ind w:leftChars="0" w:left="0"/>
                                        <w:jc w:val="left"/>
                                        <w:rPr>
                                          <w:ins w:id="2972" w:author="作成者"/>
                                          <w:sz w:val="16"/>
                                          <w:szCs w:val="16"/>
                                        </w:rPr>
                                      </w:pPr>
                                      <w:ins w:id="2973" w:author="作成者">
                                        <w:r w:rsidRPr="00D8673D">
                                          <w:rPr>
                                            <w:sz w:val="16"/>
                                            <w:szCs w:val="16"/>
                                          </w:rPr>
                                          <w:t>FRUIT.[0].PRICE</w:t>
                                        </w:r>
                                      </w:ins>
                                    </w:p>
                                  </w:tc>
                                  <w:tc>
                                    <w:tcPr>
                                      <w:tcW w:w="1253" w:type="dxa"/>
                                    </w:tcPr>
                                    <w:p w14:paraId="218D5E5F" w14:textId="0D00B6BE" w:rsidR="00CC00D9" w:rsidRPr="00D8673D" w:rsidRDefault="00CC00D9" w:rsidP="00455654">
                                      <w:pPr>
                                        <w:pStyle w:val="a9"/>
                                        <w:ind w:leftChars="0" w:left="0"/>
                                        <w:jc w:val="left"/>
                                        <w:rPr>
                                          <w:ins w:id="2974" w:author="作成者"/>
                                          <w:sz w:val="12"/>
                                          <w:szCs w:val="12"/>
                                        </w:rPr>
                                      </w:pPr>
                                      <w:r w:rsidRPr="00D8673D">
                                        <w:rPr>
                                          <w:rFonts w:hint="eastAsia"/>
                                          <w:sz w:val="12"/>
                                          <w:szCs w:val="12"/>
                                        </w:rPr>
                                        <w:t>No input required</w:t>
                                      </w:r>
                                    </w:p>
                                  </w:tc>
                                  <w:tc>
                                    <w:tcPr>
                                      <w:tcW w:w="1273" w:type="dxa"/>
                                    </w:tcPr>
                                    <w:p w14:paraId="476A27AC" w14:textId="77777777" w:rsidR="00CC00D9" w:rsidRPr="00D8673D" w:rsidRDefault="00CC00D9" w:rsidP="00455654">
                                      <w:pPr>
                                        <w:pStyle w:val="a9"/>
                                        <w:ind w:leftChars="0" w:left="0"/>
                                        <w:jc w:val="left"/>
                                        <w:rPr>
                                          <w:ins w:id="2975" w:author="作成者"/>
                                          <w:sz w:val="16"/>
                                          <w:szCs w:val="16"/>
                                        </w:rPr>
                                      </w:pPr>
                                      <w:ins w:id="2976" w:author="作成者">
                                        <w:r w:rsidRPr="00D8673D">
                                          <w:rPr>
                                            <w:sz w:val="16"/>
                                            <w:szCs w:val="16"/>
                                          </w:rPr>
                                          <w:t>200</w:t>
                                        </w:r>
                                      </w:ins>
                                    </w:p>
                                  </w:tc>
                                </w:tr>
                                <w:tr w:rsidR="00CC00D9" w14:paraId="17E8E8D4" w14:textId="77777777" w:rsidTr="00DD1144">
                                  <w:trPr>
                                    <w:ins w:id="2977" w:author="作成者"/>
                                  </w:trPr>
                                  <w:tc>
                                    <w:tcPr>
                                      <w:tcW w:w="704" w:type="dxa"/>
                                      <w:tcBorders>
                                        <w:top w:val="single" w:sz="4" w:space="0" w:color="auto"/>
                                        <w:left w:val="single" w:sz="4" w:space="0" w:color="auto"/>
                                        <w:bottom w:val="single" w:sz="4" w:space="0" w:color="auto"/>
                                        <w:right w:val="single" w:sz="4" w:space="0" w:color="auto"/>
                                      </w:tcBorders>
                                    </w:tcPr>
                                    <w:p w14:paraId="3C0837B7" w14:textId="77777777" w:rsidR="00CC00D9" w:rsidRPr="00D8673D" w:rsidRDefault="00CC00D9" w:rsidP="00455654">
                                      <w:pPr>
                                        <w:pStyle w:val="a9"/>
                                        <w:ind w:leftChars="0" w:left="0"/>
                                        <w:jc w:val="left"/>
                                        <w:rPr>
                                          <w:ins w:id="2978" w:author="作成者"/>
                                          <w:sz w:val="16"/>
                                          <w:szCs w:val="16"/>
                                        </w:rPr>
                                      </w:pPr>
                                      <w:ins w:id="2979" w:author="作成者">
                                        <w:r w:rsidRPr="00D8673D">
                                          <w:rPr>
                                            <w:rFonts w:hint="eastAsia"/>
                                            <w:sz w:val="16"/>
                                            <w:szCs w:val="16"/>
                                          </w:rPr>
                                          <w:t>3</w:t>
                                        </w:r>
                                      </w:ins>
                                    </w:p>
                                  </w:tc>
                                  <w:tc>
                                    <w:tcPr>
                                      <w:tcW w:w="1291" w:type="dxa"/>
                                      <w:tcBorders>
                                        <w:top w:val="single" w:sz="4" w:space="0" w:color="auto"/>
                                        <w:left w:val="single" w:sz="4" w:space="0" w:color="auto"/>
                                        <w:bottom w:val="single" w:sz="4" w:space="0" w:color="auto"/>
                                        <w:right w:val="single" w:sz="4" w:space="0" w:color="auto"/>
                                      </w:tcBorders>
                                    </w:tcPr>
                                    <w:p w14:paraId="224E4166" w14:textId="77777777" w:rsidR="00CC00D9" w:rsidRPr="00D8673D" w:rsidRDefault="00CC00D9" w:rsidP="00455654">
                                      <w:pPr>
                                        <w:pStyle w:val="a9"/>
                                        <w:ind w:leftChars="0" w:left="0"/>
                                        <w:jc w:val="left"/>
                                        <w:rPr>
                                          <w:ins w:id="2980" w:author="作成者"/>
                                          <w:sz w:val="16"/>
                                          <w:szCs w:val="16"/>
                                        </w:rPr>
                                      </w:pPr>
                                      <w:ins w:id="2981" w:author="作成者">
                                        <w:r w:rsidRPr="00D8673D">
                                          <w:rPr>
                                            <w:rFonts w:hint="eastAsia"/>
                                            <w:sz w:val="16"/>
                                            <w:szCs w:val="16"/>
                                          </w:rPr>
                                          <w:t>V</w:t>
                                        </w:r>
                                        <w:r w:rsidRPr="00D8673D">
                                          <w:rPr>
                                            <w:sz w:val="16"/>
                                            <w:szCs w:val="16"/>
                                          </w:rPr>
                                          <w:t>AR_hoge</w:t>
                                        </w:r>
                                      </w:ins>
                                    </w:p>
                                  </w:tc>
                                  <w:tc>
                                    <w:tcPr>
                                      <w:tcW w:w="1291" w:type="dxa"/>
                                      <w:tcBorders>
                                        <w:left w:val="single" w:sz="4" w:space="0" w:color="auto"/>
                                        <w:right w:val="single" w:sz="4" w:space="0" w:color="auto"/>
                                      </w:tcBorders>
                                    </w:tcPr>
                                    <w:p w14:paraId="2F2F9855" w14:textId="77777777" w:rsidR="00CC00D9" w:rsidRPr="00D8673D" w:rsidRDefault="00CC00D9" w:rsidP="00455654">
                                      <w:pPr>
                                        <w:pStyle w:val="a9"/>
                                        <w:ind w:leftChars="0" w:left="0"/>
                                        <w:jc w:val="left"/>
                                        <w:rPr>
                                          <w:ins w:id="2982" w:author="作成者"/>
                                          <w:sz w:val="16"/>
                                          <w:szCs w:val="16"/>
                                        </w:rPr>
                                      </w:pPr>
                                      <w:ins w:id="2983" w:author="作成者">
                                        <w:r w:rsidRPr="00D8673D">
                                          <w:rPr>
                                            <w:sz w:val="16"/>
                                            <w:szCs w:val="16"/>
                                          </w:rPr>
                                          <w:t>OFF</w:t>
                                        </w:r>
                                      </w:ins>
                                    </w:p>
                                  </w:tc>
                                  <w:tc>
                                    <w:tcPr>
                                      <w:tcW w:w="2442" w:type="dxa"/>
                                      <w:tcBorders>
                                        <w:left w:val="single" w:sz="4" w:space="0" w:color="auto"/>
                                      </w:tcBorders>
                                    </w:tcPr>
                                    <w:p w14:paraId="4FF3CA26" w14:textId="77777777" w:rsidR="00CC00D9" w:rsidRPr="00D8673D" w:rsidRDefault="00CC00D9" w:rsidP="00455654">
                                      <w:pPr>
                                        <w:pStyle w:val="a9"/>
                                        <w:ind w:leftChars="0" w:left="0"/>
                                        <w:jc w:val="left"/>
                                        <w:rPr>
                                          <w:ins w:id="2984" w:author="作成者"/>
                                          <w:sz w:val="16"/>
                                          <w:szCs w:val="16"/>
                                        </w:rPr>
                                      </w:pPr>
                                      <w:ins w:id="2985" w:author="作成者">
                                        <w:r w:rsidRPr="00D8673D">
                                          <w:rPr>
                                            <w:sz w:val="16"/>
                                            <w:szCs w:val="16"/>
                                          </w:rPr>
                                          <w:t>FRUIT.[1].NAME</w:t>
                                        </w:r>
                                      </w:ins>
                                    </w:p>
                                  </w:tc>
                                  <w:tc>
                                    <w:tcPr>
                                      <w:tcW w:w="1253" w:type="dxa"/>
                                    </w:tcPr>
                                    <w:p w14:paraId="569EE267" w14:textId="1AF748C5" w:rsidR="00CC00D9" w:rsidRPr="00D8673D" w:rsidRDefault="00CC00D9" w:rsidP="00455654">
                                      <w:pPr>
                                        <w:pStyle w:val="a9"/>
                                        <w:ind w:leftChars="0" w:left="0"/>
                                        <w:jc w:val="left"/>
                                        <w:rPr>
                                          <w:ins w:id="2986" w:author="作成者"/>
                                          <w:sz w:val="12"/>
                                          <w:szCs w:val="12"/>
                                        </w:rPr>
                                      </w:pPr>
                                      <w:r w:rsidRPr="00D8673D">
                                        <w:rPr>
                                          <w:rFonts w:hint="eastAsia"/>
                                          <w:sz w:val="12"/>
                                          <w:szCs w:val="12"/>
                                        </w:rPr>
                                        <w:t>No input required</w:t>
                                      </w:r>
                                    </w:p>
                                  </w:tc>
                                  <w:tc>
                                    <w:tcPr>
                                      <w:tcW w:w="1273" w:type="dxa"/>
                                    </w:tcPr>
                                    <w:p w14:paraId="28607804" w14:textId="1840F61E" w:rsidR="00CC00D9" w:rsidRPr="00D8673D" w:rsidRDefault="00CC00D9" w:rsidP="00455654">
                                      <w:pPr>
                                        <w:pStyle w:val="a9"/>
                                        <w:ind w:leftChars="0" w:left="0"/>
                                        <w:jc w:val="left"/>
                                        <w:rPr>
                                          <w:ins w:id="2987" w:author="作成者"/>
                                          <w:sz w:val="16"/>
                                          <w:szCs w:val="16"/>
                                        </w:rPr>
                                      </w:pPr>
                                      <w:r>
                                        <w:rPr>
                                          <w:rFonts w:hint="eastAsia"/>
                                          <w:sz w:val="16"/>
                                          <w:szCs w:val="16"/>
                                        </w:rPr>
                                        <w:t>G</w:t>
                                      </w:r>
                                      <w:r>
                                        <w:rPr>
                                          <w:sz w:val="16"/>
                                          <w:szCs w:val="16"/>
                                        </w:rPr>
                                        <w:t>rape</w:t>
                                      </w:r>
                                    </w:p>
                                  </w:tc>
                                </w:tr>
                                <w:tr w:rsidR="00CC00D9" w14:paraId="02DF86EF" w14:textId="77777777" w:rsidTr="00DD1144">
                                  <w:trPr>
                                    <w:ins w:id="2988" w:author="作成者"/>
                                  </w:trPr>
                                  <w:tc>
                                    <w:tcPr>
                                      <w:tcW w:w="704" w:type="dxa"/>
                                      <w:tcBorders>
                                        <w:top w:val="single" w:sz="4" w:space="0" w:color="auto"/>
                                        <w:left w:val="single" w:sz="4" w:space="0" w:color="auto"/>
                                        <w:bottom w:val="single" w:sz="4" w:space="0" w:color="auto"/>
                                        <w:right w:val="single" w:sz="4" w:space="0" w:color="auto"/>
                                      </w:tcBorders>
                                    </w:tcPr>
                                    <w:p w14:paraId="5D38C968" w14:textId="77777777" w:rsidR="00CC00D9" w:rsidRPr="00D8673D" w:rsidRDefault="00CC00D9" w:rsidP="00455654">
                                      <w:pPr>
                                        <w:pStyle w:val="a9"/>
                                        <w:ind w:leftChars="0" w:left="0"/>
                                        <w:jc w:val="left"/>
                                        <w:rPr>
                                          <w:ins w:id="2989" w:author="作成者"/>
                                          <w:sz w:val="16"/>
                                          <w:szCs w:val="16"/>
                                        </w:rPr>
                                      </w:pPr>
                                      <w:ins w:id="2990" w:author="作成者">
                                        <w:r w:rsidRPr="00D8673D">
                                          <w:rPr>
                                            <w:rFonts w:hint="eastAsia"/>
                                            <w:sz w:val="16"/>
                                            <w:szCs w:val="16"/>
                                          </w:rPr>
                                          <w:t>4</w:t>
                                        </w:r>
                                      </w:ins>
                                    </w:p>
                                  </w:tc>
                                  <w:tc>
                                    <w:tcPr>
                                      <w:tcW w:w="1291" w:type="dxa"/>
                                      <w:tcBorders>
                                        <w:top w:val="single" w:sz="4" w:space="0" w:color="auto"/>
                                        <w:left w:val="single" w:sz="4" w:space="0" w:color="auto"/>
                                        <w:bottom w:val="single" w:sz="4" w:space="0" w:color="auto"/>
                                        <w:right w:val="single" w:sz="4" w:space="0" w:color="auto"/>
                                      </w:tcBorders>
                                    </w:tcPr>
                                    <w:p w14:paraId="6693840E" w14:textId="77777777" w:rsidR="00CC00D9" w:rsidRPr="00D8673D" w:rsidRDefault="00CC00D9" w:rsidP="00455654">
                                      <w:pPr>
                                        <w:pStyle w:val="a9"/>
                                        <w:ind w:leftChars="0" w:left="0"/>
                                        <w:jc w:val="left"/>
                                        <w:rPr>
                                          <w:ins w:id="2991" w:author="作成者"/>
                                          <w:sz w:val="16"/>
                                          <w:szCs w:val="16"/>
                                        </w:rPr>
                                      </w:pPr>
                                      <w:ins w:id="2992" w:author="作成者">
                                        <w:r w:rsidRPr="00D8673D">
                                          <w:rPr>
                                            <w:rFonts w:hint="eastAsia"/>
                                            <w:sz w:val="16"/>
                                            <w:szCs w:val="16"/>
                                          </w:rPr>
                                          <w:t>V</w:t>
                                        </w:r>
                                        <w:r w:rsidRPr="00D8673D">
                                          <w:rPr>
                                            <w:sz w:val="16"/>
                                            <w:szCs w:val="16"/>
                                          </w:rPr>
                                          <w:t>AR_hoge</w:t>
                                        </w:r>
                                      </w:ins>
                                    </w:p>
                                  </w:tc>
                                  <w:tc>
                                    <w:tcPr>
                                      <w:tcW w:w="1291" w:type="dxa"/>
                                      <w:tcBorders>
                                        <w:left w:val="single" w:sz="4" w:space="0" w:color="auto"/>
                                        <w:bottom w:val="single" w:sz="4" w:space="0" w:color="auto"/>
                                        <w:right w:val="single" w:sz="4" w:space="0" w:color="auto"/>
                                      </w:tcBorders>
                                    </w:tcPr>
                                    <w:p w14:paraId="443DEECB" w14:textId="77777777" w:rsidR="00CC00D9" w:rsidRPr="00D8673D" w:rsidRDefault="00CC00D9" w:rsidP="00455654">
                                      <w:pPr>
                                        <w:pStyle w:val="a9"/>
                                        <w:ind w:leftChars="0" w:left="0"/>
                                        <w:jc w:val="left"/>
                                        <w:rPr>
                                          <w:ins w:id="2993" w:author="作成者"/>
                                          <w:sz w:val="16"/>
                                          <w:szCs w:val="16"/>
                                        </w:rPr>
                                      </w:pPr>
                                      <w:ins w:id="2994" w:author="作成者">
                                        <w:r w:rsidRPr="00D8673D">
                                          <w:rPr>
                                            <w:sz w:val="16"/>
                                            <w:szCs w:val="16"/>
                                          </w:rPr>
                                          <w:t>OFF</w:t>
                                        </w:r>
                                      </w:ins>
                                    </w:p>
                                  </w:tc>
                                  <w:tc>
                                    <w:tcPr>
                                      <w:tcW w:w="2442" w:type="dxa"/>
                                      <w:tcBorders>
                                        <w:left w:val="single" w:sz="4" w:space="0" w:color="auto"/>
                                        <w:bottom w:val="single" w:sz="4" w:space="0" w:color="auto"/>
                                      </w:tcBorders>
                                    </w:tcPr>
                                    <w:p w14:paraId="16FEB631" w14:textId="77777777" w:rsidR="00CC00D9" w:rsidRPr="00D8673D" w:rsidRDefault="00CC00D9" w:rsidP="00455654">
                                      <w:pPr>
                                        <w:pStyle w:val="a9"/>
                                        <w:ind w:leftChars="0" w:left="0"/>
                                        <w:jc w:val="left"/>
                                        <w:rPr>
                                          <w:ins w:id="2995" w:author="作成者"/>
                                          <w:sz w:val="16"/>
                                          <w:szCs w:val="16"/>
                                        </w:rPr>
                                      </w:pPr>
                                      <w:ins w:id="2996" w:author="作成者">
                                        <w:r w:rsidRPr="00D8673D">
                                          <w:rPr>
                                            <w:sz w:val="16"/>
                                            <w:szCs w:val="16"/>
                                          </w:rPr>
                                          <w:t>FRUIT.[1].PRICE</w:t>
                                        </w:r>
                                      </w:ins>
                                    </w:p>
                                  </w:tc>
                                  <w:tc>
                                    <w:tcPr>
                                      <w:tcW w:w="1253" w:type="dxa"/>
                                      <w:tcBorders>
                                        <w:bottom w:val="single" w:sz="4" w:space="0" w:color="auto"/>
                                      </w:tcBorders>
                                    </w:tcPr>
                                    <w:p w14:paraId="44A0447A" w14:textId="34DC95A1" w:rsidR="00CC00D9" w:rsidRPr="00D8673D" w:rsidRDefault="00CC00D9" w:rsidP="00455654">
                                      <w:pPr>
                                        <w:pStyle w:val="a9"/>
                                        <w:ind w:leftChars="0" w:left="0"/>
                                        <w:jc w:val="left"/>
                                        <w:rPr>
                                          <w:ins w:id="2997" w:author="作成者"/>
                                          <w:sz w:val="12"/>
                                          <w:szCs w:val="12"/>
                                        </w:rPr>
                                      </w:pPr>
                                      <w:r w:rsidRPr="00D8673D">
                                        <w:rPr>
                                          <w:rFonts w:hint="eastAsia"/>
                                          <w:sz w:val="12"/>
                                          <w:szCs w:val="12"/>
                                        </w:rPr>
                                        <w:t>No input required</w:t>
                                      </w:r>
                                    </w:p>
                                  </w:tc>
                                  <w:tc>
                                    <w:tcPr>
                                      <w:tcW w:w="1273" w:type="dxa"/>
                                      <w:tcBorders>
                                        <w:bottom w:val="single" w:sz="4" w:space="0" w:color="auto"/>
                                      </w:tcBorders>
                                    </w:tcPr>
                                    <w:p w14:paraId="536FCB85" w14:textId="77777777" w:rsidR="00CC00D9" w:rsidRPr="00D8673D" w:rsidRDefault="00CC00D9" w:rsidP="00455654">
                                      <w:pPr>
                                        <w:pStyle w:val="a9"/>
                                        <w:ind w:leftChars="0" w:left="0"/>
                                        <w:jc w:val="left"/>
                                        <w:rPr>
                                          <w:ins w:id="2998" w:author="作成者"/>
                                          <w:sz w:val="16"/>
                                          <w:szCs w:val="16"/>
                                        </w:rPr>
                                      </w:pPr>
                                      <w:ins w:id="2999" w:author="作成者">
                                        <w:r w:rsidRPr="00D8673D">
                                          <w:rPr>
                                            <w:rFonts w:hint="eastAsia"/>
                                            <w:sz w:val="16"/>
                                            <w:szCs w:val="16"/>
                                          </w:rPr>
                                          <w:t>1000</w:t>
                                        </w:r>
                                      </w:ins>
                                    </w:p>
                                  </w:tc>
                                </w:tr>
                                <w:tr w:rsidR="00CC00D9" w14:paraId="1EAEDB34" w14:textId="77777777" w:rsidTr="00DD1144">
                                  <w:trPr>
                                    <w:ins w:id="3000" w:author="作成者"/>
                                  </w:trPr>
                                  <w:tc>
                                    <w:tcPr>
                                      <w:tcW w:w="704" w:type="dxa"/>
                                      <w:tcBorders>
                                        <w:top w:val="single" w:sz="4" w:space="0" w:color="auto"/>
                                        <w:left w:val="single" w:sz="4" w:space="0" w:color="auto"/>
                                        <w:bottom w:val="single" w:sz="4" w:space="0" w:color="auto"/>
                                        <w:right w:val="single" w:sz="4" w:space="0" w:color="auto"/>
                                      </w:tcBorders>
                                    </w:tcPr>
                                    <w:p w14:paraId="54483B97" w14:textId="77777777" w:rsidR="00CC00D9" w:rsidRPr="00D8673D" w:rsidRDefault="00CC00D9" w:rsidP="00455654">
                                      <w:pPr>
                                        <w:pStyle w:val="a9"/>
                                        <w:ind w:leftChars="0" w:left="0"/>
                                        <w:jc w:val="left"/>
                                        <w:rPr>
                                          <w:ins w:id="3001" w:author="作成者"/>
                                          <w:sz w:val="16"/>
                                          <w:szCs w:val="16"/>
                                        </w:rPr>
                                      </w:pPr>
                                      <w:ins w:id="3002" w:author="作成者">
                                        <w:r w:rsidRPr="00D8673D">
                                          <w:rPr>
                                            <w:rFonts w:hint="eastAsia"/>
                                            <w:sz w:val="16"/>
                                            <w:szCs w:val="16"/>
                                          </w:rPr>
                                          <w:t>5</w:t>
                                        </w:r>
                                      </w:ins>
                                    </w:p>
                                  </w:tc>
                                  <w:tc>
                                    <w:tcPr>
                                      <w:tcW w:w="1291" w:type="dxa"/>
                                      <w:tcBorders>
                                        <w:top w:val="single" w:sz="4" w:space="0" w:color="auto"/>
                                        <w:left w:val="single" w:sz="4" w:space="0" w:color="auto"/>
                                        <w:bottom w:val="single" w:sz="4" w:space="0" w:color="auto"/>
                                        <w:right w:val="single" w:sz="4" w:space="0" w:color="auto"/>
                                      </w:tcBorders>
                                    </w:tcPr>
                                    <w:p w14:paraId="7222F59C" w14:textId="77777777" w:rsidR="00CC00D9" w:rsidRPr="00D8673D" w:rsidRDefault="00CC00D9" w:rsidP="00455654">
                                      <w:pPr>
                                        <w:pStyle w:val="a9"/>
                                        <w:ind w:leftChars="0" w:left="0"/>
                                        <w:jc w:val="left"/>
                                        <w:rPr>
                                          <w:ins w:id="3003" w:author="作成者"/>
                                          <w:sz w:val="16"/>
                                          <w:szCs w:val="16"/>
                                        </w:rPr>
                                      </w:pPr>
                                      <w:ins w:id="3004" w:author="作成者">
                                        <w:r w:rsidRPr="00D8673D">
                                          <w:rPr>
                                            <w:rFonts w:hint="eastAsia"/>
                                            <w:sz w:val="16"/>
                                            <w:szCs w:val="16"/>
                                          </w:rPr>
                                          <w:t>V</w:t>
                                        </w:r>
                                        <w:r w:rsidRPr="00D8673D">
                                          <w:rPr>
                                            <w:sz w:val="16"/>
                                            <w:szCs w:val="16"/>
                                          </w:rPr>
                                          <w:t>AR_hoge</w:t>
                                        </w:r>
                                      </w:ins>
                                    </w:p>
                                  </w:tc>
                                  <w:tc>
                                    <w:tcPr>
                                      <w:tcW w:w="1291" w:type="dxa"/>
                                      <w:tcBorders>
                                        <w:left w:val="single" w:sz="4" w:space="0" w:color="auto"/>
                                        <w:bottom w:val="single" w:sz="4" w:space="0" w:color="auto"/>
                                        <w:right w:val="single" w:sz="4" w:space="0" w:color="auto"/>
                                      </w:tcBorders>
                                    </w:tcPr>
                                    <w:p w14:paraId="423545C7" w14:textId="77777777" w:rsidR="00CC00D9" w:rsidRPr="00D8673D" w:rsidRDefault="00CC00D9" w:rsidP="00455654">
                                      <w:pPr>
                                        <w:pStyle w:val="a9"/>
                                        <w:ind w:leftChars="0" w:left="0"/>
                                        <w:jc w:val="left"/>
                                        <w:rPr>
                                          <w:ins w:id="3005" w:author="作成者"/>
                                          <w:sz w:val="16"/>
                                          <w:szCs w:val="16"/>
                                        </w:rPr>
                                      </w:pPr>
                                      <w:ins w:id="3006" w:author="作成者">
                                        <w:r w:rsidRPr="00D8673D">
                                          <w:rPr>
                                            <w:sz w:val="16"/>
                                            <w:szCs w:val="16"/>
                                          </w:rPr>
                                          <w:t>OFF</w:t>
                                        </w:r>
                                      </w:ins>
                                    </w:p>
                                  </w:tc>
                                  <w:tc>
                                    <w:tcPr>
                                      <w:tcW w:w="2442" w:type="dxa"/>
                                      <w:tcBorders>
                                        <w:left w:val="single" w:sz="4" w:space="0" w:color="auto"/>
                                        <w:bottom w:val="single" w:sz="4" w:space="0" w:color="auto"/>
                                      </w:tcBorders>
                                    </w:tcPr>
                                    <w:p w14:paraId="10C2B08C" w14:textId="77777777" w:rsidR="00CC00D9" w:rsidRPr="00D8673D" w:rsidRDefault="00CC00D9" w:rsidP="00455654">
                                      <w:pPr>
                                        <w:pStyle w:val="a9"/>
                                        <w:ind w:leftChars="0" w:left="0"/>
                                        <w:jc w:val="left"/>
                                        <w:rPr>
                                          <w:ins w:id="3007" w:author="作成者"/>
                                          <w:sz w:val="16"/>
                                          <w:szCs w:val="16"/>
                                        </w:rPr>
                                      </w:pPr>
                                      <w:ins w:id="3008" w:author="作成者">
                                        <w:r w:rsidRPr="00D8673D">
                                          <w:rPr>
                                            <w:sz w:val="16"/>
                                            <w:szCs w:val="16"/>
                                          </w:rPr>
                                          <w:t>VEGETABLE.[0].NAME</w:t>
                                        </w:r>
                                      </w:ins>
                                    </w:p>
                                  </w:tc>
                                  <w:tc>
                                    <w:tcPr>
                                      <w:tcW w:w="1253" w:type="dxa"/>
                                      <w:tcBorders>
                                        <w:bottom w:val="single" w:sz="4" w:space="0" w:color="auto"/>
                                      </w:tcBorders>
                                    </w:tcPr>
                                    <w:p w14:paraId="17FBA8C1" w14:textId="7C06E97A" w:rsidR="00CC00D9" w:rsidRPr="00D8673D" w:rsidRDefault="00CC00D9" w:rsidP="00455654">
                                      <w:pPr>
                                        <w:pStyle w:val="a9"/>
                                        <w:ind w:leftChars="0" w:left="0"/>
                                        <w:jc w:val="left"/>
                                        <w:rPr>
                                          <w:ins w:id="3009" w:author="作成者"/>
                                          <w:sz w:val="12"/>
                                          <w:szCs w:val="12"/>
                                        </w:rPr>
                                      </w:pPr>
                                      <w:r w:rsidRPr="00D8673D">
                                        <w:rPr>
                                          <w:rFonts w:hint="eastAsia"/>
                                          <w:sz w:val="12"/>
                                          <w:szCs w:val="12"/>
                                        </w:rPr>
                                        <w:t>No input required</w:t>
                                      </w:r>
                                    </w:p>
                                  </w:tc>
                                  <w:tc>
                                    <w:tcPr>
                                      <w:tcW w:w="1273" w:type="dxa"/>
                                      <w:tcBorders>
                                        <w:bottom w:val="single" w:sz="4" w:space="0" w:color="auto"/>
                                      </w:tcBorders>
                                    </w:tcPr>
                                    <w:p w14:paraId="2C85A8F0" w14:textId="55C35D89" w:rsidR="00CC00D9" w:rsidRPr="00D8673D" w:rsidRDefault="00CC00D9" w:rsidP="00455654">
                                      <w:pPr>
                                        <w:pStyle w:val="a9"/>
                                        <w:ind w:leftChars="0" w:left="0"/>
                                        <w:jc w:val="left"/>
                                        <w:rPr>
                                          <w:ins w:id="3010" w:author="作成者"/>
                                          <w:sz w:val="16"/>
                                          <w:szCs w:val="16"/>
                                        </w:rPr>
                                      </w:pPr>
                                      <w:r>
                                        <w:rPr>
                                          <w:rFonts w:hint="eastAsia"/>
                                          <w:sz w:val="16"/>
                                          <w:szCs w:val="16"/>
                                        </w:rPr>
                                        <w:t>Lettuce</w:t>
                                      </w:r>
                                    </w:p>
                                  </w:tc>
                                </w:tr>
                                <w:tr w:rsidR="00CC00D9" w14:paraId="7687BABF" w14:textId="77777777" w:rsidTr="00DD1144">
                                  <w:trPr>
                                    <w:ins w:id="3011" w:author="作成者"/>
                                  </w:trPr>
                                  <w:tc>
                                    <w:tcPr>
                                      <w:tcW w:w="704" w:type="dxa"/>
                                      <w:tcBorders>
                                        <w:top w:val="single" w:sz="4" w:space="0" w:color="auto"/>
                                        <w:left w:val="single" w:sz="4" w:space="0" w:color="auto"/>
                                        <w:bottom w:val="single" w:sz="4" w:space="0" w:color="auto"/>
                                        <w:right w:val="single" w:sz="4" w:space="0" w:color="auto"/>
                                      </w:tcBorders>
                                    </w:tcPr>
                                    <w:p w14:paraId="351C0F77" w14:textId="77777777" w:rsidR="00CC00D9" w:rsidRPr="00D8673D" w:rsidRDefault="00CC00D9" w:rsidP="00455654">
                                      <w:pPr>
                                        <w:pStyle w:val="a9"/>
                                        <w:ind w:leftChars="0" w:left="0"/>
                                        <w:jc w:val="left"/>
                                        <w:rPr>
                                          <w:ins w:id="3012" w:author="作成者"/>
                                          <w:sz w:val="16"/>
                                          <w:szCs w:val="16"/>
                                        </w:rPr>
                                      </w:pPr>
                                      <w:ins w:id="3013" w:author="作成者">
                                        <w:r w:rsidRPr="00D8673D">
                                          <w:rPr>
                                            <w:rFonts w:hint="eastAsia"/>
                                            <w:sz w:val="16"/>
                                            <w:szCs w:val="16"/>
                                          </w:rPr>
                                          <w:t>6</w:t>
                                        </w:r>
                                      </w:ins>
                                    </w:p>
                                  </w:tc>
                                  <w:tc>
                                    <w:tcPr>
                                      <w:tcW w:w="1291" w:type="dxa"/>
                                      <w:tcBorders>
                                        <w:top w:val="single" w:sz="4" w:space="0" w:color="auto"/>
                                        <w:left w:val="single" w:sz="4" w:space="0" w:color="auto"/>
                                        <w:bottom w:val="single" w:sz="4" w:space="0" w:color="auto"/>
                                        <w:right w:val="single" w:sz="4" w:space="0" w:color="auto"/>
                                      </w:tcBorders>
                                    </w:tcPr>
                                    <w:p w14:paraId="108A1D34" w14:textId="77777777" w:rsidR="00CC00D9" w:rsidRPr="00D8673D" w:rsidRDefault="00CC00D9" w:rsidP="00455654">
                                      <w:pPr>
                                        <w:pStyle w:val="a9"/>
                                        <w:ind w:leftChars="0" w:left="0"/>
                                        <w:jc w:val="left"/>
                                        <w:rPr>
                                          <w:ins w:id="3014" w:author="作成者"/>
                                          <w:sz w:val="16"/>
                                          <w:szCs w:val="16"/>
                                        </w:rPr>
                                      </w:pPr>
                                      <w:ins w:id="3015" w:author="作成者">
                                        <w:r w:rsidRPr="00D8673D">
                                          <w:rPr>
                                            <w:rFonts w:hint="eastAsia"/>
                                            <w:sz w:val="16"/>
                                            <w:szCs w:val="16"/>
                                          </w:rPr>
                                          <w:t>V</w:t>
                                        </w:r>
                                        <w:r w:rsidRPr="00D8673D">
                                          <w:rPr>
                                            <w:sz w:val="16"/>
                                            <w:szCs w:val="16"/>
                                          </w:rPr>
                                          <w:t>AR_hoge</w:t>
                                        </w:r>
                                      </w:ins>
                                    </w:p>
                                  </w:tc>
                                  <w:tc>
                                    <w:tcPr>
                                      <w:tcW w:w="1291" w:type="dxa"/>
                                      <w:tcBorders>
                                        <w:left w:val="single" w:sz="4" w:space="0" w:color="auto"/>
                                        <w:bottom w:val="single" w:sz="4" w:space="0" w:color="auto"/>
                                        <w:right w:val="single" w:sz="4" w:space="0" w:color="auto"/>
                                      </w:tcBorders>
                                    </w:tcPr>
                                    <w:p w14:paraId="1D8F069F" w14:textId="77777777" w:rsidR="00CC00D9" w:rsidRPr="00D8673D" w:rsidRDefault="00CC00D9" w:rsidP="00455654">
                                      <w:pPr>
                                        <w:pStyle w:val="a9"/>
                                        <w:ind w:leftChars="0" w:left="0"/>
                                        <w:jc w:val="left"/>
                                        <w:rPr>
                                          <w:ins w:id="3016" w:author="作成者"/>
                                          <w:sz w:val="16"/>
                                          <w:szCs w:val="16"/>
                                        </w:rPr>
                                      </w:pPr>
                                      <w:ins w:id="3017" w:author="作成者">
                                        <w:r w:rsidRPr="00D8673D">
                                          <w:rPr>
                                            <w:sz w:val="16"/>
                                            <w:szCs w:val="16"/>
                                          </w:rPr>
                                          <w:t>OFF</w:t>
                                        </w:r>
                                      </w:ins>
                                    </w:p>
                                  </w:tc>
                                  <w:tc>
                                    <w:tcPr>
                                      <w:tcW w:w="2442" w:type="dxa"/>
                                      <w:tcBorders>
                                        <w:left w:val="single" w:sz="4" w:space="0" w:color="auto"/>
                                        <w:bottom w:val="single" w:sz="4" w:space="0" w:color="auto"/>
                                      </w:tcBorders>
                                    </w:tcPr>
                                    <w:p w14:paraId="12FDB41E" w14:textId="77777777" w:rsidR="00CC00D9" w:rsidRPr="00D8673D" w:rsidRDefault="00CC00D9" w:rsidP="00455654">
                                      <w:pPr>
                                        <w:pStyle w:val="a9"/>
                                        <w:ind w:leftChars="0" w:left="0"/>
                                        <w:jc w:val="left"/>
                                        <w:rPr>
                                          <w:ins w:id="3018" w:author="作成者"/>
                                          <w:sz w:val="16"/>
                                          <w:szCs w:val="16"/>
                                        </w:rPr>
                                      </w:pPr>
                                      <w:ins w:id="3019" w:author="作成者">
                                        <w:r w:rsidRPr="00D8673D">
                                          <w:rPr>
                                            <w:sz w:val="16"/>
                                            <w:szCs w:val="16"/>
                                          </w:rPr>
                                          <w:t>VEGETABLE.[0].PRICE</w:t>
                                        </w:r>
                                      </w:ins>
                                    </w:p>
                                  </w:tc>
                                  <w:tc>
                                    <w:tcPr>
                                      <w:tcW w:w="1253" w:type="dxa"/>
                                      <w:tcBorders>
                                        <w:bottom w:val="single" w:sz="4" w:space="0" w:color="auto"/>
                                      </w:tcBorders>
                                    </w:tcPr>
                                    <w:p w14:paraId="29F398C6" w14:textId="6A5599CF" w:rsidR="00CC00D9" w:rsidRPr="00D8673D" w:rsidRDefault="00CC00D9" w:rsidP="00455654">
                                      <w:pPr>
                                        <w:pStyle w:val="a9"/>
                                        <w:ind w:leftChars="0" w:left="0"/>
                                        <w:jc w:val="left"/>
                                        <w:rPr>
                                          <w:ins w:id="3020" w:author="作成者"/>
                                          <w:sz w:val="12"/>
                                          <w:szCs w:val="12"/>
                                        </w:rPr>
                                      </w:pPr>
                                      <w:r w:rsidRPr="00D8673D">
                                        <w:rPr>
                                          <w:rFonts w:hint="eastAsia"/>
                                          <w:sz w:val="12"/>
                                          <w:szCs w:val="12"/>
                                        </w:rPr>
                                        <w:t>No input required</w:t>
                                      </w:r>
                                    </w:p>
                                  </w:tc>
                                  <w:tc>
                                    <w:tcPr>
                                      <w:tcW w:w="1273" w:type="dxa"/>
                                      <w:tcBorders>
                                        <w:bottom w:val="single" w:sz="4" w:space="0" w:color="auto"/>
                                      </w:tcBorders>
                                    </w:tcPr>
                                    <w:p w14:paraId="0138AE6A" w14:textId="77777777" w:rsidR="00CC00D9" w:rsidRPr="00D8673D" w:rsidRDefault="00CC00D9" w:rsidP="00455654">
                                      <w:pPr>
                                        <w:pStyle w:val="a9"/>
                                        <w:ind w:leftChars="0" w:left="0"/>
                                        <w:jc w:val="left"/>
                                        <w:rPr>
                                          <w:ins w:id="3021" w:author="作成者"/>
                                          <w:sz w:val="16"/>
                                          <w:szCs w:val="16"/>
                                        </w:rPr>
                                      </w:pPr>
                                      <w:ins w:id="3022" w:author="作成者">
                                        <w:r w:rsidRPr="00D8673D">
                                          <w:rPr>
                                            <w:rFonts w:hint="eastAsia"/>
                                            <w:sz w:val="16"/>
                                            <w:szCs w:val="16"/>
                                          </w:rPr>
                                          <w:t>100</w:t>
                                        </w:r>
                                      </w:ins>
                                    </w:p>
                                  </w:tc>
                                </w:tr>
                                <w:tr w:rsidR="00CC00D9" w14:paraId="7275905A" w14:textId="77777777" w:rsidTr="00DD1144">
                                  <w:trPr>
                                    <w:ins w:id="3023" w:author="作成者"/>
                                  </w:trPr>
                                  <w:tc>
                                    <w:tcPr>
                                      <w:tcW w:w="704" w:type="dxa"/>
                                      <w:tcBorders>
                                        <w:top w:val="single" w:sz="4" w:space="0" w:color="auto"/>
                                        <w:left w:val="single" w:sz="4" w:space="0" w:color="auto"/>
                                        <w:bottom w:val="single" w:sz="4" w:space="0" w:color="auto"/>
                                        <w:right w:val="single" w:sz="4" w:space="0" w:color="auto"/>
                                      </w:tcBorders>
                                    </w:tcPr>
                                    <w:p w14:paraId="501431F7" w14:textId="77777777" w:rsidR="00CC00D9" w:rsidRPr="00D8673D" w:rsidRDefault="00CC00D9" w:rsidP="00455654">
                                      <w:pPr>
                                        <w:pStyle w:val="a9"/>
                                        <w:ind w:leftChars="0" w:left="0"/>
                                        <w:jc w:val="left"/>
                                        <w:rPr>
                                          <w:ins w:id="3024" w:author="作成者"/>
                                          <w:sz w:val="16"/>
                                          <w:szCs w:val="16"/>
                                        </w:rPr>
                                      </w:pPr>
                                      <w:ins w:id="3025" w:author="作成者">
                                        <w:r w:rsidRPr="00D8673D">
                                          <w:rPr>
                                            <w:rFonts w:hint="eastAsia"/>
                                            <w:sz w:val="16"/>
                                            <w:szCs w:val="16"/>
                                          </w:rPr>
                                          <w:t>7</w:t>
                                        </w:r>
                                      </w:ins>
                                    </w:p>
                                  </w:tc>
                                  <w:tc>
                                    <w:tcPr>
                                      <w:tcW w:w="1291" w:type="dxa"/>
                                      <w:tcBorders>
                                        <w:top w:val="single" w:sz="4" w:space="0" w:color="auto"/>
                                        <w:left w:val="single" w:sz="4" w:space="0" w:color="auto"/>
                                        <w:bottom w:val="single" w:sz="4" w:space="0" w:color="auto"/>
                                        <w:right w:val="single" w:sz="4" w:space="0" w:color="auto"/>
                                      </w:tcBorders>
                                    </w:tcPr>
                                    <w:p w14:paraId="31CDAA6C" w14:textId="77777777" w:rsidR="00CC00D9" w:rsidRPr="00D8673D" w:rsidRDefault="00CC00D9" w:rsidP="00455654">
                                      <w:pPr>
                                        <w:pStyle w:val="a9"/>
                                        <w:ind w:leftChars="0" w:left="0"/>
                                        <w:jc w:val="left"/>
                                        <w:rPr>
                                          <w:ins w:id="3026" w:author="作成者"/>
                                          <w:sz w:val="16"/>
                                          <w:szCs w:val="16"/>
                                        </w:rPr>
                                      </w:pPr>
                                      <w:ins w:id="3027" w:author="作成者">
                                        <w:r w:rsidRPr="00D8673D">
                                          <w:rPr>
                                            <w:rFonts w:hint="eastAsia"/>
                                            <w:sz w:val="16"/>
                                            <w:szCs w:val="16"/>
                                          </w:rPr>
                                          <w:t>V</w:t>
                                        </w:r>
                                        <w:r w:rsidRPr="00D8673D">
                                          <w:rPr>
                                            <w:sz w:val="16"/>
                                            <w:szCs w:val="16"/>
                                          </w:rPr>
                                          <w:t>AR_hoge</w:t>
                                        </w:r>
                                      </w:ins>
                                    </w:p>
                                  </w:tc>
                                  <w:tc>
                                    <w:tcPr>
                                      <w:tcW w:w="1291" w:type="dxa"/>
                                      <w:tcBorders>
                                        <w:left w:val="single" w:sz="4" w:space="0" w:color="auto"/>
                                        <w:right w:val="single" w:sz="4" w:space="0" w:color="auto"/>
                                      </w:tcBorders>
                                    </w:tcPr>
                                    <w:p w14:paraId="3A0FB4F8" w14:textId="77777777" w:rsidR="00CC00D9" w:rsidRPr="00D8673D" w:rsidRDefault="00CC00D9" w:rsidP="00455654">
                                      <w:pPr>
                                        <w:pStyle w:val="a9"/>
                                        <w:ind w:leftChars="0" w:left="0"/>
                                        <w:jc w:val="left"/>
                                        <w:rPr>
                                          <w:ins w:id="3028" w:author="作成者"/>
                                          <w:sz w:val="16"/>
                                          <w:szCs w:val="16"/>
                                        </w:rPr>
                                      </w:pPr>
                                      <w:ins w:id="3029" w:author="作成者">
                                        <w:r w:rsidRPr="00D8673D">
                                          <w:rPr>
                                            <w:sz w:val="16"/>
                                            <w:szCs w:val="16"/>
                                          </w:rPr>
                                          <w:t>OFF</w:t>
                                        </w:r>
                                      </w:ins>
                                    </w:p>
                                  </w:tc>
                                  <w:tc>
                                    <w:tcPr>
                                      <w:tcW w:w="2442" w:type="dxa"/>
                                      <w:tcBorders>
                                        <w:left w:val="single" w:sz="4" w:space="0" w:color="auto"/>
                                      </w:tcBorders>
                                    </w:tcPr>
                                    <w:p w14:paraId="079E6FBB" w14:textId="77777777" w:rsidR="00CC00D9" w:rsidRPr="00D8673D" w:rsidRDefault="00CC00D9" w:rsidP="00455654">
                                      <w:pPr>
                                        <w:pStyle w:val="a9"/>
                                        <w:ind w:leftChars="0" w:left="0"/>
                                        <w:jc w:val="left"/>
                                        <w:rPr>
                                          <w:ins w:id="3030" w:author="作成者"/>
                                          <w:sz w:val="16"/>
                                          <w:szCs w:val="16"/>
                                        </w:rPr>
                                      </w:pPr>
                                      <w:ins w:id="3031" w:author="作成者">
                                        <w:r w:rsidRPr="00D8673D">
                                          <w:rPr>
                                            <w:sz w:val="16"/>
                                            <w:szCs w:val="16"/>
                                          </w:rPr>
                                          <w:t>VEGETABLE.[1].NAME</w:t>
                                        </w:r>
                                      </w:ins>
                                    </w:p>
                                  </w:tc>
                                  <w:tc>
                                    <w:tcPr>
                                      <w:tcW w:w="1253" w:type="dxa"/>
                                    </w:tcPr>
                                    <w:p w14:paraId="6431000B" w14:textId="53BE0FBE" w:rsidR="00CC00D9" w:rsidRPr="00D8673D" w:rsidRDefault="00CC00D9" w:rsidP="00455654">
                                      <w:pPr>
                                        <w:pStyle w:val="a9"/>
                                        <w:ind w:leftChars="0" w:left="0"/>
                                        <w:jc w:val="left"/>
                                        <w:rPr>
                                          <w:ins w:id="3032" w:author="作成者"/>
                                          <w:sz w:val="16"/>
                                          <w:szCs w:val="16"/>
                                        </w:rPr>
                                      </w:pPr>
                                      <w:r w:rsidRPr="00D8673D">
                                        <w:rPr>
                                          <w:rFonts w:hint="eastAsia"/>
                                          <w:sz w:val="12"/>
                                          <w:szCs w:val="16"/>
                                        </w:rPr>
                                        <w:t>No input required</w:t>
                                      </w:r>
                                    </w:p>
                                  </w:tc>
                                  <w:tc>
                                    <w:tcPr>
                                      <w:tcW w:w="1273" w:type="dxa"/>
                                    </w:tcPr>
                                    <w:p w14:paraId="46DB9F28" w14:textId="5912C395" w:rsidR="00CC00D9" w:rsidRPr="00D8673D" w:rsidRDefault="00CC00D9" w:rsidP="00455654">
                                      <w:pPr>
                                        <w:pStyle w:val="a9"/>
                                        <w:ind w:leftChars="0" w:left="0"/>
                                        <w:jc w:val="left"/>
                                        <w:rPr>
                                          <w:ins w:id="3033" w:author="作成者"/>
                                          <w:sz w:val="16"/>
                                          <w:szCs w:val="16"/>
                                        </w:rPr>
                                      </w:pPr>
                                      <w:r>
                                        <w:rPr>
                                          <w:rFonts w:hint="eastAsia"/>
                                          <w:sz w:val="16"/>
                                          <w:szCs w:val="16"/>
                                        </w:rPr>
                                        <w:t>C</w:t>
                                      </w:r>
                                      <w:r>
                                        <w:rPr>
                                          <w:sz w:val="16"/>
                                          <w:szCs w:val="16"/>
                                        </w:rPr>
                                        <w:t>abbage</w:t>
                                      </w:r>
                                    </w:p>
                                  </w:tc>
                                </w:tr>
                                <w:tr w:rsidR="00CC00D9" w14:paraId="2406D4D1" w14:textId="77777777" w:rsidTr="00DD1144">
                                  <w:trPr>
                                    <w:ins w:id="3034" w:author="作成者"/>
                                  </w:trPr>
                                  <w:tc>
                                    <w:tcPr>
                                      <w:tcW w:w="704" w:type="dxa"/>
                                      <w:tcBorders>
                                        <w:top w:val="single" w:sz="4" w:space="0" w:color="auto"/>
                                        <w:left w:val="single" w:sz="4" w:space="0" w:color="auto"/>
                                        <w:bottom w:val="single" w:sz="4" w:space="0" w:color="auto"/>
                                        <w:right w:val="single" w:sz="4" w:space="0" w:color="auto"/>
                                      </w:tcBorders>
                                    </w:tcPr>
                                    <w:p w14:paraId="232FD032" w14:textId="77777777" w:rsidR="00CC00D9" w:rsidRPr="00D8673D" w:rsidRDefault="00CC00D9" w:rsidP="00DD1144">
                                      <w:pPr>
                                        <w:pStyle w:val="a9"/>
                                        <w:ind w:leftChars="0" w:left="0"/>
                                        <w:jc w:val="left"/>
                                        <w:rPr>
                                          <w:ins w:id="3035" w:author="作成者"/>
                                          <w:sz w:val="16"/>
                                          <w:szCs w:val="16"/>
                                        </w:rPr>
                                      </w:pPr>
                                      <w:ins w:id="3036" w:author="作成者">
                                        <w:r w:rsidRPr="00D8673D">
                                          <w:rPr>
                                            <w:rFonts w:hint="eastAsia"/>
                                            <w:sz w:val="16"/>
                                            <w:szCs w:val="16"/>
                                          </w:rPr>
                                          <w:t>8</w:t>
                                        </w:r>
                                      </w:ins>
                                    </w:p>
                                  </w:tc>
                                  <w:tc>
                                    <w:tcPr>
                                      <w:tcW w:w="1291" w:type="dxa"/>
                                      <w:tcBorders>
                                        <w:top w:val="single" w:sz="4" w:space="0" w:color="auto"/>
                                        <w:left w:val="single" w:sz="4" w:space="0" w:color="auto"/>
                                        <w:bottom w:val="single" w:sz="4" w:space="0" w:color="auto"/>
                                        <w:right w:val="single" w:sz="4" w:space="0" w:color="auto"/>
                                      </w:tcBorders>
                                    </w:tcPr>
                                    <w:p w14:paraId="7C52DF9C" w14:textId="77777777" w:rsidR="00CC00D9" w:rsidRPr="00D8673D" w:rsidRDefault="00CC00D9" w:rsidP="00DD1144">
                                      <w:pPr>
                                        <w:pStyle w:val="a9"/>
                                        <w:ind w:leftChars="0" w:left="0"/>
                                        <w:jc w:val="left"/>
                                        <w:rPr>
                                          <w:ins w:id="3037" w:author="作成者"/>
                                          <w:sz w:val="16"/>
                                          <w:szCs w:val="16"/>
                                        </w:rPr>
                                      </w:pPr>
                                      <w:ins w:id="3038" w:author="作成者">
                                        <w:r w:rsidRPr="00D8673D">
                                          <w:rPr>
                                            <w:rFonts w:hint="eastAsia"/>
                                            <w:sz w:val="16"/>
                                            <w:szCs w:val="16"/>
                                          </w:rPr>
                                          <w:t>V</w:t>
                                        </w:r>
                                        <w:r w:rsidRPr="00D8673D">
                                          <w:rPr>
                                            <w:sz w:val="16"/>
                                            <w:szCs w:val="16"/>
                                          </w:rPr>
                                          <w:t>AR_hoge</w:t>
                                        </w:r>
                                      </w:ins>
                                    </w:p>
                                  </w:tc>
                                  <w:tc>
                                    <w:tcPr>
                                      <w:tcW w:w="1291" w:type="dxa"/>
                                      <w:tcBorders>
                                        <w:left w:val="single" w:sz="4" w:space="0" w:color="auto"/>
                                        <w:bottom w:val="single" w:sz="4" w:space="0" w:color="auto"/>
                                        <w:right w:val="single" w:sz="4" w:space="0" w:color="auto"/>
                                      </w:tcBorders>
                                    </w:tcPr>
                                    <w:p w14:paraId="12594E86" w14:textId="77777777" w:rsidR="00CC00D9" w:rsidRPr="00D8673D" w:rsidRDefault="00CC00D9" w:rsidP="00DD1144">
                                      <w:pPr>
                                        <w:pStyle w:val="a9"/>
                                        <w:ind w:leftChars="0" w:left="0"/>
                                        <w:jc w:val="left"/>
                                        <w:rPr>
                                          <w:ins w:id="3039" w:author="作成者"/>
                                          <w:sz w:val="16"/>
                                          <w:szCs w:val="16"/>
                                        </w:rPr>
                                      </w:pPr>
                                      <w:ins w:id="3040" w:author="作成者">
                                        <w:r w:rsidRPr="00D8673D">
                                          <w:rPr>
                                            <w:sz w:val="16"/>
                                            <w:szCs w:val="16"/>
                                          </w:rPr>
                                          <w:t>OFF</w:t>
                                        </w:r>
                                      </w:ins>
                                    </w:p>
                                  </w:tc>
                                  <w:tc>
                                    <w:tcPr>
                                      <w:tcW w:w="2442" w:type="dxa"/>
                                      <w:tcBorders>
                                        <w:left w:val="single" w:sz="4" w:space="0" w:color="auto"/>
                                        <w:bottom w:val="single" w:sz="4" w:space="0" w:color="auto"/>
                                      </w:tcBorders>
                                    </w:tcPr>
                                    <w:p w14:paraId="07261F0F" w14:textId="77777777" w:rsidR="00CC00D9" w:rsidRPr="00D8673D" w:rsidRDefault="00CC00D9" w:rsidP="00DD1144">
                                      <w:pPr>
                                        <w:pStyle w:val="a9"/>
                                        <w:ind w:leftChars="0" w:left="0"/>
                                        <w:jc w:val="left"/>
                                        <w:rPr>
                                          <w:ins w:id="3041" w:author="作成者"/>
                                          <w:sz w:val="16"/>
                                          <w:szCs w:val="16"/>
                                        </w:rPr>
                                      </w:pPr>
                                      <w:ins w:id="3042" w:author="作成者">
                                        <w:r w:rsidRPr="00D8673D">
                                          <w:rPr>
                                            <w:sz w:val="16"/>
                                            <w:szCs w:val="16"/>
                                          </w:rPr>
                                          <w:t>VEGETABLE.[1].PRICE</w:t>
                                        </w:r>
                                      </w:ins>
                                    </w:p>
                                  </w:tc>
                                  <w:tc>
                                    <w:tcPr>
                                      <w:tcW w:w="1253" w:type="dxa"/>
                                      <w:tcBorders>
                                        <w:bottom w:val="single" w:sz="4" w:space="0" w:color="auto"/>
                                      </w:tcBorders>
                                    </w:tcPr>
                                    <w:p w14:paraId="5C8234A6" w14:textId="6EA13502" w:rsidR="00CC00D9" w:rsidRPr="00D8673D" w:rsidRDefault="00CC00D9" w:rsidP="00DD1144">
                                      <w:pPr>
                                        <w:pStyle w:val="a9"/>
                                        <w:ind w:leftChars="0" w:left="0"/>
                                        <w:jc w:val="left"/>
                                        <w:rPr>
                                          <w:ins w:id="3043" w:author="作成者"/>
                                          <w:sz w:val="16"/>
                                          <w:szCs w:val="16"/>
                                        </w:rPr>
                                      </w:pPr>
                                      <w:r w:rsidRPr="00D8673D">
                                        <w:rPr>
                                          <w:rFonts w:hint="eastAsia"/>
                                          <w:sz w:val="12"/>
                                          <w:szCs w:val="16"/>
                                        </w:rPr>
                                        <w:t>No input required</w:t>
                                      </w:r>
                                    </w:p>
                                  </w:tc>
                                  <w:tc>
                                    <w:tcPr>
                                      <w:tcW w:w="1273" w:type="dxa"/>
                                      <w:tcBorders>
                                        <w:bottom w:val="single" w:sz="4" w:space="0" w:color="auto"/>
                                      </w:tcBorders>
                                    </w:tcPr>
                                    <w:p w14:paraId="0A2AB8F9" w14:textId="77777777" w:rsidR="00CC00D9" w:rsidRPr="00D8673D" w:rsidRDefault="00CC00D9" w:rsidP="00DD1144">
                                      <w:pPr>
                                        <w:pStyle w:val="a9"/>
                                        <w:ind w:leftChars="0" w:left="0"/>
                                        <w:jc w:val="left"/>
                                        <w:rPr>
                                          <w:ins w:id="3044" w:author="作成者"/>
                                          <w:sz w:val="16"/>
                                          <w:szCs w:val="16"/>
                                        </w:rPr>
                                      </w:pPr>
                                      <w:ins w:id="3045" w:author="作成者">
                                        <w:r w:rsidRPr="00D8673D">
                                          <w:rPr>
                                            <w:rFonts w:hint="eastAsia"/>
                                            <w:sz w:val="16"/>
                                            <w:szCs w:val="16"/>
                                          </w:rPr>
                                          <w:t>110</w:t>
                                        </w:r>
                                      </w:ins>
                                    </w:p>
                                  </w:tc>
                                </w:tr>
                              </w:tbl>
                              <w:p w14:paraId="351F1DC8" w14:textId="77777777" w:rsidR="00CC00D9" w:rsidRDefault="00CC00D9" w:rsidP="00366ECC">
                                <w:pPr>
                                  <w:jc w:val="left"/>
                                  <w:rPr>
                                    <w:ins w:id="3046" w:author="作成者"/>
                                    <w:sz w:val="20"/>
                                    <w:szCs w:val="20"/>
                                  </w:rPr>
                                </w:pPr>
                              </w:p>
                              <w:p w14:paraId="05C662EB" w14:textId="77777777" w:rsidR="00CC00D9" w:rsidRDefault="00CC00D9" w:rsidP="00366ECC">
                                <w:pPr>
                                  <w:jc w:val="left"/>
                                  <w:rPr>
                                    <w:ins w:id="3047" w:author="作成者"/>
                                    <w:sz w:val="20"/>
                                    <w:szCs w:val="20"/>
                                  </w:rPr>
                                </w:pPr>
                              </w:p>
                              <w:p w14:paraId="26CD7C02" w14:textId="77777777" w:rsidR="00CC00D9" w:rsidRPr="003177F7" w:rsidRDefault="00CC00D9" w:rsidP="00366ECC">
                                <w:pPr>
                                  <w:jc w:val="left"/>
                                  <w:rPr>
                                    <w:ins w:id="3048" w:author="作成者"/>
                                    <w:sz w:val="20"/>
                                    <w:szCs w:val="20"/>
                                  </w:rPr>
                                </w:pPr>
                                <w:ins w:id="3049" w:author="作成者">
                                  <w:r>
                                    <w:rPr>
                                      <w:rFonts w:hint="eastAsia"/>
                                      <w:sz w:val="20"/>
                                      <w:szCs w:val="20"/>
                                    </w:rPr>
                                    <w:t xml:space="preserve">　</w:t>
                                  </w:r>
                                  <w:r>
                                    <w:rPr>
                                      <w:sz w:val="20"/>
                                      <w:szCs w:val="20"/>
                                    </w:rPr>
                                    <w:t xml:space="preserve">　　　　　</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下矢印 178"/>
                          <wps:cNvSpPr/>
                          <wps:spPr>
                            <a:xfrm>
                              <a:off x="114300" y="200022"/>
                              <a:ext cx="400050" cy="5788369"/>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9" name="グループ化 179"/>
                          <wpg:cNvGrpSpPr/>
                          <wpg:grpSpPr>
                            <a:xfrm>
                              <a:off x="457199" y="4181554"/>
                              <a:ext cx="2815591" cy="285751"/>
                              <a:chOff x="-9528" y="2774658"/>
                              <a:chExt cx="2816107" cy="286040"/>
                            </a:xfrm>
                          </wpg:grpSpPr>
                          <wps:wsp>
                            <wps:cNvPr id="180" name="角丸四角形 180"/>
                            <wps:cNvSpPr/>
                            <wps:spPr>
                              <a:xfrm>
                                <a:off x="711064" y="2838135"/>
                                <a:ext cx="2095515" cy="215249"/>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EB84128" w14:textId="0A157C64" w:rsidR="00CC00D9" w:rsidRDefault="00CC00D9" w:rsidP="00366ECC">
                                  <w:pPr>
                                    <w:pStyle w:val="Web"/>
                                    <w:spacing w:before="0" w:beforeAutospacing="0" w:after="0" w:afterAutospacing="0"/>
                                    <w:rPr>
                                      <w:ins w:id="3050" w:author="作成者"/>
                                    </w:rPr>
                                  </w:pPr>
                                  <w:ins w:id="3051"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81" name="下矢印 181"/>
                            <wps:cNvSpPr/>
                            <wps:spPr>
                              <a:xfrm rot="5400000">
                                <a:off x="180849" y="2584281"/>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s:wsp>
                          <wps:cNvPr id="182" name="角丸四角形 182"/>
                          <wps:cNvSpPr/>
                          <wps:spPr>
                            <a:xfrm>
                              <a:off x="114300" y="-34392"/>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00DCD51" w14:textId="29458C63" w:rsidR="00CC00D9" w:rsidRPr="00982EAC" w:rsidRDefault="00CC00D9" w:rsidP="00366ECC">
                                <w:pPr>
                                  <w:jc w:val="left"/>
                                  <w:rPr>
                                    <w:ins w:id="3052" w:author="作成者"/>
                                    <w:b/>
                                    <w:color w:val="003C8A" w:themeColor="accent6" w:themeTint="E6"/>
                                    <w:sz w:val="20"/>
                                    <w:szCs w:val="20"/>
                                  </w:rPr>
                                </w:pPr>
                                <w:ins w:id="3053"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942CFD" id="グループ化 176" o:spid="_x0000_s1169" style="position:absolute;left:0;text-align:left;margin-left:30.35pt;margin-top:14.4pt;width:476.25pt;height:654pt;z-index:251815936;mso-position-horizontal-relative:text;mso-position-vertical-relative:text;mso-width-relative:margin;mso-height-relative:margin" coordorigin=",-762" coordsize="60483,6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">
                  <v:shape id="フローチャート: 処理 177" o:spid="_x0000_s1170" type="#_x0000_t109" style="position:absolute;top:-762;width:60483;height:6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" fillcolor="#f2f2f2 [3052]" strokecolor="#d8d8d8 [2732]" strokeweight="2pt">
                    <v:textbox>
                      <w:txbxContent>
                        <w:p w14:paraId="6F427A82" w14:textId="77777777" w:rsidR="00CC00D9" w:rsidRDefault="00CC00D9" w:rsidP="00366ECC">
                          <w:pPr>
                            <w:jc w:val="left"/>
                            <w:rPr>
                              <w:ins w:id="3054" w:author="作成者"/>
                              <w:sz w:val="20"/>
                              <w:szCs w:val="20"/>
                            </w:rPr>
                          </w:pPr>
                        </w:p>
                        <w:p w14:paraId="6462CB41" w14:textId="77777777" w:rsidR="00CC00D9" w:rsidRPr="003177F7" w:rsidRDefault="00CC00D9" w:rsidP="00366ECC">
                          <w:pPr>
                            <w:jc w:val="left"/>
                            <w:rPr>
                              <w:ins w:id="3055" w:author="作成者"/>
                              <w:sz w:val="20"/>
                              <w:szCs w:val="20"/>
                            </w:rPr>
                          </w:pPr>
                        </w:p>
                        <w:tbl>
                          <w:tblPr>
                            <w:tblStyle w:val="ab"/>
                            <w:tblW w:w="7166" w:type="dxa"/>
                            <w:jc w:val="center"/>
                            <w:tblLook w:val="04A0" w:firstRow="1" w:lastRow="0" w:firstColumn="1" w:lastColumn="0" w:noHBand="0" w:noVBand="1"/>
                          </w:tblPr>
                          <w:tblGrid>
                            <w:gridCol w:w="7166"/>
                          </w:tblGrid>
                          <w:tr w:rsidR="00CC00D9" w:rsidRPr="003177F7" w14:paraId="3D2FB2DA" w14:textId="77777777" w:rsidTr="00DD1144">
                            <w:trPr>
                              <w:trHeight w:val="1425"/>
                              <w:jc w:val="center"/>
                              <w:ins w:id="3056" w:author="作成者"/>
                            </w:trPr>
                            <w:tc>
                              <w:tcPr>
                                <w:tcW w:w="7166" w:type="dxa"/>
                              </w:tcPr>
                              <w:p w14:paraId="3D1C6A89" w14:textId="77777777" w:rsidR="00CC00D9" w:rsidRPr="0088327F" w:rsidRDefault="00CC00D9" w:rsidP="00DD1144">
                                <w:pPr>
                                  <w:rPr>
                                    <w:ins w:id="3057" w:author="作成者"/>
                                    <w:sz w:val="20"/>
                                    <w:szCs w:val="20"/>
                                  </w:rPr>
                                </w:pPr>
                                <w:ins w:id="3058" w:author="作成者">
                                  <w:r w:rsidRPr="0088327F">
                                    <w:rPr>
                                      <w:sz w:val="20"/>
                                      <w:szCs w:val="20"/>
                                    </w:rPr>
                                    <w:t>variable "VAR_hoge" {</w:t>
                                  </w:r>
                                </w:ins>
                              </w:p>
                              <w:p w14:paraId="062FCF28" w14:textId="77777777" w:rsidR="00CC00D9" w:rsidRDefault="00CC00D9" w:rsidP="00DD1144">
                                <w:pPr>
                                  <w:ind w:firstLineChars="200" w:firstLine="400"/>
                                  <w:rPr>
                                    <w:ins w:id="3059" w:author="作成者"/>
                                    <w:sz w:val="20"/>
                                    <w:szCs w:val="20"/>
                                  </w:rPr>
                                </w:pPr>
                                <w:ins w:id="3060" w:author="作成者">
                                  <w:r w:rsidRPr="0088327F">
                                    <w:rPr>
                                      <w:sz w:val="20"/>
                                      <w:szCs w:val="20"/>
                                    </w:rPr>
                                    <w:t xml:space="preserve">type = </w:t>
                                  </w:r>
                                  <w:r>
                                    <w:rPr>
                                      <w:rFonts w:hint="eastAsia"/>
                                      <w:sz w:val="20"/>
                                      <w:szCs w:val="20"/>
                                    </w:rPr>
                                    <w:t>object(</w:t>
                                  </w:r>
                                  <w:r>
                                    <w:rPr>
                                      <w:sz w:val="20"/>
                                      <w:szCs w:val="20"/>
                                    </w:rPr>
                                    <w:t>{</w:t>
                                  </w:r>
                                </w:ins>
                              </w:p>
                              <w:p w14:paraId="732AECA6" w14:textId="77777777" w:rsidR="00CC00D9" w:rsidRDefault="00CC00D9" w:rsidP="00DD1144">
                                <w:pPr>
                                  <w:rPr>
                                    <w:ins w:id="3061" w:author="作成者"/>
                                    <w:sz w:val="20"/>
                                    <w:szCs w:val="20"/>
                                  </w:rPr>
                                </w:pPr>
                                <w:ins w:id="3062" w:author="作成者">
                                  <w:r>
                                    <w:rPr>
                                      <w:sz w:val="20"/>
                                      <w:szCs w:val="20"/>
                                    </w:rPr>
                                    <w:t xml:space="preserve">        FRUIT = list(object{</w:t>
                                  </w:r>
                                </w:ins>
                              </w:p>
                              <w:p w14:paraId="50C58235" w14:textId="77777777" w:rsidR="00CC00D9" w:rsidRDefault="00CC00D9" w:rsidP="00DD1144">
                                <w:pPr>
                                  <w:rPr>
                                    <w:ins w:id="3063" w:author="作成者"/>
                                    <w:sz w:val="20"/>
                                    <w:szCs w:val="20"/>
                                  </w:rPr>
                                </w:pPr>
                                <w:ins w:id="3064" w:author="作成者">
                                  <w:r>
                                    <w:rPr>
                                      <w:sz w:val="20"/>
                                      <w:szCs w:val="20"/>
                                    </w:rPr>
                                    <w:t xml:space="preserve">            NAME = string,</w:t>
                                  </w:r>
                                  <w:r>
                                    <w:rPr>
                                      <w:rFonts w:hint="eastAsia"/>
                                      <w:sz w:val="20"/>
                                      <w:szCs w:val="20"/>
                                    </w:rPr>
                                    <w:t xml:space="preserve"> PRICE = number</w:t>
                                  </w:r>
                                </w:ins>
                              </w:p>
                              <w:p w14:paraId="4421064B" w14:textId="77777777" w:rsidR="00CC00D9" w:rsidRDefault="00CC00D9" w:rsidP="00DD1144">
                                <w:pPr>
                                  <w:ind w:firstLineChars="400" w:firstLine="800"/>
                                  <w:rPr>
                                    <w:ins w:id="3065" w:author="作成者"/>
                                    <w:sz w:val="20"/>
                                    <w:szCs w:val="20"/>
                                  </w:rPr>
                                </w:pPr>
                                <w:ins w:id="3066" w:author="作成者">
                                  <w:r>
                                    <w:rPr>
                                      <w:sz w:val="20"/>
                                      <w:szCs w:val="20"/>
                                    </w:rPr>
                                    <w:t>}),</w:t>
                                  </w:r>
                                </w:ins>
                              </w:p>
                              <w:p w14:paraId="41FB3952" w14:textId="77777777" w:rsidR="00CC00D9" w:rsidRDefault="00CC00D9" w:rsidP="00DD1144">
                                <w:pPr>
                                  <w:ind w:firstLineChars="400" w:firstLine="800"/>
                                  <w:rPr>
                                    <w:ins w:id="3067" w:author="作成者"/>
                                    <w:sz w:val="20"/>
                                    <w:szCs w:val="20"/>
                                  </w:rPr>
                                </w:pPr>
                                <w:ins w:id="3068" w:author="作成者">
                                  <w:r>
                                    <w:rPr>
                                      <w:sz w:val="20"/>
                                      <w:szCs w:val="20"/>
                                    </w:rPr>
                                    <w:t>VEGETABLE = l ist(object{</w:t>
                                  </w:r>
                                </w:ins>
                              </w:p>
                              <w:p w14:paraId="5DD2E2F7" w14:textId="77777777" w:rsidR="00CC00D9" w:rsidRDefault="00CC00D9" w:rsidP="00DD1144">
                                <w:pPr>
                                  <w:rPr>
                                    <w:ins w:id="3069" w:author="作成者"/>
                                    <w:sz w:val="20"/>
                                    <w:szCs w:val="20"/>
                                  </w:rPr>
                                </w:pPr>
                                <w:ins w:id="3070" w:author="作成者">
                                  <w:r>
                                    <w:rPr>
                                      <w:sz w:val="20"/>
                                      <w:szCs w:val="20"/>
                                    </w:rPr>
                                    <w:t xml:space="preserve">            NAME = string,</w:t>
                                  </w:r>
                                  <w:r>
                                    <w:rPr>
                                      <w:rFonts w:hint="eastAsia"/>
                                      <w:sz w:val="20"/>
                                      <w:szCs w:val="20"/>
                                    </w:rPr>
                                    <w:t xml:space="preserve"> PRICE = number</w:t>
                                  </w:r>
                                </w:ins>
                              </w:p>
                              <w:p w14:paraId="7E5A184F" w14:textId="77777777" w:rsidR="00CC00D9" w:rsidRDefault="00CC00D9" w:rsidP="00DD1144">
                                <w:pPr>
                                  <w:ind w:firstLineChars="400" w:firstLine="800"/>
                                  <w:rPr>
                                    <w:ins w:id="3071" w:author="作成者"/>
                                    <w:sz w:val="20"/>
                                    <w:szCs w:val="20"/>
                                  </w:rPr>
                                </w:pPr>
                                <w:ins w:id="3072" w:author="作成者">
                                  <w:r>
                                    <w:rPr>
                                      <w:sz w:val="20"/>
                                      <w:szCs w:val="20"/>
                                    </w:rPr>
                                    <w:t>})</w:t>
                                  </w:r>
                                </w:ins>
                              </w:p>
                              <w:p w14:paraId="61639532" w14:textId="77777777" w:rsidR="00CC00D9" w:rsidRPr="0088327F" w:rsidRDefault="00CC00D9" w:rsidP="00DD1144">
                                <w:pPr>
                                  <w:ind w:firstLineChars="200" w:firstLine="400"/>
                                  <w:rPr>
                                    <w:ins w:id="3073" w:author="作成者"/>
                                    <w:sz w:val="20"/>
                                    <w:szCs w:val="20"/>
                                  </w:rPr>
                                </w:pPr>
                                <w:ins w:id="3074" w:author="作成者">
                                  <w:r>
                                    <w:rPr>
                                      <w:sz w:val="20"/>
                                      <w:szCs w:val="20"/>
                                    </w:rPr>
                                    <w:t>}</w:t>
                                  </w:r>
                                  <w:r>
                                    <w:rPr>
                                      <w:rFonts w:hint="eastAsia"/>
                                      <w:sz w:val="20"/>
                                      <w:szCs w:val="20"/>
                                    </w:rPr>
                                    <w:t>)</w:t>
                                  </w:r>
                                </w:ins>
                              </w:p>
                              <w:p w14:paraId="445F7ACD" w14:textId="77777777" w:rsidR="00CC00D9" w:rsidRDefault="00CC00D9" w:rsidP="00DD1144">
                                <w:pPr>
                                  <w:ind w:firstLineChars="200" w:firstLine="400"/>
                                  <w:rPr>
                                    <w:ins w:id="3075" w:author="作成者"/>
                                    <w:sz w:val="20"/>
                                    <w:szCs w:val="20"/>
                                  </w:rPr>
                                </w:pPr>
                                <w:ins w:id="3076" w:author="作成者">
                                  <w:r>
                                    <w:rPr>
                                      <w:sz w:val="20"/>
                                      <w:szCs w:val="20"/>
                                    </w:rPr>
                                    <w:t>default = {</w:t>
                                  </w:r>
                                </w:ins>
                              </w:p>
                              <w:p w14:paraId="1DF6E9EF" w14:textId="77777777" w:rsidR="00CC00D9" w:rsidRDefault="00CC00D9" w:rsidP="00DD1144">
                                <w:pPr>
                                  <w:ind w:firstLineChars="200" w:firstLine="400"/>
                                  <w:rPr>
                                    <w:ins w:id="3077" w:author="作成者"/>
                                    <w:sz w:val="20"/>
                                    <w:szCs w:val="20"/>
                                  </w:rPr>
                                </w:pPr>
                                <w:ins w:id="3078" w:author="作成者">
                                  <w:r>
                                    <w:rPr>
                                      <w:sz w:val="20"/>
                                      <w:szCs w:val="20"/>
                                    </w:rPr>
                                    <w:t xml:space="preserve">    FRUIT = [</w:t>
                                  </w:r>
                                </w:ins>
                              </w:p>
                              <w:p w14:paraId="24793909" w14:textId="0FFCB8DD" w:rsidR="00CC00D9" w:rsidRDefault="00CC00D9" w:rsidP="00DD1144">
                                <w:pPr>
                                  <w:ind w:firstLineChars="200" w:firstLine="400"/>
                                  <w:rPr>
                                    <w:ins w:id="3079" w:author="作成者"/>
                                    <w:sz w:val="20"/>
                                    <w:szCs w:val="20"/>
                                  </w:rPr>
                                </w:pPr>
                                <w:ins w:id="3080" w:author="作成者">
                                  <w:r>
                                    <w:rPr>
                                      <w:sz w:val="20"/>
                                      <w:szCs w:val="20"/>
                                    </w:rPr>
                                    <w:t xml:space="preserve">        { NAME = “</w:t>
                                  </w:r>
                                </w:ins>
                                <w:r>
                                  <w:rPr>
                                    <w:rFonts w:hint="eastAsia"/>
                                    <w:sz w:val="20"/>
                                    <w:szCs w:val="20"/>
                                  </w:rPr>
                                  <w:t>Apple</w:t>
                                </w:r>
                                <w:ins w:id="3081" w:author="作成者">
                                  <w:r>
                                    <w:rPr>
                                      <w:sz w:val="20"/>
                                      <w:szCs w:val="20"/>
                                    </w:rPr>
                                    <w:t>”, PRICE = 120 },</w:t>
                                  </w:r>
                                </w:ins>
                              </w:p>
                              <w:p w14:paraId="598DE57C" w14:textId="7B9674B5" w:rsidR="00CC00D9" w:rsidRDefault="00CC00D9" w:rsidP="00DD1144">
                                <w:pPr>
                                  <w:ind w:firstLineChars="200" w:firstLine="400"/>
                                  <w:rPr>
                                    <w:ins w:id="3082" w:author="作成者"/>
                                    <w:sz w:val="20"/>
                                    <w:szCs w:val="20"/>
                                  </w:rPr>
                                </w:pPr>
                                <w:ins w:id="3083" w:author="作成者">
                                  <w:r>
                                    <w:rPr>
                                      <w:sz w:val="20"/>
                                      <w:szCs w:val="20"/>
                                    </w:rPr>
                                    <w:t xml:space="preserve">        { NAME = “</w:t>
                                  </w:r>
                                </w:ins>
                                <w:r>
                                  <w:rPr>
                                    <w:rFonts w:hint="eastAsia"/>
                                    <w:sz w:val="20"/>
                                    <w:szCs w:val="20"/>
                                  </w:rPr>
                                  <w:t>Orange</w:t>
                                </w:r>
                                <w:ins w:id="3084" w:author="作成者">
                                  <w:r>
                                    <w:rPr>
                                      <w:sz w:val="20"/>
                                      <w:szCs w:val="20"/>
                                    </w:rPr>
                                    <w:t>”, PRICE = 80 }</w:t>
                                  </w:r>
                                </w:ins>
                              </w:p>
                              <w:p w14:paraId="33A9B05F" w14:textId="77777777" w:rsidR="00CC00D9" w:rsidRDefault="00CC00D9" w:rsidP="00DD1144">
                                <w:pPr>
                                  <w:ind w:firstLineChars="200" w:firstLine="400"/>
                                  <w:rPr>
                                    <w:ins w:id="3085" w:author="作成者"/>
                                    <w:sz w:val="20"/>
                                    <w:szCs w:val="20"/>
                                  </w:rPr>
                                </w:pPr>
                                <w:ins w:id="3086" w:author="作成者">
                                  <w:r>
                                    <w:rPr>
                                      <w:sz w:val="20"/>
                                      <w:szCs w:val="20"/>
                                    </w:rPr>
                                    <w:t xml:space="preserve">    ],</w:t>
                                  </w:r>
                                </w:ins>
                              </w:p>
                              <w:p w14:paraId="0FDFFCB0" w14:textId="77777777" w:rsidR="00CC00D9" w:rsidRDefault="00CC00D9" w:rsidP="00DD1144">
                                <w:pPr>
                                  <w:ind w:firstLineChars="200" w:firstLine="400"/>
                                  <w:rPr>
                                    <w:ins w:id="3087" w:author="作成者"/>
                                    <w:sz w:val="20"/>
                                    <w:szCs w:val="20"/>
                                  </w:rPr>
                                </w:pPr>
                                <w:ins w:id="3088" w:author="作成者">
                                  <w:r>
                                    <w:rPr>
                                      <w:sz w:val="20"/>
                                      <w:szCs w:val="20"/>
                                    </w:rPr>
                                    <w:t xml:space="preserve">    VEGETABLE = [</w:t>
                                  </w:r>
                                </w:ins>
                              </w:p>
                              <w:p w14:paraId="1EEDAD0D" w14:textId="33EBDA21" w:rsidR="00CC00D9" w:rsidRDefault="00CC00D9" w:rsidP="00DD1144">
                                <w:pPr>
                                  <w:ind w:firstLineChars="200" w:firstLine="400"/>
                                  <w:rPr>
                                    <w:ins w:id="3089" w:author="作成者"/>
                                    <w:sz w:val="20"/>
                                    <w:szCs w:val="20"/>
                                  </w:rPr>
                                </w:pPr>
                                <w:ins w:id="3090" w:author="作成者">
                                  <w:r>
                                    <w:rPr>
                                      <w:sz w:val="20"/>
                                      <w:szCs w:val="20"/>
                                    </w:rPr>
                                    <w:t xml:space="preserve">        { NAME = “</w:t>
                                  </w:r>
                                </w:ins>
                                <w:r>
                                  <w:rPr>
                                    <w:rFonts w:hint="eastAsia"/>
                                    <w:sz w:val="20"/>
                                    <w:szCs w:val="20"/>
                                  </w:rPr>
                                  <w:t>Eggplant</w:t>
                                </w:r>
                                <w:ins w:id="3091" w:author="作成者">
                                  <w:r>
                                    <w:rPr>
                                      <w:sz w:val="20"/>
                                      <w:szCs w:val="20"/>
                                    </w:rPr>
                                    <w:t>”, PRICE = 100 },</w:t>
                                  </w:r>
                                </w:ins>
                              </w:p>
                              <w:p w14:paraId="1F149FA5" w14:textId="3086F689" w:rsidR="00CC00D9" w:rsidRDefault="00CC00D9" w:rsidP="00DD1144">
                                <w:pPr>
                                  <w:ind w:firstLineChars="200" w:firstLine="400"/>
                                  <w:rPr>
                                    <w:ins w:id="3092" w:author="作成者"/>
                                    <w:sz w:val="20"/>
                                    <w:szCs w:val="20"/>
                                  </w:rPr>
                                </w:pPr>
                                <w:ins w:id="3093" w:author="作成者">
                                  <w:r>
                                    <w:rPr>
                                      <w:sz w:val="20"/>
                                      <w:szCs w:val="20"/>
                                    </w:rPr>
                                    <w:t xml:space="preserve">        { NAME = “</w:t>
                                  </w:r>
                                </w:ins>
                                <w:r>
                                  <w:rPr>
                                    <w:rFonts w:hint="eastAsia"/>
                                    <w:sz w:val="20"/>
                                    <w:szCs w:val="20"/>
                                  </w:rPr>
                                  <w:t>Tomato</w:t>
                                </w:r>
                                <w:ins w:id="3094" w:author="作成者">
                                  <w:r>
                                    <w:rPr>
                                      <w:sz w:val="20"/>
                                      <w:szCs w:val="20"/>
                                    </w:rPr>
                                    <w:t>”, PRICE = 200 }</w:t>
                                  </w:r>
                                </w:ins>
                              </w:p>
                              <w:p w14:paraId="753D4133" w14:textId="77777777" w:rsidR="00CC00D9" w:rsidRDefault="00CC00D9" w:rsidP="00DD1144">
                                <w:pPr>
                                  <w:ind w:firstLineChars="200" w:firstLine="400"/>
                                  <w:rPr>
                                    <w:ins w:id="3095" w:author="作成者"/>
                                    <w:sz w:val="20"/>
                                    <w:szCs w:val="20"/>
                                  </w:rPr>
                                </w:pPr>
                                <w:ins w:id="3096" w:author="作成者">
                                  <w:r>
                                    <w:rPr>
                                      <w:sz w:val="20"/>
                                      <w:szCs w:val="20"/>
                                    </w:rPr>
                                    <w:t xml:space="preserve">    ]</w:t>
                                  </w:r>
                                </w:ins>
                              </w:p>
                              <w:p w14:paraId="49FB2D93" w14:textId="77777777" w:rsidR="00CC00D9" w:rsidRPr="0088327F" w:rsidRDefault="00CC00D9" w:rsidP="00DD1144">
                                <w:pPr>
                                  <w:ind w:firstLineChars="200" w:firstLine="400"/>
                                  <w:rPr>
                                    <w:ins w:id="3097" w:author="作成者"/>
                                    <w:sz w:val="20"/>
                                    <w:szCs w:val="20"/>
                                  </w:rPr>
                                </w:pPr>
                                <w:ins w:id="3098" w:author="作成者">
                                  <w:r>
                                    <w:rPr>
                                      <w:sz w:val="20"/>
                                      <w:szCs w:val="20"/>
                                    </w:rPr>
                                    <w:t>}</w:t>
                                  </w:r>
                                </w:ins>
                              </w:p>
                              <w:p w14:paraId="4410378B" w14:textId="77777777" w:rsidR="00CC00D9" w:rsidRPr="003177F7" w:rsidRDefault="00CC00D9" w:rsidP="00DD1144">
                                <w:pPr>
                                  <w:rPr>
                                    <w:ins w:id="3099" w:author="作成者"/>
                                    <w:sz w:val="20"/>
                                    <w:szCs w:val="20"/>
                                  </w:rPr>
                                </w:pPr>
                                <w:ins w:id="3100" w:author="作成者">
                                  <w:r w:rsidRPr="0088327F">
                                    <w:rPr>
                                      <w:sz w:val="20"/>
                                      <w:szCs w:val="20"/>
                                    </w:rPr>
                                    <w:t>}</w:t>
                                  </w:r>
                                </w:ins>
                              </w:p>
                            </w:tc>
                          </w:tr>
                        </w:tbl>
                        <w:p w14:paraId="69ED297D" w14:textId="77777777" w:rsidR="00CC00D9" w:rsidRPr="003177F7" w:rsidRDefault="00CC00D9" w:rsidP="00366ECC">
                          <w:pPr>
                            <w:jc w:val="left"/>
                            <w:rPr>
                              <w:ins w:id="3101" w:author="作成者"/>
                              <w:sz w:val="20"/>
                              <w:szCs w:val="20"/>
                            </w:rPr>
                          </w:pPr>
                        </w:p>
                        <w:p w14:paraId="4A5D8783" w14:textId="77777777" w:rsidR="00CC00D9" w:rsidRDefault="00CC00D9" w:rsidP="00366ECC">
                          <w:pPr>
                            <w:jc w:val="left"/>
                            <w:rPr>
                              <w:ins w:id="3102" w:author="作成者"/>
                              <w:sz w:val="20"/>
                              <w:szCs w:val="20"/>
                            </w:rPr>
                          </w:pPr>
                        </w:p>
                        <w:p w14:paraId="01248409" w14:textId="77777777" w:rsidR="00CC00D9" w:rsidRDefault="00CC00D9" w:rsidP="00366ECC">
                          <w:pPr>
                            <w:jc w:val="left"/>
                            <w:rPr>
                              <w:ins w:id="3103" w:author="作成者"/>
                              <w:sz w:val="20"/>
                              <w:szCs w:val="20"/>
                            </w:rPr>
                          </w:pPr>
                        </w:p>
                        <w:p w14:paraId="70E9FFC5" w14:textId="333AEF4F" w:rsidR="00CC00D9" w:rsidRPr="0088327F" w:rsidRDefault="00CC00D9" w:rsidP="00366ECC">
                          <w:pPr>
                            <w:jc w:val="left"/>
                            <w:rPr>
                              <w:ins w:id="3104" w:author="作成者"/>
                              <w:b/>
                              <w:sz w:val="20"/>
                              <w:szCs w:val="20"/>
                            </w:rPr>
                          </w:pPr>
                          <w:ins w:id="3105" w:author="作成者">
                            <w:r>
                              <w:rPr>
                                <w:rFonts w:hint="eastAsia"/>
                                <w:sz w:val="20"/>
                                <w:szCs w:val="20"/>
                              </w:rPr>
                              <w:t xml:space="preserve">　</w:t>
                            </w:r>
                            <w:r>
                              <w:rPr>
                                <w:sz w:val="20"/>
                                <w:szCs w:val="20"/>
                              </w:rPr>
                              <w:t xml:space="preserve">　　　　　</w:t>
                            </w:r>
                          </w:ins>
                          <w:r>
                            <w:rPr>
                              <w:rFonts w:hint="eastAsia"/>
                              <w:b/>
                              <w:sz w:val="20"/>
                              <w:szCs w:val="20"/>
                            </w:rPr>
                            <w:t>Nested variable list</w:t>
                          </w:r>
                        </w:p>
                        <w:tbl>
                          <w:tblPr>
                            <w:tblStyle w:val="ab"/>
                            <w:tblW w:w="0" w:type="auto"/>
                            <w:tblInd w:w="941" w:type="dxa"/>
                            <w:tblLook w:val="04A0" w:firstRow="1" w:lastRow="0" w:firstColumn="1" w:lastColumn="0" w:noHBand="0" w:noVBand="1"/>
                          </w:tblPr>
                          <w:tblGrid>
                            <w:gridCol w:w="862"/>
                            <w:gridCol w:w="1581"/>
                            <w:gridCol w:w="3132"/>
                            <w:gridCol w:w="1417"/>
                          </w:tblGrid>
                          <w:tr w:rsidR="00CC00D9" w14:paraId="1165D338" w14:textId="77777777" w:rsidTr="00D8673D">
                            <w:trPr>
                              <w:trHeight w:val="699"/>
                              <w:ins w:id="3106" w:author="作成者"/>
                            </w:trPr>
                            <w:tc>
                              <w:tcPr>
                                <w:tcW w:w="862" w:type="dxa"/>
                                <w:tcBorders>
                                  <w:bottom w:val="single" w:sz="4" w:space="0" w:color="auto"/>
                                </w:tcBorders>
                                <w:shd w:val="clear" w:color="auto" w:fill="002060"/>
                              </w:tcPr>
                              <w:p w14:paraId="5C0612BD" w14:textId="6AB2EA5A" w:rsidR="00CC00D9" w:rsidRPr="00C80F48" w:rsidRDefault="00CC00D9" w:rsidP="00DD1144">
                                <w:pPr>
                                  <w:pStyle w:val="a9"/>
                                  <w:ind w:leftChars="0" w:left="0"/>
                                  <w:jc w:val="left"/>
                                  <w:rPr>
                                    <w:ins w:id="3107" w:author="作成者"/>
                                    <w:b/>
                                    <w:color w:val="FFFFFF" w:themeColor="background1"/>
                                  </w:rPr>
                                </w:pPr>
                                <w:r>
                                  <w:rPr>
                                    <w:rFonts w:hint="eastAsia"/>
                                    <w:b/>
                                    <w:color w:val="FFFFFF" w:themeColor="background1"/>
                                  </w:rPr>
                                  <w:t>Item No.</w:t>
                                </w:r>
                              </w:p>
                            </w:tc>
                            <w:tc>
                              <w:tcPr>
                                <w:tcW w:w="1581" w:type="dxa"/>
                                <w:tcBorders>
                                  <w:bottom w:val="single" w:sz="4" w:space="0" w:color="auto"/>
                                </w:tcBorders>
                                <w:shd w:val="clear" w:color="auto" w:fill="002060"/>
                              </w:tcPr>
                              <w:p w14:paraId="7009D0DF" w14:textId="15DA6D24" w:rsidR="00CC00D9" w:rsidRPr="00C80F48" w:rsidRDefault="00CC00D9" w:rsidP="00DD1144">
                                <w:pPr>
                                  <w:pStyle w:val="a9"/>
                                  <w:ind w:leftChars="0" w:left="0"/>
                                  <w:jc w:val="left"/>
                                  <w:rPr>
                                    <w:ins w:id="3108" w:author="作成者"/>
                                    <w:b/>
                                    <w:color w:val="FFFFFF" w:themeColor="background1"/>
                                  </w:rPr>
                                </w:pPr>
                                <w:r>
                                  <w:rPr>
                                    <w:rFonts w:hint="eastAsia"/>
                                    <w:b/>
                                    <w:color w:val="FFFFFF" w:themeColor="background1"/>
                                  </w:rPr>
                                  <w:t>Variable name</w:t>
                                </w:r>
                              </w:p>
                            </w:tc>
                            <w:tc>
                              <w:tcPr>
                                <w:tcW w:w="3132" w:type="dxa"/>
                                <w:shd w:val="clear" w:color="auto" w:fill="002060"/>
                              </w:tcPr>
                              <w:p w14:paraId="439EF0A6" w14:textId="358746B7" w:rsidR="00CC00D9" w:rsidRPr="00C80F48" w:rsidRDefault="00CC00D9" w:rsidP="00DD1144">
                                <w:pPr>
                                  <w:pStyle w:val="a9"/>
                                  <w:ind w:leftChars="0" w:left="0"/>
                                  <w:jc w:val="left"/>
                                  <w:rPr>
                                    <w:ins w:id="3109" w:author="作成者"/>
                                    <w:b/>
                                    <w:color w:val="FFFFFF" w:themeColor="background1"/>
                                  </w:rPr>
                                </w:pPr>
                                <w:r>
                                  <w:rPr>
                                    <w:rFonts w:hint="eastAsia"/>
                                    <w:b/>
                                    <w:color w:val="FFFFFF" w:themeColor="background1"/>
                                  </w:rPr>
                                  <w:t>Member Variable name</w:t>
                                </w:r>
                                <w:ins w:id="3110" w:author="作成者">
                                  <w:r>
                                    <w:rPr>
                                      <w:rFonts w:hint="eastAsia"/>
                                      <w:b/>
                                      <w:color w:val="FFFFFF" w:themeColor="background1"/>
                                    </w:rPr>
                                    <w:t>（</w:t>
                                  </w:r>
                                </w:ins>
                                <w:r>
                                  <w:rPr>
                                    <w:rFonts w:hint="eastAsia"/>
                                    <w:b/>
                                    <w:color w:val="FFFFFF" w:themeColor="background1"/>
                                  </w:rPr>
                                  <w:t>W</w:t>
                                </w:r>
                                <w:r>
                                  <w:rPr>
                                    <w:b/>
                                    <w:color w:val="FFFFFF" w:themeColor="background1"/>
                                  </w:rPr>
                                  <w:t>ith repetition</w:t>
                                </w:r>
                                <w:ins w:id="3111" w:author="作成者">
                                  <w:r>
                                    <w:rPr>
                                      <w:rFonts w:hint="eastAsia"/>
                                      <w:b/>
                                      <w:color w:val="FFFFFF" w:themeColor="background1"/>
                                    </w:rPr>
                                    <w:t>）</w:t>
                                  </w:r>
                                </w:ins>
                              </w:p>
                            </w:tc>
                            <w:tc>
                              <w:tcPr>
                                <w:tcW w:w="1417" w:type="dxa"/>
                                <w:shd w:val="clear" w:color="auto" w:fill="002060"/>
                              </w:tcPr>
                              <w:p w14:paraId="4382F10A" w14:textId="0D43C583" w:rsidR="00CC00D9" w:rsidRDefault="00CC00D9" w:rsidP="00DD1144">
                                <w:pPr>
                                  <w:pStyle w:val="a9"/>
                                  <w:ind w:leftChars="0" w:left="0"/>
                                  <w:jc w:val="left"/>
                                  <w:rPr>
                                    <w:ins w:id="3112" w:author="作成者"/>
                                    <w:b/>
                                    <w:color w:val="FFFFFF" w:themeColor="background1"/>
                                  </w:rPr>
                                </w:pPr>
                                <w:r w:rsidRPr="00B64215">
                                  <w:rPr>
                                    <w:b/>
                                    <w:color w:val="FFFFFF" w:themeColor="background1"/>
                                    <w:sz w:val="14"/>
                                  </w:rPr>
                                  <w:t>Maximum amount of repetitions</w:t>
                                </w:r>
                              </w:p>
                            </w:tc>
                          </w:tr>
                          <w:tr w:rsidR="00CC00D9" w14:paraId="7E880411" w14:textId="77777777" w:rsidTr="00D8673D">
                            <w:trPr>
                              <w:trHeight w:val="220"/>
                              <w:ins w:id="3113" w:author="作成者"/>
                            </w:trPr>
                            <w:tc>
                              <w:tcPr>
                                <w:tcW w:w="862" w:type="dxa"/>
                              </w:tcPr>
                              <w:p w14:paraId="0A64C2DF" w14:textId="77777777" w:rsidR="00CC00D9" w:rsidRDefault="00CC00D9" w:rsidP="00DD1144">
                                <w:pPr>
                                  <w:pStyle w:val="a9"/>
                                  <w:ind w:leftChars="0" w:left="0"/>
                                  <w:jc w:val="left"/>
                                  <w:rPr>
                                    <w:ins w:id="3114" w:author="作成者"/>
                                  </w:rPr>
                                </w:pPr>
                                <w:ins w:id="3115" w:author="作成者">
                                  <w:r>
                                    <w:rPr>
                                      <w:rFonts w:hint="eastAsia"/>
                                    </w:rPr>
                                    <w:t>1</w:t>
                                  </w:r>
                                </w:ins>
                              </w:p>
                            </w:tc>
                            <w:tc>
                              <w:tcPr>
                                <w:tcW w:w="1581" w:type="dxa"/>
                              </w:tcPr>
                              <w:p w14:paraId="569488FA" w14:textId="77777777" w:rsidR="00CC00D9" w:rsidRDefault="00CC00D9" w:rsidP="00DD1144">
                                <w:pPr>
                                  <w:pStyle w:val="a9"/>
                                  <w:ind w:leftChars="0" w:left="0"/>
                                  <w:jc w:val="left"/>
                                  <w:rPr>
                                    <w:ins w:id="3116" w:author="作成者"/>
                                  </w:rPr>
                                </w:pPr>
                                <w:ins w:id="3117" w:author="作成者">
                                  <w:r>
                                    <w:rPr>
                                      <w:rFonts w:hint="eastAsia"/>
                                    </w:rPr>
                                    <w:t>V</w:t>
                                  </w:r>
                                  <w:r>
                                    <w:t>AR_hoge</w:t>
                                  </w:r>
                                </w:ins>
                              </w:p>
                            </w:tc>
                            <w:tc>
                              <w:tcPr>
                                <w:tcW w:w="3132" w:type="dxa"/>
                              </w:tcPr>
                              <w:p w14:paraId="1B57BFDB" w14:textId="77777777" w:rsidR="00CC00D9" w:rsidRDefault="00CC00D9" w:rsidP="00DD1144">
                                <w:pPr>
                                  <w:pStyle w:val="a9"/>
                                  <w:ind w:leftChars="0" w:left="0"/>
                                  <w:jc w:val="left"/>
                                  <w:rPr>
                                    <w:ins w:id="3118" w:author="作成者"/>
                                  </w:rPr>
                                </w:pPr>
                                <w:ins w:id="3119" w:author="作成者">
                                  <w:r>
                                    <w:rPr>
                                      <w:rFonts w:hint="eastAsia"/>
                                    </w:rPr>
                                    <w:t>FRUIT</w:t>
                                  </w:r>
                                </w:ins>
                              </w:p>
                            </w:tc>
                            <w:tc>
                              <w:tcPr>
                                <w:tcW w:w="1417" w:type="dxa"/>
                              </w:tcPr>
                              <w:p w14:paraId="1067F0A8" w14:textId="77777777" w:rsidR="00CC00D9" w:rsidRDefault="00CC00D9" w:rsidP="00DD1144">
                                <w:pPr>
                                  <w:pStyle w:val="a9"/>
                                  <w:ind w:leftChars="0" w:left="0"/>
                                  <w:jc w:val="left"/>
                                  <w:rPr>
                                    <w:ins w:id="3120" w:author="作成者"/>
                                  </w:rPr>
                                </w:pPr>
                                <w:ins w:id="3121" w:author="作成者">
                                  <w:r>
                                    <w:rPr>
                                      <w:rFonts w:hint="eastAsia"/>
                                    </w:rPr>
                                    <w:t>2</w:t>
                                  </w:r>
                                </w:ins>
                              </w:p>
                            </w:tc>
                          </w:tr>
                          <w:tr w:rsidR="00CC00D9" w14:paraId="358512A1" w14:textId="77777777" w:rsidTr="00D8673D">
                            <w:trPr>
                              <w:trHeight w:val="220"/>
                              <w:ins w:id="3122" w:author="作成者"/>
                            </w:trPr>
                            <w:tc>
                              <w:tcPr>
                                <w:tcW w:w="862" w:type="dxa"/>
                              </w:tcPr>
                              <w:p w14:paraId="4310F25E" w14:textId="77777777" w:rsidR="00CC00D9" w:rsidRDefault="00CC00D9" w:rsidP="00DD1144">
                                <w:pPr>
                                  <w:pStyle w:val="a9"/>
                                  <w:ind w:leftChars="0" w:left="0"/>
                                  <w:jc w:val="left"/>
                                  <w:rPr>
                                    <w:ins w:id="3123" w:author="作成者"/>
                                  </w:rPr>
                                </w:pPr>
                                <w:ins w:id="3124" w:author="作成者">
                                  <w:r>
                                    <w:rPr>
                                      <w:rFonts w:hint="eastAsia"/>
                                    </w:rPr>
                                    <w:t>2</w:t>
                                  </w:r>
                                </w:ins>
                              </w:p>
                            </w:tc>
                            <w:tc>
                              <w:tcPr>
                                <w:tcW w:w="1581" w:type="dxa"/>
                              </w:tcPr>
                              <w:p w14:paraId="7C2ED317" w14:textId="77777777" w:rsidR="00CC00D9" w:rsidRDefault="00CC00D9" w:rsidP="00DD1144">
                                <w:pPr>
                                  <w:pStyle w:val="a9"/>
                                  <w:ind w:leftChars="0" w:left="0"/>
                                  <w:jc w:val="left"/>
                                  <w:rPr>
                                    <w:ins w:id="3125" w:author="作成者"/>
                                  </w:rPr>
                                </w:pPr>
                                <w:ins w:id="3126" w:author="作成者">
                                  <w:r>
                                    <w:rPr>
                                      <w:rFonts w:hint="eastAsia"/>
                                    </w:rPr>
                                    <w:t>VAR_hoge</w:t>
                                  </w:r>
                                </w:ins>
                              </w:p>
                            </w:tc>
                            <w:tc>
                              <w:tcPr>
                                <w:tcW w:w="3132" w:type="dxa"/>
                              </w:tcPr>
                              <w:p w14:paraId="2B651C7B" w14:textId="77777777" w:rsidR="00CC00D9" w:rsidRDefault="00CC00D9" w:rsidP="00DD1144">
                                <w:pPr>
                                  <w:pStyle w:val="a9"/>
                                  <w:ind w:leftChars="0" w:left="0"/>
                                  <w:jc w:val="left"/>
                                  <w:rPr>
                                    <w:ins w:id="3127" w:author="作成者"/>
                                  </w:rPr>
                                </w:pPr>
                                <w:ins w:id="3128" w:author="作成者">
                                  <w:r>
                                    <w:rPr>
                                      <w:rFonts w:hint="eastAsia"/>
                                    </w:rPr>
                                    <w:t>VEGETABLE</w:t>
                                  </w:r>
                                </w:ins>
                              </w:p>
                            </w:tc>
                            <w:tc>
                              <w:tcPr>
                                <w:tcW w:w="1417" w:type="dxa"/>
                              </w:tcPr>
                              <w:p w14:paraId="61026FBA" w14:textId="77777777" w:rsidR="00CC00D9" w:rsidRDefault="00CC00D9" w:rsidP="00DD1144">
                                <w:pPr>
                                  <w:pStyle w:val="a9"/>
                                  <w:ind w:leftChars="0" w:left="0"/>
                                  <w:jc w:val="left"/>
                                  <w:rPr>
                                    <w:ins w:id="3129" w:author="作成者"/>
                                  </w:rPr>
                                </w:pPr>
                                <w:ins w:id="3130" w:author="作成者">
                                  <w:r>
                                    <w:rPr>
                                      <w:rFonts w:hint="eastAsia"/>
                                    </w:rPr>
                                    <w:t>2</w:t>
                                  </w:r>
                                </w:ins>
                              </w:p>
                            </w:tc>
                          </w:tr>
                        </w:tbl>
                        <w:p w14:paraId="4D287F15" w14:textId="77777777" w:rsidR="00CC00D9" w:rsidRDefault="00CC00D9" w:rsidP="00366ECC">
                          <w:pPr>
                            <w:jc w:val="left"/>
                            <w:rPr>
                              <w:ins w:id="3131" w:author="作成者"/>
                              <w:sz w:val="20"/>
                              <w:szCs w:val="20"/>
                            </w:rPr>
                          </w:pPr>
                        </w:p>
                        <w:p w14:paraId="0BC1827C" w14:textId="705BB532" w:rsidR="00CC00D9" w:rsidRDefault="00CC00D9" w:rsidP="00366ECC">
                          <w:pPr>
                            <w:jc w:val="left"/>
                            <w:rPr>
                              <w:sz w:val="20"/>
                              <w:szCs w:val="20"/>
                            </w:rPr>
                          </w:pPr>
                        </w:p>
                        <w:p w14:paraId="09433F4C" w14:textId="77777777" w:rsidR="00CC00D9" w:rsidRDefault="00CC00D9" w:rsidP="00366ECC">
                          <w:pPr>
                            <w:jc w:val="left"/>
                            <w:rPr>
                              <w:ins w:id="3132" w:author="作成者"/>
                              <w:sz w:val="20"/>
                              <w:szCs w:val="20"/>
                            </w:rPr>
                          </w:pPr>
                        </w:p>
                        <w:p w14:paraId="19B7830D" w14:textId="7E3C62A5" w:rsidR="00CC00D9" w:rsidRPr="0088327F" w:rsidRDefault="00CC00D9" w:rsidP="00366ECC">
                          <w:pPr>
                            <w:jc w:val="left"/>
                            <w:rPr>
                              <w:ins w:id="3133" w:author="作成者"/>
                              <w:b/>
                              <w:sz w:val="20"/>
                              <w:szCs w:val="20"/>
                            </w:rPr>
                          </w:pPr>
                          <w:ins w:id="3134"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8254" w:type="dxa"/>
                            <w:tblInd w:w="956" w:type="dxa"/>
                            <w:tblLook w:val="04A0" w:firstRow="1" w:lastRow="0" w:firstColumn="1" w:lastColumn="0" w:noHBand="0" w:noVBand="1"/>
                          </w:tblPr>
                          <w:tblGrid>
                            <w:gridCol w:w="704"/>
                            <w:gridCol w:w="1291"/>
                            <w:gridCol w:w="1291"/>
                            <w:gridCol w:w="2442"/>
                            <w:gridCol w:w="1253"/>
                            <w:gridCol w:w="1273"/>
                          </w:tblGrid>
                          <w:tr w:rsidR="00CC00D9" w14:paraId="5DB2F6DC" w14:textId="77777777" w:rsidTr="00DD1144">
                            <w:trPr>
                              <w:ins w:id="3135" w:author="作成者"/>
                            </w:trPr>
                            <w:tc>
                              <w:tcPr>
                                <w:tcW w:w="704" w:type="dxa"/>
                                <w:tcBorders>
                                  <w:bottom w:val="single" w:sz="4" w:space="0" w:color="auto"/>
                                </w:tcBorders>
                                <w:shd w:val="clear" w:color="auto" w:fill="002060"/>
                              </w:tcPr>
                              <w:p w14:paraId="302B3F73" w14:textId="53BA4303" w:rsidR="00CC00D9" w:rsidRPr="00D8673D" w:rsidRDefault="00CC00D9" w:rsidP="00DD1144">
                                <w:pPr>
                                  <w:pStyle w:val="a9"/>
                                  <w:ind w:leftChars="0" w:left="0"/>
                                  <w:jc w:val="left"/>
                                  <w:rPr>
                                    <w:ins w:id="3136" w:author="作成者"/>
                                    <w:b/>
                                    <w:color w:val="FFFFFF" w:themeColor="background1"/>
                                    <w:sz w:val="16"/>
                                    <w:szCs w:val="16"/>
                                  </w:rPr>
                                </w:pPr>
                                <w:r w:rsidRPr="00D8673D">
                                  <w:rPr>
                                    <w:rFonts w:hint="eastAsia"/>
                                    <w:b/>
                                    <w:color w:val="FFFFFF" w:themeColor="background1"/>
                                    <w:sz w:val="16"/>
                                    <w:szCs w:val="16"/>
                                  </w:rPr>
                                  <w:t>Item No.</w:t>
                                </w:r>
                              </w:p>
                            </w:tc>
                            <w:tc>
                              <w:tcPr>
                                <w:tcW w:w="1291" w:type="dxa"/>
                                <w:tcBorders>
                                  <w:bottom w:val="single" w:sz="4" w:space="0" w:color="auto"/>
                                </w:tcBorders>
                                <w:shd w:val="clear" w:color="auto" w:fill="002060"/>
                              </w:tcPr>
                              <w:p w14:paraId="062DDB53" w14:textId="2AFF493D" w:rsidR="00CC00D9" w:rsidRPr="00D8673D" w:rsidRDefault="00CC00D9" w:rsidP="00DD1144">
                                <w:pPr>
                                  <w:pStyle w:val="a9"/>
                                  <w:ind w:leftChars="0" w:left="0"/>
                                  <w:jc w:val="left"/>
                                  <w:rPr>
                                    <w:ins w:id="3137" w:author="作成者"/>
                                    <w:b/>
                                    <w:color w:val="FFFFFF" w:themeColor="background1"/>
                                    <w:sz w:val="16"/>
                                    <w:szCs w:val="16"/>
                                  </w:rPr>
                                </w:pPr>
                                <w:r w:rsidRPr="00D8673D">
                                  <w:rPr>
                                    <w:rFonts w:hint="eastAsia"/>
                                    <w:b/>
                                    <w:color w:val="FFFFFF" w:themeColor="background1"/>
                                    <w:sz w:val="16"/>
                                    <w:szCs w:val="16"/>
                                  </w:rPr>
                                  <w:t>Variable name</w:t>
                                </w:r>
                              </w:p>
                            </w:tc>
                            <w:tc>
                              <w:tcPr>
                                <w:tcW w:w="1291" w:type="dxa"/>
                                <w:shd w:val="clear" w:color="auto" w:fill="002060"/>
                              </w:tcPr>
                              <w:p w14:paraId="2843A9A3" w14:textId="2C7E1166" w:rsidR="00CC00D9" w:rsidRPr="00D8673D" w:rsidRDefault="00CC00D9" w:rsidP="00DD1144">
                                <w:pPr>
                                  <w:pStyle w:val="a9"/>
                                  <w:ind w:leftChars="0" w:left="0"/>
                                  <w:jc w:val="left"/>
                                  <w:rPr>
                                    <w:ins w:id="3138" w:author="作成者"/>
                                    <w:b/>
                                    <w:color w:val="FFFFFF" w:themeColor="background1"/>
                                    <w:sz w:val="16"/>
                                    <w:szCs w:val="16"/>
                                  </w:rPr>
                                </w:pPr>
                                <w:r w:rsidRPr="00D8673D">
                                  <w:rPr>
                                    <w:rFonts w:hint="eastAsia"/>
                                    <w:b/>
                                    <w:sz w:val="16"/>
                                    <w:szCs w:val="16"/>
                                  </w:rPr>
                                  <w:t>HCL SETTINGS</w:t>
                                </w:r>
                              </w:p>
                            </w:tc>
                            <w:tc>
                              <w:tcPr>
                                <w:tcW w:w="2442" w:type="dxa"/>
                                <w:shd w:val="clear" w:color="auto" w:fill="002060"/>
                              </w:tcPr>
                              <w:p w14:paraId="46CFABAE" w14:textId="1D6921F6" w:rsidR="00CC00D9" w:rsidRPr="00D8673D" w:rsidRDefault="00CC00D9" w:rsidP="00DD1144">
                                <w:pPr>
                                  <w:pStyle w:val="a9"/>
                                  <w:ind w:leftChars="0" w:left="0"/>
                                  <w:jc w:val="left"/>
                                  <w:rPr>
                                    <w:ins w:id="3139" w:author="作成者"/>
                                    <w:b/>
                                    <w:color w:val="FFFFFF" w:themeColor="background1"/>
                                    <w:sz w:val="16"/>
                                    <w:szCs w:val="16"/>
                                  </w:rPr>
                                </w:pPr>
                                <w:r w:rsidRPr="00D8673D">
                                  <w:rPr>
                                    <w:rFonts w:hint="eastAsia"/>
                                    <w:b/>
                                    <w:color w:val="FFFFFF" w:themeColor="background1"/>
                                    <w:sz w:val="16"/>
                                    <w:szCs w:val="16"/>
                                  </w:rPr>
                                  <w:t>Member variable</w:t>
                                </w:r>
                              </w:p>
                            </w:tc>
                            <w:tc>
                              <w:tcPr>
                                <w:tcW w:w="1253" w:type="dxa"/>
                                <w:shd w:val="clear" w:color="auto" w:fill="002060"/>
                              </w:tcPr>
                              <w:p w14:paraId="27FA0768" w14:textId="118DE693" w:rsidR="00CC00D9" w:rsidRPr="00D8673D" w:rsidRDefault="00CC00D9" w:rsidP="00DD1144">
                                <w:pPr>
                                  <w:pStyle w:val="a9"/>
                                  <w:ind w:leftChars="0" w:left="0"/>
                                  <w:jc w:val="left"/>
                                  <w:rPr>
                                    <w:ins w:id="3140" w:author="作成者"/>
                                    <w:b/>
                                    <w:color w:val="FFFFFF" w:themeColor="background1"/>
                                    <w:sz w:val="16"/>
                                    <w:szCs w:val="16"/>
                                  </w:rPr>
                                </w:pPr>
                                <w:r w:rsidRPr="00D8673D">
                                  <w:rPr>
                                    <w:rFonts w:hint="eastAsia"/>
                                    <w:b/>
                                    <w:color w:val="FFFFFF" w:themeColor="background1"/>
                                    <w:sz w:val="16"/>
                                    <w:szCs w:val="16"/>
                                  </w:rPr>
                                  <w:t>Substitute order</w:t>
                                </w:r>
                              </w:p>
                            </w:tc>
                            <w:tc>
                              <w:tcPr>
                                <w:tcW w:w="1273" w:type="dxa"/>
                                <w:shd w:val="clear" w:color="auto" w:fill="002060"/>
                              </w:tcPr>
                              <w:p w14:paraId="3DFAE86A" w14:textId="6C49FA72" w:rsidR="00CC00D9" w:rsidRPr="00D8673D" w:rsidRDefault="00CC00D9" w:rsidP="00DD1144">
                                <w:pPr>
                                  <w:pStyle w:val="a9"/>
                                  <w:ind w:leftChars="0" w:left="0"/>
                                  <w:jc w:val="left"/>
                                  <w:rPr>
                                    <w:ins w:id="3141" w:author="作成者"/>
                                    <w:b/>
                                    <w:color w:val="FFFFFF" w:themeColor="background1"/>
                                    <w:sz w:val="16"/>
                                    <w:szCs w:val="16"/>
                                  </w:rPr>
                                </w:pPr>
                                <w:r w:rsidRPr="00D8673D">
                                  <w:rPr>
                                    <w:rFonts w:hint="eastAsia"/>
                                    <w:b/>
                                    <w:color w:val="FFFFFF" w:themeColor="background1"/>
                                    <w:sz w:val="16"/>
                                    <w:szCs w:val="16"/>
                                  </w:rPr>
                                  <w:t>Specific value</w:t>
                                </w:r>
                              </w:p>
                            </w:tc>
                          </w:tr>
                          <w:tr w:rsidR="00CC00D9" w14:paraId="5CB7D370" w14:textId="77777777" w:rsidTr="00DD1144">
                            <w:trPr>
                              <w:ins w:id="3142" w:author="作成者"/>
                            </w:trPr>
                            <w:tc>
                              <w:tcPr>
                                <w:tcW w:w="704" w:type="dxa"/>
                                <w:tcBorders>
                                  <w:bottom w:val="single" w:sz="4" w:space="0" w:color="auto"/>
                                </w:tcBorders>
                              </w:tcPr>
                              <w:p w14:paraId="35B53349" w14:textId="77777777" w:rsidR="00CC00D9" w:rsidRPr="00D8673D" w:rsidRDefault="00CC00D9" w:rsidP="00455654">
                                <w:pPr>
                                  <w:pStyle w:val="a9"/>
                                  <w:ind w:leftChars="0" w:left="0"/>
                                  <w:jc w:val="left"/>
                                  <w:rPr>
                                    <w:ins w:id="3143" w:author="作成者"/>
                                    <w:sz w:val="16"/>
                                    <w:szCs w:val="16"/>
                                  </w:rPr>
                                </w:pPr>
                                <w:ins w:id="3144" w:author="作成者">
                                  <w:r w:rsidRPr="00D8673D">
                                    <w:rPr>
                                      <w:rFonts w:hint="eastAsia"/>
                                      <w:sz w:val="16"/>
                                      <w:szCs w:val="16"/>
                                    </w:rPr>
                                    <w:t>1</w:t>
                                  </w:r>
                                </w:ins>
                              </w:p>
                            </w:tc>
                            <w:tc>
                              <w:tcPr>
                                <w:tcW w:w="1291" w:type="dxa"/>
                                <w:tcBorders>
                                  <w:bottom w:val="single" w:sz="4" w:space="0" w:color="auto"/>
                                </w:tcBorders>
                              </w:tcPr>
                              <w:p w14:paraId="037D3770" w14:textId="77777777" w:rsidR="00CC00D9" w:rsidRPr="00D8673D" w:rsidRDefault="00CC00D9" w:rsidP="00455654">
                                <w:pPr>
                                  <w:pStyle w:val="a9"/>
                                  <w:ind w:leftChars="0" w:left="0"/>
                                  <w:jc w:val="left"/>
                                  <w:rPr>
                                    <w:ins w:id="3145" w:author="作成者"/>
                                    <w:sz w:val="16"/>
                                    <w:szCs w:val="16"/>
                                  </w:rPr>
                                </w:pPr>
                                <w:ins w:id="3146" w:author="作成者">
                                  <w:r w:rsidRPr="00D8673D">
                                    <w:rPr>
                                      <w:rFonts w:hint="eastAsia"/>
                                      <w:sz w:val="16"/>
                                      <w:szCs w:val="16"/>
                                    </w:rPr>
                                    <w:t>V</w:t>
                                  </w:r>
                                  <w:r w:rsidRPr="00D8673D">
                                    <w:rPr>
                                      <w:sz w:val="16"/>
                                      <w:szCs w:val="16"/>
                                    </w:rPr>
                                    <w:t>AR_hoge</w:t>
                                  </w:r>
                                </w:ins>
                              </w:p>
                            </w:tc>
                            <w:tc>
                              <w:tcPr>
                                <w:tcW w:w="1291" w:type="dxa"/>
                                <w:tcBorders>
                                  <w:bottom w:val="single" w:sz="4" w:space="0" w:color="auto"/>
                                </w:tcBorders>
                              </w:tcPr>
                              <w:p w14:paraId="75C474D6" w14:textId="77777777" w:rsidR="00CC00D9" w:rsidRPr="00D8673D" w:rsidRDefault="00CC00D9" w:rsidP="00455654">
                                <w:pPr>
                                  <w:pStyle w:val="a9"/>
                                  <w:ind w:leftChars="0" w:left="0"/>
                                  <w:jc w:val="left"/>
                                  <w:rPr>
                                    <w:ins w:id="3147" w:author="作成者"/>
                                    <w:sz w:val="16"/>
                                    <w:szCs w:val="16"/>
                                  </w:rPr>
                                </w:pPr>
                                <w:ins w:id="3148" w:author="作成者">
                                  <w:r w:rsidRPr="00D8673D">
                                    <w:rPr>
                                      <w:sz w:val="16"/>
                                      <w:szCs w:val="16"/>
                                    </w:rPr>
                                    <w:t>OFF</w:t>
                                  </w:r>
                                </w:ins>
                              </w:p>
                            </w:tc>
                            <w:tc>
                              <w:tcPr>
                                <w:tcW w:w="2442" w:type="dxa"/>
                                <w:tcBorders>
                                  <w:bottom w:val="single" w:sz="4" w:space="0" w:color="auto"/>
                                </w:tcBorders>
                              </w:tcPr>
                              <w:p w14:paraId="0CC33BF1" w14:textId="77777777" w:rsidR="00CC00D9" w:rsidRPr="00D8673D" w:rsidRDefault="00CC00D9" w:rsidP="00455654">
                                <w:pPr>
                                  <w:pStyle w:val="a9"/>
                                  <w:ind w:leftChars="0" w:left="0"/>
                                  <w:jc w:val="left"/>
                                  <w:rPr>
                                    <w:ins w:id="3149" w:author="作成者"/>
                                    <w:sz w:val="16"/>
                                    <w:szCs w:val="16"/>
                                  </w:rPr>
                                </w:pPr>
                                <w:ins w:id="3150" w:author="作成者">
                                  <w:r w:rsidRPr="00D8673D">
                                    <w:rPr>
                                      <w:sz w:val="16"/>
                                      <w:szCs w:val="16"/>
                                    </w:rPr>
                                    <w:t>FRUIT.[0].NAME</w:t>
                                  </w:r>
                                </w:ins>
                              </w:p>
                            </w:tc>
                            <w:tc>
                              <w:tcPr>
                                <w:tcW w:w="1253" w:type="dxa"/>
                              </w:tcPr>
                              <w:p w14:paraId="38DF4C51" w14:textId="3E5AFD7D" w:rsidR="00CC00D9" w:rsidRPr="00D8673D" w:rsidRDefault="00CC00D9" w:rsidP="00455654">
                                <w:pPr>
                                  <w:pStyle w:val="a9"/>
                                  <w:ind w:leftChars="0" w:left="0"/>
                                  <w:jc w:val="left"/>
                                  <w:rPr>
                                    <w:ins w:id="3151" w:author="作成者"/>
                                    <w:sz w:val="12"/>
                                    <w:szCs w:val="12"/>
                                  </w:rPr>
                                </w:pPr>
                                <w:r w:rsidRPr="00D8673D">
                                  <w:rPr>
                                    <w:rFonts w:hint="eastAsia"/>
                                    <w:sz w:val="12"/>
                                    <w:szCs w:val="12"/>
                                  </w:rPr>
                                  <w:t>No input required</w:t>
                                </w:r>
                              </w:p>
                            </w:tc>
                            <w:tc>
                              <w:tcPr>
                                <w:tcW w:w="1273" w:type="dxa"/>
                              </w:tcPr>
                              <w:p w14:paraId="697F8901" w14:textId="6428C730" w:rsidR="00CC00D9" w:rsidRPr="00D8673D" w:rsidRDefault="00CC00D9" w:rsidP="00455654">
                                <w:pPr>
                                  <w:pStyle w:val="a9"/>
                                  <w:ind w:leftChars="0" w:left="0"/>
                                  <w:jc w:val="left"/>
                                  <w:rPr>
                                    <w:ins w:id="3152" w:author="作成者"/>
                                    <w:sz w:val="16"/>
                                    <w:szCs w:val="16"/>
                                  </w:rPr>
                                </w:pPr>
                                <w:r>
                                  <w:rPr>
                                    <w:rFonts w:hint="eastAsia"/>
                                    <w:sz w:val="16"/>
                                    <w:szCs w:val="16"/>
                                  </w:rPr>
                                  <w:t>Kiwi</w:t>
                                </w:r>
                              </w:p>
                            </w:tc>
                          </w:tr>
                          <w:tr w:rsidR="00CC00D9" w14:paraId="4E80BE0F" w14:textId="77777777" w:rsidTr="00DD1144">
                            <w:trPr>
                              <w:ins w:id="3153" w:author="作成者"/>
                            </w:trPr>
                            <w:tc>
                              <w:tcPr>
                                <w:tcW w:w="704" w:type="dxa"/>
                                <w:tcBorders>
                                  <w:top w:val="single" w:sz="4" w:space="0" w:color="auto"/>
                                  <w:left w:val="single" w:sz="4" w:space="0" w:color="auto"/>
                                  <w:bottom w:val="single" w:sz="4" w:space="0" w:color="auto"/>
                                  <w:right w:val="single" w:sz="4" w:space="0" w:color="auto"/>
                                </w:tcBorders>
                              </w:tcPr>
                              <w:p w14:paraId="133754FE" w14:textId="77777777" w:rsidR="00CC00D9" w:rsidRPr="00D8673D" w:rsidRDefault="00CC00D9" w:rsidP="00455654">
                                <w:pPr>
                                  <w:pStyle w:val="a9"/>
                                  <w:ind w:leftChars="0" w:left="0"/>
                                  <w:jc w:val="left"/>
                                  <w:rPr>
                                    <w:ins w:id="3154" w:author="作成者"/>
                                    <w:sz w:val="16"/>
                                    <w:szCs w:val="16"/>
                                  </w:rPr>
                                </w:pPr>
                                <w:ins w:id="3155" w:author="作成者">
                                  <w:r w:rsidRPr="00D8673D">
                                    <w:rPr>
                                      <w:rFonts w:hint="eastAsia"/>
                                      <w:sz w:val="16"/>
                                      <w:szCs w:val="16"/>
                                    </w:rPr>
                                    <w:t>2</w:t>
                                  </w:r>
                                </w:ins>
                              </w:p>
                            </w:tc>
                            <w:tc>
                              <w:tcPr>
                                <w:tcW w:w="1291" w:type="dxa"/>
                                <w:tcBorders>
                                  <w:top w:val="single" w:sz="4" w:space="0" w:color="auto"/>
                                  <w:left w:val="single" w:sz="4" w:space="0" w:color="auto"/>
                                  <w:bottom w:val="single" w:sz="4" w:space="0" w:color="auto"/>
                                  <w:right w:val="single" w:sz="4" w:space="0" w:color="auto"/>
                                </w:tcBorders>
                              </w:tcPr>
                              <w:p w14:paraId="4CC45DED" w14:textId="77777777" w:rsidR="00CC00D9" w:rsidRPr="00D8673D" w:rsidRDefault="00CC00D9" w:rsidP="00455654">
                                <w:pPr>
                                  <w:pStyle w:val="a9"/>
                                  <w:ind w:leftChars="0" w:left="0"/>
                                  <w:jc w:val="left"/>
                                  <w:rPr>
                                    <w:ins w:id="3156" w:author="作成者"/>
                                    <w:sz w:val="16"/>
                                    <w:szCs w:val="16"/>
                                  </w:rPr>
                                </w:pPr>
                                <w:ins w:id="3157" w:author="作成者">
                                  <w:r w:rsidRPr="00D8673D">
                                    <w:rPr>
                                      <w:rFonts w:hint="eastAsia"/>
                                      <w:sz w:val="16"/>
                                      <w:szCs w:val="16"/>
                                    </w:rPr>
                                    <w:t>V</w:t>
                                  </w:r>
                                  <w:r w:rsidRPr="00D8673D">
                                    <w:rPr>
                                      <w:sz w:val="16"/>
                                      <w:szCs w:val="16"/>
                                    </w:rPr>
                                    <w:t>AR_hoge</w:t>
                                  </w:r>
                                </w:ins>
                              </w:p>
                            </w:tc>
                            <w:tc>
                              <w:tcPr>
                                <w:tcW w:w="1291" w:type="dxa"/>
                                <w:tcBorders>
                                  <w:left w:val="single" w:sz="4" w:space="0" w:color="auto"/>
                                  <w:bottom w:val="single" w:sz="4" w:space="0" w:color="auto"/>
                                  <w:right w:val="single" w:sz="4" w:space="0" w:color="auto"/>
                                </w:tcBorders>
                              </w:tcPr>
                              <w:p w14:paraId="24543C25" w14:textId="77777777" w:rsidR="00CC00D9" w:rsidRPr="00D8673D" w:rsidRDefault="00CC00D9" w:rsidP="00455654">
                                <w:pPr>
                                  <w:pStyle w:val="a9"/>
                                  <w:ind w:leftChars="0" w:left="0"/>
                                  <w:jc w:val="left"/>
                                  <w:rPr>
                                    <w:ins w:id="3158" w:author="作成者"/>
                                    <w:sz w:val="16"/>
                                    <w:szCs w:val="16"/>
                                  </w:rPr>
                                </w:pPr>
                                <w:ins w:id="3159" w:author="作成者">
                                  <w:r w:rsidRPr="00D8673D">
                                    <w:rPr>
                                      <w:sz w:val="16"/>
                                      <w:szCs w:val="16"/>
                                    </w:rPr>
                                    <w:t>OFF</w:t>
                                  </w:r>
                                </w:ins>
                              </w:p>
                            </w:tc>
                            <w:tc>
                              <w:tcPr>
                                <w:tcW w:w="2442" w:type="dxa"/>
                                <w:tcBorders>
                                  <w:left w:val="single" w:sz="4" w:space="0" w:color="auto"/>
                                  <w:bottom w:val="single" w:sz="4" w:space="0" w:color="auto"/>
                                </w:tcBorders>
                              </w:tcPr>
                              <w:p w14:paraId="4E941242" w14:textId="77777777" w:rsidR="00CC00D9" w:rsidRPr="00D8673D" w:rsidRDefault="00CC00D9" w:rsidP="00455654">
                                <w:pPr>
                                  <w:pStyle w:val="a9"/>
                                  <w:ind w:leftChars="0" w:left="0"/>
                                  <w:jc w:val="left"/>
                                  <w:rPr>
                                    <w:ins w:id="3160" w:author="作成者"/>
                                    <w:sz w:val="16"/>
                                    <w:szCs w:val="16"/>
                                  </w:rPr>
                                </w:pPr>
                                <w:ins w:id="3161" w:author="作成者">
                                  <w:r w:rsidRPr="00D8673D">
                                    <w:rPr>
                                      <w:sz w:val="16"/>
                                      <w:szCs w:val="16"/>
                                    </w:rPr>
                                    <w:t>FRUIT.[0].PRICE</w:t>
                                  </w:r>
                                </w:ins>
                              </w:p>
                            </w:tc>
                            <w:tc>
                              <w:tcPr>
                                <w:tcW w:w="1253" w:type="dxa"/>
                              </w:tcPr>
                              <w:p w14:paraId="218D5E5F" w14:textId="0D00B6BE" w:rsidR="00CC00D9" w:rsidRPr="00D8673D" w:rsidRDefault="00CC00D9" w:rsidP="00455654">
                                <w:pPr>
                                  <w:pStyle w:val="a9"/>
                                  <w:ind w:leftChars="0" w:left="0"/>
                                  <w:jc w:val="left"/>
                                  <w:rPr>
                                    <w:ins w:id="3162" w:author="作成者"/>
                                    <w:sz w:val="12"/>
                                    <w:szCs w:val="12"/>
                                  </w:rPr>
                                </w:pPr>
                                <w:r w:rsidRPr="00D8673D">
                                  <w:rPr>
                                    <w:rFonts w:hint="eastAsia"/>
                                    <w:sz w:val="12"/>
                                    <w:szCs w:val="12"/>
                                  </w:rPr>
                                  <w:t>No input required</w:t>
                                </w:r>
                              </w:p>
                            </w:tc>
                            <w:tc>
                              <w:tcPr>
                                <w:tcW w:w="1273" w:type="dxa"/>
                              </w:tcPr>
                              <w:p w14:paraId="476A27AC" w14:textId="77777777" w:rsidR="00CC00D9" w:rsidRPr="00D8673D" w:rsidRDefault="00CC00D9" w:rsidP="00455654">
                                <w:pPr>
                                  <w:pStyle w:val="a9"/>
                                  <w:ind w:leftChars="0" w:left="0"/>
                                  <w:jc w:val="left"/>
                                  <w:rPr>
                                    <w:ins w:id="3163" w:author="作成者"/>
                                    <w:sz w:val="16"/>
                                    <w:szCs w:val="16"/>
                                  </w:rPr>
                                </w:pPr>
                                <w:ins w:id="3164" w:author="作成者">
                                  <w:r w:rsidRPr="00D8673D">
                                    <w:rPr>
                                      <w:sz w:val="16"/>
                                      <w:szCs w:val="16"/>
                                    </w:rPr>
                                    <w:t>200</w:t>
                                  </w:r>
                                </w:ins>
                              </w:p>
                            </w:tc>
                          </w:tr>
                          <w:tr w:rsidR="00CC00D9" w14:paraId="17E8E8D4" w14:textId="77777777" w:rsidTr="00DD1144">
                            <w:trPr>
                              <w:ins w:id="3165" w:author="作成者"/>
                            </w:trPr>
                            <w:tc>
                              <w:tcPr>
                                <w:tcW w:w="704" w:type="dxa"/>
                                <w:tcBorders>
                                  <w:top w:val="single" w:sz="4" w:space="0" w:color="auto"/>
                                  <w:left w:val="single" w:sz="4" w:space="0" w:color="auto"/>
                                  <w:bottom w:val="single" w:sz="4" w:space="0" w:color="auto"/>
                                  <w:right w:val="single" w:sz="4" w:space="0" w:color="auto"/>
                                </w:tcBorders>
                              </w:tcPr>
                              <w:p w14:paraId="3C0837B7" w14:textId="77777777" w:rsidR="00CC00D9" w:rsidRPr="00D8673D" w:rsidRDefault="00CC00D9" w:rsidP="00455654">
                                <w:pPr>
                                  <w:pStyle w:val="a9"/>
                                  <w:ind w:leftChars="0" w:left="0"/>
                                  <w:jc w:val="left"/>
                                  <w:rPr>
                                    <w:ins w:id="3166" w:author="作成者"/>
                                    <w:sz w:val="16"/>
                                    <w:szCs w:val="16"/>
                                  </w:rPr>
                                </w:pPr>
                                <w:ins w:id="3167" w:author="作成者">
                                  <w:r w:rsidRPr="00D8673D">
                                    <w:rPr>
                                      <w:rFonts w:hint="eastAsia"/>
                                      <w:sz w:val="16"/>
                                      <w:szCs w:val="16"/>
                                    </w:rPr>
                                    <w:t>3</w:t>
                                  </w:r>
                                </w:ins>
                              </w:p>
                            </w:tc>
                            <w:tc>
                              <w:tcPr>
                                <w:tcW w:w="1291" w:type="dxa"/>
                                <w:tcBorders>
                                  <w:top w:val="single" w:sz="4" w:space="0" w:color="auto"/>
                                  <w:left w:val="single" w:sz="4" w:space="0" w:color="auto"/>
                                  <w:bottom w:val="single" w:sz="4" w:space="0" w:color="auto"/>
                                  <w:right w:val="single" w:sz="4" w:space="0" w:color="auto"/>
                                </w:tcBorders>
                              </w:tcPr>
                              <w:p w14:paraId="224E4166" w14:textId="77777777" w:rsidR="00CC00D9" w:rsidRPr="00D8673D" w:rsidRDefault="00CC00D9" w:rsidP="00455654">
                                <w:pPr>
                                  <w:pStyle w:val="a9"/>
                                  <w:ind w:leftChars="0" w:left="0"/>
                                  <w:jc w:val="left"/>
                                  <w:rPr>
                                    <w:ins w:id="3168" w:author="作成者"/>
                                    <w:sz w:val="16"/>
                                    <w:szCs w:val="16"/>
                                  </w:rPr>
                                </w:pPr>
                                <w:ins w:id="3169" w:author="作成者">
                                  <w:r w:rsidRPr="00D8673D">
                                    <w:rPr>
                                      <w:rFonts w:hint="eastAsia"/>
                                      <w:sz w:val="16"/>
                                      <w:szCs w:val="16"/>
                                    </w:rPr>
                                    <w:t>V</w:t>
                                  </w:r>
                                  <w:r w:rsidRPr="00D8673D">
                                    <w:rPr>
                                      <w:sz w:val="16"/>
                                      <w:szCs w:val="16"/>
                                    </w:rPr>
                                    <w:t>AR_hoge</w:t>
                                  </w:r>
                                </w:ins>
                              </w:p>
                            </w:tc>
                            <w:tc>
                              <w:tcPr>
                                <w:tcW w:w="1291" w:type="dxa"/>
                                <w:tcBorders>
                                  <w:left w:val="single" w:sz="4" w:space="0" w:color="auto"/>
                                  <w:right w:val="single" w:sz="4" w:space="0" w:color="auto"/>
                                </w:tcBorders>
                              </w:tcPr>
                              <w:p w14:paraId="2F2F9855" w14:textId="77777777" w:rsidR="00CC00D9" w:rsidRPr="00D8673D" w:rsidRDefault="00CC00D9" w:rsidP="00455654">
                                <w:pPr>
                                  <w:pStyle w:val="a9"/>
                                  <w:ind w:leftChars="0" w:left="0"/>
                                  <w:jc w:val="left"/>
                                  <w:rPr>
                                    <w:ins w:id="3170" w:author="作成者"/>
                                    <w:sz w:val="16"/>
                                    <w:szCs w:val="16"/>
                                  </w:rPr>
                                </w:pPr>
                                <w:ins w:id="3171" w:author="作成者">
                                  <w:r w:rsidRPr="00D8673D">
                                    <w:rPr>
                                      <w:sz w:val="16"/>
                                      <w:szCs w:val="16"/>
                                    </w:rPr>
                                    <w:t>OFF</w:t>
                                  </w:r>
                                </w:ins>
                              </w:p>
                            </w:tc>
                            <w:tc>
                              <w:tcPr>
                                <w:tcW w:w="2442" w:type="dxa"/>
                                <w:tcBorders>
                                  <w:left w:val="single" w:sz="4" w:space="0" w:color="auto"/>
                                </w:tcBorders>
                              </w:tcPr>
                              <w:p w14:paraId="4FF3CA26" w14:textId="77777777" w:rsidR="00CC00D9" w:rsidRPr="00D8673D" w:rsidRDefault="00CC00D9" w:rsidP="00455654">
                                <w:pPr>
                                  <w:pStyle w:val="a9"/>
                                  <w:ind w:leftChars="0" w:left="0"/>
                                  <w:jc w:val="left"/>
                                  <w:rPr>
                                    <w:ins w:id="3172" w:author="作成者"/>
                                    <w:sz w:val="16"/>
                                    <w:szCs w:val="16"/>
                                  </w:rPr>
                                </w:pPr>
                                <w:ins w:id="3173" w:author="作成者">
                                  <w:r w:rsidRPr="00D8673D">
                                    <w:rPr>
                                      <w:sz w:val="16"/>
                                      <w:szCs w:val="16"/>
                                    </w:rPr>
                                    <w:t>FRUIT.[1].NAME</w:t>
                                  </w:r>
                                </w:ins>
                              </w:p>
                            </w:tc>
                            <w:tc>
                              <w:tcPr>
                                <w:tcW w:w="1253" w:type="dxa"/>
                              </w:tcPr>
                              <w:p w14:paraId="569EE267" w14:textId="1AF748C5" w:rsidR="00CC00D9" w:rsidRPr="00D8673D" w:rsidRDefault="00CC00D9" w:rsidP="00455654">
                                <w:pPr>
                                  <w:pStyle w:val="a9"/>
                                  <w:ind w:leftChars="0" w:left="0"/>
                                  <w:jc w:val="left"/>
                                  <w:rPr>
                                    <w:ins w:id="3174" w:author="作成者"/>
                                    <w:sz w:val="12"/>
                                    <w:szCs w:val="12"/>
                                  </w:rPr>
                                </w:pPr>
                                <w:r w:rsidRPr="00D8673D">
                                  <w:rPr>
                                    <w:rFonts w:hint="eastAsia"/>
                                    <w:sz w:val="12"/>
                                    <w:szCs w:val="12"/>
                                  </w:rPr>
                                  <w:t>No input required</w:t>
                                </w:r>
                              </w:p>
                            </w:tc>
                            <w:tc>
                              <w:tcPr>
                                <w:tcW w:w="1273" w:type="dxa"/>
                              </w:tcPr>
                              <w:p w14:paraId="28607804" w14:textId="1840F61E" w:rsidR="00CC00D9" w:rsidRPr="00D8673D" w:rsidRDefault="00CC00D9" w:rsidP="00455654">
                                <w:pPr>
                                  <w:pStyle w:val="a9"/>
                                  <w:ind w:leftChars="0" w:left="0"/>
                                  <w:jc w:val="left"/>
                                  <w:rPr>
                                    <w:ins w:id="3175" w:author="作成者"/>
                                    <w:sz w:val="16"/>
                                    <w:szCs w:val="16"/>
                                  </w:rPr>
                                </w:pPr>
                                <w:r>
                                  <w:rPr>
                                    <w:rFonts w:hint="eastAsia"/>
                                    <w:sz w:val="16"/>
                                    <w:szCs w:val="16"/>
                                  </w:rPr>
                                  <w:t>G</w:t>
                                </w:r>
                                <w:r>
                                  <w:rPr>
                                    <w:sz w:val="16"/>
                                    <w:szCs w:val="16"/>
                                  </w:rPr>
                                  <w:t>rape</w:t>
                                </w:r>
                              </w:p>
                            </w:tc>
                          </w:tr>
                          <w:tr w:rsidR="00CC00D9" w14:paraId="02DF86EF" w14:textId="77777777" w:rsidTr="00DD1144">
                            <w:trPr>
                              <w:ins w:id="3176" w:author="作成者"/>
                            </w:trPr>
                            <w:tc>
                              <w:tcPr>
                                <w:tcW w:w="704" w:type="dxa"/>
                                <w:tcBorders>
                                  <w:top w:val="single" w:sz="4" w:space="0" w:color="auto"/>
                                  <w:left w:val="single" w:sz="4" w:space="0" w:color="auto"/>
                                  <w:bottom w:val="single" w:sz="4" w:space="0" w:color="auto"/>
                                  <w:right w:val="single" w:sz="4" w:space="0" w:color="auto"/>
                                </w:tcBorders>
                              </w:tcPr>
                              <w:p w14:paraId="5D38C968" w14:textId="77777777" w:rsidR="00CC00D9" w:rsidRPr="00D8673D" w:rsidRDefault="00CC00D9" w:rsidP="00455654">
                                <w:pPr>
                                  <w:pStyle w:val="a9"/>
                                  <w:ind w:leftChars="0" w:left="0"/>
                                  <w:jc w:val="left"/>
                                  <w:rPr>
                                    <w:ins w:id="3177" w:author="作成者"/>
                                    <w:sz w:val="16"/>
                                    <w:szCs w:val="16"/>
                                  </w:rPr>
                                </w:pPr>
                                <w:ins w:id="3178" w:author="作成者">
                                  <w:r w:rsidRPr="00D8673D">
                                    <w:rPr>
                                      <w:rFonts w:hint="eastAsia"/>
                                      <w:sz w:val="16"/>
                                      <w:szCs w:val="16"/>
                                    </w:rPr>
                                    <w:t>4</w:t>
                                  </w:r>
                                </w:ins>
                              </w:p>
                            </w:tc>
                            <w:tc>
                              <w:tcPr>
                                <w:tcW w:w="1291" w:type="dxa"/>
                                <w:tcBorders>
                                  <w:top w:val="single" w:sz="4" w:space="0" w:color="auto"/>
                                  <w:left w:val="single" w:sz="4" w:space="0" w:color="auto"/>
                                  <w:bottom w:val="single" w:sz="4" w:space="0" w:color="auto"/>
                                  <w:right w:val="single" w:sz="4" w:space="0" w:color="auto"/>
                                </w:tcBorders>
                              </w:tcPr>
                              <w:p w14:paraId="6693840E" w14:textId="77777777" w:rsidR="00CC00D9" w:rsidRPr="00D8673D" w:rsidRDefault="00CC00D9" w:rsidP="00455654">
                                <w:pPr>
                                  <w:pStyle w:val="a9"/>
                                  <w:ind w:leftChars="0" w:left="0"/>
                                  <w:jc w:val="left"/>
                                  <w:rPr>
                                    <w:ins w:id="3179" w:author="作成者"/>
                                    <w:sz w:val="16"/>
                                    <w:szCs w:val="16"/>
                                  </w:rPr>
                                </w:pPr>
                                <w:ins w:id="3180" w:author="作成者">
                                  <w:r w:rsidRPr="00D8673D">
                                    <w:rPr>
                                      <w:rFonts w:hint="eastAsia"/>
                                      <w:sz w:val="16"/>
                                      <w:szCs w:val="16"/>
                                    </w:rPr>
                                    <w:t>V</w:t>
                                  </w:r>
                                  <w:r w:rsidRPr="00D8673D">
                                    <w:rPr>
                                      <w:sz w:val="16"/>
                                      <w:szCs w:val="16"/>
                                    </w:rPr>
                                    <w:t>AR_hoge</w:t>
                                  </w:r>
                                </w:ins>
                              </w:p>
                            </w:tc>
                            <w:tc>
                              <w:tcPr>
                                <w:tcW w:w="1291" w:type="dxa"/>
                                <w:tcBorders>
                                  <w:left w:val="single" w:sz="4" w:space="0" w:color="auto"/>
                                  <w:bottom w:val="single" w:sz="4" w:space="0" w:color="auto"/>
                                  <w:right w:val="single" w:sz="4" w:space="0" w:color="auto"/>
                                </w:tcBorders>
                              </w:tcPr>
                              <w:p w14:paraId="443DEECB" w14:textId="77777777" w:rsidR="00CC00D9" w:rsidRPr="00D8673D" w:rsidRDefault="00CC00D9" w:rsidP="00455654">
                                <w:pPr>
                                  <w:pStyle w:val="a9"/>
                                  <w:ind w:leftChars="0" w:left="0"/>
                                  <w:jc w:val="left"/>
                                  <w:rPr>
                                    <w:ins w:id="3181" w:author="作成者"/>
                                    <w:sz w:val="16"/>
                                    <w:szCs w:val="16"/>
                                  </w:rPr>
                                </w:pPr>
                                <w:ins w:id="3182" w:author="作成者">
                                  <w:r w:rsidRPr="00D8673D">
                                    <w:rPr>
                                      <w:sz w:val="16"/>
                                      <w:szCs w:val="16"/>
                                    </w:rPr>
                                    <w:t>OFF</w:t>
                                  </w:r>
                                </w:ins>
                              </w:p>
                            </w:tc>
                            <w:tc>
                              <w:tcPr>
                                <w:tcW w:w="2442" w:type="dxa"/>
                                <w:tcBorders>
                                  <w:left w:val="single" w:sz="4" w:space="0" w:color="auto"/>
                                  <w:bottom w:val="single" w:sz="4" w:space="0" w:color="auto"/>
                                </w:tcBorders>
                              </w:tcPr>
                              <w:p w14:paraId="16FEB631" w14:textId="77777777" w:rsidR="00CC00D9" w:rsidRPr="00D8673D" w:rsidRDefault="00CC00D9" w:rsidP="00455654">
                                <w:pPr>
                                  <w:pStyle w:val="a9"/>
                                  <w:ind w:leftChars="0" w:left="0"/>
                                  <w:jc w:val="left"/>
                                  <w:rPr>
                                    <w:ins w:id="3183" w:author="作成者"/>
                                    <w:sz w:val="16"/>
                                    <w:szCs w:val="16"/>
                                  </w:rPr>
                                </w:pPr>
                                <w:ins w:id="3184" w:author="作成者">
                                  <w:r w:rsidRPr="00D8673D">
                                    <w:rPr>
                                      <w:sz w:val="16"/>
                                      <w:szCs w:val="16"/>
                                    </w:rPr>
                                    <w:t>FRUIT.[1].PRICE</w:t>
                                  </w:r>
                                </w:ins>
                              </w:p>
                            </w:tc>
                            <w:tc>
                              <w:tcPr>
                                <w:tcW w:w="1253" w:type="dxa"/>
                                <w:tcBorders>
                                  <w:bottom w:val="single" w:sz="4" w:space="0" w:color="auto"/>
                                </w:tcBorders>
                              </w:tcPr>
                              <w:p w14:paraId="44A0447A" w14:textId="34DC95A1" w:rsidR="00CC00D9" w:rsidRPr="00D8673D" w:rsidRDefault="00CC00D9" w:rsidP="00455654">
                                <w:pPr>
                                  <w:pStyle w:val="a9"/>
                                  <w:ind w:leftChars="0" w:left="0"/>
                                  <w:jc w:val="left"/>
                                  <w:rPr>
                                    <w:ins w:id="3185" w:author="作成者"/>
                                    <w:sz w:val="12"/>
                                    <w:szCs w:val="12"/>
                                  </w:rPr>
                                </w:pPr>
                                <w:r w:rsidRPr="00D8673D">
                                  <w:rPr>
                                    <w:rFonts w:hint="eastAsia"/>
                                    <w:sz w:val="12"/>
                                    <w:szCs w:val="12"/>
                                  </w:rPr>
                                  <w:t>No input required</w:t>
                                </w:r>
                              </w:p>
                            </w:tc>
                            <w:tc>
                              <w:tcPr>
                                <w:tcW w:w="1273" w:type="dxa"/>
                                <w:tcBorders>
                                  <w:bottom w:val="single" w:sz="4" w:space="0" w:color="auto"/>
                                </w:tcBorders>
                              </w:tcPr>
                              <w:p w14:paraId="536FCB85" w14:textId="77777777" w:rsidR="00CC00D9" w:rsidRPr="00D8673D" w:rsidRDefault="00CC00D9" w:rsidP="00455654">
                                <w:pPr>
                                  <w:pStyle w:val="a9"/>
                                  <w:ind w:leftChars="0" w:left="0"/>
                                  <w:jc w:val="left"/>
                                  <w:rPr>
                                    <w:ins w:id="3186" w:author="作成者"/>
                                    <w:sz w:val="16"/>
                                    <w:szCs w:val="16"/>
                                  </w:rPr>
                                </w:pPr>
                                <w:ins w:id="3187" w:author="作成者">
                                  <w:r w:rsidRPr="00D8673D">
                                    <w:rPr>
                                      <w:rFonts w:hint="eastAsia"/>
                                      <w:sz w:val="16"/>
                                      <w:szCs w:val="16"/>
                                    </w:rPr>
                                    <w:t>1000</w:t>
                                  </w:r>
                                </w:ins>
                              </w:p>
                            </w:tc>
                          </w:tr>
                          <w:tr w:rsidR="00CC00D9" w14:paraId="1EAEDB34" w14:textId="77777777" w:rsidTr="00DD1144">
                            <w:trPr>
                              <w:ins w:id="3188" w:author="作成者"/>
                            </w:trPr>
                            <w:tc>
                              <w:tcPr>
                                <w:tcW w:w="704" w:type="dxa"/>
                                <w:tcBorders>
                                  <w:top w:val="single" w:sz="4" w:space="0" w:color="auto"/>
                                  <w:left w:val="single" w:sz="4" w:space="0" w:color="auto"/>
                                  <w:bottom w:val="single" w:sz="4" w:space="0" w:color="auto"/>
                                  <w:right w:val="single" w:sz="4" w:space="0" w:color="auto"/>
                                </w:tcBorders>
                              </w:tcPr>
                              <w:p w14:paraId="54483B97" w14:textId="77777777" w:rsidR="00CC00D9" w:rsidRPr="00D8673D" w:rsidRDefault="00CC00D9" w:rsidP="00455654">
                                <w:pPr>
                                  <w:pStyle w:val="a9"/>
                                  <w:ind w:leftChars="0" w:left="0"/>
                                  <w:jc w:val="left"/>
                                  <w:rPr>
                                    <w:ins w:id="3189" w:author="作成者"/>
                                    <w:sz w:val="16"/>
                                    <w:szCs w:val="16"/>
                                  </w:rPr>
                                </w:pPr>
                                <w:ins w:id="3190" w:author="作成者">
                                  <w:r w:rsidRPr="00D8673D">
                                    <w:rPr>
                                      <w:rFonts w:hint="eastAsia"/>
                                      <w:sz w:val="16"/>
                                      <w:szCs w:val="16"/>
                                    </w:rPr>
                                    <w:t>5</w:t>
                                  </w:r>
                                </w:ins>
                              </w:p>
                            </w:tc>
                            <w:tc>
                              <w:tcPr>
                                <w:tcW w:w="1291" w:type="dxa"/>
                                <w:tcBorders>
                                  <w:top w:val="single" w:sz="4" w:space="0" w:color="auto"/>
                                  <w:left w:val="single" w:sz="4" w:space="0" w:color="auto"/>
                                  <w:bottom w:val="single" w:sz="4" w:space="0" w:color="auto"/>
                                  <w:right w:val="single" w:sz="4" w:space="0" w:color="auto"/>
                                </w:tcBorders>
                              </w:tcPr>
                              <w:p w14:paraId="7222F59C" w14:textId="77777777" w:rsidR="00CC00D9" w:rsidRPr="00D8673D" w:rsidRDefault="00CC00D9" w:rsidP="00455654">
                                <w:pPr>
                                  <w:pStyle w:val="a9"/>
                                  <w:ind w:leftChars="0" w:left="0"/>
                                  <w:jc w:val="left"/>
                                  <w:rPr>
                                    <w:ins w:id="3191" w:author="作成者"/>
                                    <w:sz w:val="16"/>
                                    <w:szCs w:val="16"/>
                                  </w:rPr>
                                </w:pPr>
                                <w:ins w:id="3192" w:author="作成者">
                                  <w:r w:rsidRPr="00D8673D">
                                    <w:rPr>
                                      <w:rFonts w:hint="eastAsia"/>
                                      <w:sz w:val="16"/>
                                      <w:szCs w:val="16"/>
                                    </w:rPr>
                                    <w:t>V</w:t>
                                  </w:r>
                                  <w:r w:rsidRPr="00D8673D">
                                    <w:rPr>
                                      <w:sz w:val="16"/>
                                      <w:szCs w:val="16"/>
                                    </w:rPr>
                                    <w:t>AR_hoge</w:t>
                                  </w:r>
                                </w:ins>
                              </w:p>
                            </w:tc>
                            <w:tc>
                              <w:tcPr>
                                <w:tcW w:w="1291" w:type="dxa"/>
                                <w:tcBorders>
                                  <w:left w:val="single" w:sz="4" w:space="0" w:color="auto"/>
                                  <w:bottom w:val="single" w:sz="4" w:space="0" w:color="auto"/>
                                  <w:right w:val="single" w:sz="4" w:space="0" w:color="auto"/>
                                </w:tcBorders>
                              </w:tcPr>
                              <w:p w14:paraId="423545C7" w14:textId="77777777" w:rsidR="00CC00D9" w:rsidRPr="00D8673D" w:rsidRDefault="00CC00D9" w:rsidP="00455654">
                                <w:pPr>
                                  <w:pStyle w:val="a9"/>
                                  <w:ind w:leftChars="0" w:left="0"/>
                                  <w:jc w:val="left"/>
                                  <w:rPr>
                                    <w:ins w:id="3193" w:author="作成者"/>
                                    <w:sz w:val="16"/>
                                    <w:szCs w:val="16"/>
                                  </w:rPr>
                                </w:pPr>
                                <w:ins w:id="3194" w:author="作成者">
                                  <w:r w:rsidRPr="00D8673D">
                                    <w:rPr>
                                      <w:sz w:val="16"/>
                                      <w:szCs w:val="16"/>
                                    </w:rPr>
                                    <w:t>OFF</w:t>
                                  </w:r>
                                </w:ins>
                              </w:p>
                            </w:tc>
                            <w:tc>
                              <w:tcPr>
                                <w:tcW w:w="2442" w:type="dxa"/>
                                <w:tcBorders>
                                  <w:left w:val="single" w:sz="4" w:space="0" w:color="auto"/>
                                  <w:bottom w:val="single" w:sz="4" w:space="0" w:color="auto"/>
                                </w:tcBorders>
                              </w:tcPr>
                              <w:p w14:paraId="10C2B08C" w14:textId="77777777" w:rsidR="00CC00D9" w:rsidRPr="00D8673D" w:rsidRDefault="00CC00D9" w:rsidP="00455654">
                                <w:pPr>
                                  <w:pStyle w:val="a9"/>
                                  <w:ind w:leftChars="0" w:left="0"/>
                                  <w:jc w:val="left"/>
                                  <w:rPr>
                                    <w:ins w:id="3195" w:author="作成者"/>
                                    <w:sz w:val="16"/>
                                    <w:szCs w:val="16"/>
                                  </w:rPr>
                                </w:pPr>
                                <w:ins w:id="3196" w:author="作成者">
                                  <w:r w:rsidRPr="00D8673D">
                                    <w:rPr>
                                      <w:sz w:val="16"/>
                                      <w:szCs w:val="16"/>
                                    </w:rPr>
                                    <w:t>VEGETABLE.[0].NAME</w:t>
                                  </w:r>
                                </w:ins>
                              </w:p>
                            </w:tc>
                            <w:tc>
                              <w:tcPr>
                                <w:tcW w:w="1253" w:type="dxa"/>
                                <w:tcBorders>
                                  <w:bottom w:val="single" w:sz="4" w:space="0" w:color="auto"/>
                                </w:tcBorders>
                              </w:tcPr>
                              <w:p w14:paraId="17FBA8C1" w14:textId="7C06E97A" w:rsidR="00CC00D9" w:rsidRPr="00D8673D" w:rsidRDefault="00CC00D9" w:rsidP="00455654">
                                <w:pPr>
                                  <w:pStyle w:val="a9"/>
                                  <w:ind w:leftChars="0" w:left="0"/>
                                  <w:jc w:val="left"/>
                                  <w:rPr>
                                    <w:ins w:id="3197" w:author="作成者"/>
                                    <w:sz w:val="12"/>
                                    <w:szCs w:val="12"/>
                                  </w:rPr>
                                </w:pPr>
                                <w:r w:rsidRPr="00D8673D">
                                  <w:rPr>
                                    <w:rFonts w:hint="eastAsia"/>
                                    <w:sz w:val="12"/>
                                    <w:szCs w:val="12"/>
                                  </w:rPr>
                                  <w:t>No input required</w:t>
                                </w:r>
                              </w:p>
                            </w:tc>
                            <w:tc>
                              <w:tcPr>
                                <w:tcW w:w="1273" w:type="dxa"/>
                                <w:tcBorders>
                                  <w:bottom w:val="single" w:sz="4" w:space="0" w:color="auto"/>
                                </w:tcBorders>
                              </w:tcPr>
                              <w:p w14:paraId="2C85A8F0" w14:textId="55C35D89" w:rsidR="00CC00D9" w:rsidRPr="00D8673D" w:rsidRDefault="00CC00D9" w:rsidP="00455654">
                                <w:pPr>
                                  <w:pStyle w:val="a9"/>
                                  <w:ind w:leftChars="0" w:left="0"/>
                                  <w:jc w:val="left"/>
                                  <w:rPr>
                                    <w:ins w:id="3198" w:author="作成者"/>
                                    <w:sz w:val="16"/>
                                    <w:szCs w:val="16"/>
                                  </w:rPr>
                                </w:pPr>
                                <w:r>
                                  <w:rPr>
                                    <w:rFonts w:hint="eastAsia"/>
                                    <w:sz w:val="16"/>
                                    <w:szCs w:val="16"/>
                                  </w:rPr>
                                  <w:t>Lettuce</w:t>
                                </w:r>
                              </w:p>
                            </w:tc>
                          </w:tr>
                          <w:tr w:rsidR="00CC00D9" w14:paraId="7687BABF" w14:textId="77777777" w:rsidTr="00DD1144">
                            <w:trPr>
                              <w:ins w:id="3199" w:author="作成者"/>
                            </w:trPr>
                            <w:tc>
                              <w:tcPr>
                                <w:tcW w:w="704" w:type="dxa"/>
                                <w:tcBorders>
                                  <w:top w:val="single" w:sz="4" w:space="0" w:color="auto"/>
                                  <w:left w:val="single" w:sz="4" w:space="0" w:color="auto"/>
                                  <w:bottom w:val="single" w:sz="4" w:space="0" w:color="auto"/>
                                  <w:right w:val="single" w:sz="4" w:space="0" w:color="auto"/>
                                </w:tcBorders>
                              </w:tcPr>
                              <w:p w14:paraId="351C0F77" w14:textId="77777777" w:rsidR="00CC00D9" w:rsidRPr="00D8673D" w:rsidRDefault="00CC00D9" w:rsidP="00455654">
                                <w:pPr>
                                  <w:pStyle w:val="a9"/>
                                  <w:ind w:leftChars="0" w:left="0"/>
                                  <w:jc w:val="left"/>
                                  <w:rPr>
                                    <w:ins w:id="3200" w:author="作成者"/>
                                    <w:sz w:val="16"/>
                                    <w:szCs w:val="16"/>
                                  </w:rPr>
                                </w:pPr>
                                <w:ins w:id="3201" w:author="作成者">
                                  <w:r w:rsidRPr="00D8673D">
                                    <w:rPr>
                                      <w:rFonts w:hint="eastAsia"/>
                                      <w:sz w:val="16"/>
                                      <w:szCs w:val="16"/>
                                    </w:rPr>
                                    <w:t>6</w:t>
                                  </w:r>
                                </w:ins>
                              </w:p>
                            </w:tc>
                            <w:tc>
                              <w:tcPr>
                                <w:tcW w:w="1291" w:type="dxa"/>
                                <w:tcBorders>
                                  <w:top w:val="single" w:sz="4" w:space="0" w:color="auto"/>
                                  <w:left w:val="single" w:sz="4" w:space="0" w:color="auto"/>
                                  <w:bottom w:val="single" w:sz="4" w:space="0" w:color="auto"/>
                                  <w:right w:val="single" w:sz="4" w:space="0" w:color="auto"/>
                                </w:tcBorders>
                              </w:tcPr>
                              <w:p w14:paraId="108A1D34" w14:textId="77777777" w:rsidR="00CC00D9" w:rsidRPr="00D8673D" w:rsidRDefault="00CC00D9" w:rsidP="00455654">
                                <w:pPr>
                                  <w:pStyle w:val="a9"/>
                                  <w:ind w:leftChars="0" w:left="0"/>
                                  <w:jc w:val="left"/>
                                  <w:rPr>
                                    <w:ins w:id="3202" w:author="作成者"/>
                                    <w:sz w:val="16"/>
                                    <w:szCs w:val="16"/>
                                  </w:rPr>
                                </w:pPr>
                                <w:ins w:id="3203" w:author="作成者">
                                  <w:r w:rsidRPr="00D8673D">
                                    <w:rPr>
                                      <w:rFonts w:hint="eastAsia"/>
                                      <w:sz w:val="16"/>
                                      <w:szCs w:val="16"/>
                                    </w:rPr>
                                    <w:t>V</w:t>
                                  </w:r>
                                  <w:r w:rsidRPr="00D8673D">
                                    <w:rPr>
                                      <w:sz w:val="16"/>
                                      <w:szCs w:val="16"/>
                                    </w:rPr>
                                    <w:t>AR_hoge</w:t>
                                  </w:r>
                                </w:ins>
                              </w:p>
                            </w:tc>
                            <w:tc>
                              <w:tcPr>
                                <w:tcW w:w="1291" w:type="dxa"/>
                                <w:tcBorders>
                                  <w:left w:val="single" w:sz="4" w:space="0" w:color="auto"/>
                                  <w:bottom w:val="single" w:sz="4" w:space="0" w:color="auto"/>
                                  <w:right w:val="single" w:sz="4" w:space="0" w:color="auto"/>
                                </w:tcBorders>
                              </w:tcPr>
                              <w:p w14:paraId="1D8F069F" w14:textId="77777777" w:rsidR="00CC00D9" w:rsidRPr="00D8673D" w:rsidRDefault="00CC00D9" w:rsidP="00455654">
                                <w:pPr>
                                  <w:pStyle w:val="a9"/>
                                  <w:ind w:leftChars="0" w:left="0"/>
                                  <w:jc w:val="left"/>
                                  <w:rPr>
                                    <w:ins w:id="3204" w:author="作成者"/>
                                    <w:sz w:val="16"/>
                                    <w:szCs w:val="16"/>
                                  </w:rPr>
                                </w:pPr>
                                <w:ins w:id="3205" w:author="作成者">
                                  <w:r w:rsidRPr="00D8673D">
                                    <w:rPr>
                                      <w:sz w:val="16"/>
                                      <w:szCs w:val="16"/>
                                    </w:rPr>
                                    <w:t>OFF</w:t>
                                  </w:r>
                                </w:ins>
                              </w:p>
                            </w:tc>
                            <w:tc>
                              <w:tcPr>
                                <w:tcW w:w="2442" w:type="dxa"/>
                                <w:tcBorders>
                                  <w:left w:val="single" w:sz="4" w:space="0" w:color="auto"/>
                                  <w:bottom w:val="single" w:sz="4" w:space="0" w:color="auto"/>
                                </w:tcBorders>
                              </w:tcPr>
                              <w:p w14:paraId="12FDB41E" w14:textId="77777777" w:rsidR="00CC00D9" w:rsidRPr="00D8673D" w:rsidRDefault="00CC00D9" w:rsidP="00455654">
                                <w:pPr>
                                  <w:pStyle w:val="a9"/>
                                  <w:ind w:leftChars="0" w:left="0"/>
                                  <w:jc w:val="left"/>
                                  <w:rPr>
                                    <w:ins w:id="3206" w:author="作成者"/>
                                    <w:sz w:val="16"/>
                                    <w:szCs w:val="16"/>
                                  </w:rPr>
                                </w:pPr>
                                <w:ins w:id="3207" w:author="作成者">
                                  <w:r w:rsidRPr="00D8673D">
                                    <w:rPr>
                                      <w:sz w:val="16"/>
                                      <w:szCs w:val="16"/>
                                    </w:rPr>
                                    <w:t>VEGETABLE.[0].PRICE</w:t>
                                  </w:r>
                                </w:ins>
                              </w:p>
                            </w:tc>
                            <w:tc>
                              <w:tcPr>
                                <w:tcW w:w="1253" w:type="dxa"/>
                                <w:tcBorders>
                                  <w:bottom w:val="single" w:sz="4" w:space="0" w:color="auto"/>
                                </w:tcBorders>
                              </w:tcPr>
                              <w:p w14:paraId="29F398C6" w14:textId="6A5599CF" w:rsidR="00CC00D9" w:rsidRPr="00D8673D" w:rsidRDefault="00CC00D9" w:rsidP="00455654">
                                <w:pPr>
                                  <w:pStyle w:val="a9"/>
                                  <w:ind w:leftChars="0" w:left="0"/>
                                  <w:jc w:val="left"/>
                                  <w:rPr>
                                    <w:ins w:id="3208" w:author="作成者"/>
                                    <w:sz w:val="12"/>
                                    <w:szCs w:val="12"/>
                                  </w:rPr>
                                </w:pPr>
                                <w:r w:rsidRPr="00D8673D">
                                  <w:rPr>
                                    <w:rFonts w:hint="eastAsia"/>
                                    <w:sz w:val="12"/>
                                    <w:szCs w:val="12"/>
                                  </w:rPr>
                                  <w:t>No input required</w:t>
                                </w:r>
                              </w:p>
                            </w:tc>
                            <w:tc>
                              <w:tcPr>
                                <w:tcW w:w="1273" w:type="dxa"/>
                                <w:tcBorders>
                                  <w:bottom w:val="single" w:sz="4" w:space="0" w:color="auto"/>
                                </w:tcBorders>
                              </w:tcPr>
                              <w:p w14:paraId="0138AE6A" w14:textId="77777777" w:rsidR="00CC00D9" w:rsidRPr="00D8673D" w:rsidRDefault="00CC00D9" w:rsidP="00455654">
                                <w:pPr>
                                  <w:pStyle w:val="a9"/>
                                  <w:ind w:leftChars="0" w:left="0"/>
                                  <w:jc w:val="left"/>
                                  <w:rPr>
                                    <w:ins w:id="3209" w:author="作成者"/>
                                    <w:sz w:val="16"/>
                                    <w:szCs w:val="16"/>
                                  </w:rPr>
                                </w:pPr>
                                <w:ins w:id="3210" w:author="作成者">
                                  <w:r w:rsidRPr="00D8673D">
                                    <w:rPr>
                                      <w:rFonts w:hint="eastAsia"/>
                                      <w:sz w:val="16"/>
                                      <w:szCs w:val="16"/>
                                    </w:rPr>
                                    <w:t>100</w:t>
                                  </w:r>
                                </w:ins>
                              </w:p>
                            </w:tc>
                          </w:tr>
                          <w:tr w:rsidR="00CC00D9" w14:paraId="7275905A" w14:textId="77777777" w:rsidTr="00DD1144">
                            <w:trPr>
                              <w:ins w:id="3211" w:author="作成者"/>
                            </w:trPr>
                            <w:tc>
                              <w:tcPr>
                                <w:tcW w:w="704" w:type="dxa"/>
                                <w:tcBorders>
                                  <w:top w:val="single" w:sz="4" w:space="0" w:color="auto"/>
                                  <w:left w:val="single" w:sz="4" w:space="0" w:color="auto"/>
                                  <w:bottom w:val="single" w:sz="4" w:space="0" w:color="auto"/>
                                  <w:right w:val="single" w:sz="4" w:space="0" w:color="auto"/>
                                </w:tcBorders>
                              </w:tcPr>
                              <w:p w14:paraId="501431F7" w14:textId="77777777" w:rsidR="00CC00D9" w:rsidRPr="00D8673D" w:rsidRDefault="00CC00D9" w:rsidP="00455654">
                                <w:pPr>
                                  <w:pStyle w:val="a9"/>
                                  <w:ind w:leftChars="0" w:left="0"/>
                                  <w:jc w:val="left"/>
                                  <w:rPr>
                                    <w:ins w:id="3212" w:author="作成者"/>
                                    <w:sz w:val="16"/>
                                    <w:szCs w:val="16"/>
                                  </w:rPr>
                                </w:pPr>
                                <w:ins w:id="3213" w:author="作成者">
                                  <w:r w:rsidRPr="00D8673D">
                                    <w:rPr>
                                      <w:rFonts w:hint="eastAsia"/>
                                      <w:sz w:val="16"/>
                                      <w:szCs w:val="16"/>
                                    </w:rPr>
                                    <w:t>7</w:t>
                                  </w:r>
                                </w:ins>
                              </w:p>
                            </w:tc>
                            <w:tc>
                              <w:tcPr>
                                <w:tcW w:w="1291" w:type="dxa"/>
                                <w:tcBorders>
                                  <w:top w:val="single" w:sz="4" w:space="0" w:color="auto"/>
                                  <w:left w:val="single" w:sz="4" w:space="0" w:color="auto"/>
                                  <w:bottom w:val="single" w:sz="4" w:space="0" w:color="auto"/>
                                  <w:right w:val="single" w:sz="4" w:space="0" w:color="auto"/>
                                </w:tcBorders>
                              </w:tcPr>
                              <w:p w14:paraId="31CDAA6C" w14:textId="77777777" w:rsidR="00CC00D9" w:rsidRPr="00D8673D" w:rsidRDefault="00CC00D9" w:rsidP="00455654">
                                <w:pPr>
                                  <w:pStyle w:val="a9"/>
                                  <w:ind w:leftChars="0" w:left="0"/>
                                  <w:jc w:val="left"/>
                                  <w:rPr>
                                    <w:ins w:id="3214" w:author="作成者"/>
                                    <w:sz w:val="16"/>
                                    <w:szCs w:val="16"/>
                                  </w:rPr>
                                </w:pPr>
                                <w:ins w:id="3215" w:author="作成者">
                                  <w:r w:rsidRPr="00D8673D">
                                    <w:rPr>
                                      <w:rFonts w:hint="eastAsia"/>
                                      <w:sz w:val="16"/>
                                      <w:szCs w:val="16"/>
                                    </w:rPr>
                                    <w:t>V</w:t>
                                  </w:r>
                                  <w:r w:rsidRPr="00D8673D">
                                    <w:rPr>
                                      <w:sz w:val="16"/>
                                      <w:szCs w:val="16"/>
                                    </w:rPr>
                                    <w:t>AR_hoge</w:t>
                                  </w:r>
                                </w:ins>
                              </w:p>
                            </w:tc>
                            <w:tc>
                              <w:tcPr>
                                <w:tcW w:w="1291" w:type="dxa"/>
                                <w:tcBorders>
                                  <w:left w:val="single" w:sz="4" w:space="0" w:color="auto"/>
                                  <w:right w:val="single" w:sz="4" w:space="0" w:color="auto"/>
                                </w:tcBorders>
                              </w:tcPr>
                              <w:p w14:paraId="3A0FB4F8" w14:textId="77777777" w:rsidR="00CC00D9" w:rsidRPr="00D8673D" w:rsidRDefault="00CC00D9" w:rsidP="00455654">
                                <w:pPr>
                                  <w:pStyle w:val="a9"/>
                                  <w:ind w:leftChars="0" w:left="0"/>
                                  <w:jc w:val="left"/>
                                  <w:rPr>
                                    <w:ins w:id="3216" w:author="作成者"/>
                                    <w:sz w:val="16"/>
                                    <w:szCs w:val="16"/>
                                  </w:rPr>
                                </w:pPr>
                                <w:ins w:id="3217" w:author="作成者">
                                  <w:r w:rsidRPr="00D8673D">
                                    <w:rPr>
                                      <w:sz w:val="16"/>
                                      <w:szCs w:val="16"/>
                                    </w:rPr>
                                    <w:t>OFF</w:t>
                                  </w:r>
                                </w:ins>
                              </w:p>
                            </w:tc>
                            <w:tc>
                              <w:tcPr>
                                <w:tcW w:w="2442" w:type="dxa"/>
                                <w:tcBorders>
                                  <w:left w:val="single" w:sz="4" w:space="0" w:color="auto"/>
                                </w:tcBorders>
                              </w:tcPr>
                              <w:p w14:paraId="079E6FBB" w14:textId="77777777" w:rsidR="00CC00D9" w:rsidRPr="00D8673D" w:rsidRDefault="00CC00D9" w:rsidP="00455654">
                                <w:pPr>
                                  <w:pStyle w:val="a9"/>
                                  <w:ind w:leftChars="0" w:left="0"/>
                                  <w:jc w:val="left"/>
                                  <w:rPr>
                                    <w:ins w:id="3218" w:author="作成者"/>
                                    <w:sz w:val="16"/>
                                    <w:szCs w:val="16"/>
                                  </w:rPr>
                                </w:pPr>
                                <w:ins w:id="3219" w:author="作成者">
                                  <w:r w:rsidRPr="00D8673D">
                                    <w:rPr>
                                      <w:sz w:val="16"/>
                                      <w:szCs w:val="16"/>
                                    </w:rPr>
                                    <w:t>VEGETABLE.[1].NAME</w:t>
                                  </w:r>
                                </w:ins>
                              </w:p>
                            </w:tc>
                            <w:tc>
                              <w:tcPr>
                                <w:tcW w:w="1253" w:type="dxa"/>
                              </w:tcPr>
                              <w:p w14:paraId="6431000B" w14:textId="53BE0FBE" w:rsidR="00CC00D9" w:rsidRPr="00D8673D" w:rsidRDefault="00CC00D9" w:rsidP="00455654">
                                <w:pPr>
                                  <w:pStyle w:val="a9"/>
                                  <w:ind w:leftChars="0" w:left="0"/>
                                  <w:jc w:val="left"/>
                                  <w:rPr>
                                    <w:ins w:id="3220" w:author="作成者"/>
                                    <w:sz w:val="16"/>
                                    <w:szCs w:val="16"/>
                                  </w:rPr>
                                </w:pPr>
                                <w:r w:rsidRPr="00D8673D">
                                  <w:rPr>
                                    <w:rFonts w:hint="eastAsia"/>
                                    <w:sz w:val="12"/>
                                    <w:szCs w:val="16"/>
                                  </w:rPr>
                                  <w:t>No input required</w:t>
                                </w:r>
                              </w:p>
                            </w:tc>
                            <w:tc>
                              <w:tcPr>
                                <w:tcW w:w="1273" w:type="dxa"/>
                              </w:tcPr>
                              <w:p w14:paraId="46DB9F28" w14:textId="5912C395" w:rsidR="00CC00D9" w:rsidRPr="00D8673D" w:rsidRDefault="00CC00D9" w:rsidP="00455654">
                                <w:pPr>
                                  <w:pStyle w:val="a9"/>
                                  <w:ind w:leftChars="0" w:left="0"/>
                                  <w:jc w:val="left"/>
                                  <w:rPr>
                                    <w:ins w:id="3221" w:author="作成者"/>
                                    <w:sz w:val="16"/>
                                    <w:szCs w:val="16"/>
                                  </w:rPr>
                                </w:pPr>
                                <w:r>
                                  <w:rPr>
                                    <w:rFonts w:hint="eastAsia"/>
                                    <w:sz w:val="16"/>
                                    <w:szCs w:val="16"/>
                                  </w:rPr>
                                  <w:t>C</w:t>
                                </w:r>
                                <w:r>
                                  <w:rPr>
                                    <w:sz w:val="16"/>
                                    <w:szCs w:val="16"/>
                                  </w:rPr>
                                  <w:t>abbage</w:t>
                                </w:r>
                              </w:p>
                            </w:tc>
                          </w:tr>
                          <w:tr w:rsidR="00CC00D9" w14:paraId="2406D4D1" w14:textId="77777777" w:rsidTr="00DD1144">
                            <w:trPr>
                              <w:ins w:id="3222" w:author="作成者"/>
                            </w:trPr>
                            <w:tc>
                              <w:tcPr>
                                <w:tcW w:w="704" w:type="dxa"/>
                                <w:tcBorders>
                                  <w:top w:val="single" w:sz="4" w:space="0" w:color="auto"/>
                                  <w:left w:val="single" w:sz="4" w:space="0" w:color="auto"/>
                                  <w:bottom w:val="single" w:sz="4" w:space="0" w:color="auto"/>
                                  <w:right w:val="single" w:sz="4" w:space="0" w:color="auto"/>
                                </w:tcBorders>
                              </w:tcPr>
                              <w:p w14:paraId="232FD032" w14:textId="77777777" w:rsidR="00CC00D9" w:rsidRPr="00D8673D" w:rsidRDefault="00CC00D9" w:rsidP="00DD1144">
                                <w:pPr>
                                  <w:pStyle w:val="a9"/>
                                  <w:ind w:leftChars="0" w:left="0"/>
                                  <w:jc w:val="left"/>
                                  <w:rPr>
                                    <w:ins w:id="3223" w:author="作成者"/>
                                    <w:sz w:val="16"/>
                                    <w:szCs w:val="16"/>
                                  </w:rPr>
                                </w:pPr>
                                <w:ins w:id="3224" w:author="作成者">
                                  <w:r w:rsidRPr="00D8673D">
                                    <w:rPr>
                                      <w:rFonts w:hint="eastAsia"/>
                                      <w:sz w:val="16"/>
                                      <w:szCs w:val="16"/>
                                    </w:rPr>
                                    <w:t>8</w:t>
                                  </w:r>
                                </w:ins>
                              </w:p>
                            </w:tc>
                            <w:tc>
                              <w:tcPr>
                                <w:tcW w:w="1291" w:type="dxa"/>
                                <w:tcBorders>
                                  <w:top w:val="single" w:sz="4" w:space="0" w:color="auto"/>
                                  <w:left w:val="single" w:sz="4" w:space="0" w:color="auto"/>
                                  <w:bottom w:val="single" w:sz="4" w:space="0" w:color="auto"/>
                                  <w:right w:val="single" w:sz="4" w:space="0" w:color="auto"/>
                                </w:tcBorders>
                              </w:tcPr>
                              <w:p w14:paraId="7C52DF9C" w14:textId="77777777" w:rsidR="00CC00D9" w:rsidRPr="00D8673D" w:rsidRDefault="00CC00D9" w:rsidP="00DD1144">
                                <w:pPr>
                                  <w:pStyle w:val="a9"/>
                                  <w:ind w:leftChars="0" w:left="0"/>
                                  <w:jc w:val="left"/>
                                  <w:rPr>
                                    <w:ins w:id="3225" w:author="作成者"/>
                                    <w:sz w:val="16"/>
                                    <w:szCs w:val="16"/>
                                  </w:rPr>
                                </w:pPr>
                                <w:ins w:id="3226" w:author="作成者">
                                  <w:r w:rsidRPr="00D8673D">
                                    <w:rPr>
                                      <w:rFonts w:hint="eastAsia"/>
                                      <w:sz w:val="16"/>
                                      <w:szCs w:val="16"/>
                                    </w:rPr>
                                    <w:t>V</w:t>
                                  </w:r>
                                  <w:r w:rsidRPr="00D8673D">
                                    <w:rPr>
                                      <w:sz w:val="16"/>
                                      <w:szCs w:val="16"/>
                                    </w:rPr>
                                    <w:t>AR_hoge</w:t>
                                  </w:r>
                                </w:ins>
                              </w:p>
                            </w:tc>
                            <w:tc>
                              <w:tcPr>
                                <w:tcW w:w="1291" w:type="dxa"/>
                                <w:tcBorders>
                                  <w:left w:val="single" w:sz="4" w:space="0" w:color="auto"/>
                                  <w:bottom w:val="single" w:sz="4" w:space="0" w:color="auto"/>
                                  <w:right w:val="single" w:sz="4" w:space="0" w:color="auto"/>
                                </w:tcBorders>
                              </w:tcPr>
                              <w:p w14:paraId="12594E86" w14:textId="77777777" w:rsidR="00CC00D9" w:rsidRPr="00D8673D" w:rsidRDefault="00CC00D9" w:rsidP="00DD1144">
                                <w:pPr>
                                  <w:pStyle w:val="a9"/>
                                  <w:ind w:leftChars="0" w:left="0"/>
                                  <w:jc w:val="left"/>
                                  <w:rPr>
                                    <w:ins w:id="3227" w:author="作成者"/>
                                    <w:sz w:val="16"/>
                                    <w:szCs w:val="16"/>
                                  </w:rPr>
                                </w:pPr>
                                <w:ins w:id="3228" w:author="作成者">
                                  <w:r w:rsidRPr="00D8673D">
                                    <w:rPr>
                                      <w:sz w:val="16"/>
                                      <w:szCs w:val="16"/>
                                    </w:rPr>
                                    <w:t>OFF</w:t>
                                  </w:r>
                                </w:ins>
                              </w:p>
                            </w:tc>
                            <w:tc>
                              <w:tcPr>
                                <w:tcW w:w="2442" w:type="dxa"/>
                                <w:tcBorders>
                                  <w:left w:val="single" w:sz="4" w:space="0" w:color="auto"/>
                                  <w:bottom w:val="single" w:sz="4" w:space="0" w:color="auto"/>
                                </w:tcBorders>
                              </w:tcPr>
                              <w:p w14:paraId="07261F0F" w14:textId="77777777" w:rsidR="00CC00D9" w:rsidRPr="00D8673D" w:rsidRDefault="00CC00D9" w:rsidP="00DD1144">
                                <w:pPr>
                                  <w:pStyle w:val="a9"/>
                                  <w:ind w:leftChars="0" w:left="0"/>
                                  <w:jc w:val="left"/>
                                  <w:rPr>
                                    <w:ins w:id="3229" w:author="作成者"/>
                                    <w:sz w:val="16"/>
                                    <w:szCs w:val="16"/>
                                  </w:rPr>
                                </w:pPr>
                                <w:ins w:id="3230" w:author="作成者">
                                  <w:r w:rsidRPr="00D8673D">
                                    <w:rPr>
                                      <w:sz w:val="16"/>
                                      <w:szCs w:val="16"/>
                                    </w:rPr>
                                    <w:t>VEGETABLE.[1].PRICE</w:t>
                                  </w:r>
                                </w:ins>
                              </w:p>
                            </w:tc>
                            <w:tc>
                              <w:tcPr>
                                <w:tcW w:w="1253" w:type="dxa"/>
                                <w:tcBorders>
                                  <w:bottom w:val="single" w:sz="4" w:space="0" w:color="auto"/>
                                </w:tcBorders>
                              </w:tcPr>
                              <w:p w14:paraId="5C8234A6" w14:textId="6EA13502" w:rsidR="00CC00D9" w:rsidRPr="00D8673D" w:rsidRDefault="00CC00D9" w:rsidP="00DD1144">
                                <w:pPr>
                                  <w:pStyle w:val="a9"/>
                                  <w:ind w:leftChars="0" w:left="0"/>
                                  <w:jc w:val="left"/>
                                  <w:rPr>
                                    <w:ins w:id="3231" w:author="作成者"/>
                                    <w:sz w:val="16"/>
                                    <w:szCs w:val="16"/>
                                  </w:rPr>
                                </w:pPr>
                                <w:r w:rsidRPr="00D8673D">
                                  <w:rPr>
                                    <w:rFonts w:hint="eastAsia"/>
                                    <w:sz w:val="12"/>
                                    <w:szCs w:val="16"/>
                                  </w:rPr>
                                  <w:t>No input required</w:t>
                                </w:r>
                              </w:p>
                            </w:tc>
                            <w:tc>
                              <w:tcPr>
                                <w:tcW w:w="1273" w:type="dxa"/>
                                <w:tcBorders>
                                  <w:bottom w:val="single" w:sz="4" w:space="0" w:color="auto"/>
                                </w:tcBorders>
                              </w:tcPr>
                              <w:p w14:paraId="0A2AB8F9" w14:textId="77777777" w:rsidR="00CC00D9" w:rsidRPr="00D8673D" w:rsidRDefault="00CC00D9" w:rsidP="00DD1144">
                                <w:pPr>
                                  <w:pStyle w:val="a9"/>
                                  <w:ind w:leftChars="0" w:left="0"/>
                                  <w:jc w:val="left"/>
                                  <w:rPr>
                                    <w:ins w:id="3232" w:author="作成者"/>
                                    <w:sz w:val="16"/>
                                    <w:szCs w:val="16"/>
                                  </w:rPr>
                                </w:pPr>
                                <w:ins w:id="3233" w:author="作成者">
                                  <w:r w:rsidRPr="00D8673D">
                                    <w:rPr>
                                      <w:rFonts w:hint="eastAsia"/>
                                      <w:sz w:val="16"/>
                                      <w:szCs w:val="16"/>
                                    </w:rPr>
                                    <w:t>110</w:t>
                                  </w:r>
                                </w:ins>
                              </w:p>
                            </w:tc>
                          </w:tr>
                        </w:tbl>
                        <w:p w14:paraId="351F1DC8" w14:textId="77777777" w:rsidR="00CC00D9" w:rsidRDefault="00CC00D9" w:rsidP="00366ECC">
                          <w:pPr>
                            <w:jc w:val="left"/>
                            <w:rPr>
                              <w:ins w:id="3234" w:author="作成者"/>
                              <w:sz w:val="20"/>
                              <w:szCs w:val="20"/>
                            </w:rPr>
                          </w:pPr>
                        </w:p>
                        <w:p w14:paraId="05C662EB" w14:textId="77777777" w:rsidR="00CC00D9" w:rsidRDefault="00CC00D9" w:rsidP="00366ECC">
                          <w:pPr>
                            <w:jc w:val="left"/>
                            <w:rPr>
                              <w:ins w:id="3235" w:author="作成者"/>
                              <w:sz w:val="20"/>
                              <w:szCs w:val="20"/>
                            </w:rPr>
                          </w:pPr>
                        </w:p>
                        <w:p w14:paraId="26CD7C02" w14:textId="77777777" w:rsidR="00CC00D9" w:rsidRPr="003177F7" w:rsidRDefault="00CC00D9" w:rsidP="00366ECC">
                          <w:pPr>
                            <w:jc w:val="left"/>
                            <w:rPr>
                              <w:ins w:id="3236" w:author="作成者"/>
                              <w:sz w:val="20"/>
                              <w:szCs w:val="20"/>
                            </w:rPr>
                          </w:pPr>
                          <w:ins w:id="3237" w:author="作成者">
                            <w:r>
                              <w:rPr>
                                <w:rFonts w:hint="eastAsia"/>
                                <w:sz w:val="20"/>
                                <w:szCs w:val="20"/>
                              </w:rPr>
                              <w:t xml:space="preserve">　</w:t>
                            </w:r>
                            <w:r>
                              <w:rPr>
                                <w:sz w:val="20"/>
                                <w:szCs w:val="20"/>
                              </w:rPr>
                              <w:t xml:space="preserve">　　　　　</w:t>
                            </w:r>
                          </w:ins>
                        </w:p>
                      </w:txbxContent>
                    </v:textbox>
                  </v:shape>
                  <v:shape id="下矢印 178" o:spid="_x0000_s1171" type="#_x0000_t67" style="position:absolute;left:1143;top:2000;width:4000;height:57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" adj="20854" fillcolor="#0057c9 [2425]" strokecolor="#003c8c [2905]" strokeweight="2pt"/>
                  <v:group id="グループ化 179" o:spid="_x0000_s1172" style="position:absolute;left:4571;top:41815;width:28156;height:2858" coordorigin="-95,27746"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roundrect id="角丸四角形 180" o:spid="_x0000_s1173" style="position:absolute;left:7110;top:28381;width:20955;height:21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" fillcolor="white [3212]" strokecolor="#508035 [2422]" strokeweight="2pt">
                      <v:shadow on="t" color="black" opacity="26214f" origin="-.5,-.5" offset=".74836mm,.74836mm"/>
                      <v:textbox inset="1mm,0,0,0">
                        <w:txbxContent>
                          <w:p w14:paraId="0EB84128" w14:textId="0A157C64" w:rsidR="00CC00D9" w:rsidRDefault="00CC00D9" w:rsidP="00366ECC">
                            <w:pPr>
                              <w:pStyle w:val="Web"/>
                              <w:spacing w:before="0" w:beforeAutospacing="0" w:after="0" w:afterAutospacing="0"/>
                              <w:rPr>
                                <w:ins w:id="3238" w:author="作成者"/>
                              </w:rPr>
                            </w:pPr>
                            <w:ins w:id="3239"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v:textbox>
                    </v:roundrect>
                    <v:shape id="下矢印 181" o:spid="_x0000_s1174" type="#_x0000_t67" style="position:absolute;left:1809;top:25842;width:2860;height:666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" adj="18321" fillcolor="#518135" strokecolor="#508035 [2422]" strokeweight="2pt">
                      <v:fill opacity="52428f"/>
                    </v:shape>
                  </v:group>
                  <v:roundrect id="角丸四角形 182" o:spid="_x0000_s1175" style="position:absolute;left:1143;top:-343;width:26352;height:25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" fillcolor="white [3201]" strokecolor="#003c8c [2905]" strokeweight="2pt">
                    <v:shadow on="t" color="black" opacity="26214f" origin="-.5,-.5" offset=".74836mm,.74836mm"/>
                    <v:textbox inset="1mm,0,0,0">
                      <w:txbxContent>
                        <w:p w14:paraId="500DCD51" w14:textId="29458C63" w:rsidR="00CC00D9" w:rsidRPr="00982EAC" w:rsidRDefault="00CC00D9" w:rsidP="00366ECC">
                          <w:pPr>
                            <w:jc w:val="left"/>
                            <w:rPr>
                              <w:ins w:id="3240" w:author="作成者"/>
                              <w:b/>
                              <w:color w:val="003C8A" w:themeColor="accent6" w:themeTint="E6"/>
                              <w:sz w:val="20"/>
                              <w:szCs w:val="20"/>
                            </w:rPr>
                          </w:pPr>
                          <w:ins w:id="3241"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v:textbox>
                  </v:roundrect>
                  <w10:wrap type="topAndBottom"/>
                </v:group>
              </w:pict>
            </mc:Fallback>
          </mc:AlternateContent>
        </w:r>
        <w:r w:rsidR="00366ECC" w:rsidRPr="00CB0166">
          <w:rPr>
            <w:rFonts w:asciiTheme="majorHAnsi" w:hAnsiTheme="majorHAnsi" w:cstheme="majorHAnsi"/>
          </w:rPr>
          <w:t>objec</w:t>
        </w:r>
      </w:ins>
      <w:r w:rsidR="00D8673D" w:rsidRPr="00CB0166">
        <w:rPr>
          <w:rFonts w:asciiTheme="majorHAnsi" w:hAnsiTheme="majorHAnsi" w:cstheme="majorHAnsi"/>
        </w:rPr>
        <w:t xml:space="preserve">t’s </w:t>
      </w:r>
      <w:ins w:id="3242" w:author="作成者">
        <w:r w:rsidR="00366ECC" w:rsidRPr="00CB0166">
          <w:rPr>
            <w:rFonts w:asciiTheme="majorHAnsi" w:hAnsiTheme="majorHAnsi" w:cstheme="majorHAnsi"/>
          </w:rPr>
          <w:t>list</w:t>
        </w:r>
      </w:ins>
      <w:r w:rsidR="00D8673D" w:rsidRPr="00CB0166">
        <w:rPr>
          <w:rFonts w:asciiTheme="majorHAnsi" w:hAnsiTheme="majorHAnsi" w:cstheme="majorHAnsi"/>
        </w:rPr>
        <w:t xml:space="preserve"> </w:t>
      </w:r>
      <w:ins w:id="3243" w:author="作成者">
        <w:r w:rsidR="00366ECC" w:rsidRPr="00CB0166">
          <w:rPr>
            <w:rFonts w:asciiTheme="majorHAnsi" w:hAnsiTheme="majorHAnsi" w:cstheme="majorHAnsi"/>
          </w:rPr>
          <w:t>object</w:t>
        </w:r>
      </w:ins>
      <w:r w:rsidR="00D8673D" w:rsidRPr="00CB0166">
        <w:rPr>
          <w:rFonts w:asciiTheme="majorHAnsi" w:hAnsiTheme="majorHAnsi" w:cstheme="majorHAnsi"/>
        </w:rPr>
        <w:t>s</w:t>
      </w:r>
    </w:p>
    <w:p w14:paraId="15438860" w14:textId="207EE3D2" w:rsidR="00366ECC" w:rsidRPr="00CB0166" w:rsidRDefault="00366ECC" w:rsidP="00366ECC">
      <w:pPr>
        <w:pStyle w:val="aff0"/>
        <w:ind w:left="780"/>
        <w:rPr>
          <w:ins w:id="3244" w:author="作成者"/>
          <w:rFonts w:asciiTheme="majorHAnsi" w:hAnsiTheme="majorHAnsi" w:cstheme="majorHAnsi"/>
        </w:rPr>
      </w:pPr>
    </w:p>
    <w:p w14:paraId="055AE50B" w14:textId="62D62B33" w:rsidR="00BB451B" w:rsidRPr="00CB0166" w:rsidRDefault="00BB451B" w:rsidP="00BB451B">
      <w:pPr>
        <w:pStyle w:val="aff0"/>
        <w:ind w:left="426"/>
        <w:rPr>
          <w:rFonts w:asciiTheme="majorHAnsi" w:hAnsiTheme="majorHAnsi" w:cstheme="majorHAnsi"/>
        </w:rPr>
      </w:pPr>
      <w:ins w:id="3245" w:author="作成者">
        <w:r w:rsidRPr="00CB0166">
          <w:rPr>
            <w:rFonts w:asciiTheme="majorHAnsi" w:hAnsiTheme="majorHAnsi" w:cstheme="majorHAnsi"/>
            <w:noProof/>
          </w:rPr>
          <mc:AlternateContent>
            <mc:Choice Requires="wpg">
              <w:drawing>
                <wp:anchor distT="0" distB="0" distL="114300" distR="114300" simplePos="0" relativeHeight="251836416" behindDoc="0" locked="0" layoutInCell="1" allowOverlap="1" wp14:anchorId="4D443B6A" wp14:editId="4DA81CF6">
                  <wp:simplePos x="0" y="0"/>
                  <wp:positionH relativeFrom="page">
                    <wp:posOffset>900430</wp:posOffset>
                  </wp:positionH>
                  <wp:positionV relativeFrom="paragraph">
                    <wp:posOffset>180975</wp:posOffset>
                  </wp:positionV>
                  <wp:extent cx="6181725" cy="3921125"/>
                  <wp:effectExtent l="0" t="0" r="28575" b="22225"/>
                  <wp:wrapTopAndBottom/>
                  <wp:docPr id="542" name="グループ化 542"/>
                  <wp:cNvGraphicFramePr/>
                  <a:graphic xmlns:a="http://schemas.openxmlformats.org/drawingml/2006/main">
                    <a:graphicData uri="http://schemas.microsoft.com/office/word/2010/wordprocessingGroup">
                      <wpg:wgp>
                        <wpg:cNvGrpSpPr/>
                        <wpg:grpSpPr>
                          <a:xfrm>
                            <a:off x="0" y="0"/>
                            <a:ext cx="6181725" cy="3921125"/>
                            <a:chOff x="-1" y="107596"/>
                            <a:chExt cx="6181725" cy="2652137"/>
                          </a:xfrm>
                        </wpg:grpSpPr>
                        <wps:wsp>
                          <wps:cNvPr id="543" name="フローチャート: 処理 543"/>
                          <wps:cNvSpPr/>
                          <wps:spPr>
                            <a:xfrm>
                              <a:off x="-1" y="107596"/>
                              <a:ext cx="6181725" cy="2652137"/>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3E199095" w14:textId="77777777" w:rsidR="00CC00D9" w:rsidRDefault="00CC00D9" w:rsidP="00BB451B">
                                <w:pPr>
                                  <w:jc w:val="left"/>
                                  <w:rPr>
                                    <w:ins w:id="3246" w:author="作成者"/>
                                    <w:sz w:val="20"/>
                                    <w:szCs w:val="20"/>
                                  </w:rPr>
                                </w:pPr>
                              </w:p>
                              <w:p w14:paraId="75CC6936" w14:textId="77777777" w:rsidR="00CC00D9" w:rsidRPr="003177F7" w:rsidRDefault="00CC00D9" w:rsidP="00BB451B">
                                <w:pPr>
                                  <w:jc w:val="left"/>
                                  <w:rPr>
                                    <w:ins w:id="3247" w:author="作成者"/>
                                    <w:sz w:val="20"/>
                                    <w:szCs w:val="20"/>
                                  </w:rPr>
                                </w:pPr>
                              </w:p>
                              <w:p w14:paraId="3DED2897" w14:textId="77777777" w:rsidR="00CC00D9" w:rsidRDefault="00CC00D9" w:rsidP="00BB451B">
                                <w:pPr>
                                  <w:jc w:val="left"/>
                                  <w:rPr>
                                    <w:ins w:id="3248" w:author="作成者"/>
                                    <w:sz w:val="20"/>
                                    <w:szCs w:val="20"/>
                                  </w:rPr>
                                </w:pPr>
                              </w:p>
                              <w:p w14:paraId="4E3AF8F4" w14:textId="77777777" w:rsidR="00CC00D9" w:rsidRDefault="00CC00D9" w:rsidP="00BB451B">
                                <w:pPr>
                                  <w:jc w:val="left"/>
                                  <w:rPr>
                                    <w:ins w:id="3249" w:author="作成者"/>
                                    <w:sz w:val="20"/>
                                    <w:szCs w:val="20"/>
                                  </w:rPr>
                                </w:pPr>
                              </w:p>
                              <w:p w14:paraId="476D8926" w14:textId="77777777" w:rsidR="00CC00D9" w:rsidRPr="00D464F6" w:rsidRDefault="00CC00D9" w:rsidP="00BB451B">
                                <w:pPr>
                                  <w:jc w:val="left"/>
                                  <w:rPr>
                                    <w:ins w:id="3250" w:author="作成者"/>
                                    <w:b/>
                                    <w:sz w:val="20"/>
                                    <w:szCs w:val="20"/>
                                  </w:rPr>
                                </w:pPr>
                                <w:ins w:id="3251"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791" w:type="dxa"/>
                                  <w:tblLook w:val="04A0" w:firstRow="1" w:lastRow="0" w:firstColumn="1" w:lastColumn="0" w:noHBand="0" w:noVBand="1"/>
                                </w:tblPr>
                                <w:tblGrid>
                                  <w:gridCol w:w="1614"/>
                                  <w:gridCol w:w="5547"/>
                                </w:tblGrid>
                                <w:tr w:rsidR="00CC00D9" w14:paraId="3E29C20D" w14:textId="77777777" w:rsidTr="00DD1144">
                                  <w:trPr>
                                    <w:trHeight w:val="372"/>
                                    <w:ins w:id="3252" w:author="作成者"/>
                                  </w:trPr>
                                  <w:tc>
                                    <w:tcPr>
                                      <w:tcW w:w="1614" w:type="dxa"/>
                                      <w:shd w:val="clear" w:color="auto" w:fill="002060"/>
                                    </w:tcPr>
                                    <w:p w14:paraId="50334ED8" w14:textId="77777777" w:rsidR="00CC00D9" w:rsidRPr="00A024A7" w:rsidRDefault="00CC00D9" w:rsidP="00DD1144">
                                      <w:pPr>
                                        <w:jc w:val="left"/>
                                        <w:rPr>
                                          <w:ins w:id="3253" w:author="作成者"/>
                                          <w:b/>
                                          <w:color w:val="FFFFFF" w:themeColor="background1"/>
                                          <w:sz w:val="20"/>
                                          <w:szCs w:val="20"/>
                                        </w:rPr>
                                      </w:pPr>
                                      <w:ins w:id="3254" w:author="作成者">
                                        <w:r w:rsidRPr="00A024A7">
                                          <w:rPr>
                                            <w:rFonts w:hint="eastAsia"/>
                                            <w:b/>
                                            <w:color w:val="FFFFFF" w:themeColor="background1"/>
                                            <w:sz w:val="20"/>
                                            <w:szCs w:val="20"/>
                                          </w:rPr>
                                          <w:t>Key</w:t>
                                        </w:r>
                                      </w:ins>
                                    </w:p>
                                  </w:tc>
                                  <w:tc>
                                    <w:tcPr>
                                      <w:tcW w:w="5547" w:type="dxa"/>
                                      <w:shd w:val="clear" w:color="auto" w:fill="002060"/>
                                    </w:tcPr>
                                    <w:p w14:paraId="5B649EB7" w14:textId="77777777" w:rsidR="00CC00D9" w:rsidRPr="00A024A7" w:rsidRDefault="00CC00D9" w:rsidP="00DD1144">
                                      <w:pPr>
                                        <w:jc w:val="left"/>
                                        <w:rPr>
                                          <w:ins w:id="3255" w:author="作成者"/>
                                          <w:b/>
                                          <w:color w:val="FFFFFF" w:themeColor="background1"/>
                                          <w:sz w:val="20"/>
                                          <w:szCs w:val="20"/>
                                        </w:rPr>
                                      </w:pPr>
                                      <w:ins w:id="3256" w:author="作成者">
                                        <w:r w:rsidRPr="00A024A7">
                                          <w:rPr>
                                            <w:rFonts w:hint="eastAsia"/>
                                            <w:b/>
                                            <w:color w:val="FFFFFF" w:themeColor="background1"/>
                                            <w:sz w:val="20"/>
                                            <w:szCs w:val="20"/>
                                          </w:rPr>
                                          <w:t>Value</w:t>
                                        </w:r>
                                      </w:ins>
                                    </w:p>
                                  </w:tc>
                                </w:tr>
                                <w:tr w:rsidR="00CC00D9" w14:paraId="0973AA6C" w14:textId="77777777" w:rsidTr="00DD1144">
                                  <w:trPr>
                                    <w:trHeight w:val="352"/>
                                    <w:ins w:id="3257" w:author="作成者"/>
                                  </w:trPr>
                                  <w:tc>
                                    <w:tcPr>
                                      <w:tcW w:w="1614" w:type="dxa"/>
                                    </w:tcPr>
                                    <w:p w14:paraId="630631F4" w14:textId="77777777" w:rsidR="00CC00D9" w:rsidRPr="00515ED5" w:rsidRDefault="00CC00D9" w:rsidP="00DD1144">
                                      <w:pPr>
                                        <w:jc w:val="left"/>
                                        <w:rPr>
                                          <w:ins w:id="3258" w:author="作成者"/>
                                          <w:sz w:val="20"/>
                                          <w:szCs w:val="20"/>
                                        </w:rPr>
                                      </w:pPr>
                                      <w:ins w:id="3259" w:author="作成者">
                                        <w:r w:rsidRPr="00515ED5">
                                          <w:rPr>
                                            <w:rFonts w:hint="eastAsia"/>
                                            <w:sz w:val="20"/>
                                            <w:szCs w:val="20"/>
                                          </w:rPr>
                                          <w:t>VAR_hoge</w:t>
                                        </w:r>
                                      </w:ins>
                                    </w:p>
                                  </w:tc>
                                  <w:tc>
                                    <w:tcPr>
                                      <w:tcW w:w="5547" w:type="dxa"/>
                                    </w:tcPr>
                                    <w:p w14:paraId="7FB7578C" w14:textId="77777777" w:rsidR="00CC00D9" w:rsidRDefault="00CC00D9" w:rsidP="00DD1144">
                                      <w:pPr>
                                        <w:rPr>
                                          <w:ins w:id="3260" w:author="作成者"/>
                                          <w:sz w:val="20"/>
                                          <w:szCs w:val="20"/>
                                        </w:rPr>
                                      </w:pPr>
                                      <w:ins w:id="3261" w:author="作成者">
                                        <w:r>
                                          <w:rPr>
                                            <w:sz w:val="20"/>
                                            <w:szCs w:val="20"/>
                                          </w:rPr>
                                          <w:t>{</w:t>
                                        </w:r>
                                      </w:ins>
                                    </w:p>
                                    <w:p w14:paraId="37A68401" w14:textId="77777777" w:rsidR="00CC00D9" w:rsidRDefault="00CC00D9" w:rsidP="00DD1144">
                                      <w:pPr>
                                        <w:rPr>
                                          <w:ins w:id="3262" w:author="作成者"/>
                                          <w:sz w:val="20"/>
                                          <w:szCs w:val="20"/>
                                        </w:rPr>
                                      </w:pPr>
                                      <w:ins w:id="3263" w:author="作成者">
                                        <w:r>
                                          <w:rPr>
                                            <w:sz w:val="20"/>
                                            <w:szCs w:val="20"/>
                                          </w:rPr>
                                          <w:t xml:space="preserve">    FRUIT = [</w:t>
                                        </w:r>
                                      </w:ins>
                                    </w:p>
                                    <w:p w14:paraId="0A22F4CE" w14:textId="77777777" w:rsidR="00CC00D9" w:rsidRDefault="00CC00D9" w:rsidP="00DD1144">
                                      <w:pPr>
                                        <w:ind w:firstLineChars="200" w:firstLine="400"/>
                                        <w:rPr>
                                          <w:ins w:id="3264" w:author="作成者"/>
                                          <w:sz w:val="20"/>
                                          <w:szCs w:val="20"/>
                                        </w:rPr>
                                      </w:pPr>
                                      <w:ins w:id="3265" w:author="作成者">
                                        <w:r>
                                          <w:rPr>
                                            <w:sz w:val="20"/>
                                            <w:szCs w:val="20"/>
                                          </w:rPr>
                                          <w:t xml:space="preserve">    { NAME = “</w:t>
                                        </w:r>
                                      </w:ins>
                                      <w:r>
                                        <w:rPr>
                                          <w:rFonts w:hint="eastAsia"/>
                                          <w:sz w:val="20"/>
                                          <w:szCs w:val="20"/>
                                        </w:rPr>
                                        <w:t>K</w:t>
                                      </w:r>
                                      <w:r>
                                        <w:rPr>
                                          <w:sz w:val="20"/>
                                          <w:szCs w:val="20"/>
                                        </w:rPr>
                                        <w:t>iwi</w:t>
                                      </w:r>
                                      <w:ins w:id="3266" w:author="作成者">
                                        <w:r>
                                          <w:rPr>
                                            <w:sz w:val="20"/>
                                            <w:szCs w:val="20"/>
                                          </w:rPr>
                                          <w:t>”, PRICE = 200 },</w:t>
                                        </w:r>
                                      </w:ins>
                                    </w:p>
                                    <w:p w14:paraId="7A163F86" w14:textId="77777777" w:rsidR="00CC00D9" w:rsidRDefault="00CC00D9" w:rsidP="00DD1144">
                                      <w:pPr>
                                        <w:ind w:firstLineChars="100" w:firstLine="200"/>
                                        <w:rPr>
                                          <w:ins w:id="3267" w:author="作成者"/>
                                          <w:sz w:val="20"/>
                                          <w:szCs w:val="20"/>
                                        </w:rPr>
                                      </w:pPr>
                                      <w:ins w:id="3268" w:author="作成者">
                                        <w:r>
                                          <w:rPr>
                                            <w:sz w:val="20"/>
                                            <w:szCs w:val="20"/>
                                          </w:rPr>
                                          <w:t xml:space="preserve">      { NAME = “</w:t>
                                        </w:r>
                                      </w:ins>
                                      <w:r>
                                        <w:rPr>
                                          <w:rFonts w:hint="eastAsia"/>
                                          <w:sz w:val="20"/>
                                          <w:szCs w:val="20"/>
                                        </w:rPr>
                                        <w:t>Gr</w:t>
                                      </w:r>
                                      <w:r>
                                        <w:rPr>
                                          <w:sz w:val="20"/>
                                          <w:szCs w:val="20"/>
                                        </w:rPr>
                                        <w:t>ape</w:t>
                                      </w:r>
                                      <w:ins w:id="3269" w:author="作成者">
                                        <w:r>
                                          <w:rPr>
                                            <w:sz w:val="20"/>
                                            <w:szCs w:val="20"/>
                                          </w:rPr>
                                          <w:t>”, PRICE = 1000 }</w:t>
                                        </w:r>
                                      </w:ins>
                                    </w:p>
                                    <w:p w14:paraId="428FFCD4" w14:textId="77777777" w:rsidR="00CC00D9" w:rsidRDefault="00CC00D9" w:rsidP="00DD1144">
                                      <w:pPr>
                                        <w:ind w:firstLineChars="200" w:firstLine="400"/>
                                        <w:rPr>
                                          <w:ins w:id="3270" w:author="作成者"/>
                                          <w:sz w:val="20"/>
                                          <w:szCs w:val="20"/>
                                        </w:rPr>
                                      </w:pPr>
                                      <w:ins w:id="3271" w:author="作成者">
                                        <w:r>
                                          <w:rPr>
                                            <w:sz w:val="20"/>
                                            <w:szCs w:val="20"/>
                                          </w:rPr>
                                          <w:t>],</w:t>
                                        </w:r>
                                      </w:ins>
                                    </w:p>
                                    <w:p w14:paraId="28E32251" w14:textId="77777777" w:rsidR="00CC00D9" w:rsidRDefault="00CC00D9" w:rsidP="00DD1144">
                                      <w:pPr>
                                        <w:ind w:firstLineChars="200" w:firstLine="400"/>
                                        <w:rPr>
                                          <w:ins w:id="3272" w:author="作成者"/>
                                          <w:sz w:val="20"/>
                                          <w:szCs w:val="20"/>
                                        </w:rPr>
                                      </w:pPr>
                                      <w:ins w:id="3273" w:author="作成者">
                                        <w:r>
                                          <w:rPr>
                                            <w:sz w:val="20"/>
                                            <w:szCs w:val="20"/>
                                          </w:rPr>
                                          <w:t>VEGETABLE = [</w:t>
                                        </w:r>
                                      </w:ins>
                                    </w:p>
                                    <w:p w14:paraId="2CA833FA" w14:textId="77777777" w:rsidR="00CC00D9" w:rsidRDefault="00CC00D9" w:rsidP="00DD1144">
                                      <w:pPr>
                                        <w:ind w:firstLineChars="200" w:firstLine="400"/>
                                        <w:rPr>
                                          <w:ins w:id="3274" w:author="作成者"/>
                                          <w:sz w:val="20"/>
                                          <w:szCs w:val="20"/>
                                        </w:rPr>
                                      </w:pPr>
                                      <w:ins w:id="3275" w:author="作成者">
                                        <w:r>
                                          <w:rPr>
                                            <w:sz w:val="20"/>
                                            <w:szCs w:val="20"/>
                                          </w:rPr>
                                          <w:t xml:space="preserve">    { NAME = “</w:t>
                                        </w:r>
                                      </w:ins>
                                      <w:r>
                                        <w:rPr>
                                          <w:rFonts w:hint="eastAsia"/>
                                          <w:sz w:val="20"/>
                                          <w:szCs w:val="20"/>
                                        </w:rPr>
                                        <w:t>Lettuce</w:t>
                                      </w:r>
                                      <w:ins w:id="3276" w:author="作成者">
                                        <w:r>
                                          <w:rPr>
                                            <w:sz w:val="20"/>
                                            <w:szCs w:val="20"/>
                                          </w:rPr>
                                          <w:t>”, PRICE = 100 },</w:t>
                                        </w:r>
                                      </w:ins>
                                    </w:p>
                                    <w:p w14:paraId="4BDEBA49" w14:textId="77777777" w:rsidR="00CC00D9" w:rsidRDefault="00CC00D9" w:rsidP="00DD1144">
                                      <w:pPr>
                                        <w:ind w:firstLineChars="200" w:firstLine="400"/>
                                        <w:rPr>
                                          <w:ins w:id="3277" w:author="作成者"/>
                                          <w:sz w:val="20"/>
                                          <w:szCs w:val="20"/>
                                        </w:rPr>
                                      </w:pPr>
                                      <w:ins w:id="3278" w:author="作成者">
                                        <w:r>
                                          <w:rPr>
                                            <w:sz w:val="20"/>
                                            <w:szCs w:val="20"/>
                                          </w:rPr>
                                          <w:t xml:space="preserve">    { NAME = “</w:t>
                                        </w:r>
                                      </w:ins>
                                      <w:r>
                                        <w:rPr>
                                          <w:rFonts w:hint="eastAsia"/>
                                          <w:sz w:val="20"/>
                                          <w:szCs w:val="20"/>
                                        </w:rPr>
                                        <w:t>C</w:t>
                                      </w:r>
                                      <w:r>
                                        <w:rPr>
                                          <w:sz w:val="20"/>
                                          <w:szCs w:val="20"/>
                                        </w:rPr>
                                        <w:t>abbage</w:t>
                                      </w:r>
                                      <w:ins w:id="3279" w:author="作成者">
                                        <w:r>
                                          <w:rPr>
                                            <w:sz w:val="20"/>
                                            <w:szCs w:val="20"/>
                                          </w:rPr>
                                          <w:t>”, PRICE = 110 }</w:t>
                                        </w:r>
                                      </w:ins>
                                    </w:p>
                                    <w:p w14:paraId="3A9D72C3" w14:textId="77777777" w:rsidR="00CC00D9" w:rsidRDefault="00CC00D9" w:rsidP="00DD1144">
                                      <w:pPr>
                                        <w:ind w:firstLineChars="200" w:firstLine="400"/>
                                        <w:rPr>
                                          <w:ins w:id="3280" w:author="作成者"/>
                                          <w:sz w:val="20"/>
                                          <w:szCs w:val="20"/>
                                        </w:rPr>
                                      </w:pPr>
                                      <w:ins w:id="3281" w:author="作成者">
                                        <w:r>
                                          <w:rPr>
                                            <w:sz w:val="20"/>
                                            <w:szCs w:val="20"/>
                                          </w:rPr>
                                          <w:t>]</w:t>
                                        </w:r>
                                      </w:ins>
                                    </w:p>
                                    <w:p w14:paraId="4548806D" w14:textId="77777777" w:rsidR="00CC00D9" w:rsidRPr="00515ED5" w:rsidRDefault="00CC00D9" w:rsidP="00DD1144">
                                      <w:pPr>
                                        <w:rPr>
                                          <w:ins w:id="3282" w:author="作成者"/>
                                          <w:sz w:val="20"/>
                                          <w:szCs w:val="20"/>
                                        </w:rPr>
                                      </w:pPr>
                                      <w:ins w:id="3283" w:author="作成者">
                                        <w:r>
                                          <w:rPr>
                                            <w:sz w:val="20"/>
                                            <w:szCs w:val="20"/>
                                          </w:rPr>
                                          <w:t>}</w:t>
                                        </w:r>
                                      </w:ins>
                                    </w:p>
                                  </w:tc>
                                </w:tr>
                              </w:tbl>
                              <w:p w14:paraId="355D9606" w14:textId="77777777" w:rsidR="00CC00D9" w:rsidRPr="003177F7" w:rsidRDefault="00CC00D9" w:rsidP="00BB451B">
                                <w:pPr>
                                  <w:jc w:val="left"/>
                                  <w:rPr>
                                    <w:ins w:id="3284"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4" name="下矢印 544"/>
                          <wps:cNvSpPr/>
                          <wps:spPr>
                            <a:xfrm>
                              <a:off x="114300" y="200021"/>
                              <a:ext cx="400050" cy="228241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9" name="角丸四角形 549"/>
                          <wps:cNvSpPr/>
                          <wps:spPr>
                            <a:xfrm>
                              <a:off x="114300" y="313279"/>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2514523" w14:textId="77777777" w:rsidR="00CC00D9" w:rsidRPr="00982EAC" w:rsidRDefault="00CC00D9" w:rsidP="00BB451B">
                                <w:pPr>
                                  <w:jc w:val="left"/>
                                  <w:rPr>
                                    <w:ins w:id="3285" w:author="作成者"/>
                                    <w:b/>
                                    <w:color w:val="003C8A" w:themeColor="accent6" w:themeTint="E6"/>
                                    <w:sz w:val="20"/>
                                    <w:szCs w:val="20"/>
                                  </w:rPr>
                                </w:pPr>
                                <w:ins w:id="3286"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443B6A" id="グループ化 542" o:spid="_x0000_s1176" style="position:absolute;left:0;text-align:left;margin-left:70.9pt;margin-top:14.25pt;width:486.75pt;height:308.75pt;z-index:251836416;mso-position-horizontal-relative:page;mso-position-vertical-relative:text;mso-width-relative:margin;mso-height-relative:margin" coordorigin=",1075" coordsize="61817,26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">
                  <v:shape id="フローチャート: 処理 543" o:spid="_x0000_s1177" type="#_x0000_t109" style="position:absolute;top:1075;width:61817;height:26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" fillcolor="#f2f2f2 [3052]" strokecolor="#d8d8d8 [2732]" strokeweight="2pt">
                    <v:textbox>
                      <w:txbxContent>
                        <w:p w14:paraId="3E199095" w14:textId="77777777" w:rsidR="00CC00D9" w:rsidRDefault="00CC00D9" w:rsidP="00BB451B">
                          <w:pPr>
                            <w:jc w:val="left"/>
                            <w:rPr>
                              <w:ins w:id="3287" w:author="作成者"/>
                              <w:sz w:val="20"/>
                              <w:szCs w:val="20"/>
                            </w:rPr>
                          </w:pPr>
                        </w:p>
                        <w:p w14:paraId="75CC6936" w14:textId="77777777" w:rsidR="00CC00D9" w:rsidRPr="003177F7" w:rsidRDefault="00CC00D9" w:rsidP="00BB451B">
                          <w:pPr>
                            <w:jc w:val="left"/>
                            <w:rPr>
                              <w:ins w:id="3288" w:author="作成者"/>
                              <w:sz w:val="20"/>
                              <w:szCs w:val="20"/>
                            </w:rPr>
                          </w:pPr>
                        </w:p>
                        <w:p w14:paraId="3DED2897" w14:textId="77777777" w:rsidR="00CC00D9" w:rsidRDefault="00CC00D9" w:rsidP="00BB451B">
                          <w:pPr>
                            <w:jc w:val="left"/>
                            <w:rPr>
                              <w:ins w:id="3289" w:author="作成者"/>
                              <w:sz w:val="20"/>
                              <w:szCs w:val="20"/>
                            </w:rPr>
                          </w:pPr>
                        </w:p>
                        <w:p w14:paraId="4E3AF8F4" w14:textId="77777777" w:rsidR="00CC00D9" w:rsidRDefault="00CC00D9" w:rsidP="00BB451B">
                          <w:pPr>
                            <w:jc w:val="left"/>
                            <w:rPr>
                              <w:ins w:id="3290" w:author="作成者"/>
                              <w:sz w:val="20"/>
                              <w:szCs w:val="20"/>
                            </w:rPr>
                          </w:pPr>
                        </w:p>
                        <w:p w14:paraId="476D8926" w14:textId="77777777" w:rsidR="00CC00D9" w:rsidRPr="00D464F6" w:rsidRDefault="00CC00D9" w:rsidP="00BB451B">
                          <w:pPr>
                            <w:jc w:val="left"/>
                            <w:rPr>
                              <w:ins w:id="3291" w:author="作成者"/>
                              <w:b/>
                              <w:sz w:val="20"/>
                              <w:szCs w:val="20"/>
                            </w:rPr>
                          </w:pPr>
                          <w:ins w:id="3292"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791" w:type="dxa"/>
                            <w:tblLook w:val="04A0" w:firstRow="1" w:lastRow="0" w:firstColumn="1" w:lastColumn="0" w:noHBand="0" w:noVBand="1"/>
                          </w:tblPr>
                          <w:tblGrid>
                            <w:gridCol w:w="1614"/>
                            <w:gridCol w:w="5547"/>
                          </w:tblGrid>
                          <w:tr w:rsidR="00CC00D9" w14:paraId="3E29C20D" w14:textId="77777777" w:rsidTr="00DD1144">
                            <w:trPr>
                              <w:trHeight w:val="372"/>
                              <w:ins w:id="3293" w:author="作成者"/>
                            </w:trPr>
                            <w:tc>
                              <w:tcPr>
                                <w:tcW w:w="1614" w:type="dxa"/>
                                <w:shd w:val="clear" w:color="auto" w:fill="002060"/>
                              </w:tcPr>
                              <w:p w14:paraId="50334ED8" w14:textId="77777777" w:rsidR="00CC00D9" w:rsidRPr="00A024A7" w:rsidRDefault="00CC00D9" w:rsidP="00DD1144">
                                <w:pPr>
                                  <w:jc w:val="left"/>
                                  <w:rPr>
                                    <w:ins w:id="3294" w:author="作成者"/>
                                    <w:b/>
                                    <w:color w:val="FFFFFF" w:themeColor="background1"/>
                                    <w:sz w:val="20"/>
                                    <w:szCs w:val="20"/>
                                  </w:rPr>
                                </w:pPr>
                                <w:ins w:id="3295" w:author="作成者">
                                  <w:r w:rsidRPr="00A024A7">
                                    <w:rPr>
                                      <w:rFonts w:hint="eastAsia"/>
                                      <w:b/>
                                      <w:color w:val="FFFFFF" w:themeColor="background1"/>
                                      <w:sz w:val="20"/>
                                      <w:szCs w:val="20"/>
                                    </w:rPr>
                                    <w:t>Key</w:t>
                                  </w:r>
                                </w:ins>
                              </w:p>
                            </w:tc>
                            <w:tc>
                              <w:tcPr>
                                <w:tcW w:w="5547" w:type="dxa"/>
                                <w:shd w:val="clear" w:color="auto" w:fill="002060"/>
                              </w:tcPr>
                              <w:p w14:paraId="5B649EB7" w14:textId="77777777" w:rsidR="00CC00D9" w:rsidRPr="00A024A7" w:rsidRDefault="00CC00D9" w:rsidP="00DD1144">
                                <w:pPr>
                                  <w:jc w:val="left"/>
                                  <w:rPr>
                                    <w:ins w:id="3296" w:author="作成者"/>
                                    <w:b/>
                                    <w:color w:val="FFFFFF" w:themeColor="background1"/>
                                    <w:sz w:val="20"/>
                                    <w:szCs w:val="20"/>
                                  </w:rPr>
                                </w:pPr>
                                <w:ins w:id="3297" w:author="作成者">
                                  <w:r w:rsidRPr="00A024A7">
                                    <w:rPr>
                                      <w:rFonts w:hint="eastAsia"/>
                                      <w:b/>
                                      <w:color w:val="FFFFFF" w:themeColor="background1"/>
                                      <w:sz w:val="20"/>
                                      <w:szCs w:val="20"/>
                                    </w:rPr>
                                    <w:t>Value</w:t>
                                  </w:r>
                                </w:ins>
                              </w:p>
                            </w:tc>
                          </w:tr>
                          <w:tr w:rsidR="00CC00D9" w14:paraId="0973AA6C" w14:textId="77777777" w:rsidTr="00DD1144">
                            <w:trPr>
                              <w:trHeight w:val="352"/>
                              <w:ins w:id="3298" w:author="作成者"/>
                            </w:trPr>
                            <w:tc>
                              <w:tcPr>
                                <w:tcW w:w="1614" w:type="dxa"/>
                              </w:tcPr>
                              <w:p w14:paraId="630631F4" w14:textId="77777777" w:rsidR="00CC00D9" w:rsidRPr="00515ED5" w:rsidRDefault="00CC00D9" w:rsidP="00DD1144">
                                <w:pPr>
                                  <w:jc w:val="left"/>
                                  <w:rPr>
                                    <w:ins w:id="3299" w:author="作成者"/>
                                    <w:sz w:val="20"/>
                                    <w:szCs w:val="20"/>
                                  </w:rPr>
                                </w:pPr>
                                <w:ins w:id="3300" w:author="作成者">
                                  <w:r w:rsidRPr="00515ED5">
                                    <w:rPr>
                                      <w:rFonts w:hint="eastAsia"/>
                                      <w:sz w:val="20"/>
                                      <w:szCs w:val="20"/>
                                    </w:rPr>
                                    <w:t>VAR_hoge</w:t>
                                  </w:r>
                                </w:ins>
                              </w:p>
                            </w:tc>
                            <w:tc>
                              <w:tcPr>
                                <w:tcW w:w="5547" w:type="dxa"/>
                              </w:tcPr>
                              <w:p w14:paraId="7FB7578C" w14:textId="77777777" w:rsidR="00CC00D9" w:rsidRDefault="00CC00D9" w:rsidP="00DD1144">
                                <w:pPr>
                                  <w:rPr>
                                    <w:ins w:id="3301" w:author="作成者"/>
                                    <w:sz w:val="20"/>
                                    <w:szCs w:val="20"/>
                                  </w:rPr>
                                </w:pPr>
                                <w:ins w:id="3302" w:author="作成者">
                                  <w:r>
                                    <w:rPr>
                                      <w:sz w:val="20"/>
                                      <w:szCs w:val="20"/>
                                    </w:rPr>
                                    <w:t>{</w:t>
                                  </w:r>
                                </w:ins>
                              </w:p>
                              <w:p w14:paraId="37A68401" w14:textId="77777777" w:rsidR="00CC00D9" w:rsidRDefault="00CC00D9" w:rsidP="00DD1144">
                                <w:pPr>
                                  <w:rPr>
                                    <w:ins w:id="3303" w:author="作成者"/>
                                    <w:sz w:val="20"/>
                                    <w:szCs w:val="20"/>
                                  </w:rPr>
                                </w:pPr>
                                <w:ins w:id="3304" w:author="作成者">
                                  <w:r>
                                    <w:rPr>
                                      <w:sz w:val="20"/>
                                      <w:szCs w:val="20"/>
                                    </w:rPr>
                                    <w:t xml:space="preserve">    FRUIT = [</w:t>
                                  </w:r>
                                </w:ins>
                              </w:p>
                              <w:p w14:paraId="0A22F4CE" w14:textId="77777777" w:rsidR="00CC00D9" w:rsidRDefault="00CC00D9" w:rsidP="00DD1144">
                                <w:pPr>
                                  <w:ind w:firstLineChars="200" w:firstLine="400"/>
                                  <w:rPr>
                                    <w:ins w:id="3305" w:author="作成者"/>
                                    <w:sz w:val="20"/>
                                    <w:szCs w:val="20"/>
                                  </w:rPr>
                                </w:pPr>
                                <w:ins w:id="3306" w:author="作成者">
                                  <w:r>
                                    <w:rPr>
                                      <w:sz w:val="20"/>
                                      <w:szCs w:val="20"/>
                                    </w:rPr>
                                    <w:t xml:space="preserve">    { NAME = “</w:t>
                                  </w:r>
                                </w:ins>
                                <w:r>
                                  <w:rPr>
                                    <w:rFonts w:hint="eastAsia"/>
                                    <w:sz w:val="20"/>
                                    <w:szCs w:val="20"/>
                                  </w:rPr>
                                  <w:t>K</w:t>
                                </w:r>
                                <w:r>
                                  <w:rPr>
                                    <w:sz w:val="20"/>
                                    <w:szCs w:val="20"/>
                                  </w:rPr>
                                  <w:t>iwi</w:t>
                                </w:r>
                                <w:ins w:id="3307" w:author="作成者">
                                  <w:r>
                                    <w:rPr>
                                      <w:sz w:val="20"/>
                                      <w:szCs w:val="20"/>
                                    </w:rPr>
                                    <w:t>”, PRICE = 200 },</w:t>
                                  </w:r>
                                </w:ins>
                              </w:p>
                              <w:p w14:paraId="7A163F86" w14:textId="77777777" w:rsidR="00CC00D9" w:rsidRDefault="00CC00D9" w:rsidP="00DD1144">
                                <w:pPr>
                                  <w:ind w:firstLineChars="100" w:firstLine="200"/>
                                  <w:rPr>
                                    <w:ins w:id="3308" w:author="作成者"/>
                                    <w:sz w:val="20"/>
                                    <w:szCs w:val="20"/>
                                  </w:rPr>
                                </w:pPr>
                                <w:ins w:id="3309" w:author="作成者">
                                  <w:r>
                                    <w:rPr>
                                      <w:sz w:val="20"/>
                                      <w:szCs w:val="20"/>
                                    </w:rPr>
                                    <w:t xml:space="preserve">      { NAME = “</w:t>
                                  </w:r>
                                </w:ins>
                                <w:r>
                                  <w:rPr>
                                    <w:rFonts w:hint="eastAsia"/>
                                    <w:sz w:val="20"/>
                                    <w:szCs w:val="20"/>
                                  </w:rPr>
                                  <w:t>Gr</w:t>
                                </w:r>
                                <w:r>
                                  <w:rPr>
                                    <w:sz w:val="20"/>
                                    <w:szCs w:val="20"/>
                                  </w:rPr>
                                  <w:t>ape</w:t>
                                </w:r>
                                <w:ins w:id="3310" w:author="作成者">
                                  <w:r>
                                    <w:rPr>
                                      <w:sz w:val="20"/>
                                      <w:szCs w:val="20"/>
                                    </w:rPr>
                                    <w:t>”, PRICE = 1000 }</w:t>
                                  </w:r>
                                </w:ins>
                              </w:p>
                              <w:p w14:paraId="428FFCD4" w14:textId="77777777" w:rsidR="00CC00D9" w:rsidRDefault="00CC00D9" w:rsidP="00DD1144">
                                <w:pPr>
                                  <w:ind w:firstLineChars="200" w:firstLine="400"/>
                                  <w:rPr>
                                    <w:ins w:id="3311" w:author="作成者"/>
                                    <w:sz w:val="20"/>
                                    <w:szCs w:val="20"/>
                                  </w:rPr>
                                </w:pPr>
                                <w:ins w:id="3312" w:author="作成者">
                                  <w:r>
                                    <w:rPr>
                                      <w:sz w:val="20"/>
                                      <w:szCs w:val="20"/>
                                    </w:rPr>
                                    <w:t>],</w:t>
                                  </w:r>
                                </w:ins>
                              </w:p>
                              <w:p w14:paraId="28E32251" w14:textId="77777777" w:rsidR="00CC00D9" w:rsidRDefault="00CC00D9" w:rsidP="00DD1144">
                                <w:pPr>
                                  <w:ind w:firstLineChars="200" w:firstLine="400"/>
                                  <w:rPr>
                                    <w:ins w:id="3313" w:author="作成者"/>
                                    <w:sz w:val="20"/>
                                    <w:szCs w:val="20"/>
                                  </w:rPr>
                                </w:pPr>
                                <w:ins w:id="3314" w:author="作成者">
                                  <w:r>
                                    <w:rPr>
                                      <w:sz w:val="20"/>
                                      <w:szCs w:val="20"/>
                                    </w:rPr>
                                    <w:t>VEGETABLE = [</w:t>
                                  </w:r>
                                </w:ins>
                              </w:p>
                              <w:p w14:paraId="2CA833FA" w14:textId="77777777" w:rsidR="00CC00D9" w:rsidRDefault="00CC00D9" w:rsidP="00DD1144">
                                <w:pPr>
                                  <w:ind w:firstLineChars="200" w:firstLine="400"/>
                                  <w:rPr>
                                    <w:ins w:id="3315" w:author="作成者"/>
                                    <w:sz w:val="20"/>
                                    <w:szCs w:val="20"/>
                                  </w:rPr>
                                </w:pPr>
                                <w:ins w:id="3316" w:author="作成者">
                                  <w:r>
                                    <w:rPr>
                                      <w:sz w:val="20"/>
                                      <w:szCs w:val="20"/>
                                    </w:rPr>
                                    <w:t xml:space="preserve">    { NAME = “</w:t>
                                  </w:r>
                                </w:ins>
                                <w:r>
                                  <w:rPr>
                                    <w:rFonts w:hint="eastAsia"/>
                                    <w:sz w:val="20"/>
                                    <w:szCs w:val="20"/>
                                  </w:rPr>
                                  <w:t>Lettuce</w:t>
                                </w:r>
                                <w:ins w:id="3317" w:author="作成者">
                                  <w:r>
                                    <w:rPr>
                                      <w:sz w:val="20"/>
                                      <w:szCs w:val="20"/>
                                    </w:rPr>
                                    <w:t>”, PRICE = 100 },</w:t>
                                  </w:r>
                                </w:ins>
                              </w:p>
                              <w:p w14:paraId="4BDEBA49" w14:textId="77777777" w:rsidR="00CC00D9" w:rsidRDefault="00CC00D9" w:rsidP="00DD1144">
                                <w:pPr>
                                  <w:ind w:firstLineChars="200" w:firstLine="400"/>
                                  <w:rPr>
                                    <w:ins w:id="3318" w:author="作成者"/>
                                    <w:sz w:val="20"/>
                                    <w:szCs w:val="20"/>
                                  </w:rPr>
                                </w:pPr>
                                <w:ins w:id="3319" w:author="作成者">
                                  <w:r>
                                    <w:rPr>
                                      <w:sz w:val="20"/>
                                      <w:szCs w:val="20"/>
                                    </w:rPr>
                                    <w:t xml:space="preserve">    { NAME = “</w:t>
                                  </w:r>
                                </w:ins>
                                <w:r>
                                  <w:rPr>
                                    <w:rFonts w:hint="eastAsia"/>
                                    <w:sz w:val="20"/>
                                    <w:szCs w:val="20"/>
                                  </w:rPr>
                                  <w:t>C</w:t>
                                </w:r>
                                <w:r>
                                  <w:rPr>
                                    <w:sz w:val="20"/>
                                    <w:szCs w:val="20"/>
                                  </w:rPr>
                                  <w:t>abbage</w:t>
                                </w:r>
                                <w:ins w:id="3320" w:author="作成者">
                                  <w:r>
                                    <w:rPr>
                                      <w:sz w:val="20"/>
                                      <w:szCs w:val="20"/>
                                    </w:rPr>
                                    <w:t>”, PRICE = 110 }</w:t>
                                  </w:r>
                                </w:ins>
                              </w:p>
                              <w:p w14:paraId="3A9D72C3" w14:textId="77777777" w:rsidR="00CC00D9" w:rsidRDefault="00CC00D9" w:rsidP="00DD1144">
                                <w:pPr>
                                  <w:ind w:firstLineChars="200" w:firstLine="400"/>
                                  <w:rPr>
                                    <w:ins w:id="3321" w:author="作成者"/>
                                    <w:sz w:val="20"/>
                                    <w:szCs w:val="20"/>
                                  </w:rPr>
                                </w:pPr>
                                <w:ins w:id="3322" w:author="作成者">
                                  <w:r>
                                    <w:rPr>
                                      <w:sz w:val="20"/>
                                      <w:szCs w:val="20"/>
                                    </w:rPr>
                                    <w:t>]</w:t>
                                  </w:r>
                                </w:ins>
                              </w:p>
                              <w:p w14:paraId="4548806D" w14:textId="77777777" w:rsidR="00CC00D9" w:rsidRPr="00515ED5" w:rsidRDefault="00CC00D9" w:rsidP="00DD1144">
                                <w:pPr>
                                  <w:rPr>
                                    <w:ins w:id="3323" w:author="作成者"/>
                                    <w:sz w:val="20"/>
                                    <w:szCs w:val="20"/>
                                  </w:rPr>
                                </w:pPr>
                                <w:ins w:id="3324" w:author="作成者">
                                  <w:r>
                                    <w:rPr>
                                      <w:sz w:val="20"/>
                                      <w:szCs w:val="20"/>
                                    </w:rPr>
                                    <w:t>}</w:t>
                                  </w:r>
                                </w:ins>
                              </w:p>
                            </w:tc>
                          </w:tr>
                        </w:tbl>
                        <w:p w14:paraId="355D9606" w14:textId="77777777" w:rsidR="00CC00D9" w:rsidRPr="003177F7" w:rsidRDefault="00CC00D9" w:rsidP="00BB451B">
                          <w:pPr>
                            <w:jc w:val="left"/>
                            <w:rPr>
                              <w:ins w:id="3325" w:author="作成者"/>
                              <w:sz w:val="20"/>
                              <w:szCs w:val="20"/>
                            </w:rPr>
                          </w:pPr>
                        </w:p>
                      </w:txbxContent>
                    </v:textbox>
                  </v:shape>
                  <v:shape id="下矢印 544" o:spid="_x0000_s1178" type="#_x0000_t67" style="position:absolute;left:1143;top:2000;width:4000;height:22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" adj="19707" fillcolor="#0057c9 [2425]" strokecolor="#003c8c [2905]" strokeweight="2pt"/>
                  <v:roundrect id="角丸四角形 549" o:spid="_x0000_s1179" style="position:absolute;left:1143;top:313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" fillcolor="white [3201]" strokecolor="#003c8c [2905]" strokeweight="2pt">
                    <v:shadow on="t" color="black" opacity="26214f" origin="-.5,-.5" offset=".74836mm,.74836mm"/>
                    <v:textbox inset="1mm,0,0,0">
                      <w:txbxContent>
                        <w:p w14:paraId="62514523" w14:textId="77777777" w:rsidR="00CC00D9" w:rsidRPr="00982EAC" w:rsidRDefault="00CC00D9" w:rsidP="00BB451B">
                          <w:pPr>
                            <w:jc w:val="left"/>
                            <w:rPr>
                              <w:ins w:id="3326" w:author="作成者"/>
                              <w:b/>
                              <w:color w:val="003C8A" w:themeColor="accent6" w:themeTint="E6"/>
                              <w:sz w:val="20"/>
                              <w:szCs w:val="20"/>
                            </w:rPr>
                          </w:pPr>
                          <w:ins w:id="3327"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v:textbox>
                  </v:roundrect>
                  <w10:wrap type="topAndBottom" anchorx="page"/>
                </v:group>
              </w:pict>
            </mc:Fallback>
          </mc:AlternateContent>
        </w:r>
      </w:ins>
    </w:p>
    <w:p w14:paraId="5AD3792E" w14:textId="3F5A46CC" w:rsidR="00366ECC" w:rsidRPr="00CB0166" w:rsidRDefault="00D8673D" w:rsidP="00D361BF">
      <w:pPr>
        <w:pStyle w:val="aff0"/>
        <w:numPr>
          <w:ilvl w:val="3"/>
          <w:numId w:val="24"/>
        </w:numPr>
        <w:ind w:left="426" w:hanging="426"/>
        <w:rPr>
          <w:ins w:id="3328" w:author="作成者"/>
          <w:rFonts w:asciiTheme="majorHAnsi" w:hAnsiTheme="majorHAnsi" w:cstheme="majorHAnsi"/>
        </w:rPr>
      </w:pPr>
      <w:r w:rsidRPr="00CB0166">
        <w:rPr>
          <w:rFonts w:asciiTheme="majorHAnsi" w:hAnsiTheme="majorHAnsi" w:cstheme="majorHAnsi"/>
        </w:rPr>
        <w:t xml:space="preserve">Special </w:t>
      </w:r>
      <w:r w:rsidR="00DD1144" w:rsidRPr="00CB0166">
        <w:rPr>
          <w:rFonts w:asciiTheme="majorHAnsi" w:hAnsiTheme="majorHAnsi" w:cstheme="majorHAnsi"/>
        </w:rPr>
        <w:t>type</w:t>
      </w:r>
      <w:r w:rsidRPr="00CB0166">
        <w:rPr>
          <w:rFonts w:asciiTheme="majorHAnsi" w:hAnsiTheme="majorHAnsi" w:cstheme="majorHAnsi"/>
        </w:rPr>
        <w:t>s</w:t>
      </w:r>
    </w:p>
    <w:p w14:paraId="7DDCBD4A" w14:textId="75938D63" w:rsidR="00366ECC" w:rsidRPr="00CB0166" w:rsidRDefault="00366ECC" w:rsidP="00D361BF">
      <w:pPr>
        <w:pStyle w:val="aff0"/>
        <w:numPr>
          <w:ilvl w:val="1"/>
          <w:numId w:val="38"/>
        </w:numPr>
        <w:rPr>
          <w:rFonts w:asciiTheme="majorHAnsi" w:hAnsiTheme="majorHAnsi" w:cstheme="majorHAnsi"/>
        </w:rPr>
      </w:pPr>
      <w:ins w:id="3329" w:author="作成者">
        <w:r w:rsidRPr="00CB0166">
          <w:rPr>
            <w:rFonts w:asciiTheme="majorHAnsi" w:hAnsiTheme="majorHAnsi" w:cstheme="majorHAnsi"/>
            <w:noProof/>
          </w:rPr>
          <w:lastRenderedPageBreak/>
          <mc:AlternateContent>
            <mc:Choice Requires="wps">
              <w:drawing>
                <wp:anchor distT="0" distB="0" distL="114300" distR="114300" simplePos="0" relativeHeight="251834368" behindDoc="0" locked="0" layoutInCell="1" allowOverlap="1" wp14:anchorId="51026846" wp14:editId="06B5693F">
                  <wp:simplePos x="0" y="0"/>
                  <wp:positionH relativeFrom="column">
                    <wp:posOffset>3120585</wp:posOffset>
                  </wp:positionH>
                  <wp:positionV relativeFrom="paragraph">
                    <wp:posOffset>3408827</wp:posOffset>
                  </wp:positionV>
                  <wp:extent cx="2700655" cy="518795"/>
                  <wp:effectExtent l="381000" t="133350" r="23495" b="14605"/>
                  <wp:wrapNone/>
                  <wp:docPr id="551" name="四角形吹き出し 551"/>
                  <wp:cNvGraphicFramePr/>
                  <a:graphic xmlns:a="http://schemas.openxmlformats.org/drawingml/2006/main">
                    <a:graphicData uri="http://schemas.microsoft.com/office/word/2010/wordprocessingShape">
                      <wps:wsp>
                        <wps:cNvSpPr/>
                        <wps:spPr>
                          <a:xfrm>
                            <a:off x="0" y="0"/>
                            <a:ext cx="2700655" cy="518795"/>
                          </a:xfrm>
                          <a:prstGeom prst="wedgeRectCallout">
                            <a:avLst>
                              <a:gd name="adj1" fmla="val -63728"/>
                              <a:gd name="adj2" fmla="val -75340"/>
                            </a:avLst>
                          </a:prstGeom>
                          <a:ln>
                            <a:solidFill>
                              <a:srgbClr val="FF0000"/>
                            </a:solidFill>
                          </a:ln>
                        </wps:spPr>
                        <wps:style>
                          <a:lnRef idx="2">
                            <a:schemeClr val="accent3"/>
                          </a:lnRef>
                          <a:fillRef idx="1">
                            <a:schemeClr val="lt1"/>
                          </a:fillRef>
                          <a:effectRef idx="0">
                            <a:schemeClr val="accent3"/>
                          </a:effectRef>
                          <a:fontRef idx="minor">
                            <a:schemeClr val="dk1"/>
                          </a:fontRef>
                        </wps:style>
                        <wps:txbx>
                          <w:txbxContent>
                            <w:p w14:paraId="3F42620A" w14:textId="77777777" w:rsidR="00CC00D9" w:rsidRDefault="00CC00D9" w:rsidP="008935AD">
                              <w:pPr>
                                <w:jc w:val="center"/>
                                <w:rPr>
                                  <w:ins w:id="3330" w:author="作成者"/>
                                </w:rPr>
                              </w:pPr>
                              <w:r w:rsidRPr="00E45D7B">
                                <w:t>The map type needs the HCL SETTINGS to be ON.</w:t>
                              </w:r>
                            </w:p>
                            <w:p w14:paraId="7BF60E6D" w14:textId="42F4AA9F" w:rsidR="00CC00D9" w:rsidRPr="008935AD" w:rsidRDefault="00CC00D9" w:rsidP="00366ECC">
                              <w:pPr>
                                <w:jc w:val="center"/>
                                <w:rPr>
                                  <w:ins w:id="3331" w:author="作成者"/>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026846" id="四角形吹き出し 551" o:spid="_x0000_s1180" type="#_x0000_t61" style="position:absolute;left:0;text-align:left;margin-left:245.7pt;margin-top:268.4pt;width:212.65pt;height:40.8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" adj="-2965,-5473" fillcolor="white [3201]" strokecolor="red" strokeweight="2pt">
                  <v:textbox>
                    <w:txbxContent>
                      <w:p w14:paraId="3F42620A" w14:textId="77777777" w:rsidR="00CC00D9" w:rsidRDefault="00CC00D9" w:rsidP="008935AD">
                        <w:pPr>
                          <w:jc w:val="center"/>
                          <w:rPr>
                            <w:ins w:id="3332" w:author="作成者"/>
                          </w:rPr>
                        </w:pPr>
                        <w:r w:rsidRPr="00E45D7B">
                          <w:t>The map type needs the HCL SETTINGS to be ON.</w:t>
                        </w:r>
                      </w:p>
                      <w:p w14:paraId="7BF60E6D" w14:textId="42F4AA9F" w:rsidR="00CC00D9" w:rsidRPr="008935AD" w:rsidRDefault="00CC00D9" w:rsidP="00366ECC">
                        <w:pPr>
                          <w:jc w:val="center"/>
                          <w:rPr>
                            <w:ins w:id="3333" w:author="作成者"/>
                          </w:rPr>
                        </w:pPr>
                      </w:p>
                    </w:txbxContent>
                  </v:textbox>
                </v:shape>
              </w:pict>
            </mc:Fallback>
          </mc:AlternateContent>
        </w:r>
        <w:r w:rsidRPr="00CB0166">
          <w:rPr>
            <w:rFonts w:asciiTheme="majorHAnsi" w:hAnsiTheme="majorHAnsi" w:cstheme="majorHAnsi"/>
            <w:noProof/>
          </w:rPr>
          <mc:AlternateContent>
            <mc:Choice Requires="wps">
              <w:drawing>
                <wp:anchor distT="0" distB="0" distL="114300" distR="114300" simplePos="0" relativeHeight="251833344" behindDoc="0" locked="0" layoutInCell="1" allowOverlap="1" wp14:anchorId="646C3D1F" wp14:editId="2771C8B2">
                  <wp:simplePos x="0" y="0"/>
                  <wp:positionH relativeFrom="column">
                    <wp:posOffset>2038350</wp:posOffset>
                  </wp:positionH>
                  <wp:positionV relativeFrom="paragraph">
                    <wp:posOffset>2504440</wp:posOffset>
                  </wp:positionV>
                  <wp:extent cx="835025" cy="819150"/>
                  <wp:effectExtent l="0" t="0" r="22225" b="19050"/>
                  <wp:wrapNone/>
                  <wp:docPr id="550" name="正方形/長方形 550"/>
                  <wp:cNvGraphicFramePr/>
                  <a:graphic xmlns:a="http://schemas.openxmlformats.org/drawingml/2006/main">
                    <a:graphicData uri="http://schemas.microsoft.com/office/word/2010/wordprocessingShape">
                      <wps:wsp>
                        <wps:cNvSpPr/>
                        <wps:spPr>
                          <a:xfrm>
                            <a:off x="0" y="0"/>
                            <a:ext cx="835025" cy="819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85314" id="正方形/長方形 550" o:spid="_x0000_s1026" style="position:absolute;left:0;text-align:left;margin-left:160.5pt;margin-top:197.2pt;width:65.75pt;height:64.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" filled="f" strokecolor="red" strokeweight="2pt"/>
              </w:pict>
            </mc:Fallback>
          </mc:AlternateContent>
        </w:r>
        <w:r w:rsidRPr="00CB0166">
          <w:rPr>
            <w:rFonts w:asciiTheme="majorHAnsi" w:hAnsiTheme="majorHAnsi" w:cstheme="majorHAnsi"/>
            <w:noProof/>
          </w:rPr>
          <mc:AlternateContent>
            <mc:Choice Requires="wpg">
              <w:drawing>
                <wp:anchor distT="0" distB="0" distL="114300" distR="114300" simplePos="0" relativeHeight="251817984" behindDoc="0" locked="0" layoutInCell="1" allowOverlap="1" wp14:anchorId="532D26DC" wp14:editId="0638A9BB">
                  <wp:simplePos x="0" y="0"/>
                  <wp:positionH relativeFrom="column">
                    <wp:posOffset>99695</wp:posOffset>
                  </wp:positionH>
                  <wp:positionV relativeFrom="paragraph">
                    <wp:posOffset>266065</wp:posOffset>
                  </wp:positionV>
                  <wp:extent cx="5848350" cy="4333875"/>
                  <wp:effectExtent l="0" t="0" r="19050" b="28575"/>
                  <wp:wrapTopAndBottom/>
                  <wp:docPr id="492" name="グループ化 492"/>
                  <wp:cNvGraphicFramePr/>
                  <a:graphic xmlns:a="http://schemas.openxmlformats.org/drawingml/2006/main">
                    <a:graphicData uri="http://schemas.microsoft.com/office/word/2010/wordprocessingGroup">
                      <wpg:wgp>
                        <wpg:cNvGrpSpPr/>
                        <wpg:grpSpPr>
                          <a:xfrm>
                            <a:off x="0" y="0"/>
                            <a:ext cx="5848350" cy="4333875"/>
                            <a:chOff x="0" y="-76201"/>
                            <a:chExt cx="5848350" cy="4160342"/>
                          </a:xfrm>
                        </wpg:grpSpPr>
                        <wps:wsp>
                          <wps:cNvPr id="493" name="フローチャート: 処理 493"/>
                          <wps:cNvSpPr/>
                          <wps:spPr>
                            <a:xfrm>
                              <a:off x="0" y="-76201"/>
                              <a:ext cx="5848350" cy="4160342"/>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3E20A769" w14:textId="77777777" w:rsidR="00CC00D9" w:rsidRDefault="00CC00D9" w:rsidP="00366ECC">
                                <w:pPr>
                                  <w:jc w:val="left"/>
                                  <w:rPr>
                                    <w:ins w:id="3334" w:author="作成者"/>
                                    <w:sz w:val="20"/>
                                    <w:szCs w:val="20"/>
                                  </w:rPr>
                                </w:pPr>
                              </w:p>
                              <w:p w14:paraId="05C3342D" w14:textId="77777777" w:rsidR="00CC00D9" w:rsidRPr="003177F7" w:rsidRDefault="00CC00D9" w:rsidP="00366ECC">
                                <w:pPr>
                                  <w:jc w:val="left"/>
                                  <w:rPr>
                                    <w:ins w:id="3335" w:author="作成者"/>
                                    <w:sz w:val="20"/>
                                    <w:szCs w:val="20"/>
                                  </w:rPr>
                                </w:pPr>
                              </w:p>
                              <w:tbl>
                                <w:tblPr>
                                  <w:tblStyle w:val="ab"/>
                                  <w:tblW w:w="7166" w:type="dxa"/>
                                  <w:jc w:val="center"/>
                                  <w:tblLook w:val="04A0" w:firstRow="1" w:lastRow="0" w:firstColumn="1" w:lastColumn="0" w:noHBand="0" w:noVBand="1"/>
                                </w:tblPr>
                                <w:tblGrid>
                                  <w:gridCol w:w="7166"/>
                                </w:tblGrid>
                                <w:tr w:rsidR="00CC00D9" w:rsidRPr="003177F7" w14:paraId="4A89C43A" w14:textId="77777777" w:rsidTr="00DD1144">
                                  <w:trPr>
                                    <w:trHeight w:val="1425"/>
                                    <w:jc w:val="center"/>
                                    <w:ins w:id="3336" w:author="作成者"/>
                                  </w:trPr>
                                  <w:tc>
                                    <w:tcPr>
                                      <w:tcW w:w="7166" w:type="dxa"/>
                                    </w:tcPr>
                                    <w:p w14:paraId="2CB54B56" w14:textId="77777777" w:rsidR="00CC00D9" w:rsidRPr="00280A77" w:rsidRDefault="00CC00D9" w:rsidP="00DD1144">
                                      <w:pPr>
                                        <w:rPr>
                                          <w:ins w:id="3337" w:author="作成者"/>
                                          <w:sz w:val="20"/>
                                          <w:szCs w:val="20"/>
                                        </w:rPr>
                                      </w:pPr>
                                      <w:ins w:id="3338" w:author="作成者">
                                        <w:r w:rsidRPr="00280A77">
                                          <w:rPr>
                                            <w:sz w:val="20"/>
                                            <w:szCs w:val="20"/>
                                          </w:rPr>
                                          <w:t>variable "VAR_hoge" {</w:t>
                                        </w:r>
                                      </w:ins>
                                    </w:p>
                                    <w:p w14:paraId="4217E36E" w14:textId="77777777" w:rsidR="00CC00D9" w:rsidRPr="00280A77" w:rsidRDefault="00CC00D9" w:rsidP="00DD1144">
                                      <w:pPr>
                                        <w:ind w:firstLineChars="200" w:firstLine="400"/>
                                        <w:rPr>
                                          <w:ins w:id="3339" w:author="作成者"/>
                                          <w:sz w:val="20"/>
                                          <w:szCs w:val="20"/>
                                        </w:rPr>
                                      </w:pPr>
                                      <w:ins w:id="3340" w:author="作成者">
                                        <w:r>
                                          <w:rPr>
                                            <w:sz w:val="20"/>
                                            <w:szCs w:val="20"/>
                                          </w:rPr>
                                          <w:t>type = list(map(string))</w:t>
                                        </w:r>
                                      </w:ins>
                                    </w:p>
                                    <w:p w14:paraId="297CCDDA" w14:textId="77777777" w:rsidR="00CC00D9" w:rsidRDefault="00CC00D9" w:rsidP="00DD1144">
                                      <w:pPr>
                                        <w:ind w:firstLineChars="200" w:firstLine="400"/>
                                        <w:rPr>
                                          <w:ins w:id="3341" w:author="作成者"/>
                                        </w:rPr>
                                      </w:pPr>
                                      <w:ins w:id="3342" w:author="作成者">
                                        <w:r w:rsidRPr="00280A77">
                                          <w:rPr>
                                            <w:sz w:val="20"/>
                                            <w:szCs w:val="20"/>
                                          </w:rPr>
                                          <w:t xml:space="preserve">default = </w:t>
                                        </w:r>
                                        <w:r>
                                          <w:rPr>
                                            <w:sz w:val="20"/>
                                            <w:szCs w:val="20"/>
                                          </w:rPr>
                                          <w:t>[</w:t>
                                        </w:r>
                                        <w:r>
                                          <w:t>{</w:t>
                                        </w:r>
                                      </w:ins>
                                    </w:p>
                                    <w:p w14:paraId="33F1E456" w14:textId="77777777" w:rsidR="00CC00D9" w:rsidRDefault="00CC00D9" w:rsidP="00DD1144">
                                      <w:pPr>
                                        <w:ind w:firstLineChars="200" w:firstLine="420"/>
                                        <w:rPr>
                                          <w:ins w:id="3343" w:author="作成者"/>
                                        </w:rPr>
                                      </w:pPr>
                                      <w:ins w:id="3344" w:author="作成者">
                                        <w:r>
                                          <w:t xml:space="preserve">    “key” = “value”</w:t>
                                        </w:r>
                                      </w:ins>
                                    </w:p>
                                    <w:p w14:paraId="61D17D4C" w14:textId="77777777" w:rsidR="00CC00D9" w:rsidRPr="00415576" w:rsidRDefault="00CC00D9" w:rsidP="00DD1144">
                                      <w:pPr>
                                        <w:ind w:firstLineChars="200" w:firstLine="420"/>
                                        <w:rPr>
                                          <w:ins w:id="3345" w:author="作成者"/>
                                        </w:rPr>
                                      </w:pPr>
                                      <w:ins w:id="3346" w:author="作成者">
                                        <w:r>
                                          <w:t>}]</w:t>
                                        </w:r>
                                      </w:ins>
                                    </w:p>
                                    <w:p w14:paraId="3CC0C671" w14:textId="77777777" w:rsidR="00CC00D9" w:rsidRPr="003177F7" w:rsidRDefault="00CC00D9" w:rsidP="00DD1144">
                                      <w:pPr>
                                        <w:pStyle w:val="a9"/>
                                        <w:ind w:leftChars="0" w:left="0"/>
                                        <w:rPr>
                                          <w:ins w:id="3347" w:author="作成者"/>
                                          <w:sz w:val="20"/>
                                          <w:szCs w:val="20"/>
                                        </w:rPr>
                                      </w:pPr>
                                      <w:ins w:id="3348" w:author="作成者">
                                        <w:r w:rsidRPr="00280A77">
                                          <w:rPr>
                                            <w:sz w:val="20"/>
                                            <w:szCs w:val="20"/>
                                          </w:rPr>
                                          <w:t>}</w:t>
                                        </w:r>
                                      </w:ins>
                                    </w:p>
                                  </w:tc>
                                </w:tr>
                              </w:tbl>
                              <w:p w14:paraId="2239C37B" w14:textId="77777777" w:rsidR="00CC00D9" w:rsidRPr="003177F7" w:rsidRDefault="00CC00D9" w:rsidP="00366ECC">
                                <w:pPr>
                                  <w:jc w:val="left"/>
                                  <w:rPr>
                                    <w:ins w:id="3349" w:author="作成者"/>
                                    <w:sz w:val="20"/>
                                    <w:szCs w:val="20"/>
                                  </w:rPr>
                                </w:pPr>
                              </w:p>
                              <w:p w14:paraId="1D0D1A6E" w14:textId="77777777" w:rsidR="00CC00D9" w:rsidRDefault="00CC00D9" w:rsidP="00366ECC">
                                <w:pPr>
                                  <w:jc w:val="left"/>
                                  <w:rPr>
                                    <w:ins w:id="3350" w:author="作成者"/>
                                    <w:sz w:val="20"/>
                                    <w:szCs w:val="20"/>
                                  </w:rPr>
                                </w:pPr>
                              </w:p>
                              <w:p w14:paraId="1ABBB226" w14:textId="77777777" w:rsidR="00CC00D9" w:rsidRDefault="00CC00D9" w:rsidP="00366ECC">
                                <w:pPr>
                                  <w:jc w:val="left"/>
                                  <w:rPr>
                                    <w:ins w:id="3351" w:author="作成者"/>
                                    <w:sz w:val="20"/>
                                    <w:szCs w:val="20"/>
                                  </w:rPr>
                                </w:pPr>
                              </w:p>
                              <w:p w14:paraId="2DAE1A85" w14:textId="6350A827" w:rsidR="00CC00D9" w:rsidRPr="00D464F6" w:rsidRDefault="00CC00D9" w:rsidP="00366ECC">
                                <w:pPr>
                                  <w:jc w:val="left"/>
                                  <w:rPr>
                                    <w:ins w:id="3352" w:author="作成者"/>
                                    <w:b/>
                                    <w:sz w:val="20"/>
                                    <w:szCs w:val="20"/>
                                  </w:rPr>
                                </w:pPr>
                                <w:ins w:id="3353"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CC00D9" w14:paraId="771DF8C6" w14:textId="77777777" w:rsidTr="00DD1144">
                                  <w:trPr>
                                    <w:jc w:val="center"/>
                                    <w:ins w:id="3354" w:author="作成者"/>
                                  </w:trPr>
                                  <w:tc>
                                    <w:tcPr>
                                      <w:tcW w:w="704" w:type="dxa"/>
                                      <w:tcBorders>
                                        <w:bottom w:val="single" w:sz="4" w:space="0" w:color="auto"/>
                                      </w:tcBorders>
                                      <w:shd w:val="clear" w:color="auto" w:fill="002060"/>
                                    </w:tcPr>
                                    <w:p w14:paraId="0B3C3B6F" w14:textId="287556F1" w:rsidR="00CC00D9" w:rsidRPr="00C80F48" w:rsidRDefault="00CC00D9" w:rsidP="00DD1144">
                                      <w:pPr>
                                        <w:pStyle w:val="a9"/>
                                        <w:ind w:leftChars="0" w:left="0"/>
                                        <w:jc w:val="left"/>
                                        <w:rPr>
                                          <w:ins w:id="3355"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20C0C002" w14:textId="63452005" w:rsidR="00CC00D9" w:rsidRPr="00C80F48" w:rsidRDefault="00CC00D9" w:rsidP="00DD1144">
                                      <w:pPr>
                                        <w:pStyle w:val="a9"/>
                                        <w:ind w:leftChars="0" w:left="0"/>
                                        <w:jc w:val="left"/>
                                        <w:rPr>
                                          <w:ins w:id="3356" w:author="作成者"/>
                                          <w:b/>
                                          <w:color w:val="FFFFFF" w:themeColor="background1"/>
                                        </w:rPr>
                                      </w:pPr>
                                      <w:r>
                                        <w:rPr>
                                          <w:rFonts w:hint="eastAsia"/>
                                          <w:b/>
                                          <w:color w:val="FFFFFF" w:themeColor="background1"/>
                                        </w:rPr>
                                        <w:t>Variable name</w:t>
                                      </w:r>
                                    </w:p>
                                  </w:tc>
                                  <w:tc>
                                    <w:tcPr>
                                      <w:tcW w:w="1291" w:type="dxa"/>
                                      <w:tcBorders>
                                        <w:bottom w:val="single" w:sz="4" w:space="0" w:color="auto"/>
                                      </w:tcBorders>
                                      <w:shd w:val="clear" w:color="auto" w:fill="002060"/>
                                    </w:tcPr>
                                    <w:p w14:paraId="1D92C66C" w14:textId="1A97C45E" w:rsidR="00CC00D9" w:rsidRDefault="00CC00D9" w:rsidP="00DD1144">
                                      <w:pPr>
                                        <w:pStyle w:val="a9"/>
                                        <w:ind w:leftChars="0" w:left="0"/>
                                        <w:jc w:val="left"/>
                                        <w:rPr>
                                          <w:ins w:id="3357" w:author="作成者"/>
                                          <w:b/>
                                          <w:color w:val="FFFFFF" w:themeColor="background1"/>
                                        </w:rPr>
                                      </w:pPr>
                                      <w:r>
                                        <w:rPr>
                                          <w:rFonts w:hint="eastAsia"/>
                                          <w:b/>
                                          <w:color w:val="FFFFFF" w:themeColor="background1"/>
                                        </w:rPr>
                                        <w:t>HCL SETTINGS</w:t>
                                      </w:r>
                                    </w:p>
                                  </w:tc>
                                  <w:tc>
                                    <w:tcPr>
                                      <w:tcW w:w="1291" w:type="dxa"/>
                                      <w:tcBorders>
                                        <w:bottom w:val="single" w:sz="4" w:space="0" w:color="auto"/>
                                      </w:tcBorders>
                                      <w:shd w:val="clear" w:color="auto" w:fill="002060"/>
                                    </w:tcPr>
                                    <w:p w14:paraId="22D2F1D5" w14:textId="2FF71548" w:rsidR="00CC00D9" w:rsidRPr="00C80F48" w:rsidRDefault="00CC00D9" w:rsidP="00DD1144">
                                      <w:pPr>
                                        <w:pStyle w:val="a9"/>
                                        <w:ind w:leftChars="0" w:left="0"/>
                                        <w:jc w:val="left"/>
                                        <w:rPr>
                                          <w:ins w:id="3358" w:author="作成者"/>
                                          <w:b/>
                                          <w:color w:val="FFFFFF" w:themeColor="background1"/>
                                        </w:rPr>
                                      </w:pPr>
                                      <w:r>
                                        <w:rPr>
                                          <w:rFonts w:hint="eastAsia"/>
                                          <w:b/>
                                          <w:color w:val="FFFFFF" w:themeColor="background1"/>
                                        </w:rPr>
                                        <w:t>Member variable</w:t>
                                      </w:r>
                                    </w:p>
                                  </w:tc>
                                  <w:tc>
                                    <w:tcPr>
                                      <w:tcW w:w="1253" w:type="dxa"/>
                                      <w:tcBorders>
                                        <w:bottom w:val="single" w:sz="4" w:space="0" w:color="auto"/>
                                      </w:tcBorders>
                                      <w:shd w:val="clear" w:color="auto" w:fill="002060"/>
                                    </w:tcPr>
                                    <w:p w14:paraId="11942EA1" w14:textId="42FBD8C8" w:rsidR="00CC00D9" w:rsidRDefault="00CC00D9" w:rsidP="00DD1144">
                                      <w:pPr>
                                        <w:pStyle w:val="a9"/>
                                        <w:ind w:leftChars="0" w:left="0"/>
                                        <w:jc w:val="left"/>
                                        <w:rPr>
                                          <w:ins w:id="3359" w:author="作成者"/>
                                          <w:b/>
                                          <w:color w:val="FFFFFF" w:themeColor="background1"/>
                                        </w:rPr>
                                      </w:pPr>
                                      <w:r>
                                        <w:rPr>
                                          <w:rFonts w:hint="eastAsia"/>
                                          <w:b/>
                                          <w:color w:val="FFFFFF" w:themeColor="background1"/>
                                        </w:rPr>
                                        <w:t>Substitute order</w:t>
                                      </w:r>
                                    </w:p>
                                  </w:tc>
                                  <w:tc>
                                    <w:tcPr>
                                      <w:tcW w:w="1253" w:type="dxa"/>
                                      <w:tcBorders>
                                        <w:bottom w:val="single" w:sz="4" w:space="0" w:color="auto"/>
                                      </w:tcBorders>
                                      <w:shd w:val="clear" w:color="auto" w:fill="002060"/>
                                    </w:tcPr>
                                    <w:p w14:paraId="7CCD9D71" w14:textId="13D20CF7" w:rsidR="00CC00D9" w:rsidRDefault="00CC00D9" w:rsidP="00DD1144">
                                      <w:pPr>
                                        <w:pStyle w:val="a9"/>
                                        <w:ind w:leftChars="0" w:left="0"/>
                                        <w:jc w:val="left"/>
                                        <w:rPr>
                                          <w:ins w:id="3360" w:author="作成者"/>
                                          <w:b/>
                                          <w:color w:val="FFFFFF" w:themeColor="background1"/>
                                        </w:rPr>
                                      </w:pPr>
                                      <w:r>
                                        <w:rPr>
                                          <w:rFonts w:hint="eastAsia"/>
                                          <w:b/>
                                          <w:color w:val="FFFFFF" w:themeColor="background1"/>
                                        </w:rPr>
                                        <w:t>Specific value</w:t>
                                      </w:r>
                                    </w:p>
                                  </w:tc>
                                </w:tr>
                                <w:tr w:rsidR="00CC00D9" w14:paraId="3B17B7E5" w14:textId="77777777" w:rsidTr="00DD1144">
                                  <w:trPr>
                                    <w:jc w:val="center"/>
                                    <w:ins w:id="3361" w:author="作成者"/>
                                  </w:trPr>
                                  <w:tc>
                                    <w:tcPr>
                                      <w:tcW w:w="704" w:type="dxa"/>
                                      <w:tcBorders>
                                        <w:bottom w:val="single" w:sz="4" w:space="0" w:color="auto"/>
                                      </w:tcBorders>
                                    </w:tcPr>
                                    <w:p w14:paraId="53DDC687" w14:textId="77777777" w:rsidR="00CC00D9" w:rsidRDefault="00CC00D9" w:rsidP="00455654">
                                      <w:pPr>
                                        <w:pStyle w:val="a9"/>
                                        <w:ind w:leftChars="0" w:left="0"/>
                                        <w:jc w:val="left"/>
                                        <w:rPr>
                                          <w:ins w:id="3362" w:author="作成者"/>
                                        </w:rPr>
                                      </w:pPr>
                                      <w:ins w:id="3363" w:author="作成者">
                                        <w:r>
                                          <w:rPr>
                                            <w:rFonts w:hint="eastAsia"/>
                                          </w:rPr>
                                          <w:t>1</w:t>
                                        </w:r>
                                      </w:ins>
                                    </w:p>
                                  </w:tc>
                                  <w:tc>
                                    <w:tcPr>
                                      <w:tcW w:w="1291" w:type="dxa"/>
                                      <w:tcBorders>
                                        <w:bottom w:val="single" w:sz="4" w:space="0" w:color="auto"/>
                                      </w:tcBorders>
                                    </w:tcPr>
                                    <w:p w14:paraId="7E1619F5" w14:textId="77777777" w:rsidR="00CC00D9" w:rsidRDefault="00CC00D9" w:rsidP="00455654">
                                      <w:pPr>
                                        <w:pStyle w:val="a9"/>
                                        <w:ind w:leftChars="0" w:left="0"/>
                                        <w:jc w:val="left"/>
                                        <w:rPr>
                                          <w:ins w:id="3364" w:author="作成者"/>
                                        </w:rPr>
                                      </w:pPr>
                                      <w:ins w:id="3365" w:author="作成者">
                                        <w:r>
                                          <w:rPr>
                                            <w:rFonts w:hint="eastAsia"/>
                                          </w:rPr>
                                          <w:t>V</w:t>
                                        </w:r>
                                        <w:r>
                                          <w:t>AR_hoge</w:t>
                                        </w:r>
                                      </w:ins>
                                    </w:p>
                                  </w:tc>
                                  <w:tc>
                                    <w:tcPr>
                                      <w:tcW w:w="1291" w:type="dxa"/>
                                      <w:tcBorders>
                                        <w:bottom w:val="single" w:sz="4" w:space="0" w:color="auto"/>
                                      </w:tcBorders>
                                    </w:tcPr>
                                    <w:p w14:paraId="30EEC1F1" w14:textId="77777777" w:rsidR="00CC00D9" w:rsidRDefault="00CC00D9" w:rsidP="00455654">
                                      <w:pPr>
                                        <w:pStyle w:val="a9"/>
                                        <w:ind w:leftChars="0" w:left="0"/>
                                        <w:jc w:val="left"/>
                                        <w:rPr>
                                          <w:ins w:id="3366" w:author="作成者"/>
                                        </w:rPr>
                                      </w:pPr>
                                      <w:ins w:id="3367" w:author="作成者">
                                        <w:r>
                                          <w:rPr>
                                            <w:rFonts w:hint="eastAsia"/>
                                          </w:rPr>
                                          <w:t>ON</w:t>
                                        </w:r>
                                      </w:ins>
                                    </w:p>
                                  </w:tc>
                                  <w:tc>
                                    <w:tcPr>
                                      <w:tcW w:w="1291" w:type="dxa"/>
                                      <w:tcBorders>
                                        <w:bottom w:val="single" w:sz="4" w:space="0" w:color="auto"/>
                                      </w:tcBorders>
                                    </w:tcPr>
                                    <w:p w14:paraId="529310CB" w14:textId="152D87FB" w:rsidR="00CC00D9" w:rsidRDefault="00CC00D9" w:rsidP="00455654">
                                      <w:pPr>
                                        <w:pStyle w:val="a9"/>
                                        <w:ind w:leftChars="0" w:left="0"/>
                                        <w:jc w:val="left"/>
                                        <w:rPr>
                                          <w:ins w:id="3368" w:author="作成者"/>
                                        </w:rPr>
                                      </w:pPr>
                                      <w:r w:rsidRPr="00A94BFE">
                                        <w:rPr>
                                          <w:rFonts w:hint="eastAsia"/>
                                        </w:rPr>
                                        <w:t>No input required</w:t>
                                      </w:r>
                                    </w:p>
                                  </w:tc>
                                  <w:tc>
                                    <w:tcPr>
                                      <w:tcW w:w="1253" w:type="dxa"/>
                                      <w:tcBorders>
                                        <w:bottom w:val="single" w:sz="4" w:space="0" w:color="auto"/>
                                      </w:tcBorders>
                                    </w:tcPr>
                                    <w:p w14:paraId="6EF81834" w14:textId="6A3B99A0" w:rsidR="00CC00D9" w:rsidRDefault="00CC00D9" w:rsidP="00455654">
                                      <w:pPr>
                                        <w:pStyle w:val="a9"/>
                                        <w:ind w:leftChars="0" w:left="0"/>
                                        <w:jc w:val="left"/>
                                        <w:rPr>
                                          <w:ins w:id="3369" w:author="作成者"/>
                                        </w:rPr>
                                      </w:pPr>
                                      <w:r w:rsidRPr="00A94BFE">
                                        <w:rPr>
                                          <w:rFonts w:hint="eastAsia"/>
                                        </w:rPr>
                                        <w:t>No input required</w:t>
                                      </w:r>
                                    </w:p>
                                  </w:tc>
                                  <w:tc>
                                    <w:tcPr>
                                      <w:tcW w:w="1253" w:type="dxa"/>
                                      <w:tcBorders>
                                        <w:bottom w:val="single" w:sz="4" w:space="0" w:color="auto"/>
                                      </w:tcBorders>
                                    </w:tcPr>
                                    <w:p w14:paraId="3EC588A3" w14:textId="77777777" w:rsidR="00CC00D9" w:rsidRPr="00E708CA" w:rsidRDefault="00CC00D9" w:rsidP="00455654">
                                      <w:pPr>
                                        <w:pStyle w:val="a9"/>
                                        <w:ind w:leftChars="0" w:left="0"/>
                                        <w:jc w:val="left"/>
                                        <w:rPr>
                                          <w:ins w:id="3370" w:author="作成者"/>
                                        </w:rPr>
                                      </w:pPr>
                                      <w:ins w:id="3371" w:author="作成者">
                                        <w:r>
                                          <w:t>[</w:t>
                                        </w:r>
                                        <w:r>
                                          <w:rPr>
                                            <w:rFonts w:hint="eastAsia"/>
                                          </w:rPr>
                                          <w:t xml:space="preserve">{ </w:t>
                                        </w:r>
                                        <w:r>
                                          <w:t>“</w:t>
                                        </w:r>
                                        <w:r>
                                          <w:rPr>
                                            <w:rFonts w:hint="eastAsia"/>
                                          </w:rPr>
                                          <w:t>aaa</w:t>
                                        </w:r>
                                        <w:r>
                                          <w:t>”</w:t>
                                        </w:r>
                                        <w:r>
                                          <w:rPr>
                                            <w:rFonts w:hint="eastAsia"/>
                                          </w:rPr>
                                          <w:t xml:space="preserve"> = </w:t>
                                        </w:r>
                                        <w:r>
                                          <w:t>“</w:t>
                                        </w:r>
                                        <w:r>
                                          <w:rPr>
                                            <w:rFonts w:hint="eastAsia"/>
                                          </w:rPr>
                                          <w:t>bbb</w:t>
                                        </w:r>
                                        <w:r>
                                          <w:t>”}]</w:t>
                                        </w:r>
                                      </w:ins>
                                    </w:p>
                                  </w:tc>
                                </w:tr>
                              </w:tbl>
                              <w:p w14:paraId="17F6AE80" w14:textId="77777777" w:rsidR="00CC00D9" w:rsidRDefault="00CC00D9" w:rsidP="00366ECC">
                                <w:pPr>
                                  <w:jc w:val="left"/>
                                  <w:rPr>
                                    <w:ins w:id="3372" w:author="作成者"/>
                                    <w:sz w:val="20"/>
                                    <w:szCs w:val="20"/>
                                  </w:rPr>
                                </w:pPr>
                              </w:p>
                              <w:p w14:paraId="6D9123F6" w14:textId="77777777" w:rsidR="00CC00D9" w:rsidRDefault="00CC00D9" w:rsidP="00366ECC">
                                <w:pPr>
                                  <w:jc w:val="left"/>
                                  <w:rPr>
                                    <w:ins w:id="3373" w:author="作成者"/>
                                    <w:sz w:val="20"/>
                                    <w:szCs w:val="20"/>
                                  </w:rPr>
                                </w:pPr>
                              </w:p>
                              <w:p w14:paraId="741D8ECC" w14:textId="77777777" w:rsidR="00CC00D9" w:rsidRDefault="00CC00D9" w:rsidP="00366ECC">
                                <w:pPr>
                                  <w:jc w:val="left"/>
                                  <w:rPr>
                                    <w:ins w:id="3374" w:author="作成者"/>
                                    <w:sz w:val="20"/>
                                    <w:szCs w:val="20"/>
                                  </w:rPr>
                                </w:pPr>
                              </w:p>
                              <w:p w14:paraId="2CFC20D2" w14:textId="77AEF82C" w:rsidR="00CC00D9" w:rsidRPr="00D464F6" w:rsidRDefault="00CC00D9" w:rsidP="00366ECC">
                                <w:pPr>
                                  <w:jc w:val="left"/>
                                  <w:rPr>
                                    <w:ins w:id="3375" w:author="作成者"/>
                                    <w:b/>
                                    <w:sz w:val="20"/>
                                    <w:szCs w:val="20"/>
                                  </w:rPr>
                                </w:pPr>
                                <w:ins w:id="3376"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791" w:type="dxa"/>
                                  <w:tblLook w:val="04A0" w:firstRow="1" w:lastRow="0" w:firstColumn="1" w:lastColumn="0" w:noHBand="0" w:noVBand="1"/>
                                </w:tblPr>
                                <w:tblGrid>
                                  <w:gridCol w:w="1614"/>
                                  <w:gridCol w:w="5547"/>
                                </w:tblGrid>
                                <w:tr w:rsidR="00CC00D9" w14:paraId="54FF9AC7" w14:textId="77777777" w:rsidTr="00DD1144">
                                  <w:trPr>
                                    <w:trHeight w:val="372"/>
                                    <w:ins w:id="3377" w:author="作成者"/>
                                  </w:trPr>
                                  <w:tc>
                                    <w:tcPr>
                                      <w:tcW w:w="1614" w:type="dxa"/>
                                    </w:tcPr>
                                    <w:p w14:paraId="5F83E3BE" w14:textId="77777777" w:rsidR="00CC00D9" w:rsidRDefault="00CC00D9" w:rsidP="00DD1144">
                                      <w:pPr>
                                        <w:jc w:val="left"/>
                                        <w:rPr>
                                          <w:ins w:id="3378" w:author="作成者"/>
                                          <w:b/>
                                          <w:sz w:val="20"/>
                                          <w:szCs w:val="20"/>
                                        </w:rPr>
                                      </w:pPr>
                                      <w:ins w:id="3379" w:author="作成者">
                                        <w:r>
                                          <w:rPr>
                                            <w:rFonts w:hint="eastAsia"/>
                                            <w:b/>
                                            <w:sz w:val="20"/>
                                            <w:szCs w:val="20"/>
                                          </w:rPr>
                                          <w:t>Key</w:t>
                                        </w:r>
                                      </w:ins>
                                    </w:p>
                                  </w:tc>
                                  <w:tc>
                                    <w:tcPr>
                                      <w:tcW w:w="5547" w:type="dxa"/>
                                    </w:tcPr>
                                    <w:p w14:paraId="61C4C67D" w14:textId="77777777" w:rsidR="00CC00D9" w:rsidRDefault="00CC00D9" w:rsidP="00DD1144">
                                      <w:pPr>
                                        <w:jc w:val="left"/>
                                        <w:rPr>
                                          <w:ins w:id="3380" w:author="作成者"/>
                                          <w:b/>
                                          <w:sz w:val="20"/>
                                          <w:szCs w:val="20"/>
                                        </w:rPr>
                                      </w:pPr>
                                      <w:ins w:id="3381" w:author="作成者">
                                        <w:r>
                                          <w:rPr>
                                            <w:rFonts w:hint="eastAsia"/>
                                            <w:b/>
                                            <w:sz w:val="20"/>
                                            <w:szCs w:val="20"/>
                                          </w:rPr>
                                          <w:t>Value</w:t>
                                        </w:r>
                                      </w:ins>
                                    </w:p>
                                  </w:tc>
                                </w:tr>
                                <w:tr w:rsidR="00CC00D9" w14:paraId="570F2B98" w14:textId="77777777" w:rsidTr="00DD1144">
                                  <w:trPr>
                                    <w:trHeight w:val="352"/>
                                    <w:ins w:id="3382" w:author="作成者"/>
                                  </w:trPr>
                                  <w:tc>
                                    <w:tcPr>
                                      <w:tcW w:w="1614" w:type="dxa"/>
                                    </w:tcPr>
                                    <w:p w14:paraId="6CE19750" w14:textId="77777777" w:rsidR="00CC00D9" w:rsidRPr="00515ED5" w:rsidRDefault="00CC00D9" w:rsidP="00DD1144">
                                      <w:pPr>
                                        <w:jc w:val="left"/>
                                        <w:rPr>
                                          <w:ins w:id="3383" w:author="作成者"/>
                                          <w:sz w:val="20"/>
                                          <w:szCs w:val="20"/>
                                        </w:rPr>
                                      </w:pPr>
                                      <w:ins w:id="3384" w:author="作成者">
                                        <w:r w:rsidRPr="00515ED5">
                                          <w:rPr>
                                            <w:rFonts w:hint="eastAsia"/>
                                            <w:sz w:val="20"/>
                                            <w:szCs w:val="20"/>
                                          </w:rPr>
                                          <w:t>VAR_hoge</w:t>
                                        </w:r>
                                      </w:ins>
                                    </w:p>
                                  </w:tc>
                                  <w:tc>
                                    <w:tcPr>
                                      <w:tcW w:w="5547" w:type="dxa"/>
                                    </w:tcPr>
                                    <w:p w14:paraId="2576BBCB" w14:textId="77777777" w:rsidR="00CC00D9" w:rsidRPr="00515ED5" w:rsidRDefault="00CC00D9" w:rsidP="00DD1144">
                                      <w:pPr>
                                        <w:rPr>
                                          <w:ins w:id="3385" w:author="作成者"/>
                                          <w:sz w:val="20"/>
                                          <w:szCs w:val="20"/>
                                        </w:rPr>
                                      </w:pPr>
                                      <w:ins w:id="3386" w:author="作成者">
                                        <w:r>
                                          <w:t>[</w:t>
                                        </w:r>
                                        <w:r>
                                          <w:rPr>
                                            <w:rFonts w:hint="eastAsia"/>
                                          </w:rPr>
                                          <w:t xml:space="preserve">{ </w:t>
                                        </w:r>
                                        <w:r>
                                          <w:t>“</w:t>
                                        </w:r>
                                        <w:r>
                                          <w:rPr>
                                            <w:rFonts w:hint="eastAsia"/>
                                          </w:rPr>
                                          <w:t>aaa</w:t>
                                        </w:r>
                                        <w:r>
                                          <w:t>”</w:t>
                                        </w:r>
                                        <w:r>
                                          <w:rPr>
                                            <w:rFonts w:hint="eastAsia"/>
                                          </w:rPr>
                                          <w:t xml:space="preserve"> = </w:t>
                                        </w:r>
                                        <w:r>
                                          <w:t>“</w:t>
                                        </w:r>
                                        <w:r>
                                          <w:rPr>
                                            <w:rFonts w:hint="eastAsia"/>
                                          </w:rPr>
                                          <w:t>bbb</w:t>
                                        </w:r>
                                        <w:r>
                                          <w:t>”}]</w:t>
                                        </w:r>
                                      </w:ins>
                                    </w:p>
                                  </w:tc>
                                </w:tr>
                              </w:tbl>
                              <w:p w14:paraId="7C083FAE" w14:textId="77777777" w:rsidR="00CC00D9" w:rsidRPr="003177F7" w:rsidRDefault="00CC00D9" w:rsidP="00366ECC">
                                <w:pPr>
                                  <w:jc w:val="left"/>
                                  <w:rPr>
                                    <w:ins w:id="3387"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4" name="下矢印 494"/>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05" name="グループ化 505"/>
                          <wpg:cNvGrpSpPr/>
                          <wpg:grpSpPr>
                            <a:xfrm>
                              <a:off x="466725" y="1563360"/>
                              <a:ext cx="2815591" cy="287064"/>
                              <a:chOff x="0" y="153816"/>
                              <a:chExt cx="2816108" cy="287355"/>
                            </a:xfrm>
                          </wpg:grpSpPr>
                          <wps:wsp>
                            <wps:cNvPr id="506" name="角丸四角形 506"/>
                            <wps:cNvSpPr/>
                            <wps:spPr>
                              <a:xfrm>
                                <a:off x="720593" y="189171"/>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E6ADA46" w14:textId="5D002F99" w:rsidR="00CC00D9" w:rsidRDefault="00CC00D9" w:rsidP="00366ECC">
                                  <w:pPr>
                                    <w:pStyle w:val="Web"/>
                                    <w:spacing w:before="0" w:beforeAutospacing="0" w:after="0" w:afterAutospacing="0"/>
                                    <w:rPr>
                                      <w:ins w:id="3388" w:author="作成者"/>
                                    </w:rPr>
                                  </w:pPr>
                                  <w:ins w:id="3389"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507" name="下矢印 507"/>
                            <wps:cNvSpPr/>
                            <wps:spPr>
                              <a:xfrm rot="5400000">
                                <a:off x="190377" y="-36561"/>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508" name="角丸四角形 508"/>
                          <wps:cNvSpPr/>
                          <wps:spPr>
                            <a:xfrm>
                              <a:off x="114300" y="19050"/>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358D8FD" w14:textId="41B2CBF6" w:rsidR="00CC00D9" w:rsidRPr="00982EAC" w:rsidRDefault="00CC00D9" w:rsidP="00366ECC">
                                <w:pPr>
                                  <w:jc w:val="left"/>
                                  <w:rPr>
                                    <w:ins w:id="3390" w:author="作成者"/>
                                    <w:b/>
                                    <w:color w:val="003C8A" w:themeColor="accent6" w:themeTint="E6"/>
                                    <w:sz w:val="20"/>
                                    <w:szCs w:val="20"/>
                                  </w:rPr>
                                </w:pPr>
                                <w:ins w:id="3391"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509" name="角丸四角形 509"/>
                          <wps:cNvSpPr/>
                          <wps:spPr>
                            <a:xfrm>
                              <a:off x="114300" y="2936335"/>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7B19075" w14:textId="0C7CEC68" w:rsidR="00CC00D9" w:rsidRPr="00982EAC" w:rsidRDefault="00CC00D9" w:rsidP="00366ECC">
                                <w:pPr>
                                  <w:jc w:val="left"/>
                                  <w:rPr>
                                    <w:ins w:id="3392" w:author="作成者"/>
                                    <w:b/>
                                    <w:color w:val="003C8A" w:themeColor="accent6" w:themeTint="E6"/>
                                    <w:sz w:val="20"/>
                                    <w:szCs w:val="20"/>
                                  </w:rPr>
                                </w:pPr>
                                <w:ins w:id="3393"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32D26DC" id="グループ化 492" o:spid="_x0000_s1181" style="position:absolute;left:0;text-align:left;margin-left:7.85pt;margin-top:20.95pt;width:460.5pt;height:341.25pt;z-index:251817984;mso-position-horizontal-relative:text;mso-position-vertical-relative:text;mso-height-relative:margin" coordorigin=",-762" coordsize="58483,41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">
                  <v:shape id="フローチャート: 処理 493" o:spid="_x0000_s1182" type="#_x0000_t109" style="position:absolute;top:-762;width:58483;height:41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" fillcolor="#f2f2f2 [3052]" strokecolor="#d8d8d8 [2732]" strokeweight="2pt">
                    <v:textbox>
                      <w:txbxContent>
                        <w:p w14:paraId="3E20A769" w14:textId="77777777" w:rsidR="00CC00D9" w:rsidRDefault="00CC00D9" w:rsidP="00366ECC">
                          <w:pPr>
                            <w:jc w:val="left"/>
                            <w:rPr>
                              <w:ins w:id="3394" w:author="作成者"/>
                              <w:sz w:val="20"/>
                              <w:szCs w:val="20"/>
                            </w:rPr>
                          </w:pPr>
                        </w:p>
                        <w:p w14:paraId="05C3342D" w14:textId="77777777" w:rsidR="00CC00D9" w:rsidRPr="003177F7" w:rsidRDefault="00CC00D9" w:rsidP="00366ECC">
                          <w:pPr>
                            <w:jc w:val="left"/>
                            <w:rPr>
                              <w:ins w:id="3395" w:author="作成者"/>
                              <w:sz w:val="20"/>
                              <w:szCs w:val="20"/>
                            </w:rPr>
                          </w:pPr>
                        </w:p>
                        <w:tbl>
                          <w:tblPr>
                            <w:tblStyle w:val="ab"/>
                            <w:tblW w:w="7166" w:type="dxa"/>
                            <w:jc w:val="center"/>
                            <w:tblLook w:val="04A0" w:firstRow="1" w:lastRow="0" w:firstColumn="1" w:lastColumn="0" w:noHBand="0" w:noVBand="1"/>
                          </w:tblPr>
                          <w:tblGrid>
                            <w:gridCol w:w="7166"/>
                          </w:tblGrid>
                          <w:tr w:rsidR="00CC00D9" w:rsidRPr="003177F7" w14:paraId="4A89C43A" w14:textId="77777777" w:rsidTr="00DD1144">
                            <w:trPr>
                              <w:trHeight w:val="1425"/>
                              <w:jc w:val="center"/>
                              <w:ins w:id="3396" w:author="作成者"/>
                            </w:trPr>
                            <w:tc>
                              <w:tcPr>
                                <w:tcW w:w="7166" w:type="dxa"/>
                              </w:tcPr>
                              <w:p w14:paraId="2CB54B56" w14:textId="77777777" w:rsidR="00CC00D9" w:rsidRPr="00280A77" w:rsidRDefault="00CC00D9" w:rsidP="00DD1144">
                                <w:pPr>
                                  <w:rPr>
                                    <w:ins w:id="3397" w:author="作成者"/>
                                    <w:sz w:val="20"/>
                                    <w:szCs w:val="20"/>
                                  </w:rPr>
                                </w:pPr>
                                <w:ins w:id="3398" w:author="作成者">
                                  <w:r w:rsidRPr="00280A77">
                                    <w:rPr>
                                      <w:sz w:val="20"/>
                                      <w:szCs w:val="20"/>
                                    </w:rPr>
                                    <w:t>variable "VAR_hoge" {</w:t>
                                  </w:r>
                                </w:ins>
                              </w:p>
                              <w:p w14:paraId="4217E36E" w14:textId="77777777" w:rsidR="00CC00D9" w:rsidRPr="00280A77" w:rsidRDefault="00CC00D9" w:rsidP="00DD1144">
                                <w:pPr>
                                  <w:ind w:firstLineChars="200" w:firstLine="400"/>
                                  <w:rPr>
                                    <w:ins w:id="3399" w:author="作成者"/>
                                    <w:sz w:val="20"/>
                                    <w:szCs w:val="20"/>
                                  </w:rPr>
                                </w:pPr>
                                <w:ins w:id="3400" w:author="作成者">
                                  <w:r>
                                    <w:rPr>
                                      <w:sz w:val="20"/>
                                      <w:szCs w:val="20"/>
                                    </w:rPr>
                                    <w:t>type = list(map(string))</w:t>
                                  </w:r>
                                </w:ins>
                              </w:p>
                              <w:p w14:paraId="297CCDDA" w14:textId="77777777" w:rsidR="00CC00D9" w:rsidRDefault="00CC00D9" w:rsidP="00DD1144">
                                <w:pPr>
                                  <w:ind w:firstLineChars="200" w:firstLine="400"/>
                                  <w:rPr>
                                    <w:ins w:id="3401" w:author="作成者"/>
                                  </w:rPr>
                                </w:pPr>
                                <w:ins w:id="3402" w:author="作成者">
                                  <w:r w:rsidRPr="00280A77">
                                    <w:rPr>
                                      <w:sz w:val="20"/>
                                      <w:szCs w:val="20"/>
                                    </w:rPr>
                                    <w:t xml:space="preserve">default = </w:t>
                                  </w:r>
                                  <w:r>
                                    <w:rPr>
                                      <w:sz w:val="20"/>
                                      <w:szCs w:val="20"/>
                                    </w:rPr>
                                    <w:t>[</w:t>
                                  </w:r>
                                  <w:r>
                                    <w:t>{</w:t>
                                  </w:r>
                                </w:ins>
                              </w:p>
                              <w:p w14:paraId="33F1E456" w14:textId="77777777" w:rsidR="00CC00D9" w:rsidRDefault="00CC00D9" w:rsidP="00DD1144">
                                <w:pPr>
                                  <w:ind w:firstLineChars="200" w:firstLine="420"/>
                                  <w:rPr>
                                    <w:ins w:id="3403" w:author="作成者"/>
                                  </w:rPr>
                                </w:pPr>
                                <w:ins w:id="3404" w:author="作成者">
                                  <w:r>
                                    <w:t xml:space="preserve">    “key” = “value”</w:t>
                                  </w:r>
                                </w:ins>
                              </w:p>
                              <w:p w14:paraId="61D17D4C" w14:textId="77777777" w:rsidR="00CC00D9" w:rsidRPr="00415576" w:rsidRDefault="00CC00D9" w:rsidP="00DD1144">
                                <w:pPr>
                                  <w:ind w:firstLineChars="200" w:firstLine="420"/>
                                  <w:rPr>
                                    <w:ins w:id="3405" w:author="作成者"/>
                                  </w:rPr>
                                </w:pPr>
                                <w:ins w:id="3406" w:author="作成者">
                                  <w:r>
                                    <w:t>}]</w:t>
                                  </w:r>
                                </w:ins>
                              </w:p>
                              <w:p w14:paraId="3CC0C671" w14:textId="77777777" w:rsidR="00CC00D9" w:rsidRPr="003177F7" w:rsidRDefault="00CC00D9" w:rsidP="00DD1144">
                                <w:pPr>
                                  <w:pStyle w:val="a9"/>
                                  <w:ind w:leftChars="0" w:left="0"/>
                                  <w:rPr>
                                    <w:ins w:id="3407" w:author="作成者"/>
                                    <w:sz w:val="20"/>
                                    <w:szCs w:val="20"/>
                                  </w:rPr>
                                </w:pPr>
                                <w:ins w:id="3408" w:author="作成者">
                                  <w:r w:rsidRPr="00280A77">
                                    <w:rPr>
                                      <w:sz w:val="20"/>
                                      <w:szCs w:val="20"/>
                                    </w:rPr>
                                    <w:t>}</w:t>
                                  </w:r>
                                </w:ins>
                              </w:p>
                            </w:tc>
                          </w:tr>
                        </w:tbl>
                        <w:p w14:paraId="2239C37B" w14:textId="77777777" w:rsidR="00CC00D9" w:rsidRPr="003177F7" w:rsidRDefault="00CC00D9" w:rsidP="00366ECC">
                          <w:pPr>
                            <w:jc w:val="left"/>
                            <w:rPr>
                              <w:ins w:id="3409" w:author="作成者"/>
                              <w:sz w:val="20"/>
                              <w:szCs w:val="20"/>
                            </w:rPr>
                          </w:pPr>
                        </w:p>
                        <w:p w14:paraId="1D0D1A6E" w14:textId="77777777" w:rsidR="00CC00D9" w:rsidRDefault="00CC00D9" w:rsidP="00366ECC">
                          <w:pPr>
                            <w:jc w:val="left"/>
                            <w:rPr>
                              <w:ins w:id="3410" w:author="作成者"/>
                              <w:sz w:val="20"/>
                              <w:szCs w:val="20"/>
                            </w:rPr>
                          </w:pPr>
                        </w:p>
                        <w:p w14:paraId="1ABBB226" w14:textId="77777777" w:rsidR="00CC00D9" w:rsidRDefault="00CC00D9" w:rsidP="00366ECC">
                          <w:pPr>
                            <w:jc w:val="left"/>
                            <w:rPr>
                              <w:ins w:id="3411" w:author="作成者"/>
                              <w:sz w:val="20"/>
                              <w:szCs w:val="20"/>
                            </w:rPr>
                          </w:pPr>
                        </w:p>
                        <w:p w14:paraId="2DAE1A85" w14:textId="6350A827" w:rsidR="00CC00D9" w:rsidRPr="00D464F6" w:rsidRDefault="00CC00D9" w:rsidP="00366ECC">
                          <w:pPr>
                            <w:jc w:val="left"/>
                            <w:rPr>
                              <w:ins w:id="3412" w:author="作成者"/>
                              <w:b/>
                              <w:sz w:val="20"/>
                              <w:szCs w:val="20"/>
                            </w:rPr>
                          </w:pPr>
                          <w:ins w:id="3413" w:author="作成者">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53"/>
                          </w:tblGrid>
                          <w:tr w:rsidR="00CC00D9" w14:paraId="771DF8C6" w14:textId="77777777" w:rsidTr="00DD1144">
                            <w:trPr>
                              <w:jc w:val="center"/>
                              <w:ins w:id="3414" w:author="作成者"/>
                            </w:trPr>
                            <w:tc>
                              <w:tcPr>
                                <w:tcW w:w="704" w:type="dxa"/>
                                <w:tcBorders>
                                  <w:bottom w:val="single" w:sz="4" w:space="0" w:color="auto"/>
                                </w:tcBorders>
                                <w:shd w:val="clear" w:color="auto" w:fill="002060"/>
                              </w:tcPr>
                              <w:p w14:paraId="0B3C3B6F" w14:textId="287556F1" w:rsidR="00CC00D9" w:rsidRPr="00C80F48" w:rsidRDefault="00CC00D9" w:rsidP="00DD1144">
                                <w:pPr>
                                  <w:pStyle w:val="a9"/>
                                  <w:ind w:leftChars="0" w:left="0"/>
                                  <w:jc w:val="left"/>
                                  <w:rPr>
                                    <w:ins w:id="3415" w:author="作成者"/>
                                    <w:b/>
                                    <w:color w:val="FFFFFF" w:themeColor="background1"/>
                                  </w:rPr>
                                </w:pPr>
                                <w:r>
                                  <w:rPr>
                                    <w:rFonts w:hint="eastAsia"/>
                                    <w:b/>
                                    <w:color w:val="FFFFFF" w:themeColor="background1"/>
                                  </w:rPr>
                                  <w:t>Item No.</w:t>
                                </w:r>
                              </w:p>
                            </w:tc>
                            <w:tc>
                              <w:tcPr>
                                <w:tcW w:w="1291" w:type="dxa"/>
                                <w:tcBorders>
                                  <w:bottom w:val="single" w:sz="4" w:space="0" w:color="auto"/>
                                </w:tcBorders>
                                <w:shd w:val="clear" w:color="auto" w:fill="002060"/>
                              </w:tcPr>
                              <w:p w14:paraId="20C0C002" w14:textId="63452005" w:rsidR="00CC00D9" w:rsidRPr="00C80F48" w:rsidRDefault="00CC00D9" w:rsidP="00DD1144">
                                <w:pPr>
                                  <w:pStyle w:val="a9"/>
                                  <w:ind w:leftChars="0" w:left="0"/>
                                  <w:jc w:val="left"/>
                                  <w:rPr>
                                    <w:ins w:id="3416" w:author="作成者"/>
                                    <w:b/>
                                    <w:color w:val="FFFFFF" w:themeColor="background1"/>
                                  </w:rPr>
                                </w:pPr>
                                <w:r>
                                  <w:rPr>
                                    <w:rFonts w:hint="eastAsia"/>
                                    <w:b/>
                                    <w:color w:val="FFFFFF" w:themeColor="background1"/>
                                  </w:rPr>
                                  <w:t>Variable name</w:t>
                                </w:r>
                              </w:p>
                            </w:tc>
                            <w:tc>
                              <w:tcPr>
                                <w:tcW w:w="1291" w:type="dxa"/>
                                <w:tcBorders>
                                  <w:bottom w:val="single" w:sz="4" w:space="0" w:color="auto"/>
                                </w:tcBorders>
                                <w:shd w:val="clear" w:color="auto" w:fill="002060"/>
                              </w:tcPr>
                              <w:p w14:paraId="1D92C66C" w14:textId="1A97C45E" w:rsidR="00CC00D9" w:rsidRDefault="00CC00D9" w:rsidP="00DD1144">
                                <w:pPr>
                                  <w:pStyle w:val="a9"/>
                                  <w:ind w:leftChars="0" w:left="0"/>
                                  <w:jc w:val="left"/>
                                  <w:rPr>
                                    <w:ins w:id="3417" w:author="作成者"/>
                                    <w:b/>
                                    <w:color w:val="FFFFFF" w:themeColor="background1"/>
                                  </w:rPr>
                                </w:pPr>
                                <w:r>
                                  <w:rPr>
                                    <w:rFonts w:hint="eastAsia"/>
                                    <w:b/>
                                    <w:color w:val="FFFFFF" w:themeColor="background1"/>
                                  </w:rPr>
                                  <w:t>HCL SETTINGS</w:t>
                                </w:r>
                              </w:p>
                            </w:tc>
                            <w:tc>
                              <w:tcPr>
                                <w:tcW w:w="1291" w:type="dxa"/>
                                <w:tcBorders>
                                  <w:bottom w:val="single" w:sz="4" w:space="0" w:color="auto"/>
                                </w:tcBorders>
                                <w:shd w:val="clear" w:color="auto" w:fill="002060"/>
                              </w:tcPr>
                              <w:p w14:paraId="22D2F1D5" w14:textId="2FF71548" w:rsidR="00CC00D9" w:rsidRPr="00C80F48" w:rsidRDefault="00CC00D9" w:rsidP="00DD1144">
                                <w:pPr>
                                  <w:pStyle w:val="a9"/>
                                  <w:ind w:leftChars="0" w:left="0"/>
                                  <w:jc w:val="left"/>
                                  <w:rPr>
                                    <w:ins w:id="3418" w:author="作成者"/>
                                    <w:b/>
                                    <w:color w:val="FFFFFF" w:themeColor="background1"/>
                                  </w:rPr>
                                </w:pPr>
                                <w:r>
                                  <w:rPr>
                                    <w:rFonts w:hint="eastAsia"/>
                                    <w:b/>
                                    <w:color w:val="FFFFFF" w:themeColor="background1"/>
                                  </w:rPr>
                                  <w:t>Member variable</w:t>
                                </w:r>
                              </w:p>
                            </w:tc>
                            <w:tc>
                              <w:tcPr>
                                <w:tcW w:w="1253" w:type="dxa"/>
                                <w:tcBorders>
                                  <w:bottom w:val="single" w:sz="4" w:space="0" w:color="auto"/>
                                </w:tcBorders>
                                <w:shd w:val="clear" w:color="auto" w:fill="002060"/>
                              </w:tcPr>
                              <w:p w14:paraId="11942EA1" w14:textId="42FBD8C8" w:rsidR="00CC00D9" w:rsidRDefault="00CC00D9" w:rsidP="00DD1144">
                                <w:pPr>
                                  <w:pStyle w:val="a9"/>
                                  <w:ind w:leftChars="0" w:left="0"/>
                                  <w:jc w:val="left"/>
                                  <w:rPr>
                                    <w:ins w:id="3419" w:author="作成者"/>
                                    <w:b/>
                                    <w:color w:val="FFFFFF" w:themeColor="background1"/>
                                  </w:rPr>
                                </w:pPr>
                                <w:r>
                                  <w:rPr>
                                    <w:rFonts w:hint="eastAsia"/>
                                    <w:b/>
                                    <w:color w:val="FFFFFF" w:themeColor="background1"/>
                                  </w:rPr>
                                  <w:t>Substitute order</w:t>
                                </w:r>
                              </w:p>
                            </w:tc>
                            <w:tc>
                              <w:tcPr>
                                <w:tcW w:w="1253" w:type="dxa"/>
                                <w:tcBorders>
                                  <w:bottom w:val="single" w:sz="4" w:space="0" w:color="auto"/>
                                </w:tcBorders>
                                <w:shd w:val="clear" w:color="auto" w:fill="002060"/>
                              </w:tcPr>
                              <w:p w14:paraId="7CCD9D71" w14:textId="13D20CF7" w:rsidR="00CC00D9" w:rsidRDefault="00CC00D9" w:rsidP="00DD1144">
                                <w:pPr>
                                  <w:pStyle w:val="a9"/>
                                  <w:ind w:leftChars="0" w:left="0"/>
                                  <w:jc w:val="left"/>
                                  <w:rPr>
                                    <w:ins w:id="3420" w:author="作成者"/>
                                    <w:b/>
                                    <w:color w:val="FFFFFF" w:themeColor="background1"/>
                                  </w:rPr>
                                </w:pPr>
                                <w:r>
                                  <w:rPr>
                                    <w:rFonts w:hint="eastAsia"/>
                                    <w:b/>
                                    <w:color w:val="FFFFFF" w:themeColor="background1"/>
                                  </w:rPr>
                                  <w:t>Specific value</w:t>
                                </w:r>
                              </w:p>
                            </w:tc>
                          </w:tr>
                          <w:tr w:rsidR="00CC00D9" w14:paraId="3B17B7E5" w14:textId="77777777" w:rsidTr="00DD1144">
                            <w:trPr>
                              <w:jc w:val="center"/>
                              <w:ins w:id="3421" w:author="作成者"/>
                            </w:trPr>
                            <w:tc>
                              <w:tcPr>
                                <w:tcW w:w="704" w:type="dxa"/>
                                <w:tcBorders>
                                  <w:bottom w:val="single" w:sz="4" w:space="0" w:color="auto"/>
                                </w:tcBorders>
                              </w:tcPr>
                              <w:p w14:paraId="53DDC687" w14:textId="77777777" w:rsidR="00CC00D9" w:rsidRDefault="00CC00D9" w:rsidP="00455654">
                                <w:pPr>
                                  <w:pStyle w:val="a9"/>
                                  <w:ind w:leftChars="0" w:left="0"/>
                                  <w:jc w:val="left"/>
                                  <w:rPr>
                                    <w:ins w:id="3422" w:author="作成者"/>
                                  </w:rPr>
                                </w:pPr>
                                <w:ins w:id="3423" w:author="作成者">
                                  <w:r>
                                    <w:rPr>
                                      <w:rFonts w:hint="eastAsia"/>
                                    </w:rPr>
                                    <w:t>1</w:t>
                                  </w:r>
                                </w:ins>
                              </w:p>
                            </w:tc>
                            <w:tc>
                              <w:tcPr>
                                <w:tcW w:w="1291" w:type="dxa"/>
                                <w:tcBorders>
                                  <w:bottom w:val="single" w:sz="4" w:space="0" w:color="auto"/>
                                </w:tcBorders>
                              </w:tcPr>
                              <w:p w14:paraId="7E1619F5" w14:textId="77777777" w:rsidR="00CC00D9" w:rsidRDefault="00CC00D9" w:rsidP="00455654">
                                <w:pPr>
                                  <w:pStyle w:val="a9"/>
                                  <w:ind w:leftChars="0" w:left="0"/>
                                  <w:jc w:val="left"/>
                                  <w:rPr>
                                    <w:ins w:id="3424" w:author="作成者"/>
                                  </w:rPr>
                                </w:pPr>
                                <w:ins w:id="3425" w:author="作成者">
                                  <w:r>
                                    <w:rPr>
                                      <w:rFonts w:hint="eastAsia"/>
                                    </w:rPr>
                                    <w:t>V</w:t>
                                  </w:r>
                                  <w:r>
                                    <w:t>AR_hoge</w:t>
                                  </w:r>
                                </w:ins>
                              </w:p>
                            </w:tc>
                            <w:tc>
                              <w:tcPr>
                                <w:tcW w:w="1291" w:type="dxa"/>
                                <w:tcBorders>
                                  <w:bottom w:val="single" w:sz="4" w:space="0" w:color="auto"/>
                                </w:tcBorders>
                              </w:tcPr>
                              <w:p w14:paraId="30EEC1F1" w14:textId="77777777" w:rsidR="00CC00D9" w:rsidRDefault="00CC00D9" w:rsidP="00455654">
                                <w:pPr>
                                  <w:pStyle w:val="a9"/>
                                  <w:ind w:leftChars="0" w:left="0"/>
                                  <w:jc w:val="left"/>
                                  <w:rPr>
                                    <w:ins w:id="3426" w:author="作成者"/>
                                  </w:rPr>
                                </w:pPr>
                                <w:ins w:id="3427" w:author="作成者">
                                  <w:r>
                                    <w:rPr>
                                      <w:rFonts w:hint="eastAsia"/>
                                    </w:rPr>
                                    <w:t>ON</w:t>
                                  </w:r>
                                </w:ins>
                              </w:p>
                            </w:tc>
                            <w:tc>
                              <w:tcPr>
                                <w:tcW w:w="1291" w:type="dxa"/>
                                <w:tcBorders>
                                  <w:bottom w:val="single" w:sz="4" w:space="0" w:color="auto"/>
                                </w:tcBorders>
                              </w:tcPr>
                              <w:p w14:paraId="529310CB" w14:textId="152D87FB" w:rsidR="00CC00D9" w:rsidRDefault="00CC00D9" w:rsidP="00455654">
                                <w:pPr>
                                  <w:pStyle w:val="a9"/>
                                  <w:ind w:leftChars="0" w:left="0"/>
                                  <w:jc w:val="left"/>
                                  <w:rPr>
                                    <w:ins w:id="3428" w:author="作成者"/>
                                  </w:rPr>
                                </w:pPr>
                                <w:r w:rsidRPr="00A94BFE">
                                  <w:rPr>
                                    <w:rFonts w:hint="eastAsia"/>
                                  </w:rPr>
                                  <w:t>No input required</w:t>
                                </w:r>
                              </w:p>
                            </w:tc>
                            <w:tc>
                              <w:tcPr>
                                <w:tcW w:w="1253" w:type="dxa"/>
                                <w:tcBorders>
                                  <w:bottom w:val="single" w:sz="4" w:space="0" w:color="auto"/>
                                </w:tcBorders>
                              </w:tcPr>
                              <w:p w14:paraId="6EF81834" w14:textId="6A3B99A0" w:rsidR="00CC00D9" w:rsidRDefault="00CC00D9" w:rsidP="00455654">
                                <w:pPr>
                                  <w:pStyle w:val="a9"/>
                                  <w:ind w:leftChars="0" w:left="0"/>
                                  <w:jc w:val="left"/>
                                  <w:rPr>
                                    <w:ins w:id="3429" w:author="作成者"/>
                                  </w:rPr>
                                </w:pPr>
                                <w:r w:rsidRPr="00A94BFE">
                                  <w:rPr>
                                    <w:rFonts w:hint="eastAsia"/>
                                  </w:rPr>
                                  <w:t>No input required</w:t>
                                </w:r>
                              </w:p>
                            </w:tc>
                            <w:tc>
                              <w:tcPr>
                                <w:tcW w:w="1253" w:type="dxa"/>
                                <w:tcBorders>
                                  <w:bottom w:val="single" w:sz="4" w:space="0" w:color="auto"/>
                                </w:tcBorders>
                              </w:tcPr>
                              <w:p w14:paraId="3EC588A3" w14:textId="77777777" w:rsidR="00CC00D9" w:rsidRPr="00E708CA" w:rsidRDefault="00CC00D9" w:rsidP="00455654">
                                <w:pPr>
                                  <w:pStyle w:val="a9"/>
                                  <w:ind w:leftChars="0" w:left="0"/>
                                  <w:jc w:val="left"/>
                                  <w:rPr>
                                    <w:ins w:id="3430" w:author="作成者"/>
                                  </w:rPr>
                                </w:pPr>
                                <w:ins w:id="3431" w:author="作成者">
                                  <w:r>
                                    <w:t>[</w:t>
                                  </w:r>
                                  <w:r>
                                    <w:rPr>
                                      <w:rFonts w:hint="eastAsia"/>
                                    </w:rPr>
                                    <w:t xml:space="preserve">{ </w:t>
                                  </w:r>
                                  <w:r>
                                    <w:t>“</w:t>
                                  </w:r>
                                  <w:r>
                                    <w:rPr>
                                      <w:rFonts w:hint="eastAsia"/>
                                    </w:rPr>
                                    <w:t>aaa</w:t>
                                  </w:r>
                                  <w:r>
                                    <w:t>”</w:t>
                                  </w:r>
                                  <w:r>
                                    <w:rPr>
                                      <w:rFonts w:hint="eastAsia"/>
                                    </w:rPr>
                                    <w:t xml:space="preserve"> = </w:t>
                                  </w:r>
                                  <w:r>
                                    <w:t>“</w:t>
                                  </w:r>
                                  <w:r>
                                    <w:rPr>
                                      <w:rFonts w:hint="eastAsia"/>
                                    </w:rPr>
                                    <w:t>bbb</w:t>
                                  </w:r>
                                  <w:r>
                                    <w:t>”}]</w:t>
                                  </w:r>
                                </w:ins>
                              </w:p>
                            </w:tc>
                          </w:tr>
                        </w:tbl>
                        <w:p w14:paraId="17F6AE80" w14:textId="77777777" w:rsidR="00CC00D9" w:rsidRDefault="00CC00D9" w:rsidP="00366ECC">
                          <w:pPr>
                            <w:jc w:val="left"/>
                            <w:rPr>
                              <w:ins w:id="3432" w:author="作成者"/>
                              <w:sz w:val="20"/>
                              <w:szCs w:val="20"/>
                            </w:rPr>
                          </w:pPr>
                        </w:p>
                        <w:p w14:paraId="6D9123F6" w14:textId="77777777" w:rsidR="00CC00D9" w:rsidRDefault="00CC00D9" w:rsidP="00366ECC">
                          <w:pPr>
                            <w:jc w:val="left"/>
                            <w:rPr>
                              <w:ins w:id="3433" w:author="作成者"/>
                              <w:sz w:val="20"/>
                              <w:szCs w:val="20"/>
                            </w:rPr>
                          </w:pPr>
                        </w:p>
                        <w:p w14:paraId="741D8ECC" w14:textId="77777777" w:rsidR="00CC00D9" w:rsidRDefault="00CC00D9" w:rsidP="00366ECC">
                          <w:pPr>
                            <w:jc w:val="left"/>
                            <w:rPr>
                              <w:ins w:id="3434" w:author="作成者"/>
                              <w:sz w:val="20"/>
                              <w:szCs w:val="20"/>
                            </w:rPr>
                          </w:pPr>
                        </w:p>
                        <w:p w14:paraId="2CFC20D2" w14:textId="77AEF82C" w:rsidR="00CC00D9" w:rsidRPr="00D464F6" w:rsidRDefault="00CC00D9" w:rsidP="00366ECC">
                          <w:pPr>
                            <w:jc w:val="left"/>
                            <w:rPr>
                              <w:ins w:id="3435" w:author="作成者"/>
                              <w:b/>
                              <w:sz w:val="20"/>
                              <w:szCs w:val="20"/>
                            </w:rPr>
                          </w:pPr>
                          <w:ins w:id="3436"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791" w:type="dxa"/>
                            <w:tblLook w:val="04A0" w:firstRow="1" w:lastRow="0" w:firstColumn="1" w:lastColumn="0" w:noHBand="0" w:noVBand="1"/>
                          </w:tblPr>
                          <w:tblGrid>
                            <w:gridCol w:w="1614"/>
                            <w:gridCol w:w="5547"/>
                          </w:tblGrid>
                          <w:tr w:rsidR="00CC00D9" w14:paraId="54FF9AC7" w14:textId="77777777" w:rsidTr="00DD1144">
                            <w:trPr>
                              <w:trHeight w:val="372"/>
                              <w:ins w:id="3437" w:author="作成者"/>
                            </w:trPr>
                            <w:tc>
                              <w:tcPr>
                                <w:tcW w:w="1614" w:type="dxa"/>
                              </w:tcPr>
                              <w:p w14:paraId="5F83E3BE" w14:textId="77777777" w:rsidR="00CC00D9" w:rsidRDefault="00CC00D9" w:rsidP="00DD1144">
                                <w:pPr>
                                  <w:jc w:val="left"/>
                                  <w:rPr>
                                    <w:ins w:id="3438" w:author="作成者"/>
                                    <w:b/>
                                    <w:sz w:val="20"/>
                                    <w:szCs w:val="20"/>
                                  </w:rPr>
                                </w:pPr>
                                <w:ins w:id="3439" w:author="作成者">
                                  <w:r>
                                    <w:rPr>
                                      <w:rFonts w:hint="eastAsia"/>
                                      <w:b/>
                                      <w:sz w:val="20"/>
                                      <w:szCs w:val="20"/>
                                    </w:rPr>
                                    <w:t>Key</w:t>
                                  </w:r>
                                </w:ins>
                              </w:p>
                            </w:tc>
                            <w:tc>
                              <w:tcPr>
                                <w:tcW w:w="5547" w:type="dxa"/>
                              </w:tcPr>
                              <w:p w14:paraId="61C4C67D" w14:textId="77777777" w:rsidR="00CC00D9" w:rsidRDefault="00CC00D9" w:rsidP="00DD1144">
                                <w:pPr>
                                  <w:jc w:val="left"/>
                                  <w:rPr>
                                    <w:ins w:id="3440" w:author="作成者"/>
                                    <w:b/>
                                    <w:sz w:val="20"/>
                                    <w:szCs w:val="20"/>
                                  </w:rPr>
                                </w:pPr>
                                <w:ins w:id="3441" w:author="作成者">
                                  <w:r>
                                    <w:rPr>
                                      <w:rFonts w:hint="eastAsia"/>
                                      <w:b/>
                                      <w:sz w:val="20"/>
                                      <w:szCs w:val="20"/>
                                    </w:rPr>
                                    <w:t>Value</w:t>
                                  </w:r>
                                </w:ins>
                              </w:p>
                            </w:tc>
                          </w:tr>
                          <w:tr w:rsidR="00CC00D9" w14:paraId="570F2B98" w14:textId="77777777" w:rsidTr="00DD1144">
                            <w:trPr>
                              <w:trHeight w:val="352"/>
                              <w:ins w:id="3442" w:author="作成者"/>
                            </w:trPr>
                            <w:tc>
                              <w:tcPr>
                                <w:tcW w:w="1614" w:type="dxa"/>
                              </w:tcPr>
                              <w:p w14:paraId="6CE19750" w14:textId="77777777" w:rsidR="00CC00D9" w:rsidRPr="00515ED5" w:rsidRDefault="00CC00D9" w:rsidP="00DD1144">
                                <w:pPr>
                                  <w:jc w:val="left"/>
                                  <w:rPr>
                                    <w:ins w:id="3443" w:author="作成者"/>
                                    <w:sz w:val="20"/>
                                    <w:szCs w:val="20"/>
                                  </w:rPr>
                                </w:pPr>
                                <w:ins w:id="3444" w:author="作成者">
                                  <w:r w:rsidRPr="00515ED5">
                                    <w:rPr>
                                      <w:rFonts w:hint="eastAsia"/>
                                      <w:sz w:val="20"/>
                                      <w:szCs w:val="20"/>
                                    </w:rPr>
                                    <w:t>VAR_hoge</w:t>
                                  </w:r>
                                </w:ins>
                              </w:p>
                            </w:tc>
                            <w:tc>
                              <w:tcPr>
                                <w:tcW w:w="5547" w:type="dxa"/>
                              </w:tcPr>
                              <w:p w14:paraId="2576BBCB" w14:textId="77777777" w:rsidR="00CC00D9" w:rsidRPr="00515ED5" w:rsidRDefault="00CC00D9" w:rsidP="00DD1144">
                                <w:pPr>
                                  <w:rPr>
                                    <w:ins w:id="3445" w:author="作成者"/>
                                    <w:sz w:val="20"/>
                                    <w:szCs w:val="20"/>
                                  </w:rPr>
                                </w:pPr>
                                <w:ins w:id="3446" w:author="作成者">
                                  <w:r>
                                    <w:t>[</w:t>
                                  </w:r>
                                  <w:r>
                                    <w:rPr>
                                      <w:rFonts w:hint="eastAsia"/>
                                    </w:rPr>
                                    <w:t xml:space="preserve">{ </w:t>
                                  </w:r>
                                  <w:r>
                                    <w:t>“</w:t>
                                  </w:r>
                                  <w:r>
                                    <w:rPr>
                                      <w:rFonts w:hint="eastAsia"/>
                                    </w:rPr>
                                    <w:t>aaa</w:t>
                                  </w:r>
                                  <w:r>
                                    <w:t>”</w:t>
                                  </w:r>
                                  <w:r>
                                    <w:rPr>
                                      <w:rFonts w:hint="eastAsia"/>
                                    </w:rPr>
                                    <w:t xml:space="preserve"> = </w:t>
                                  </w:r>
                                  <w:r>
                                    <w:t>“</w:t>
                                  </w:r>
                                  <w:r>
                                    <w:rPr>
                                      <w:rFonts w:hint="eastAsia"/>
                                    </w:rPr>
                                    <w:t>bbb</w:t>
                                  </w:r>
                                  <w:r>
                                    <w:t>”}]</w:t>
                                  </w:r>
                                </w:ins>
                              </w:p>
                            </w:tc>
                          </w:tr>
                        </w:tbl>
                        <w:p w14:paraId="7C083FAE" w14:textId="77777777" w:rsidR="00CC00D9" w:rsidRPr="003177F7" w:rsidRDefault="00CC00D9" w:rsidP="00366ECC">
                          <w:pPr>
                            <w:jc w:val="left"/>
                            <w:rPr>
                              <w:ins w:id="3447" w:author="作成者"/>
                              <w:sz w:val="20"/>
                              <w:szCs w:val="20"/>
                            </w:rPr>
                          </w:pPr>
                        </w:p>
                      </w:txbxContent>
                    </v:textbox>
                  </v:shape>
                  <v:shape id="下矢印 494" o:spid="_x0000_s1183" type="#_x0000_t67" style="position:absolute;left:1143;top:2000;width:4000;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" adj="20431" fillcolor="#0057c9 [2425]" strokecolor="#003c8c [2905]" strokeweight="2pt"/>
                  <v:group id="グループ化 505" o:spid="_x0000_s1184" style="position:absolute;left:4667;top:15633;width:28156;height:2871" coordorigin=",1538" coordsize="28161,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">
                    <v:roundrect id="角丸四角形 506" o:spid="_x0000_s1185" style="position:absolute;left:7205;top:1891;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" fillcolor="white [3212]" strokecolor="#508035 [2422]" strokeweight="2pt">
                      <v:shadow on="t" color="black" opacity="26214f" origin="-.5,-.5" offset=".74836mm,.74836mm"/>
                      <v:textbox inset="1mm,0,0,0">
                        <w:txbxContent>
                          <w:p w14:paraId="3E6ADA46" w14:textId="5D002F99" w:rsidR="00CC00D9" w:rsidRDefault="00CC00D9" w:rsidP="00366ECC">
                            <w:pPr>
                              <w:pStyle w:val="Web"/>
                              <w:spacing w:before="0" w:beforeAutospacing="0" w:after="0" w:afterAutospacing="0"/>
                              <w:rPr>
                                <w:ins w:id="3448" w:author="作成者"/>
                              </w:rPr>
                            </w:pPr>
                            <w:ins w:id="3449" w:author="作成者">
                              <w:r>
                                <w:rPr>
                                  <w:rFonts w:cs="Times New Roman" w:hint="eastAsia"/>
                                  <w:b/>
                                  <w:bCs/>
                                  <w:color w:val="325121"/>
                                  <w:kern w:val="2"/>
                                  <w:sz w:val="20"/>
                                  <w:szCs w:val="20"/>
                                </w:rPr>
                                <w:t xml:space="preserve">⑬ </w:t>
                              </w:r>
                            </w:ins>
                            <w:r>
                              <w:rPr>
                                <w:rFonts w:cs="Times New Roman" w:hint="eastAsia"/>
                                <w:b/>
                                <w:bCs/>
                                <w:color w:val="325121"/>
                                <w:kern w:val="2"/>
                                <w:sz w:val="20"/>
                                <w:szCs w:val="20"/>
                              </w:rPr>
                              <w:t>Configure Variable values</w:t>
                            </w:r>
                          </w:p>
                        </w:txbxContent>
                      </v:textbox>
                    </v:roundrect>
                    <v:shape id="下矢印 507" o:spid="_x0000_s1186" type="#_x0000_t67" style="position:absolute;left:1904;top:-366;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" adj="18321" fillcolor="#518135" strokecolor="#508035 [2422]" strokeweight="2pt">
                      <v:fill opacity="52428f"/>
                    </v:shape>
                  </v:group>
                  <v:roundrect id="角丸四角形 508" o:spid="_x0000_s1187" style="position:absolute;left:1143;top:190;width:26352;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" fillcolor="white [3201]" strokecolor="#003c8c [2905]" strokeweight="2pt">
                    <v:shadow on="t" color="black" opacity="26214f" origin="-.5,-.5" offset=".74836mm,.74836mm"/>
                    <v:textbox inset="1mm,0,0,0">
                      <w:txbxContent>
                        <w:p w14:paraId="7358D8FD" w14:textId="41B2CBF6" w:rsidR="00CC00D9" w:rsidRPr="00982EAC" w:rsidRDefault="00CC00D9" w:rsidP="00366ECC">
                          <w:pPr>
                            <w:jc w:val="left"/>
                            <w:rPr>
                              <w:ins w:id="3450" w:author="作成者"/>
                              <w:b/>
                              <w:color w:val="003C8A" w:themeColor="accent6" w:themeTint="E6"/>
                              <w:sz w:val="20"/>
                              <w:szCs w:val="20"/>
                            </w:rPr>
                          </w:pPr>
                          <w:ins w:id="3451"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v:textbox>
                  </v:roundrect>
                  <v:roundrect id="角丸四角形 509" o:spid="_x0000_s1188" style="position:absolute;left:1143;top:29363;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" fillcolor="white [3201]" strokecolor="#003c8c [2905]" strokeweight="2pt">
                    <v:shadow on="t" color="black" opacity="26214f" origin="-.5,-.5" offset=".74836mm,.74836mm"/>
                    <v:textbox inset="1mm,0,0,0">
                      <w:txbxContent>
                        <w:p w14:paraId="57B19075" w14:textId="0C7CEC68" w:rsidR="00CC00D9" w:rsidRPr="00982EAC" w:rsidRDefault="00CC00D9" w:rsidP="00366ECC">
                          <w:pPr>
                            <w:jc w:val="left"/>
                            <w:rPr>
                              <w:ins w:id="3452" w:author="作成者"/>
                              <w:b/>
                              <w:color w:val="003C8A" w:themeColor="accent6" w:themeTint="E6"/>
                              <w:sz w:val="20"/>
                              <w:szCs w:val="20"/>
                            </w:rPr>
                          </w:pPr>
                          <w:ins w:id="3453"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v:textbox>
                  </v:roundrect>
                  <w10:wrap type="topAndBottom"/>
                </v:group>
              </w:pict>
            </mc:Fallback>
          </mc:AlternateContent>
        </w:r>
      </w:ins>
      <w:r w:rsidR="00F1621F" w:rsidRPr="00CB0166">
        <w:rPr>
          <w:rFonts w:asciiTheme="majorHAnsi" w:hAnsiTheme="majorHAnsi" w:cstheme="majorHAnsi"/>
        </w:rPr>
        <w:t xml:space="preserve">Map type under </w:t>
      </w:r>
      <w:ins w:id="3454" w:author="作成者">
        <w:r w:rsidRPr="00CB0166">
          <w:rPr>
            <w:rFonts w:asciiTheme="majorHAnsi" w:hAnsiTheme="majorHAnsi" w:cstheme="majorHAnsi"/>
          </w:rPr>
          <w:t>list</w:t>
        </w:r>
      </w:ins>
      <w:r w:rsidR="00DD1144" w:rsidRPr="00CB0166">
        <w:rPr>
          <w:rFonts w:asciiTheme="majorHAnsi" w:hAnsiTheme="majorHAnsi" w:cstheme="majorHAnsi"/>
        </w:rPr>
        <w:t xml:space="preserve"> type</w:t>
      </w:r>
    </w:p>
    <w:p w14:paraId="6166AC00" w14:textId="0AB8A781" w:rsidR="009F2390" w:rsidRDefault="009F2390" w:rsidP="009F2390">
      <w:pPr>
        <w:pStyle w:val="aff0"/>
        <w:rPr>
          <w:rFonts w:asciiTheme="majorHAnsi" w:hAnsiTheme="majorHAnsi" w:cstheme="majorHAnsi"/>
        </w:rPr>
      </w:pPr>
      <w:r>
        <w:rPr>
          <w:rFonts w:asciiTheme="majorHAnsi" w:hAnsiTheme="majorHAnsi" w:cstheme="majorHAnsi"/>
        </w:rPr>
        <w:br w:type="page"/>
      </w:r>
    </w:p>
    <w:p w14:paraId="68FEB715" w14:textId="77777777" w:rsidR="00BB451B" w:rsidRPr="00CB0166" w:rsidRDefault="00BB451B" w:rsidP="009F2390">
      <w:pPr>
        <w:pStyle w:val="aff0"/>
        <w:rPr>
          <w:ins w:id="3455" w:author="作成者"/>
          <w:rFonts w:asciiTheme="majorHAnsi" w:hAnsiTheme="majorHAnsi" w:cstheme="majorHAnsi"/>
        </w:rPr>
      </w:pPr>
    </w:p>
    <w:p w14:paraId="1856A916" w14:textId="1B789CEE" w:rsidR="00366ECC" w:rsidRPr="00CB0166" w:rsidRDefault="00F970AE" w:rsidP="00892F43">
      <w:pPr>
        <w:pStyle w:val="20"/>
        <w:rPr>
          <w:ins w:id="3456" w:author="作成者"/>
        </w:rPr>
      </w:pPr>
      <w:bookmarkStart w:id="3457" w:name="_Ref101191748"/>
      <w:bookmarkStart w:id="3458" w:name="_Ref101191757"/>
      <w:bookmarkStart w:id="3459" w:name="_Toc101280404"/>
      <w:bookmarkStart w:id="3460" w:name="_Toc105604753"/>
      <w:bookmarkStart w:id="3461" w:name="_Toc126763592"/>
      <w:r>
        <w:t>Nested variable list</w:t>
      </w:r>
      <w:r w:rsidR="008935AD" w:rsidRPr="00CB0166">
        <w:t xml:space="preserve"> flow example</w:t>
      </w:r>
      <w:bookmarkEnd w:id="3457"/>
      <w:bookmarkEnd w:id="3458"/>
      <w:bookmarkEnd w:id="3459"/>
      <w:bookmarkEnd w:id="3460"/>
      <w:bookmarkEnd w:id="3461"/>
    </w:p>
    <w:p w14:paraId="4FA1655E" w14:textId="091AC6DB" w:rsidR="00366ECC" w:rsidRPr="00CB0166" w:rsidRDefault="008935AD" w:rsidP="00366ECC">
      <w:pPr>
        <w:rPr>
          <w:ins w:id="3462" w:author="作成者"/>
          <w:rFonts w:asciiTheme="majorHAnsi" w:hAnsiTheme="majorHAnsi" w:cstheme="majorHAnsi"/>
        </w:rPr>
      </w:pPr>
      <w:r w:rsidRPr="00CB0166">
        <w:rPr>
          <w:rFonts w:asciiTheme="majorHAnsi" w:hAnsiTheme="majorHAnsi" w:cstheme="majorHAnsi"/>
        </w:rPr>
        <w:t xml:space="preserve">The following example is reference to the </w:t>
      </w:r>
      <w:r w:rsidR="00647256">
        <w:rPr>
          <w:rFonts w:asciiTheme="majorHAnsi" w:hAnsiTheme="majorHAnsi" w:cstheme="majorHAnsi"/>
        </w:rPr>
        <w:t>Terraform CLI driver workflow’s</w:t>
      </w:r>
      <w:r w:rsidRPr="00CB0166">
        <w:rPr>
          <w:rFonts w:asciiTheme="majorHAnsi" w:hAnsiTheme="majorHAnsi" w:cstheme="majorHAnsi"/>
        </w:rPr>
        <w:t xml:space="preserve"> “</w:t>
      </w:r>
      <w:r w:rsidR="00647256" w:rsidRPr="00647256">
        <w:rPr>
          <w:rFonts w:asciiTheme="majorHAnsi" w:hAnsiTheme="majorHAnsi" w:cstheme="majorHAnsi"/>
          <w:u w:val="single"/>
        </w:rPr>
        <w:fldChar w:fldCharType="begin"/>
      </w:r>
      <w:r w:rsidR="00647256" w:rsidRPr="00647256">
        <w:rPr>
          <w:rFonts w:asciiTheme="majorHAnsi" w:hAnsiTheme="majorHAnsi" w:cstheme="majorHAnsi"/>
          <w:u w:val="single"/>
        </w:rPr>
        <w:instrText xml:space="preserve"> REF _Ref126763629 \r \h </w:instrText>
      </w:r>
      <w:r w:rsidR="00647256" w:rsidRPr="00647256">
        <w:rPr>
          <w:rFonts w:asciiTheme="majorHAnsi" w:hAnsiTheme="majorHAnsi" w:cstheme="majorHAnsi"/>
          <w:u w:val="single"/>
        </w:rPr>
      </w:r>
      <w:r w:rsidR="00647256">
        <w:rPr>
          <w:rFonts w:asciiTheme="majorHAnsi" w:hAnsiTheme="majorHAnsi" w:cstheme="majorHAnsi"/>
          <w:u w:val="single"/>
        </w:rPr>
        <w:instrText xml:space="preserve"> \* MERGEFORMAT </w:instrText>
      </w:r>
      <w:r w:rsidR="00647256" w:rsidRPr="00647256">
        <w:rPr>
          <w:rFonts w:asciiTheme="majorHAnsi" w:hAnsiTheme="majorHAnsi" w:cstheme="majorHAnsi"/>
          <w:u w:val="single"/>
        </w:rPr>
        <w:fldChar w:fldCharType="separate"/>
      </w:r>
      <w:r w:rsidR="00D751A3">
        <w:rPr>
          <w:rFonts w:asciiTheme="majorHAnsi" w:hAnsiTheme="majorHAnsi" w:cstheme="majorHAnsi"/>
          <w:u w:val="single"/>
        </w:rPr>
        <w:t>5.2.6</w:t>
      </w:r>
      <w:r w:rsidR="00647256" w:rsidRPr="00647256">
        <w:rPr>
          <w:rFonts w:asciiTheme="majorHAnsi" w:hAnsiTheme="majorHAnsi" w:cstheme="majorHAnsi"/>
          <w:u w:val="single"/>
        </w:rPr>
        <w:fldChar w:fldCharType="end"/>
      </w:r>
      <w:r w:rsidR="00647256" w:rsidRPr="00647256">
        <w:rPr>
          <w:rFonts w:asciiTheme="majorHAnsi" w:hAnsiTheme="majorHAnsi" w:cstheme="majorHAnsi" w:hint="eastAsia"/>
          <w:u w:val="single"/>
        </w:rPr>
        <w:t xml:space="preserve">　</w:t>
      </w:r>
      <w:r w:rsidR="00647256" w:rsidRPr="00647256">
        <w:rPr>
          <w:rFonts w:asciiTheme="majorHAnsi" w:hAnsiTheme="majorHAnsi" w:cstheme="majorHAnsi"/>
          <w:u w:val="single"/>
        </w:rPr>
        <w:fldChar w:fldCharType="begin"/>
      </w:r>
      <w:r w:rsidR="00647256" w:rsidRPr="00647256">
        <w:rPr>
          <w:rFonts w:asciiTheme="majorHAnsi" w:hAnsiTheme="majorHAnsi" w:cstheme="majorHAnsi"/>
          <w:u w:val="single"/>
        </w:rPr>
        <w:instrText xml:space="preserve"> REF _Ref126763633 \h </w:instrText>
      </w:r>
      <w:r w:rsidR="00647256" w:rsidRPr="00647256">
        <w:rPr>
          <w:rFonts w:asciiTheme="majorHAnsi" w:hAnsiTheme="majorHAnsi" w:cstheme="majorHAnsi"/>
          <w:u w:val="single"/>
        </w:rPr>
      </w:r>
      <w:r w:rsidR="00647256">
        <w:rPr>
          <w:rFonts w:asciiTheme="majorHAnsi" w:hAnsiTheme="majorHAnsi" w:cstheme="majorHAnsi"/>
          <w:u w:val="single"/>
        </w:rPr>
        <w:instrText xml:space="preserve"> \* MERGEFORMAT </w:instrText>
      </w:r>
      <w:r w:rsidR="00647256" w:rsidRPr="00647256">
        <w:rPr>
          <w:rFonts w:asciiTheme="majorHAnsi" w:hAnsiTheme="majorHAnsi" w:cstheme="majorHAnsi"/>
          <w:u w:val="single"/>
        </w:rPr>
        <w:fldChar w:fldCharType="separate"/>
      </w:r>
      <w:r w:rsidR="00D751A3" w:rsidRPr="00D751A3">
        <w:rPr>
          <w:rFonts w:cstheme="majorHAnsi"/>
          <w:u w:val="single"/>
        </w:rPr>
        <w:t>Nested variable list</w:t>
      </w:r>
      <w:r w:rsidR="00647256" w:rsidRPr="00647256">
        <w:rPr>
          <w:rFonts w:asciiTheme="majorHAnsi" w:hAnsiTheme="majorHAnsi" w:cstheme="majorHAnsi"/>
          <w:u w:val="single"/>
        </w:rPr>
        <w:fldChar w:fldCharType="end"/>
      </w:r>
      <w:r w:rsidRPr="00CB0166">
        <w:rPr>
          <w:rFonts w:asciiTheme="majorHAnsi" w:hAnsiTheme="majorHAnsi" w:cstheme="majorHAnsi"/>
        </w:rPr>
        <w:t>”</w:t>
      </w:r>
    </w:p>
    <w:p w14:paraId="7DBA9FB6" w14:textId="1752C0E1" w:rsidR="00366ECC" w:rsidRPr="00CB0166" w:rsidRDefault="00D354FD" w:rsidP="00D361BF">
      <w:pPr>
        <w:pStyle w:val="a9"/>
        <w:numPr>
          <w:ilvl w:val="3"/>
          <w:numId w:val="24"/>
        </w:numPr>
        <w:ind w:leftChars="0"/>
        <w:rPr>
          <w:ins w:id="3463" w:author="作成者"/>
          <w:rFonts w:asciiTheme="majorHAnsi" w:hAnsiTheme="majorHAnsi" w:cstheme="majorHAnsi"/>
        </w:rPr>
      </w:pPr>
      <w:ins w:id="3464" w:author="作成者">
        <w:r w:rsidRPr="00CB0166">
          <w:rPr>
            <w:rFonts w:asciiTheme="majorHAnsi" w:hAnsiTheme="majorHAnsi" w:cstheme="majorHAnsi"/>
            <w:noProof/>
          </w:rPr>
          <mc:AlternateContent>
            <mc:Choice Requires="wps">
              <w:drawing>
                <wp:anchor distT="0" distB="0" distL="114300" distR="114300" simplePos="0" relativeHeight="251826176" behindDoc="0" locked="0" layoutInCell="1" allowOverlap="1" wp14:anchorId="3A775D61" wp14:editId="7622265C">
                  <wp:simplePos x="0" y="0"/>
                  <wp:positionH relativeFrom="column">
                    <wp:posOffset>3692135</wp:posOffset>
                  </wp:positionH>
                  <wp:positionV relativeFrom="paragraph">
                    <wp:posOffset>7333274</wp:posOffset>
                  </wp:positionV>
                  <wp:extent cx="2171700" cy="546100"/>
                  <wp:effectExtent l="0" t="247650" r="19050" b="25400"/>
                  <wp:wrapNone/>
                  <wp:docPr id="519" name="四角形吹き出し 519"/>
                  <wp:cNvGraphicFramePr/>
                  <a:graphic xmlns:a="http://schemas.openxmlformats.org/drawingml/2006/main">
                    <a:graphicData uri="http://schemas.microsoft.com/office/word/2010/wordprocessingShape">
                      <wps:wsp>
                        <wps:cNvSpPr/>
                        <wps:spPr>
                          <a:xfrm>
                            <a:off x="0" y="0"/>
                            <a:ext cx="2171700" cy="546100"/>
                          </a:xfrm>
                          <a:prstGeom prst="wedgeRectCallout">
                            <a:avLst>
                              <a:gd name="adj1" fmla="val -44079"/>
                              <a:gd name="adj2" fmla="val -94477"/>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53E325A8" w14:textId="28ABD57C" w:rsidR="00CC00D9" w:rsidRPr="00EE1748" w:rsidRDefault="00CC00D9" w:rsidP="008935AD">
                              <w:pPr>
                                <w:jc w:val="center"/>
                              </w:pPr>
                              <w:r>
                                <w:rPr>
                                  <w:rFonts w:hint="eastAsia"/>
                                </w:rPr>
                                <w:t>Member variable added from updating the Nested variable list.</w:t>
                              </w:r>
                            </w:p>
                            <w:p w14:paraId="4C288BCD" w14:textId="7803C17A" w:rsidR="00CC00D9" w:rsidRPr="00EE1748" w:rsidRDefault="00CC00D9" w:rsidP="00366ECC">
                              <w:pPr>
                                <w:jc w:val="center"/>
                                <w:rPr>
                                  <w:ins w:id="3465" w:author="作成者"/>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775D61" id="四角形吹き出し 519" o:spid="_x0000_s1189" type="#_x0000_t61" style="position:absolute;left:0;text-align:left;margin-left:290.7pt;margin-top:577.4pt;width:171pt;height:43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" adj="1279,-9607" fillcolor="white [3201]" strokecolor="red" strokeweight="2pt">
                  <v:textbox>
                    <w:txbxContent>
                      <w:p w14:paraId="53E325A8" w14:textId="28ABD57C" w:rsidR="00CC00D9" w:rsidRPr="00EE1748" w:rsidRDefault="00CC00D9" w:rsidP="008935AD">
                        <w:pPr>
                          <w:jc w:val="center"/>
                        </w:pPr>
                        <w:r>
                          <w:rPr>
                            <w:rFonts w:hint="eastAsia"/>
                          </w:rPr>
                          <w:t>Member variable added from updating the Nested variable list.</w:t>
                        </w:r>
                      </w:p>
                      <w:p w14:paraId="4C288BCD" w14:textId="7803C17A" w:rsidR="00CC00D9" w:rsidRPr="00EE1748" w:rsidRDefault="00CC00D9" w:rsidP="00366ECC">
                        <w:pPr>
                          <w:jc w:val="center"/>
                          <w:rPr>
                            <w:ins w:id="3466" w:author="作成者"/>
                          </w:rPr>
                        </w:pPr>
                      </w:p>
                    </w:txbxContent>
                  </v:textbox>
                </v:shape>
              </w:pict>
            </mc:Fallback>
          </mc:AlternateContent>
        </w:r>
        <w:r w:rsidRPr="00CB0166">
          <w:rPr>
            <w:rFonts w:asciiTheme="majorHAnsi" w:hAnsiTheme="majorHAnsi" w:cstheme="majorHAnsi"/>
            <w:noProof/>
          </w:rPr>
          <mc:AlternateContent>
            <mc:Choice Requires="wps">
              <w:drawing>
                <wp:anchor distT="0" distB="0" distL="114300" distR="114300" simplePos="0" relativeHeight="251825152" behindDoc="0" locked="0" layoutInCell="1" allowOverlap="1" wp14:anchorId="6BC5D316" wp14:editId="0F1EC837">
                  <wp:simplePos x="0" y="0"/>
                  <wp:positionH relativeFrom="column">
                    <wp:posOffset>1062697</wp:posOffset>
                  </wp:positionH>
                  <wp:positionV relativeFrom="paragraph">
                    <wp:posOffset>6743700</wp:posOffset>
                  </wp:positionV>
                  <wp:extent cx="4519246" cy="390525"/>
                  <wp:effectExtent l="0" t="0" r="15240" b="28575"/>
                  <wp:wrapNone/>
                  <wp:docPr id="518" name="正方形/長方形 518"/>
                  <wp:cNvGraphicFramePr/>
                  <a:graphic xmlns:a="http://schemas.openxmlformats.org/drawingml/2006/main">
                    <a:graphicData uri="http://schemas.microsoft.com/office/word/2010/wordprocessingShape">
                      <wps:wsp>
                        <wps:cNvSpPr/>
                        <wps:spPr>
                          <a:xfrm>
                            <a:off x="0" y="0"/>
                            <a:ext cx="4519246" cy="390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6CFA4" id="正方形/長方形 518" o:spid="_x0000_s1026" style="position:absolute;left:0;text-align:left;margin-left:83.7pt;margin-top:531pt;width:355.85pt;height:30.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" filled="f" strokecolor="red" strokeweight="2pt"/>
              </w:pict>
            </mc:Fallback>
          </mc:AlternateContent>
        </w:r>
        <w:r w:rsidR="008935AD" w:rsidRPr="00CB0166">
          <w:rPr>
            <w:rFonts w:asciiTheme="majorHAnsi" w:hAnsiTheme="majorHAnsi" w:cstheme="majorHAnsi"/>
            <w:noProof/>
          </w:rPr>
          <mc:AlternateContent>
            <mc:Choice Requires="wpg">
              <w:drawing>
                <wp:anchor distT="0" distB="0" distL="114300" distR="114300" simplePos="0" relativeHeight="251823104" behindDoc="0" locked="0" layoutInCell="1" allowOverlap="1" wp14:anchorId="46D41C50" wp14:editId="3879ED2E">
                  <wp:simplePos x="0" y="0"/>
                  <wp:positionH relativeFrom="column">
                    <wp:posOffset>306705</wp:posOffset>
                  </wp:positionH>
                  <wp:positionV relativeFrom="paragraph">
                    <wp:posOffset>179070</wp:posOffset>
                  </wp:positionV>
                  <wp:extent cx="6048375" cy="7407910"/>
                  <wp:effectExtent l="0" t="0" r="28575" b="40640"/>
                  <wp:wrapTopAndBottom/>
                  <wp:docPr id="510" name="グループ化 510"/>
                  <wp:cNvGraphicFramePr/>
                  <a:graphic xmlns:a="http://schemas.openxmlformats.org/drawingml/2006/main">
                    <a:graphicData uri="http://schemas.microsoft.com/office/word/2010/wordprocessingGroup">
                      <wpg:wgp>
                        <wpg:cNvGrpSpPr/>
                        <wpg:grpSpPr>
                          <a:xfrm>
                            <a:off x="0" y="0"/>
                            <a:ext cx="6048375" cy="7407910"/>
                            <a:chOff x="-1" y="421303"/>
                            <a:chExt cx="6048375" cy="3976049"/>
                          </a:xfrm>
                        </wpg:grpSpPr>
                        <wps:wsp>
                          <wps:cNvPr id="511" name="フローチャート: 処理 511"/>
                          <wps:cNvSpPr/>
                          <wps:spPr>
                            <a:xfrm>
                              <a:off x="-1" y="421303"/>
                              <a:ext cx="6048375" cy="3935609"/>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594FCCCE" w14:textId="77777777" w:rsidR="00CC00D9" w:rsidRDefault="00CC00D9" w:rsidP="00366ECC">
                                <w:pPr>
                                  <w:jc w:val="left"/>
                                  <w:rPr>
                                    <w:ins w:id="3467" w:author="作成者"/>
                                    <w:sz w:val="20"/>
                                    <w:szCs w:val="20"/>
                                  </w:rPr>
                                </w:pPr>
                              </w:p>
                              <w:p w14:paraId="6570D2F3" w14:textId="77777777" w:rsidR="00CC00D9" w:rsidRDefault="00CC00D9" w:rsidP="00366ECC">
                                <w:pPr>
                                  <w:jc w:val="left"/>
                                  <w:rPr>
                                    <w:ins w:id="3468" w:author="作成者"/>
                                    <w:sz w:val="20"/>
                                    <w:szCs w:val="20"/>
                                  </w:rPr>
                                </w:pPr>
                              </w:p>
                              <w:p w14:paraId="3459A57F" w14:textId="77777777" w:rsidR="00CC00D9" w:rsidRPr="003177F7" w:rsidRDefault="00CC00D9" w:rsidP="00366ECC">
                                <w:pPr>
                                  <w:jc w:val="left"/>
                                  <w:rPr>
                                    <w:ins w:id="3469" w:author="作成者"/>
                                    <w:sz w:val="20"/>
                                    <w:szCs w:val="20"/>
                                  </w:rPr>
                                </w:pPr>
                              </w:p>
                              <w:tbl>
                                <w:tblPr>
                                  <w:tblStyle w:val="ab"/>
                                  <w:tblW w:w="7166" w:type="dxa"/>
                                  <w:tblInd w:w="1028" w:type="dxa"/>
                                  <w:tblLook w:val="04A0" w:firstRow="1" w:lastRow="0" w:firstColumn="1" w:lastColumn="0" w:noHBand="0" w:noVBand="1"/>
                                </w:tblPr>
                                <w:tblGrid>
                                  <w:gridCol w:w="7166"/>
                                </w:tblGrid>
                                <w:tr w:rsidR="00CC00D9" w:rsidRPr="003177F7" w14:paraId="6E5888DC" w14:textId="77777777" w:rsidTr="00DD1144">
                                  <w:trPr>
                                    <w:trHeight w:val="1425"/>
                                    <w:ins w:id="3470" w:author="作成者"/>
                                  </w:trPr>
                                  <w:tc>
                                    <w:tcPr>
                                      <w:tcW w:w="7166" w:type="dxa"/>
                                      <w:tcBorders>
                                        <w:top w:val="single" w:sz="4" w:space="0" w:color="auto"/>
                                        <w:left w:val="single" w:sz="4" w:space="0" w:color="auto"/>
                                        <w:bottom w:val="single" w:sz="4" w:space="0" w:color="auto"/>
                                        <w:right w:val="single" w:sz="4" w:space="0" w:color="auto"/>
                                      </w:tcBorders>
                                    </w:tcPr>
                                    <w:p w14:paraId="6E2EBE38" w14:textId="77777777" w:rsidR="00CC00D9" w:rsidRPr="0088327F" w:rsidRDefault="00CC00D9" w:rsidP="00DD1144">
                                      <w:pPr>
                                        <w:rPr>
                                          <w:ins w:id="3471" w:author="作成者"/>
                                          <w:sz w:val="20"/>
                                          <w:szCs w:val="20"/>
                                        </w:rPr>
                                      </w:pPr>
                                      <w:ins w:id="3472" w:author="作成者">
                                        <w:r w:rsidRPr="0088327F">
                                          <w:rPr>
                                            <w:sz w:val="20"/>
                                            <w:szCs w:val="20"/>
                                          </w:rPr>
                                          <w:t>variable "VAR_hoge" {</w:t>
                                        </w:r>
                                      </w:ins>
                                    </w:p>
                                    <w:p w14:paraId="12445652" w14:textId="77777777" w:rsidR="00CC00D9" w:rsidRPr="0088327F" w:rsidRDefault="00CC00D9" w:rsidP="00DD1144">
                                      <w:pPr>
                                        <w:ind w:firstLineChars="200" w:firstLine="400"/>
                                        <w:rPr>
                                          <w:ins w:id="3473" w:author="作成者"/>
                                          <w:sz w:val="20"/>
                                          <w:szCs w:val="20"/>
                                        </w:rPr>
                                      </w:pPr>
                                      <w:ins w:id="3474" w:author="作成者">
                                        <w:r w:rsidRPr="0088327F">
                                          <w:rPr>
                                            <w:sz w:val="20"/>
                                            <w:szCs w:val="20"/>
                                          </w:rPr>
                                          <w:t xml:space="preserve">type = </w:t>
                                        </w:r>
                                        <w:r>
                                          <w:rPr>
                                            <w:sz w:val="20"/>
                                            <w:szCs w:val="20"/>
                                          </w:rPr>
                                          <w:t>list(object({ IP = string, NAME = string</w:t>
                                        </w:r>
                                        <w:r>
                                          <w:rPr>
                                            <w:rFonts w:hint="eastAsia"/>
                                            <w:sz w:val="20"/>
                                            <w:szCs w:val="20"/>
                                          </w:rPr>
                                          <w:t xml:space="preserve"> </w:t>
                                        </w:r>
                                        <w:r>
                                          <w:rPr>
                                            <w:sz w:val="20"/>
                                            <w:szCs w:val="20"/>
                                          </w:rPr>
                                          <w:t>}))</w:t>
                                        </w:r>
                                      </w:ins>
                                    </w:p>
                                    <w:p w14:paraId="62B03186" w14:textId="77777777" w:rsidR="00CC00D9" w:rsidRPr="0088327F" w:rsidRDefault="00CC00D9" w:rsidP="00DD1144">
                                      <w:pPr>
                                        <w:rPr>
                                          <w:ins w:id="3475" w:author="作成者"/>
                                          <w:sz w:val="20"/>
                                          <w:szCs w:val="20"/>
                                        </w:rPr>
                                      </w:pPr>
                                      <w:ins w:id="3476" w:author="作成者">
                                        <w:r>
                                          <w:rPr>
                                            <w:sz w:val="20"/>
                                            <w:szCs w:val="20"/>
                                          </w:rPr>
                                          <w:t xml:space="preserve">default = </w:t>
                                        </w:r>
                                        <w:r w:rsidRPr="0088327F">
                                          <w:rPr>
                                            <w:sz w:val="20"/>
                                            <w:szCs w:val="20"/>
                                          </w:rPr>
                                          <w:t>[</w:t>
                                        </w:r>
                                        <w:bookmarkStart w:id="3477" w:name="_GoBack"/>
                                        <w:bookmarkEnd w:id="3477"/>
                                      </w:ins>
                                    </w:p>
                                    <w:p w14:paraId="1C68C231" w14:textId="77777777" w:rsidR="00CC00D9" w:rsidRDefault="00CC00D9" w:rsidP="00DD1144">
                                      <w:pPr>
                                        <w:rPr>
                                          <w:ins w:id="3478" w:author="作成者"/>
                                          <w:sz w:val="20"/>
                                          <w:szCs w:val="20"/>
                                        </w:rPr>
                                      </w:pPr>
                                      <w:ins w:id="3479" w:author="作成者">
                                        <w:r>
                                          <w:rPr>
                                            <w:sz w:val="20"/>
                                            <w:szCs w:val="20"/>
                                          </w:rPr>
                                          <w:t xml:space="preserve">        { “IP” = “127.0.0.1”, NAME = “machine01”},</w:t>
                                        </w:r>
                                      </w:ins>
                                    </w:p>
                                    <w:p w14:paraId="79EE837A" w14:textId="77777777" w:rsidR="00CC00D9" w:rsidRPr="0088327F" w:rsidRDefault="00CC00D9" w:rsidP="00DD1144">
                                      <w:pPr>
                                        <w:rPr>
                                          <w:ins w:id="3480" w:author="作成者"/>
                                          <w:sz w:val="20"/>
                                          <w:szCs w:val="20"/>
                                        </w:rPr>
                                      </w:pPr>
                                      <w:ins w:id="3481" w:author="作成者">
                                        <w:r>
                                          <w:rPr>
                                            <w:rFonts w:hint="eastAsia"/>
                                            <w:sz w:val="20"/>
                                            <w:szCs w:val="20"/>
                                          </w:rPr>
                                          <w:t xml:space="preserve">        </w:t>
                                        </w:r>
                                        <w:r>
                                          <w:rPr>
                                            <w:sz w:val="20"/>
                                            <w:szCs w:val="20"/>
                                          </w:rPr>
                                          <w:t>{ “IP” = “127.0.0.2”, NAME = “machine02”}</w:t>
                                        </w:r>
                                      </w:ins>
                                    </w:p>
                                    <w:p w14:paraId="4E36C991" w14:textId="77777777" w:rsidR="00CC00D9" w:rsidRPr="0088327F" w:rsidRDefault="00CC00D9" w:rsidP="00DD1144">
                                      <w:pPr>
                                        <w:ind w:firstLineChars="200" w:firstLine="400"/>
                                        <w:rPr>
                                          <w:ins w:id="3482" w:author="作成者"/>
                                          <w:sz w:val="20"/>
                                          <w:szCs w:val="20"/>
                                        </w:rPr>
                                      </w:pPr>
                                      <w:ins w:id="3483" w:author="作成者">
                                        <w:r w:rsidRPr="0088327F">
                                          <w:rPr>
                                            <w:sz w:val="20"/>
                                            <w:szCs w:val="20"/>
                                          </w:rPr>
                                          <w:t>],</w:t>
                                        </w:r>
                                      </w:ins>
                                    </w:p>
                                    <w:p w14:paraId="26DFAF65" w14:textId="77777777" w:rsidR="00CC00D9" w:rsidRPr="003177F7" w:rsidRDefault="00CC00D9" w:rsidP="00DD1144">
                                      <w:pPr>
                                        <w:pStyle w:val="af0"/>
                                        <w:rPr>
                                          <w:ins w:id="3484" w:author="作成者"/>
                                          <w:sz w:val="20"/>
                                          <w:szCs w:val="20"/>
                                        </w:rPr>
                                      </w:pPr>
                                      <w:ins w:id="3485" w:author="作成者">
                                        <w:r w:rsidRPr="0088327F">
                                          <w:rPr>
                                            <w:sz w:val="20"/>
                                            <w:szCs w:val="20"/>
                                          </w:rPr>
                                          <w:t>}</w:t>
                                        </w:r>
                                      </w:ins>
                                    </w:p>
                                  </w:tc>
                                </w:tr>
                              </w:tbl>
                              <w:p w14:paraId="55875196" w14:textId="77777777" w:rsidR="00CC00D9" w:rsidRDefault="00CC00D9" w:rsidP="00366ECC">
                                <w:pPr>
                                  <w:jc w:val="left"/>
                                  <w:rPr>
                                    <w:ins w:id="3486" w:author="作成者"/>
                                    <w:sz w:val="20"/>
                                    <w:szCs w:val="20"/>
                                  </w:rPr>
                                </w:pPr>
                              </w:p>
                              <w:p w14:paraId="4351D676" w14:textId="77777777" w:rsidR="00CC00D9" w:rsidRDefault="00CC00D9" w:rsidP="00366ECC">
                                <w:pPr>
                                  <w:jc w:val="left"/>
                                  <w:rPr>
                                    <w:ins w:id="3487" w:author="作成者"/>
                                    <w:sz w:val="20"/>
                                    <w:szCs w:val="20"/>
                                  </w:rPr>
                                </w:pPr>
                              </w:p>
                              <w:p w14:paraId="359D4715" w14:textId="77777777" w:rsidR="00CC00D9" w:rsidRDefault="00CC00D9" w:rsidP="00366ECC">
                                <w:pPr>
                                  <w:jc w:val="left"/>
                                  <w:rPr>
                                    <w:ins w:id="3488" w:author="作成者"/>
                                    <w:sz w:val="20"/>
                                    <w:szCs w:val="20"/>
                                  </w:rPr>
                                </w:pPr>
                              </w:p>
                              <w:p w14:paraId="6DBCBEC7" w14:textId="54475E16" w:rsidR="00CC00D9" w:rsidRPr="0088327F" w:rsidRDefault="00CC00D9" w:rsidP="00366ECC">
                                <w:pPr>
                                  <w:jc w:val="left"/>
                                  <w:rPr>
                                    <w:ins w:id="3489" w:author="作成者"/>
                                    <w:b/>
                                    <w:sz w:val="20"/>
                                    <w:szCs w:val="20"/>
                                  </w:rPr>
                                </w:pPr>
                                <w:ins w:id="3490" w:author="作成者">
                                  <w:r>
                                    <w:rPr>
                                      <w:rFonts w:hint="eastAsia"/>
                                      <w:sz w:val="20"/>
                                      <w:szCs w:val="20"/>
                                    </w:rPr>
                                    <w:t xml:space="preserve">　</w:t>
                                  </w:r>
                                  <w:r>
                                    <w:rPr>
                                      <w:sz w:val="20"/>
                                      <w:szCs w:val="20"/>
                                    </w:rPr>
                                    <w:t xml:space="preserve">　　　　　</w:t>
                                  </w:r>
                                </w:ins>
                                <w:r>
                                  <w:rPr>
                                    <w:rFonts w:hint="eastAsia"/>
                                    <w:b/>
                                    <w:sz w:val="20"/>
                                    <w:szCs w:val="20"/>
                                  </w:rPr>
                                  <w:t>Nested variable list</w:t>
                                </w:r>
                                <w:ins w:id="3491" w:author="作成者">
                                  <w:r>
                                    <w:rPr>
                                      <w:rFonts w:hint="eastAsia"/>
                                      <w:b/>
                                      <w:sz w:val="20"/>
                                      <w:szCs w:val="20"/>
                                    </w:rPr>
                                    <w:t>（</w:t>
                                  </w:r>
                                </w:ins>
                                <w:r>
                                  <w:rPr>
                                    <w:rFonts w:hint="eastAsia"/>
                                    <w:b/>
                                    <w:sz w:val="20"/>
                                    <w:szCs w:val="20"/>
                                  </w:rPr>
                                  <w:t>When registering</w:t>
                                </w:r>
                                <w:ins w:id="3492" w:author="作成者">
                                  <w:r>
                                    <w:rPr>
                                      <w:b/>
                                      <w:sz w:val="20"/>
                                      <w:szCs w:val="20"/>
                                    </w:rPr>
                                    <w:t>）</w:t>
                                  </w:r>
                                </w:ins>
                              </w:p>
                              <w:tbl>
                                <w:tblPr>
                                  <w:tblStyle w:val="ab"/>
                                  <w:tblW w:w="0" w:type="auto"/>
                                  <w:jc w:val="center"/>
                                  <w:tblLook w:val="04A0" w:firstRow="1" w:lastRow="0" w:firstColumn="1" w:lastColumn="0" w:noHBand="0" w:noVBand="1"/>
                                </w:tblPr>
                                <w:tblGrid>
                                  <w:gridCol w:w="862"/>
                                  <w:gridCol w:w="1581"/>
                                  <w:gridCol w:w="1581"/>
                                  <w:gridCol w:w="1534"/>
                                </w:tblGrid>
                                <w:tr w:rsidR="00CC00D9" w14:paraId="05F1CB25" w14:textId="77777777" w:rsidTr="00DD1144">
                                  <w:trPr>
                                    <w:trHeight w:val="699"/>
                                    <w:jc w:val="center"/>
                                    <w:ins w:id="3493" w:author="作成者"/>
                                  </w:trPr>
                                  <w:tc>
                                    <w:tcPr>
                                      <w:tcW w:w="862" w:type="dxa"/>
                                      <w:shd w:val="clear" w:color="auto" w:fill="002060"/>
                                    </w:tcPr>
                                    <w:p w14:paraId="7CEFC370" w14:textId="4CB5AB74" w:rsidR="00CC00D9" w:rsidRPr="00C80F48" w:rsidRDefault="00CC00D9" w:rsidP="00DD1144">
                                      <w:pPr>
                                        <w:pStyle w:val="af0"/>
                                        <w:jc w:val="left"/>
                                        <w:rPr>
                                          <w:ins w:id="3494" w:author="作成者"/>
                                          <w:b/>
                                          <w:color w:val="FFFFFF" w:themeColor="background1"/>
                                        </w:rPr>
                                      </w:pPr>
                                      <w:r>
                                        <w:rPr>
                                          <w:rFonts w:hint="eastAsia"/>
                                          <w:b/>
                                          <w:color w:val="FFFFFF" w:themeColor="background1"/>
                                        </w:rPr>
                                        <w:t>Item No.</w:t>
                                      </w:r>
                                    </w:p>
                                  </w:tc>
                                  <w:tc>
                                    <w:tcPr>
                                      <w:tcW w:w="1581" w:type="dxa"/>
                                      <w:shd w:val="clear" w:color="auto" w:fill="002060"/>
                                    </w:tcPr>
                                    <w:p w14:paraId="1529964D" w14:textId="533EB3D1" w:rsidR="00CC00D9" w:rsidRPr="00C80F48" w:rsidRDefault="00CC00D9" w:rsidP="00DD1144">
                                      <w:pPr>
                                        <w:pStyle w:val="af0"/>
                                        <w:jc w:val="left"/>
                                        <w:rPr>
                                          <w:ins w:id="3495" w:author="作成者"/>
                                          <w:b/>
                                          <w:color w:val="FFFFFF" w:themeColor="background1"/>
                                        </w:rPr>
                                      </w:pPr>
                                      <w:r>
                                        <w:rPr>
                                          <w:rFonts w:hint="eastAsia"/>
                                          <w:b/>
                                          <w:color w:val="FFFFFF" w:themeColor="background1"/>
                                        </w:rPr>
                                        <w:t>Variable name</w:t>
                                      </w:r>
                                    </w:p>
                                  </w:tc>
                                  <w:tc>
                                    <w:tcPr>
                                      <w:tcW w:w="1581" w:type="dxa"/>
                                      <w:shd w:val="clear" w:color="auto" w:fill="002060"/>
                                    </w:tcPr>
                                    <w:p w14:paraId="7777D020" w14:textId="77B04ECE" w:rsidR="00CC00D9" w:rsidRPr="00C80F48" w:rsidRDefault="00CC00D9" w:rsidP="00F1621F">
                                      <w:pPr>
                                        <w:pStyle w:val="af0"/>
                                        <w:jc w:val="left"/>
                                        <w:rPr>
                                          <w:ins w:id="3496" w:author="作成者"/>
                                          <w:b/>
                                          <w:color w:val="FFFFFF" w:themeColor="background1"/>
                                        </w:rPr>
                                      </w:pPr>
                                      <w:r w:rsidRPr="008935AD">
                                        <w:rPr>
                                          <w:rFonts w:hint="eastAsia"/>
                                          <w:b/>
                                          <w:color w:val="FFFFFF" w:themeColor="background1"/>
                                          <w:sz w:val="14"/>
                                        </w:rPr>
                                        <w:t>M</w:t>
                                      </w:r>
                                      <w:r w:rsidRPr="008935AD">
                                        <w:rPr>
                                          <w:b/>
                                          <w:color w:val="FFFFFF" w:themeColor="background1"/>
                                          <w:sz w:val="14"/>
                                        </w:rPr>
                                        <w:t xml:space="preserve">ember </w:t>
                                      </w:r>
                                      <w:r w:rsidRPr="008935AD">
                                        <w:rPr>
                                          <w:rFonts w:hint="eastAsia"/>
                                          <w:b/>
                                          <w:color w:val="FFFFFF" w:themeColor="background1"/>
                                          <w:sz w:val="14"/>
                                        </w:rPr>
                                        <w:t>Variable name</w:t>
                                      </w:r>
                                      <w:ins w:id="3497" w:author="作成者">
                                        <w:r w:rsidRPr="008935AD">
                                          <w:rPr>
                                            <w:rFonts w:hint="eastAsia"/>
                                            <w:b/>
                                            <w:color w:val="FFFFFF" w:themeColor="background1"/>
                                            <w:sz w:val="14"/>
                                          </w:rPr>
                                          <w:t>（</w:t>
                                        </w:r>
                                      </w:ins>
                                      <w:r w:rsidRPr="008935AD">
                                        <w:rPr>
                                          <w:rFonts w:hint="eastAsia"/>
                                          <w:b/>
                                          <w:color w:val="FFFFFF" w:themeColor="background1"/>
                                          <w:sz w:val="14"/>
                                        </w:rPr>
                                        <w:t>W</w:t>
                                      </w:r>
                                      <w:r w:rsidRPr="008935AD">
                                        <w:rPr>
                                          <w:b/>
                                          <w:color w:val="FFFFFF" w:themeColor="background1"/>
                                          <w:sz w:val="14"/>
                                        </w:rPr>
                                        <w:t>ith repetition</w:t>
                                      </w:r>
                                      <w:ins w:id="3498" w:author="作成者">
                                        <w:r w:rsidRPr="008935AD">
                                          <w:rPr>
                                            <w:rFonts w:hint="eastAsia"/>
                                            <w:b/>
                                            <w:color w:val="FFFFFF" w:themeColor="background1"/>
                                            <w:sz w:val="14"/>
                                          </w:rPr>
                                          <w:t>）</w:t>
                                        </w:r>
                                      </w:ins>
                                    </w:p>
                                  </w:tc>
                                  <w:tc>
                                    <w:tcPr>
                                      <w:tcW w:w="1534" w:type="dxa"/>
                                      <w:shd w:val="clear" w:color="auto" w:fill="002060"/>
                                    </w:tcPr>
                                    <w:p w14:paraId="4A7858C1" w14:textId="3BFAB5A3" w:rsidR="00CC00D9" w:rsidRDefault="00CC00D9" w:rsidP="00DD1144">
                                      <w:pPr>
                                        <w:pStyle w:val="af0"/>
                                        <w:jc w:val="left"/>
                                        <w:rPr>
                                          <w:ins w:id="3499" w:author="作成者"/>
                                          <w:b/>
                                          <w:color w:val="FFFFFF" w:themeColor="background1"/>
                                        </w:rPr>
                                      </w:pPr>
                                      <w:r w:rsidRPr="00B64215">
                                        <w:rPr>
                                          <w:b/>
                                          <w:color w:val="FFFFFF" w:themeColor="background1"/>
                                          <w:sz w:val="14"/>
                                        </w:rPr>
                                        <w:t>Maximum amount of repetitions</w:t>
                                      </w:r>
                                    </w:p>
                                  </w:tc>
                                </w:tr>
                                <w:tr w:rsidR="00CC00D9" w14:paraId="3BCDFF6E" w14:textId="77777777" w:rsidTr="00DD1144">
                                  <w:trPr>
                                    <w:trHeight w:val="220"/>
                                    <w:jc w:val="center"/>
                                    <w:ins w:id="3500" w:author="作成者"/>
                                  </w:trPr>
                                  <w:tc>
                                    <w:tcPr>
                                      <w:tcW w:w="862" w:type="dxa"/>
                                    </w:tcPr>
                                    <w:p w14:paraId="280AF48E" w14:textId="77777777" w:rsidR="00CC00D9" w:rsidRDefault="00CC00D9" w:rsidP="00DD1144">
                                      <w:pPr>
                                        <w:pStyle w:val="af0"/>
                                        <w:jc w:val="left"/>
                                        <w:rPr>
                                          <w:ins w:id="3501" w:author="作成者"/>
                                        </w:rPr>
                                      </w:pPr>
                                      <w:ins w:id="3502" w:author="作成者">
                                        <w:r>
                                          <w:rPr>
                                            <w:rFonts w:hint="eastAsia"/>
                                          </w:rPr>
                                          <w:t>1</w:t>
                                        </w:r>
                                      </w:ins>
                                    </w:p>
                                  </w:tc>
                                  <w:tc>
                                    <w:tcPr>
                                      <w:tcW w:w="1581" w:type="dxa"/>
                                    </w:tcPr>
                                    <w:p w14:paraId="4754A235" w14:textId="77777777" w:rsidR="00CC00D9" w:rsidRDefault="00CC00D9" w:rsidP="00DD1144">
                                      <w:pPr>
                                        <w:pStyle w:val="af0"/>
                                        <w:jc w:val="left"/>
                                        <w:rPr>
                                          <w:ins w:id="3503" w:author="作成者"/>
                                        </w:rPr>
                                      </w:pPr>
                                      <w:ins w:id="3504" w:author="作成者">
                                        <w:r>
                                          <w:rPr>
                                            <w:rFonts w:hint="eastAsia"/>
                                          </w:rPr>
                                          <w:t>V</w:t>
                                        </w:r>
                                        <w:r>
                                          <w:t>AR_hoge</w:t>
                                        </w:r>
                                      </w:ins>
                                    </w:p>
                                  </w:tc>
                                  <w:tc>
                                    <w:tcPr>
                                      <w:tcW w:w="1581" w:type="dxa"/>
                                    </w:tcPr>
                                    <w:p w14:paraId="14DFB50E" w14:textId="77777777" w:rsidR="00CC00D9" w:rsidRDefault="00CC00D9" w:rsidP="00DD1144">
                                      <w:pPr>
                                        <w:pStyle w:val="af0"/>
                                        <w:jc w:val="left"/>
                                        <w:rPr>
                                          <w:ins w:id="3505" w:author="作成者"/>
                                        </w:rPr>
                                      </w:pPr>
                                    </w:p>
                                  </w:tc>
                                  <w:tc>
                                    <w:tcPr>
                                      <w:tcW w:w="1534" w:type="dxa"/>
                                    </w:tcPr>
                                    <w:p w14:paraId="65319FD8" w14:textId="77777777" w:rsidR="00CC00D9" w:rsidRDefault="00CC00D9" w:rsidP="00DD1144">
                                      <w:pPr>
                                        <w:pStyle w:val="af0"/>
                                        <w:jc w:val="left"/>
                                        <w:rPr>
                                          <w:ins w:id="3506" w:author="作成者"/>
                                        </w:rPr>
                                      </w:pPr>
                                      <w:ins w:id="3507" w:author="作成者">
                                        <w:r>
                                          <w:rPr>
                                            <w:rFonts w:hint="eastAsia"/>
                                          </w:rPr>
                                          <w:t>2</w:t>
                                        </w:r>
                                      </w:ins>
                                    </w:p>
                                  </w:tc>
                                </w:tr>
                              </w:tbl>
                              <w:p w14:paraId="68CCF042" w14:textId="598EC817" w:rsidR="00CC00D9" w:rsidRDefault="00CC00D9" w:rsidP="00366ECC">
                                <w:pPr>
                                  <w:jc w:val="left"/>
                                  <w:rPr>
                                    <w:sz w:val="20"/>
                                    <w:szCs w:val="20"/>
                                  </w:rPr>
                                </w:pPr>
                              </w:p>
                              <w:p w14:paraId="559EF551" w14:textId="77777777" w:rsidR="00CC00D9" w:rsidRDefault="00CC00D9" w:rsidP="00366ECC">
                                <w:pPr>
                                  <w:jc w:val="left"/>
                                  <w:rPr>
                                    <w:ins w:id="3508" w:author="作成者"/>
                                    <w:sz w:val="20"/>
                                    <w:szCs w:val="20"/>
                                  </w:rPr>
                                </w:pPr>
                              </w:p>
                              <w:p w14:paraId="1929F0E4" w14:textId="5635E22F" w:rsidR="00CC00D9" w:rsidRDefault="00CC00D9" w:rsidP="00366ECC">
                                <w:pPr>
                                  <w:jc w:val="left"/>
                                  <w:rPr>
                                    <w:ins w:id="3509" w:author="作成者"/>
                                    <w:b/>
                                    <w:sz w:val="20"/>
                                    <w:szCs w:val="20"/>
                                  </w:rPr>
                                </w:pPr>
                                <w:ins w:id="3510" w:author="作成者">
                                  <w:r>
                                    <w:rPr>
                                      <w:rFonts w:hint="eastAsia"/>
                                      <w:sz w:val="20"/>
                                      <w:szCs w:val="20"/>
                                    </w:rPr>
                                    <w:t xml:space="preserve">　</w:t>
                                  </w:r>
                                  <w:r>
                                    <w:rPr>
                                      <w:sz w:val="20"/>
                                      <w:szCs w:val="20"/>
                                    </w:rPr>
                                    <w:t xml:space="preserve">　　　　</w:t>
                                  </w:r>
                                  <w:r>
                                    <w:rPr>
                                      <w:rFonts w:hint="eastAsia"/>
                                      <w:sz w:val="20"/>
                                      <w:szCs w:val="20"/>
                                    </w:rPr>
                                    <w:t xml:space="preserve">　</w:t>
                                  </w:r>
                                </w:ins>
                                <w:r>
                                  <w:rPr>
                                    <w:rFonts w:hint="eastAsia"/>
                                    <w:b/>
                                    <w:sz w:val="20"/>
                                    <w:szCs w:val="20"/>
                                  </w:rPr>
                                  <w:t>Nested variable list</w:t>
                                </w:r>
                                <w:ins w:id="3511" w:author="作成者">
                                  <w:r w:rsidRPr="005E05C6">
                                    <w:rPr>
                                      <w:b/>
                                      <w:sz w:val="20"/>
                                      <w:szCs w:val="20"/>
                                    </w:rPr>
                                    <w:t>（</w:t>
                                  </w:r>
                                </w:ins>
                                <w:r>
                                  <w:rPr>
                                    <w:b/>
                                    <w:sz w:val="20"/>
                                    <w:szCs w:val="20"/>
                                  </w:rPr>
                                  <w:t>When updating</w:t>
                                </w:r>
                                <w:ins w:id="3512" w:author="作成者">
                                  <w:r w:rsidRPr="005E05C6">
                                    <w:rPr>
                                      <w:rFonts w:hint="eastAsia"/>
                                      <w:b/>
                                      <w:sz w:val="20"/>
                                      <w:szCs w:val="20"/>
                                    </w:rPr>
                                    <w:t>）</w:t>
                                  </w:r>
                                </w:ins>
                              </w:p>
                              <w:tbl>
                                <w:tblPr>
                                  <w:tblStyle w:val="ab"/>
                                  <w:tblW w:w="0" w:type="auto"/>
                                  <w:jc w:val="center"/>
                                  <w:tblLook w:val="04A0" w:firstRow="1" w:lastRow="0" w:firstColumn="1" w:lastColumn="0" w:noHBand="0" w:noVBand="1"/>
                                </w:tblPr>
                                <w:tblGrid>
                                  <w:gridCol w:w="862"/>
                                  <w:gridCol w:w="1581"/>
                                  <w:gridCol w:w="1581"/>
                                  <w:gridCol w:w="1534"/>
                                </w:tblGrid>
                                <w:tr w:rsidR="00CC00D9" w14:paraId="1DCE2697" w14:textId="77777777" w:rsidTr="00DD1144">
                                  <w:trPr>
                                    <w:trHeight w:val="699"/>
                                    <w:jc w:val="center"/>
                                    <w:ins w:id="3513" w:author="作成者"/>
                                  </w:trPr>
                                  <w:tc>
                                    <w:tcPr>
                                      <w:tcW w:w="862" w:type="dxa"/>
                                      <w:shd w:val="clear" w:color="auto" w:fill="002060"/>
                                    </w:tcPr>
                                    <w:p w14:paraId="790B174B" w14:textId="5EA479F1" w:rsidR="00CC00D9" w:rsidRPr="00C80F48" w:rsidRDefault="00CC00D9" w:rsidP="00DD1144">
                                      <w:pPr>
                                        <w:pStyle w:val="af0"/>
                                        <w:jc w:val="left"/>
                                        <w:rPr>
                                          <w:ins w:id="3514" w:author="作成者"/>
                                          <w:b/>
                                          <w:color w:val="FFFFFF" w:themeColor="background1"/>
                                        </w:rPr>
                                      </w:pPr>
                                      <w:r>
                                        <w:rPr>
                                          <w:rFonts w:hint="eastAsia"/>
                                          <w:b/>
                                          <w:color w:val="FFFFFF" w:themeColor="background1"/>
                                        </w:rPr>
                                        <w:t>Item No.</w:t>
                                      </w:r>
                                    </w:p>
                                  </w:tc>
                                  <w:tc>
                                    <w:tcPr>
                                      <w:tcW w:w="1581" w:type="dxa"/>
                                      <w:shd w:val="clear" w:color="auto" w:fill="002060"/>
                                    </w:tcPr>
                                    <w:p w14:paraId="3989887D" w14:textId="2F0FD152" w:rsidR="00CC00D9" w:rsidRPr="00C80F48" w:rsidRDefault="00CC00D9" w:rsidP="00DD1144">
                                      <w:pPr>
                                        <w:pStyle w:val="af0"/>
                                        <w:jc w:val="left"/>
                                        <w:rPr>
                                          <w:ins w:id="3515" w:author="作成者"/>
                                          <w:b/>
                                          <w:color w:val="FFFFFF" w:themeColor="background1"/>
                                        </w:rPr>
                                      </w:pPr>
                                      <w:r>
                                        <w:rPr>
                                          <w:rFonts w:hint="eastAsia"/>
                                          <w:b/>
                                          <w:color w:val="FFFFFF" w:themeColor="background1"/>
                                        </w:rPr>
                                        <w:t>Variable name</w:t>
                                      </w:r>
                                    </w:p>
                                  </w:tc>
                                  <w:tc>
                                    <w:tcPr>
                                      <w:tcW w:w="1581" w:type="dxa"/>
                                      <w:shd w:val="clear" w:color="auto" w:fill="002060"/>
                                    </w:tcPr>
                                    <w:p w14:paraId="6C460125" w14:textId="1FFFEA03" w:rsidR="00CC00D9" w:rsidRPr="00C80F48" w:rsidRDefault="00CC00D9" w:rsidP="00F1621F">
                                      <w:pPr>
                                        <w:pStyle w:val="af0"/>
                                        <w:jc w:val="left"/>
                                        <w:rPr>
                                          <w:ins w:id="3516" w:author="作成者"/>
                                          <w:b/>
                                          <w:color w:val="FFFFFF" w:themeColor="background1"/>
                                        </w:rPr>
                                      </w:pPr>
                                      <w:r w:rsidRPr="008935AD">
                                        <w:rPr>
                                          <w:rFonts w:hint="eastAsia"/>
                                          <w:b/>
                                          <w:color w:val="FFFFFF" w:themeColor="background1"/>
                                          <w:sz w:val="12"/>
                                        </w:rPr>
                                        <w:t>M</w:t>
                                      </w:r>
                                      <w:r w:rsidRPr="008935AD">
                                        <w:rPr>
                                          <w:b/>
                                          <w:color w:val="FFFFFF" w:themeColor="background1"/>
                                          <w:sz w:val="12"/>
                                        </w:rPr>
                                        <w:t xml:space="preserve">ember </w:t>
                                      </w:r>
                                      <w:r w:rsidRPr="008935AD">
                                        <w:rPr>
                                          <w:rFonts w:hint="eastAsia"/>
                                          <w:b/>
                                          <w:color w:val="FFFFFF" w:themeColor="background1"/>
                                          <w:sz w:val="12"/>
                                        </w:rPr>
                                        <w:t>Variable name</w:t>
                                      </w:r>
                                      <w:ins w:id="3517" w:author="作成者">
                                        <w:r w:rsidRPr="008935AD">
                                          <w:rPr>
                                            <w:rFonts w:hint="eastAsia"/>
                                            <w:b/>
                                            <w:color w:val="FFFFFF" w:themeColor="background1"/>
                                            <w:sz w:val="12"/>
                                          </w:rPr>
                                          <w:t>（</w:t>
                                        </w:r>
                                      </w:ins>
                                      <w:r w:rsidRPr="008935AD">
                                        <w:rPr>
                                          <w:rFonts w:hint="eastAsia"/>
                                          <w:b/>
                                          <w:color w:val="FFFFFF" w:themeColor="background1"/>
                                          <w:sz w:val="12"/>
                                        </w:rPr>
                                        <w:t>W</w:t>
                                      </w:r>
                                      <w:r w:rsidRPr="008935AD">
                                        <w:rPr>
                                          <w:b/>
                                          <w:color w:val="FFFFFF" w:themeColor="background1"/>
                                          <w:sz w:val="12"/>
                                        </w:rPr>
                                        <w:t>ith repetition</w:t>
                                      </w:r>
                                      <w:ins w:id="3518" w:author="作成者">
                                        <w:r w:rsidRPr="008935AD">
                                          <w:rPr>
                                            <w:rFonts w:hint="eastAsia"/>
                                            <w:b/>
                                            <w:color w:val="FFFFFF" w:themeColor="background1"/>
                                            <w:sz w:val="12"/>
                                          </w:rPr>
                                          <w:t>）</w:t>
                                        </w:r>
                                      </w:ins>
                                    </w:p>
                                  </w:tc>
                                  <w:tc>
                                    <w:tcPr>
                                      <w:tcW w:w="1534" w:type="dxa"/>
                                      <w:shd w:val="clear" w:color="auto" w:fill="002060"/>
                                    </w:tcPr>
                                    <w:p w14:paraId="54A6CB32" w14:textId="24767CBD" w:rsidR="00CC00D9" w:rsidRDefault="00CC00D9" w:rsidP="00DD1144">
                                      <w:pPr>
                                        <w:pStyle w:val="af0"/>
                                        <w:jc w:val="left"/>
                                        <w:rPr>
                                          <w:ins w:id="3519" w:author="作成者"/>
                                          <w:b/>
                                          <w:color w:val="FFFFFF" w:themeColor="background1"/>
                                        </w:rPr>
                                      </w:pPr>
                                      <w:r w:rsidRPr="00B64215">
                                        <w:rPr>
                                          <w:b/>
                                          <w:color w:val="FFFFFF" w:themeColor="background1"/>
                                          <w:sz w:val="14"/>
                                        </w:rPr>
                                        <w:t>Maximum amount of repetitions</w:t>
                                      </w:r>
                                    </w:p>
                                  </w:tc>
                                </w:tr>
                                <w:tr w:rsidR="00CC00D9" w14:paraId="04D05979" w14:textId="77777777" w:rsidTr="00DD1144">
                                  <w:trPr>
                                    <w:trHeight w:val="220"/>
                                    <w:jc w:val="center"/>
                                    <w:ins w:id="3520" w:author="作成者"/>
                                  </w:trPr>
                                  <w:tc>
                                    <w:tcPr>
                                      <w:tcW w:w="862" w:type="dxa"/>
                                    </w:tcPr>
                                    <w:p w14:paraId="08AB3824" w14:textId="77777777" w:rsidR="00CC00D9" w:rsidRDefault="00CC00D9" w:rsidP="00DD1144">
                                      <w:pPr>
                                        <w:pStyle w:val="af0"/>
                                        <w:jc w:val="left"/>
                                        <w:rPr>
                                          <w:ins w:id="3521" w:author="作成者"/>
                                        </w:rPr>
                                      </w:pPr>
                                      <w:ins w:id="3522" w:author="作成者">
                                        <w:r>
                                          <w:rPr>
                                            <w:rFonts w:hint="eastAsia"/>
                                          </w:rPr>
                                          <w:t>1</w:t>
                                        </w:r>
                                      </w:ins>
                                    </w:p>
                                  </w:tc>
                                  <w:tc>
                                    <w:tcPr>
                                      <w:tcW w:w="1581" w:type="dxa"/>
                                    </w:tcPr>
                                    <w:p w14:paraId="2B9562EB" w14:textId="77777777" w:rsidR="00CC00D9" w:rsidRDefault="00CC00D9" w:rsidP="00DD1144">
                                      <w:pPr>
                                        <w:pStyle w:val="af0"/>
                                        <w:jc w:val="left"/>
                                        <w:rPr>
                                          <w:ins w:id="3523" w:author="作成者"/>
                                        </w:rPr>
                                      </w:pPr>
                                      <w:ins w:id="3524" w:author="作成者">
                                        <w:r>
                                          <w:rPr>
                                            <w:rFonts w:hint="eastAsia"/>
                                          </w:rPr>
                                          <w:t>V</w:t>
                                        </w:r>
                                        <w:r>
                                          <w:t>AR_hoge</w:t>
                                        </w:r>
                                      </w:ins>
                                    </w:p>
                                  </w:tc>
                                  <w:tc>
                                    <w:tcPr>
                                      <w:tcW w:w="1581" w:type="dxa"/>
                                    </w:tcPr>
                                    <w:p w14:paraId="1D00A0CC" w14:textId="77777777" w:rsidR="00CC00D9" w:rsidRDefault="00CC00D9" w:rsidP="00DD1144">
                                      <w:pPr>
                                        <w:pStyle w:val="af0"/>
                                        <w:jc w:val="left"/>
                                        <w:rPr>
                                          <w:ins w:id="3525" w:author="作成者"/>
                                        </w:rPr>
                                      </w:pPr>
                                    </w:p>
                                  </w:tc>
                                  <w:tc>
                                    <w:tcPr>
                                      <w:tcW w:w="1534" w:type="dxa"/>
                                    </w:tcPr>
                                    <w:p w14:paraId="3C257A44" w14:textId="77777777" w:rsidR="00CC00D9" w:rsidRDefault="00CC00D9" w:rsidP="00DD1144">
                                      <w:pPr>
                                        <w:pStyle w:val="af0"/>
                                        <w:jc w:val="left"/>
                                        <w:rPr>
                                          <w:ins w:id="3526" w:author="作成者"/>
                                        </w:rPr>
                                      </w:pPr>
                                      <w:ins w:id="3527" w:author="作成者">
                                        <w:r>
                                          <w:rPr>
                                            <w:rFonts w:hint="eastAsia"/>
                                            <w:color w:val="FF0000"/>
                                          </w:rPr>
                                          <w:t>3</w:t>
                                        </w:r>
                                      </w:ins>
                                    </w:p>
                                  </w:tc>
                                </w:tr>
                              </w:tbl>
                              <w:p w14:paraId="48053778" w14:textId="77777777" w:rsidR="00CC00D9" w:rsidRPr="005E05C6" w:rsidRDefault="00CC00D9" w:rsidP="00366ECC">
                                <w:pPr>
                                  <w:jc w:val="left"/>
                                  <w:rPr>
                                    <w:ins w:id="3528" w:author="作成者"/>
                                    <w:b/>
                                    <w:sz w:val="20"/>
                                    <w:szCs w:val="20"/>
                                  </w:rPr>
                                </w:pPr>
                              </w:p>
                              <w:p w14:paraId="0B2DDF7F" w14:textId="141D9543" w:rsidR="00CC00D9" w:rsidRDefault="00CC00D9" w:rsidP="00366ECC">
                                <w:pPr>
                                  <w:jc w:val="left"/>
                                  <w:rPr>
                                    <w:sz w:val="20"/>
                                    <w:szCs w:val="20"/>
                                  </w:rPr>
                                </w:pPr>
                                <w:ins w:id="3529" w:author="作成者">
                                  <w:r>
                                    <w:rPr>
                                      <w:rFonts w:hint="eastAsia"/>
                                      <w:sz w:val="20"/>
                                      <w:szCs w:val="20"/>
                                    </w:rPr>
                                    <w:t xml:space="preserve">      </w:t>
                                  </w:r>
                                </w:ins>
                              </w:p>
                              <w:p w14:paraId="4DF3F7EB" w14:textId="77777777" w:rsidR="00CC00D9" w:rsidRDefault="00CC00D9" w:rsidP="00366ECC">
                                <w:pPr>
                                  <w:jc w:val="left"/>
                                  <w:rPr>
                                    <w:ins w:id="3530" w:author="作成者"/>
                                    <w:sz w:val="20"/>
                                    <w:szCs w:val="20"/>
                                  </w:rPr>
                                </w:pPr>
                              </w:p>
                              <w:p w14:paraId="79E3CA00" w14:textId="77777777" w:rsidR="00CC00D9" w:rsidRDefault="00CC00D9" w:rsidP="00366ECC">
                                <w:pPr>
                                  <w:jc w:val="left"/>
                                  <w:rPr>
                                    <w:ins w:id="3531" w:author="作成者"/>
                                    <w:sz w:val="20"/>
                                    <w:szCs w:val="20"/>
                                  </w:rPr>
                                </w:pPr>
                              </w:p>
                              <w:p w14:paraId="32C94B0D" w14:textId="171B1F55" w:rsidR="00CC00D9" w:rsidRPr="0088327F" w:rsidRDefault="00CC00D9" w:rsidP="00366ECC">
                                <w:pPr>
                                  <w:jc w:val="left"/>
                                  <w:rPr>
                                    <w:ins w:id="3532" w:author="作成者"/>
                                    <w:b/>
                                    <w:sz w:val="20"/>
                                    <w:szCs w:val="20"/>
                                  </w:rPr>
                                </w:pPr>
                                <w:ins w:id="3533" w:author="作成者">
                                  <w:r>
                                    <w:rPr>
                                      <w:rFonts w:hint="eastAsia"/>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73"/>
                                </w:tblGrid>
                                <w:tr w:rsidR="00CC00D9" w14:paraId="5DCF9142" w14:textId="77777777" w:rsidTr="00455654">
                                  <w:trPr>
                                    <w:jc w:val="center"/>
                                    <w:ins w:id="3534" w:author="作成者"/>
                                  </w:trPr>
                                  <w:tc>
                                    <w:tcPr>
                                      <w:tcW w:w="704" w:type="dxa"/>
                                      <w:shd w:val="clear" w:color="auto" w:fill="002060"/>
                                    </w:tcPr>
                                    <w:p w14:paraId="6F50FEAC" w14:textId="48CA532A" w:rsidR="00CC00D9" w:rsidRPr="00C80F48" w:rsidRDefault="00CC00D9" w:rsidP="00DD1144">
                                      <w:pPr>
                                        <w:pStyle w:val="af0"/>
                                        <w:jc w:val="left"/>
                                        <w:rPr>
                                          <w:ins w:id="3535" w:author="作成者"/>
                                          <w:b/>
                                          <w:color w:val="FFFFFF" w:themeColor="background1"/>
                                        </w:rPr>
                                      </w:pPr>
                                      <w:r>
                                        <w:rPr>
                                          <w:rFonts w:hint="eastAsia"/>
                                          <w:b/>
                                          <w:color w:val="FFFFFF" w:themeColor="background1"/>
                                        </w:rPr>
                                        <w:t>Item No.</w:t>
                                      </w:r>
                                    </w:p>
                                  </w:tc>
                                  <w:tc>
                                    <w:tcPr>
                                      <w:tcW w:w="1291" w:type="dxa"/>
                                      <w:shd w:val="clear" w:color="auto" w:fill="002060"/>
                                    </w:tcPr>
                                    <w:p w14:paraId="1146FB3B" w14:textId="3E14CE8F" w:rsidR="00CC00D9" w:rsidRPr="00C80F48" w:rsidRDefault="00CC00D9" w:rsidP="00DD1144">
                                      <w:pPr>
                                        <w:pStyle w:val="af0"/>
                                        <w:jc w:val="left"/>
                                        <w:rPr>
                                          <w:ins w:id="3536" w:author="作成者"/>
                                          <w:b/>
                                          <w:color w:val="FFFFFF" w:themeColor="background1"/>
                                        </w:rPr>
                                      </w:pPr>
                                      <w:r>
                                        <w:rPr>
                                          <w:rFonts w:hint="eastAsia"/>
                                          <w:b/>
                                          <w:color w:val="FFFFFF" w:themeColor="background1"/>
                                        </w:rPr>
                                        <w:t>Variable name</w:t>
                                      </w:r>
                                    </w:p>
                                  </w:tc>
                                  <w:tc>
                                    <w:tcPr>
                                      <w:tcW w:w="1291" w:type="dxa"/>
                                      <w:shd w:val="clear" w:color="auto" w:fill="002060"/>
                                    </w:tcPr>
                                    <w:p w14:paraId="6B20CBE4" w14:textId="15E63C8F" w:rsidR="00CC00D9" w:rsidRPr="0088327F" w:rsidRDefault="00CC00D9" w:rsidP="00DD1144">
                                      <w:pPr>
                                        <w:pStyle w:val="af0"/>
                                        <w:jc w:val="left"/>
                                        <w:rPr>
                                          <w:ins w:id="3537" w:author="作成者"/>
                                          <w:b/>
                                          <w:color w:val="FFFFFF" w:themeColor="background1"/>
                                        </w:rPr>
                                      </w:pPr>
                                      <w:r>
                                        <w:rPr>
                                          <w:rFonts w:hint="eastAsia"/>
                                          <w:b/>
                                        </w:rPr>
                                        <w:t>HCL SETTINGS</w:t>
                                      </w:r>
                                    </w:p>
                                  </w:tc>
                                  <w:tc>
                                    <w:tcPr>
                                      <w:tcW w:w="1291" w:type="dxa"/>
                                      <w:shd w:val="clear" w:color="auto" w:fill="002060"/>
                                    </w:tcPr>
                                    <w:p w14:paraId="643AD247" w14:textId="32FA6221" w:rsidR="00CC00D9" w:rsidRPr="00C80F48" w:rsidRDefault="00CC00D9" w:rsidP="00DD1144">
                                      <w:pPr>
                                        <w:pStyle w:val="af0"/>
                                        <w:jc w:val="left"/>
                                        <w:rPr>
                                          <w:ins w:id="3538" w:author="作成者"/>
                                          <w:b/>
                                          <w:color w:val="FFFFFF" w:themeColor="background1"/>
                                        </w:rPr>
                                      </w:pPr>
                                      <w:r>
                                        <w:rPr>
                                          <w:rFonts w:hint="eastAsia"/>
                                          <w:b/>
                                          <w:color w:val="FFFFFF" w:themeColor="background1"/>
                                        </w:rPr>
                                        <w:t>Member variable</w:t>
                                      </w:r>
                                    </w:p>
                                  </w:tc>
                                  <w:tc>
                                    <w:tcPr>
                                      <w:tcW w:w="1253" w:type="dxa"/>
                                      <w:shd w:val="clear" w:color="auto" w:fill="002060"/>
                                    </w:tcPr>
                                    <w:p w14:paraId="3FA1CFB9" w14:textId="03B29471" w:rsidR="00CC00D9" w:rsidRDefault="00CC00D9" w:rsidP="00DD1144">
                                      <w:pPr>
                                        <w:pStyle w:val="af0"/>
                                        <w:jc w:val="left"/>
                                        <w:rPr>
                                          <w:ins w:id="3539" w:author="作成者"/>
                                          <w:b/>
                                          <w:color w:val="FFFFFF" w:themeColor="background1"/>
                                        </w:rPr>
                                      </w:pPr>
                                      <w:r>
                                        <w:rPr>
                                          <w:rFonts w:hint="eastAsia"/>
                                          <w:b/>
                                          <w:color w:val="FFFFFF" w:themeColor="background1"/>
                                        </w:rPr>
                                        <w:t>Substitute order</w:t>
                                      </w:r>
                                    </w:p>
                                  </w:tc>
                                  <w:tc>
                                    <w:tcPr>
                                      <w:tcW w:w="1273" w:type="dxa"/>
                                      <w:shd w:val="clear" w:color="auto" w:fill="002060"/>
                                    </w:tcPr>
                                    <w:p w14:paraId="3DAAD58F" w14:textId="76D8CA1C" w:rsidR="00CC00D9" w:rsidRDefault="00CC00D9" w:rsidP="00DD1144">
                                      <w:pPr>
                                        <w:pStyle w:val="af0"/>
                                        <w:jc w:val="left"/>
                                        <w:rPr>
                                          <w:ins w:id="3540" w:author="作成者"/>
                                          <w:b/>
                                          <w:color w:val="FFFFFF" w:themeColor="background1"/>
                                        </w:rPr>
                                      </w:pPr>
                                      <w:r>
                                        <w:rPr>
                                          <w:rFonts w:hint="eastAsia"/>
                                          <w:b/>
                                          <w:color w:val="FFFFFF" w:themeColor="background1"/>
                                        </w:rPr>
                                        <w:t>Specific value</w:t>
                                      </w:r>
                                    </w:p>
                                  </w:tc>
                                </w:tr>
                                <w:tr w:rsidR="00CC00D9" w14:paraId="4708D396" w14:textId="77777777" w:rsidTr="00455654">
                                  <w:trPr>
                                    <w:jc w:val="center"/>
                                    <w:ins w:id="3541" w:author="作成者"/>
                                  </w:trPr>
                                  <w:tc>
                                    <w:tcPr>
                                      <w:tcW w:w="704" w:type="dxa"/>
                                    </w:tcPr>
                                    <w:p w14:paraId="7F0487A9" w14:textId="77777777" w:rsidR="00CC00D9" w:rsidRDefault="00CC00D9" w:rsidP="00455654">
                                      <w:pPr>
                                        <w:pStyle w:val="af0"/>
                                        <w:jc w:val="left"/>
                                        <w:rPr>
                                          <w:ins w:id="3542" w:author="作成者"/>
                                        </w:rPr>
                                      </w:pPr>
                                      <w:ins w:id="3543" w:author="作成者">
                                        <w:r>
                                          <w:rPr>
                                            <w:rFonts w:hint="eastAsia"/>
                                          </w:rPr>
                                          <w:t>1</w:t>
                                        </w:r>
                                      </w:ins>
                                    </w:p>
                                  </w:tc>
                                  <w:tc>
                                    <w:tcPr>
                                      <w:tcW w:w="1291" w:type="dxa"/>
                                    </w:tcPr>
                                    <w:p w14:paraId="6BD553CE" w14:textId="77777777" w:rsidR="00CC00D9" w:rsidRDefault="00CC00D9" w:rsidP="00455654">
                                      <w:pPr>
                                        <w:pStyle w:val="af0"/>
                                        <w:jc w:val="left"/>
                                        <w:rPr>
                                          <w:ins w:id="3544" w:author="作成者"/>
                                        </w:rPr>
                                      </w:pPr>
                                      <w:ins w:id="3545" w:author="作成者">
                                        <w:r>
                                          <w:rPr>
                                            <w:rFonts w:hint="eastAsia"/>
                                          </w:rPr>
                                          <w:t>V</w:t>
                                        </w:r>
                                        <w:r>
                                          <w:t>AR_hoge</w:t>
                                        </w:r>
                                      </w:ins>
                                    </w:p>
                                  </w:tc>
                                  <w:tc>
                                    <w:tcPr>
                                      <w:tcW w:w="1291" w:type="dxa"/>
                                    </w:tcPr>
                                    <w:p w14:paraId="71FCF7F3" w14:textId="77777777" w:rsidR="00CC00D9" w:rsidRDefault="00CC00D9" w:rsidP="00455654">
                                      <w:pPr>
                                        <w:pStyle w:val="af0"/>
                                        <w:jc w:val="left"/>
                                        <w:rPr>
                                          <w:ins w:id="3546" w:author="作成者"/>
                                        </w:rPr>
                                      </w:pPr>
                                      <w:ins w:id="3547" w:author="作成者">
                                        <w:r w:rsidRPr="009817DD">
                                          <w:t>OFF</w:t>
                                        </w:r>
                                      </w:ins>
                                    </w:p>
                                  </w:tc>
                                  <w:tc>
                                    <w:tcPr>
                                      <w:tcW w:w="1291" w:type="dxa"/>
                                    </w:tcPr>
                                    <w:p w14:paraId="10C117B2" w14:textId="77777777" w:rsidR="00CC00D9" w:rsidRDefault="00CC00D9" w:rsidP="00455654">
                                      <w:pPr>
                                        <w:pStyle w:val="af0"/>
                                        <w:jc w:val="left"/>
                                        <w:rPr>
                                          <w:ins w:id="3548" w:author="作成者"/>
                                        </w:rPr>
                                      </w:pPr>
                                      <w:ins w:id="3549" w:author="作成者">
                                        <w:r>
                                          <w:t>[0].IP</w:t>
                                        </w:r>
                                      </w:ins>
                                    </w:p>
                                  </w:tc>
                                  <w:tc>
                                    <w:tcPr>
                                      <w:tcW w:w="1253" w:type="dxa"/>
                                    </w:tcPr>
                                    <w:p w14:paraId="5AB6C93A" w14:textId="5FAD03B7" w:rsidR="00CC00D9" w:rsidRPr="00F1621F" w:rsidRDefault="00CC00D9" w:rsidP="00455654">
                                      <w:pPr>
                                        <w:pStyle w:val="af0"/>
                                        <w:jc w:val="left"/>
                                        <w:rPr>
                                          <w:ins w:id="3550" w:author="作成者"/>
                                          <w:sz w:val="12"/>
                                        </w:rPr>
                                      </w:pPr>
                                      <w:r w:rsidRPr="00F1621F">
                                        <w:rPr>
                                          <w:rFonts w:hint="eastAsia"/>
                                          <w:sz w:val="12"/>
                                        </w:rPr>
                                        <w:t>No input required</w:t>
                                      </w:r>
                                    </w:p>
                                  </w:tc>
                                  <w:tc>
                                    <w:tcPr>
                                      <w:tcW w:w="1273" w:type="dxa"/>
                                    </w:tcPr>
                                    <w:p w14:paraId="31528D70" w14:textId="77777777" w:rsidR="00CC00D9" w:rsidRDefault="00CC00D9" w:rsidP="00455654">
                                      <w:pPr>
                                        <w:pStyle w:val="af0"/>
                                        <w:jc w:val="left"/>
                                        <w:rPr>
                                          <w:ins w:id="3551" w:author="作成者"/>
                                        </w:rPr>
                                      </w:pPr>
                                      <w:ins w:id="3552" w:author="作成者">
                                        <w:r w:rsidRPr="00084418">
                                          <w:rPr>
                                            <w:sz w:val="20"/>
                                            <w:szCs w:val="20"/>
                                          </w:rPr>
                                          <w:t>192.168.1.1</w:t>
                                        </w:r>
                                      </w:ins>
                                    </w:p>
                                  </w:tc>
                                </w:tr>
                                <w:tr w:rsidR="00CC00D9" w14:paraId="376B3EA2" w14:textId="77777777" w:rsidTr="00455654">
                                  <w:trPr>
                                    <w:jc w:val="center"/>
                                    <w:ins w:id="3553" w:author="作成者"/>
                                  </w:trPr>
                                  <w:tc>
                                    <w:tcPr>
                                      <w:tcW w:w="704" w:type="dxa"/>
                                    </w:tcPr>
                                    <w:p w14:paraId="38A9E96D" w14:textId="77777777" w:rsidR="00CC00D9" w:rsidRDefault="00CC00D9" w:rsidP="00455654">
                                      <w:pPr>
                                        <w:pStyle w:val="af0"/>
                                        <w:jc w:val="left"/>
                                        <w:rPr>
                                          <w:ins w:id="3554" w:author="作成者"/>
                                        </w:rPr>
                                      </w:pPr>
                                      <w:ins w:id="3555" w:author="作成者">
                                        <w:r>
                                          <w:rPr>
                                            <w:rFonts w:hint="eastAsia"/>
                                          </w:rPr>
                                          <w:t>2</w:t>
                                        </w:r>
                                      </w:ins>
                                    </w:p>
                                  </w:tc>
                                  <w:tc>
                                    <w:tcPr>
                                      <w:tcW w:w="1291" w:type="dxa"/>
                                    </w:tcPr>
                                    <w:p w14:paraId="696CBC75" w14:textId="77777777" w:rsidR="00CC00D9" w:rsidRDefault="00CC00D9" w:rsidP="00455654">
                                      <w:pPr>
                                        <w:pStyle w:val="af0"/>
                                        <w:jc w:val="left"/>
                                        <w:rPr>
                                          <w:ins w:id="3556" w:author="作成者"/>
                                        </w:rPr>
                                      </w:pPr>
                                      <w:ins w:id="3557" w:author="作成者">
                                        <w:r>
                                          <w:rPr>
                                            <w:rFonts w:hint="eastAsia"/>
                                          </w:rPr>
                                          <w:t>V</w:t>
                                        </w:r>
                                        <w:r>
                                          <w:t>AR_hoge</w:t>
                                        </w:r>
                                      </w:ins>
                                    </w:p>
                                  </w:tc>
                                  <w:tc>
                                    <w:tcPr>
                                      <w:tcW w:w="1291" w:type="dxa"/>
                                    </w:tcPr>
                                    <w:p w14:paraId="0B86C7BF" w14:textId="77777777" w:rsidR="00CC00D9" w:rsidRDefault="00CC00D9" w:rsidP="00455654">
                                      <w:pPr>
                                        <w:pStyle w:val="af0"/>
                                        <w:jc w:val="left"/>
                                        <w:rPr>
                                          <w:ins w:id="3558" w:author="作成者"/>
                                        </w:rPr>
                                      </w:pPr>
                                      <w:ins w:id="3559" w:author="作成者">
                                        <w:r w:rsidRPr="009817DD">
                                          <w:t>OFF</w:t>
                                        </w:r>
                                      </w:ins>
                                    </w:p>
                                  </w:tc>
                                  <w:tc>
                                    <w:tcPr>
                                      <w:tcW w:w="1291" w:type="dxa"/>
                                    </w:tcPr>
                                    <w:p w14:paraId="4CA9ABCC" w14:textId="77777777" w:rsidR="00CC00D9" w:rsidRDefault="00CC00D9" w:rsidP="00455654">
                                      <w:pPr>
                                        <w:pStyle w:val="af0"/>
                                        <w:jc w:val="left"/>
                                        <w:rPr>
                                          <w:ins w:id="3560" w:author="作成者"/>
                                        </w:rPr>
                                      </w:pPr>
                                      <w:ins w:id="3561" w:author="作成者">
                                        <w:r>
                                          <w:t>[0].NAME</w:t>
                                        </w:r>
                                      </w:ins>
                                    </w:p>
                                  </w:tc>
                                  <w:tc>
                                    <w:tcPr>
                                      <w:tcW w:w="1253" w:type="dxa"/>
                                    </w:tcPr>
                                    <w:p w14:paraId="2430A0E8" w14:textId="0ED5CECB" w:rsidR="00CC00D9" w:rsidRPr="00F1621F" w:rsidRDefault="00CC00D9" w:rsidP="00455654">
                                      <w:pPr>
                                        <w:pStyle w:val="af0"/>
                                        <w:jc w:val="left"/>
                                        <w:rPr>
                                          <w:ins w:id="3562" w:author="作成者"/>
                                          <w:sz w:val="12"/>
                                        </w:rPr>
                                      </w:pPr>
                                      <w:r w:rsidRPr="00F1621F">
                                        <w:rPr>
                                          <w:rFonts w:hint="eastAsia"/>
                                          <w:sz w:val="12"/>
                                        </w:rPr>
                                        <w:t>No input required</w:t>
                                      </w:r>
                                    </w:p>
                                  </w:tc>
                                  <w:tc>
                                    <w:tcPr>
                                      <w:tcW w:w="1273" w:type="dxa"/>
                                    </w:tcPr>
                                    <w:p w14:paraId="7899980E" w14:textId="77777777" w:rsidR="00CC00D9" w:rsidRDefault="00CC00D9" w:rsidP="00455654">
                                      <w:pPr>
                                        <w:pStyle w:val="af0"/>
                                        <w:jc w:val="left"/>
                                        <w:rPr>
                                          <w:ins w:id="3563" w:author="作成者"/>
                                        </w:rPr>
                                      </w:pPr>
                                      <w:ins w:id="3564" w:author="作成者">
                                        <w:r>
                                          <w:rPr>
                                            <w:sz w:val="20"/>
                                            <w:szCs w:val="20"/>
                                          </w:rPr>
                                          <w:t>yamamoto</w:t>
                                        </w:r>
                                      </w:ins>
                                    </w:p>
                                  </w:tc>
                                </w:tr>
                                <w:tr w:rsidR="00CC00D9" w14:paraId="76BDFCEE" w14:textId="77777777" w:rsidTr="00455654">
                                  <w:trPr>
                                    <w:jc w:val="center"/>
                                    <w:ins w:id="3565" w:author="作成者"/>
                                  </w:trPr>
                                  <w:tc>
                                    <w:tcPr>
                                      <w:tcW w:w="704" w:type="dxa"/>
                                    </w:tcPr>
                                    <w:p w14:paraId="284E95E9" w14:textId="77777777" w:rsidR="00CC00D9" w:rsidRPr="00FF5991" w:rsidRDefault="00CC00D9" w:rsidP="00455654">
                                      <w:pPr>
                                        <w:pStyle w:val="af0"/>
                                        <w:jc w:val="left"/>
                                        <w:rPr>
                                          <w:ins w:id="3566" w:author="作成者"/>
                                        </w:rPr>
                                      </w:pPr>
                                      <w:ins w:id="3567" w:author="作成者">
                                        <w:r w:rsidRPr="00FF5991">
                                          <w:rPr>
                                            <w:rFonts w:hint="eastAsia"/>
                                          </w:rPr>
                                          <w:t>3</w:t>
                                        </w:r>
                                      </w:ins>
                                    </w:p>
                                  </w:tc>
                                  <w:tc>
                                    <w:tcPr>
                                      <w:tcW w:w="1291" w:type="dxa"/>
                                    </w:tcPr>
                                    <w:p w14:paraId="69D9C2F0" w14:textId="77777777" w:rsidR="00CC00D9" w:rsidRPr="00FF5991" w:rsidRDefault="00CC00D9" w:rsidP="00455654">
                                      <w:pPr>
                                        <w:pStyle w:val="af0"/>
                                        <w:jc w:val="left"/>
                                        <w:rPr>
                                          <w:ins w:id="3568" w:author="作成者"/>
                                        </w:rPr>
                                      </w:pPr>
                                      <w:ins w:id="3569" w:author="作成者">
                                        <w:r w:rsidRPr="00FF5991">
                                          <w:rPr>
                                            <w:rFonts w:hint="eastAsia"/>
                                          </w:rPr>
                                          <w:t>V</w:t>
                                        </w:r>
                                        <w:r w:rsidRPr="00FF5991">
                                          <w:t>AR_hoge</w:t>
                                        </w:r>
                                      </w:ins>
                                    </w:p>
                                  </w:tc>
                                  <w:tc>
                                    <w:tcPr>
                                      <w:tcW w:w="1291" w:type="dxa"/>
                                    </w:tcPr>
                                    <w:p w14:paraId="62187356" w14:textId="77777777" w:rsidR="00CC00D9" w:rsidRPr="00FF5991" w:rsidRDefault="00CC00D9" w:rsidP="00455654">
                                      <w:pPr>
                                        <w:pStyle w:val="af0"/>
                                        <w:jc w:val="left"/>
                                        <w:rPr>
                                          <w:ins w:id="3570" w:author="作成者"/>
                                        </w:rPr>
                                      </w:pPr>
                                      <w:ins w:id="3571" w:author="作成者">
                                        <w:r w:rsidRPr="00FF5991">
                                          <w:t>OFF</w:t>
                                        </w:r>
                                      </w:ins>
                                    </w:p>
                                  </w:tc>
                                  <w:tc>
                                    <w:tcPr>
                                      <w:tcW w:w="1291" w:type="dxa"/>
                                    </w:tcPr>
                                    <w:p w14:paraId="5F0D97A3" w14:textId="77777777" w:rsidR="00CC00D9" w:rsidRPr="00FF5991" w:rsidRDefault="00CC00D9" w:rsidP="00455654">
                                      <w:pPr>
                                        <w:pStyle w:val="af0"/>
                                        <w:jc w:val="left"/>
                                        <w:rPr>
                                          <w:ins w:id="3572" w:author="作成者"/>
                                        </w:rPr>
                                      </w:pPr>
                                      <w:ins w:id="3573" w:author="作成者">
                                        <w:r w:rsidRPr="00FF5991">
                                          <w:rPr>
                                            <w:rFonts w:hint="eastAsia"/>
                                          </w:rPr>
                                          <w:t>[</w:t>
                                        </w:r>
                                        <w:r w:rsidRPr="00FF5991">
                                          <w:t>1].IP</w:t>
                                        </w:r>
                                      </w:ins>
                                    </w:p>
                                  </w:tc>
                                  <w:tc>
                                    <w:tcPr>
                                      <w:tcW w:w="1253" w:type="dxa"/>
                                    </w:tcPr>
                                    <w:p w14:paraId="277F298C" w14:textId="13A7225A" w:rsidR="00CC00D9" w:rsidRPr="00F1621F" w:rsidRDefault="00CC00D9" w:rsidP="00455654">
                                      <w:pPr>
                                        <w:pStyle w:val="af0"/>
                                        <w:jc w:val="left"/>
                                        <w:rPr>
                                          <w:ins w:id="3574" w:author="作成者"/>
                                          <w:sz w:val="12"/>
                                        </w:rPr>
                                      </w:pPr>
                                      <w:r w:rsidRPr="00F1621F">
                                        <w:rPr>
                                          <w:rFonts w:hint="eastAsia"/>
                                          <w:sz w:val="12"/>
                                        </w:rPr>
                                        <w:t>No input required</w:t>
                                      </w:r>
                                    </w:p>
                                  </w:tc>
                                  <w:tc>
                                    <w:tcPr>
                                      <w:tcW w:w="1273" w:type="dxa"/>
                                    </w:tcPr>
                                    <w:p w14:paraId="5469B7D3" w14:textId="77777777" w:rsidR="00CC00D9" w:rsidRPr="00FF5991" w:rsidRDefault="00CC00D9" w:rsidP="00455654">
                                      <w:pPr>
                                        <w:pStyle w:val="af0"/>
                                        <w:jc w:val="left"/>
                                        <w:rPr>
                                          <w:ins w:id="3575" w:author="作成者"/>
                                        </w:rPr>
                                      </w:pPr>
                                      <w:ins w:id="3576" w:author="作成者">
                                        <w:r w:rsidRPr="00FF5991">
                                          <w:rPr>
                                            <w:sz w:val="20"/>
                                            <w:szCs w:val="20"/>
                                          </w:rPr>
                                          <w:t>192.168.1.2</w:t>
                                        </w:r>
                                      </w:ins>
                                    </w:p>
                                  </w:tc>
                                </w:tr>
                                <w:tr w:rsidR="00CC00D9" w14:paraId="1B00FC6D" w14:textId="77777777" w:rsidTr="00455654">
                                  <w:trPr>
                                    <w:jc w:val="center"/>
                                    <w:ins w:id="3577" w:author="作成者"/>
                                  </w:trPr>
                                  <w:tc>
                                    <w:tcPr>
                                      <w:tcW w:w="704" w:type="dxa"/>
                                    </w:tcPr>
                                    <w:p w14:paraId="719D2A26" w14:textId="77777777" w:rsidR="00CC00D9" w:rsidRPr="00FF5991" w:rsidRDefault="00CC00D9" w:rsidP="00455654">
                                      <w:pPr>
                                        <w:pStyle w:val="af0"/>
                                        <w:jc w:val="left"/>
                                        <w:rPr>
                                          <w:ins w:id="3578" w:author="作成者"/>
                                        </w:rPr>
                                      </w:pPr>
                                      <w:ins w:id="3579" w:author="作成者">
                                        <w:r w:rsidRPr="00FF5991">
                                          <w:rPr>
                                            <w:rFonts w:hint="eastAsia"/>
                                          </w:rPr>
                                          <w:t>4</w:t>
                                        </w:r>
                                      </w:ins>
                                    </w:p>
                                  </w:tc>
                                  <w:tc>
                                    <w:tcPr>
                                      <w:tcW w:w="1291" w:type="dxa"/>
                                    </w:tcPr>
                                    <w:p w14:paraId="3566DF07" w14:textId="77777777" w:rsidR="00CC00D9" w:rsidRPr="00FF5991" w:rsidRDefault="00CC00D9" w:rsidP="00455654">
                                      <w:pPr>
                                        <w:pStyle w:val="af0"/>
                                        <w:jc w:val="left"/>
                                        <w:rPr>
                                          <w:ins w:id="3580" w:author="作成者"/>
                                        </w:rPr>
                                      </w:pPr>
                                      <w:ins w:id="3581" w:author="作成者">
                                        <w:r w:rsidRPr="00FF5991">
                                          <w:rPr>
                                            <w:rFonts w:hint="eastAsia"/>
                                          </w:rPr>
                                          <w:t>V</w:t>
                                        </w:r>
                                        <w:r w:rsidRPr="00FF5991">
                                          <w:t>AR_hoge</w:t>
                                        </w:r>
                                      </w:ins>
                                    </w:p>
                                  </w:tc>
                                  <w:tc>
                                    <w:tcPr>
                                      <w:tcW w:w="1291" w:type="dxa"/>
                                    </w:tcPr>
                                    <w:p w14:paraId="4686E6AF" w14:textId="77777777" w:rsidR="00CC00D9" w:rsidRPr="00FF5991" w:rsidRDefault="00CC00D9" w:rsidP="00455654">
                                      <w:pPr>
                                        <w:pStyle w:val="af0"/>
                                        <w:jc w:val="left"/>
                                        <w:rPr>
                                          <w:ins w:id="3582" w:author="作成者"/>
                                        </w:rPr>
                                      </w:pPr>
                                      <w:ins w:id="3583" w:author="作成者">
                                        <w:r w:rsidRPr="00FF5991">
                                          <w:rPr>
                                            <w:rFonts w:hint="eastAsia"/>
                                          </w:rPr>
                                          <w:t>OFF</w:t>
                                        </w:r>
                                      </w:ins>
                                    </w:p>
                                  </w:tc>
                                  <w:tc>
                                    <w:tcPr>
                                      <w:tcW w:w="1291" w:type="dxa"/>
                                    </w:tcPr>
                                    <w:p w14:paraId="404CAAEE" w14:textId="77777777" w:rsidR="00CC00D9" w:rsidRPr="00FF5991" w:rsidRDefault="00CC00D9" w:rsidP="00455654">
                                      <w:pPr>
                                        <w:pStyle w:val="af0"/>
                                        <w:jc w:val="left"/>
                                        <w:rPr>
                                          <w:ins w:id="3584" w:author="作成者"/>
                                        </w:rPr>
                                      </w:pPr>
                                      <w:ins w:id="3585" w:author="作成者">
                                        <w:r w:rsidRPr="00FF5991">
                                          <w:rPr>
                                            <w:rFonts w:hint="eastAsia"/>
                                          </w:rPr>
                                          <w:t>[1].NAME</w:t>
                                        </w:r>
                                      </w:ins>
                                    </w:p>
                                  </w:tc>
                                  <w:tc>
                                    <w:tcPr>
                                      <w:tcW w:w="1253" w:type="dxa"/>
                                    </w:tcPr>
                                    <w:p w14:paraId="584640C1" w14:textId="0A210818" w:rsidR="00CC00D9" w:rsidRPr="00F1621F" w:rsidRDefault="00CC00D9" w:rsidP="00455654">
                                      <w:pPr>
                                        <w:pStyle w:val="af0"/>
                                        <w:jc w:val="left"/>
                                        <w:rPr>
                                          <w:ins w:id="3586" w:author="作成者"/>
                                          <w:sz w:val="12"/>
                                        </w:rPr>
                                      </w:pPr>
                                      <w:r w:rsidRPr="00F1621F">
                                        <w:rPr>
                                          <w:rFonts w:hint="eastAsia"/>
                                          <w:sz w:val="12"/>
                                        </w:rPr>
                                        <w:t>No input required</w:t>
                                      </w:r>
                                    </w:p>
                                  </w:tc>
                                  <w:tc>
                                    <w:tcPr>
                                      <w:tcW w:w="1273" w:type="dxa"/>
                                    </w:tcPr>
                                    <w:p w14:paraId="1A2F1338" w14:textId="77777777" w:rsidR="00CC00D9" w:rsidRPr="00FF5991" w:rsidRDefault="00CC00D9" w:rsidP="00455654">
                                      <w:pPr>
                                        <w:pStyle w:val="af0"/>
                                        <w:jc w:val="left"/>
                                        <w:rPr>
                                          <w:ins w:id="3587" w:author="作成者"/>
                                          <w:sz w:val="20"/>
                                          <w:szCs w:val="20"/>
                                        </w:rPr>
                                      </w:pPr>
                                      <w:ins w:id="3588" w:author="作成者">
                                        <w:r w:rsidRPr="00FF5991">
                                          <w:rPr>
                                            <w:rFonts w:hint="eastAsia"/>
                                            <w:sz w:val="20"/>
                                            <w:szCs w:val="20"/>
                                          </w:rPr>
                                          <w:t>suzuki</w:t>
                                        </w:r>
                                      </w:ins>
                                    </w:p>
                                  </w:tc>
                                </w:tr>
                                <w:tr w:rsidR="00CC00D9" w14:paraId="08B24519" w14:textId="77777777" w:rsidTr="00455654">
                                  <w:trPr>
                                    <w:jc w:val="center"/>
                                    <w:ins w:id="3589" w:author="作成者"/>
                                  </w:trPr>
                                  <w:tc>
                                    <w:tcPr>
                                      <w:tcW w:w="704" w:type="dxa"/>
                                    </w:tcPr>
                                    <w:p w14:paraId="0FE0941A" w14:textId="77777777" w:rsidR="00CC00D9" w:rsidRPr="00084418" w:rsidRDefault="00CC00D9" w:rsidP="00455654">
                                      <w:pPr>
                                        <w:pStyle w:val="af0"/>
                                        <w:jc w:val="left"/>
                                        <w:rPr>
                                          <w:ins w:id="3590" w:author="作成者"/>
                                          <w:color w:val="FF0000"/>
                                        </w:rPr>
                                      </w:pPr>
                                      <w:ins w:id="3591" w:author="作成者">
                                        <w:r>
                                          <w:rPr>
                                            <w:rFonts w:hint="eastAsia"/>
                                            <w:color w:val="FF0000"/>
                                          </w:rPr>
                                          <w:t>5</w:t>
                                        </w:r>
                                      </w:ins>
                                    </w:p>
                                  </w:tc>
                                  <w:tc>
                                    <w:tcPr>
                                      <w:tcW w:w="1291" w:type="dxa"/>
                                    </w:tcPr>
                                    <w:p w14:paraId="359E6D42" w14:textId="77777777" w:rsidR="00CC00D9" w:rsidRPr="00084418" w:rsidRDefault="00CC00D9" w:rsidP="00455654">
                                      <w:pPr>
                                        <w:pStyle w:val="af0"/>
                                        <w:jc w:val="left"/>
                                        <w:rPr>
                                          <w:ins w:id="3592" w:author="作成者"/>
                                          <w:color w:val="FF0000"/>
                                        </w:rPr>
                                      </w:pPr>
                                      <w:ins w:id="3593" w:author="作成者">
                                        <w:r>
                                          <w:rPr>
                                            <w:rFonts w:hint="eastAsia"/>
                                            <w:color w:val="FF0000"/>
                                          </w:rPr>
                                          <w:t>VAR_hoge</w:t>
                                        </w:r>
                                      </w:ins>
                                    </w:p>
                                  </w:tc>
                                  <w:tc>
                                    <w:tcPr>
                                      <w:tcW w:w="1291" w:type="dxa"/>
                                    </w:tcPr>
                                    <w:p w14:paraId="19D23F37" w14:textId="77777777" w:rsidR="00CC00D9" w:rsidRPr="00FF5991" w:rsidRDefault="00CC00D9" w:rsidP="00455654">
                                      <w:pPr>
                                        <w:pStyle w:val="af0"/>
                                        <w:jc w:val="left"/>
                                        <w:rPr>
                                          <w:ins w:id="3594" w:author="作成者"/>
                                          <w:color w:val="FF0000"/>
                                        </w:rPr>
                                      </w:pPr>
                                      <w:ins w:id="3595" w:author="作成者">
                                        <w:r w:rsidRPr="00FF5991">
                                          <w:rPr>
                                            <w:rFonts w:hint="eastAsia"/>
                                            <w:color w:val="FF0000"/>
                                          </w:rPr>
                                          <w:t>OFF</w:t>
                                        </w:r>
                                      </w:ins>
                                    </w:p>
                                  </w:tc>
                                  <w:tc>
                                    <w:tcPr>
                                      <w:tcW w:w="1291" w:type="dxa"/>
                                    </w:tcPr>
                                    <w:p w14:paraId="31CFEA56" w14:textId="77777777" w:rsidR="00CC00D9" w:rsidRPr="00FF5991" w:rsidRDefault="00CC00D9" w:rsidP="00455654">
                                      <w:pPr>
                                        <w:pStyle w:val="af0"/>
                                        <w:jc w:val="left"/>
                                        <w:rPr>
                                          <w:ins w:id="3596" w:author="作成者"/>
                                          <w:color w:val="FF0000"/>
                                        </w:rPr>
                                      </w:pPr>
                                      <w:ins w:id="3597" w:author="作成者">
                                        <w:r w:rsidRPr="00FF5991">
                                          <w:rPr>
                                            <w:rFonts w:hint="eastAsia"/>
                                            <w:color w:val="FF0000"/>
                                          </w:rPr>
                                          <w:t>[2].IP</w:t>
                                        </w:r>
                                      </w:ins>
                                    </w:p>
                                  </w:tc>
                                  <w:tc>
                                    <w:tcPr>
                                      <w:tcW w:w="1253" w:type="dxa"/>
                                    </w:tcPr>
                                    <w:p w14:paraId="105DB86A" w14:textId="2CB17639" w:rsidR="00CC00D9" w:rsidRPr="00F1621F" w:rsidRDefault="00CC00D9" w:rsidP="00455654">
                                      <w:pPr>
                                        <w:pStyle w:val="af0"/>
                                        <w:jc w:val="left"/>
                                        <w:rPr>
                                          <w:ins w:id="3598" w:author="作成者"/>
                                          <w:color w:val="FF0000"/>
                                          <w:sz w:val="12"/>
                                        </w:rPr>
                                      </w:pPr>
                                      <w:r w:rsidRPr="00F1621F">
                                        <w:rPr>
                                          <w:rFonts w:hint="eastAsia"/>
                                          <w:sz w:val="12"/>
                                        </w:rPr>
                                        <w:t>No input required</w:t>
                                      </w:r>
                                    </w:p>
                                  </w:tc>
                                  <w:tc>
                                    <w:tcPr>
                                      <w:tcW w:w="1273" w:type="dxa"/>
                                    </w:tcPr>
                                    <w:p w14:paraId="767885CF" w14:textId="77777777" w:rsidR="00CC00D9" w:rsidRPr="00FF5991" w:rsidRDefault="00CC00D9" w:rsidP="00455654">
                                      <w:pPr>
                                        <w:pStyle w:val="af0"/>
                                        <w:jc w:val="left"/>
                                        <w:rPr>
                                          <w:ins w:id="3599" w:author="作成者"/>
                                          <w:color w:val="FF0000"/>
                                          <w:sz w:val="20"/>
                                          <w:szCs w:val="20"/>
                                        </w:rPr>
                                      </w:pPr>
                                      <w:ins w:id="3600" w:author="作成者">
                                        <w:r w:rsidRPr="00FF5991">
                                          <w:rPr>
                                            <w:color w:val="FF0000"/>
                                            <w:sz w:val="20"/>
                                            <w:szCs w:val="20"/>
                                          </w:rPr>
                                          <w:t>192.168.1.3</w:t>
                                        </w:r>
                                      </w:ins>
                                    </w:p>
                                  </w:tc>
                                </w:tr>
                                <w:tr w:rsidR="00CC00D9" w14:paraId="109603C5" w14:textId="77777777" w:rsidTr="00455654">
                                  <w:trPr>
                                    <w:jc w:val="center"/>
                                    <w:ins w:id="3601" w:author="作成者"/>
                                  </w:trPr>
                                  <w:tc>
                                    <w:tcPr>
                                      <w:tcW w:w="704" w:type="dxa"/>
                                    </w:tcPr>
                                    <w:p w14:paraId="3A117CF7" w14:textId="77777777" w:rsidR="00CC00D9" w:rsidRPr="00084418" w:rsidRDefault="00CC00D9" w:rsidP="00455654">
                                      <w:pPr>
                                        <w:pStyle w:val="af0"/>
                                        <w:jc w:val="left"/>
                                        <w:rPr>
                                          <w:ins w:id="3602" w:author="作成者"/>
                                          <w:color w:val="FF0000"/>
                                        </w:rPr>
                                      </w:pPr>
                                      <w:ins w:id="3603" w:author="作成者">
                                        <w:r>
                                          <w:rPr>
                                            <w:rFonts w:hint="eastAsia"/>
                                            <w:color w:val="FF0000"/>
                                          </w:rPr>
                                          <w:t>6</w:t>
                                        </w:r>
                                      </w:ins>
                                    </w:p>
                                  </w:tc>
                                  <w:tc>
                                    <w:tcPr>
                                      <w:tcW w:w="1291" w:type="dxa"/>
                                    </w:tcPr>
                                    <w:p w14:paraId="4BF3E200" w14:textId="77777777" w:rsidR="00CC00D9" w:rsidRPr="00084418" w:rsidRDefault="00CC00D9" w:rsidP="00455654">
                                      <w:pPr>
                                        <w:pStyle w:val="af0"/>
                                        <w:jc w:val="left"/>
                                        <w:rPr>
                                          <w:ins w:id="3604" w:author="作成者"/>
                                          <w:color w:val="FF0000"/>
                                        </w:rPr>
                                      </w:pPr>
                                      <w:ins w:id="3605" w:author="作成者">
                                        <w:r>
                                          <w:rPr>
                                            <w:rFonts w:hint="eastAsia"/>
                                            <w:color w:val="FF0000"/>
                                          </w:rPr>
                                          <w:t>VAR_hoge</w:t>
                                        </w:r>
                                      </w:ins>
                                    </w:p>
                                  </w:tc>
                                  <w:tc>
                                    <w:tcPr>
                                      <w:tcW w:w="1291" w:type="dxa"/>
                                    </w:tcPr>
                                    <w:p w14:paraId="663204C5" w14:textId="77777777" w:rsidR="00CC00D9" w:rsidRPr="00FF5991" w:rsidRDefault="00CC00D9" w:rsidP="00455654">
                                      <w:pPr>
                                        <w:pStyle w:val="af0"/>
                                        <w:jc w:val="left"/>
                                        <w:rPr>
                                          <w:ins w:id="3606" w:author="作成者"/>
                                          <w:color w:val="FF0000"/>
                                        </w:rPr>
                                      </w:pPr>
                                      <w:ins w:id="3607" w:author="作成者">
                                        <w:r w:rsidRPr="00FF5991">
                                          <w:rPr>
                                            <w:rFonts w:hint="eastAsia"/>
                                            <w:color w:val="FF0000"/>
                                          </w:rPr>
                                          <w:t>OFF</w:t>
                                        </w:r>
                                      </w:ins>
                                    </w:p>
                                  </w:tc>
                                  <w:tc>
                                    <w:tcPr>
                                      <w:tcW w:w="1291" w:type="dxa"/>
                                    </w:tcPr>
                                    <w:p w14:paraId="27EDF38D" w14:textId="77777777" w:rsidR="00CC00D9" w:rsidRPr="00FF5991" w:rsidRDefault="00CC00D9" w:rsidP="00455654">
                                      <w:pPr>
                                        <w:pStyle w:val="af0"/>
                                        <w:jc w:val="left"/>
                                        <w:rPr>
                                          <w:ins w:id="3608" w:author="作成者"/>
                                          <w:color w:val="FF0000"/>
                                        </w:rPr>
                                      </w:pPr>
                                      <w:ins w:id="3609" w:author="作成者">
                                        <w:r w:rsidRPr="00FF5991">
                                          <w:rPr>
                                            <w:rFonts w:hint="eastAsia"/>
                                            <w:color w:val="FF0000"/>
                                          </w:rPr>
                                          <w:t>[2].NAME</w:t>
                                        </w:r>
                                      </w:ins>
                                    </w:p>
                                  </w:tc>
                                  <w:tc>
                                    <w:tcPr>
                                      <w:tcW w:w="1253" w:type="dxa"/>
                                    </w:tcPr>
                                    <w:p w14:paraId="6EA536F8" w14:textId="40AF0F03" w:rsidR="00CC00D9" w:rsidRPr="00F1621F" w:rsidRDefault="00CC00D9" w:rsidP="00455654">
                                      <w:pPr>
                                        <w:pStyle w:val="af0"/>
                                        <w:jc w:val="left"/>
                                        <w:rPr>
                                          <w:ins w:id="3610" w:author="作成者"/>
                                          <w:color w:val="FF0000"/>
                                          <w:sz w:val="12"/>
                                        </w:rPr>
                                      </w:pPr>
                                      <w:r w:rsidRPr="00F1621F">
                                        <w:rPr>
                                          <w:rFonts w:hint="eastAsia"/>
                                          <w:sz w:val="12"/>
                                        </w:rPr>
                                        <w:t>No input required</w:t>
                                      </w:r>
                                    </w:p>
                                  </w:tc>
                                  <w:tc>
                                    <w:tcPr>
                                      <w:tcW w:w="1273" w:type="dxa"/>
                                    </w:tcPr>
                                    <w:p w14:paraId="533AC4A0" w14:textId="77777777" w:rsidR="00CC00D9" w:rsidRPr="00FF5991" w:rsidRDefault="00CC00D9" w:rsidP="00455654">
                                      <w:pPr>
                                        <w:pStyle w:val="af0"/>
                                        <w:jc w:val="left"/>
                                        <w:rPr>
                                          <w:ins w:id="3611" w:author="作成者"/>
                                          <w:color w:val="FF0000"/>
                                          <w:sz w:val="20"/>
                                          <w:szCs w:val="20"/>
                                        </w:rPr>
                                      </w:pPr>
                                      <w:ins w:id="3612" w:author="作成者">
                                        <w:r w:rsidRPr="00FF5991">
                                          <w:rPr>
                                            <w:rFonts w:hint="eastAsia"/>
                                            <w:color w:val="FF0000"/>
                                            <w:sz w:val="20"/>
                                            <w:szCs w:val="20"/>
                                          </w:rPr>
                                          <w:t>tanaka</w:t>
                                        </w:r>
                                      </w:ins>
                                    </w:p>
                                  </w:tc>
                                </w:tr>
                              </w:tbl>
                              <w:p w14:paraId="661B67A4" w14:textId="77777777" w:rsidR="00CC00D9" w:rsidRDefault="00CC00D9" w:rsidP="00366ECC">
                                <w:pPr>
                                  <w:jc w:val="left"/>
                                  <w:rPr>
                                    <w:ins w:id="3613" w:author="作成者"/>
                                    <w:sz w:val="20"/>
                                    <w:szCs w:val="20"/>
                                  </w:rPr>
                                </w:pPr>
                              </w:p>
                              <w:p w14:paraId="4463FEEE" w14:textId="77777777" w:rsidR="00CC00D9" w:rsidRPr="00D464F6" w:rsidRDefault="00CC00D9" w:rsidP="00366ECC">
                                <w:pPr>
                                  <w:jc w:val="left"/>
                                  <w:rPr>
                                    <w:ins w:id="3614" w:author="作成者"/>
                                    <w:b/>
                                    <w:sz w:val="20"/>
                                    <w:szCs w:val="20"/>
                                  </w:rPr>
                                </w:pPr>
                                <w:ins w:id="3615" w:author="作成者">
                                  <w:r>
                                    <w:rPr>
                                      <w:rFonts w:hint="eastAsia"/>
                                      <w:sz w:val="20"/>
                                      <w:szCs w:val="20"/>
                                    </w:rPr>
                                    <w:t xml:space="preserve">　</w:t>
                                  </w:r>
                                  <w:r>
                                    <w:rPr>
                                      <w:sz w:val="20"/>
                                      <w:szCs w:val="20"/>
                                    </w:rPr>
                                    <w:t xml:space="preserve">　　　　　</w:t>
                                  </w:r>
                                </w:ins>
                              </w:p>
                              <w:p w14:paraId="4B37D012" w14:textId="77777777" w:rsidR="00CC00D9" w:rsidRPr="003177F7" w:rsidRDefault="00CC00D9" w:rsidP="00366ECC">
                                <w:pPr>
                                  <w:jc w:val="left"/>
                                  <w:rPr>
                                    <w:ins w:id="3616"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下矢印 32"/>
                          <wps:cNvSpPr/>
                          <wps:spPr>
                            <a:xfrm>
                              <a:off x="114300" y="558340"/>
                              <a:ext cx="400050" cy="3839012"/>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 name="グループ化 33"/>
                          <wpg:cNvGrpSpPr/>
                          <wpg:grpSpPr>
                            <a:xfrm>
                              <a:off x="476247" y="2881526"/>
                              <a:ext cx="2815594" cy="186490"/>
                              <a:chOff x="9523" y="1473311"/>
                              <a:chExt cx="2816110" cy="186678"/>
                            </a:xfrm>
                          </wpg:grpSpPr>
                          <wps:wsp>
                            <wps:cNvPr id="34" name="角丸四角形 34"/>
                            <wps:cNvSpPr/>
                            <wps:spPr>
                              <a:xfrm>
                                <a:off x="730118" y="1479077"/>
                                <a:ext cx="2095515" cy="14943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09E15EA" w14:textId="03F63F70" w:rsidR="00CC00D9" w:rsidRDefault="00CC00D9" w:rsidP="00366ECC">
                                  <w:pPr>
                                    <w:pStyle w:val="Web"/>
                                    <w:rPr>
                                      <w:ins w:id="3617" w:author="作成者"/>
                                    </w:rPr>
                                  </w:pPr>
                                  <w:ins w:id="3618" w:author="作成者">
                                    <w:r>
                                      <w:rPr>
                                        <w:rFonts w:cs="Times New Roman" w:hint="eastAsia"/>
                                        <w:b/>
                                        <w:bCs/>
                                        <w:color w:val="325121"/>
                                        <w:sz w:val="20"/>
                                        <w:szCs w:val="20"/>
                                      </w:rPr>
                                      <w:t xml:space="preserve">⑬ </w:t>
                                    </w:r>
                                  </w:ins>
                                  <w:r>
                                    <w:rPr>
                                      <w:rFonts w:cs="Times New Roman" w:hint="eastAsia"/>
                                      <w:b/>
                                      <w:bCs/>
                                      <w:color w:val="325121"/>
                                      <w:sz w:val="20"/>
                                      <w:szCs w:val="20"/>
                                    </w:rPr>
                                    <w:t>Configure Variable values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5" name="下矢印 35"/>
                            <wps:cNvSpPr/>
                            <wps:spPr>
                              <a:xfrm rot="5400000">
                                <a:off x="249581" y="1233253"/>
                                <a:ext cx="186678"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36" name="角丸四角形 36"/>
                          <wps:cNvSpPr/>
                          <wps:spPr>
                            <a:xfrm>
                              <a:off x="114122" y="467045"/>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1C639FA" w14:textId="6566B9C1" w:rsidR="00CC00D9" w:rsidRPr="00982EAC" w:rsidRDefault="00CC00D9" w:rsidP="00366ECC">
                                <w:pPr>
                                  <w:jc w:val="left"/>
                                  <w:rPr>
                                    <w:ins w:id="3619" w:author="作成者"/>
                                    <w:b/>
                                    <w:color w:val="003C8A" w:themeColor="accent6" w:themeTint="E6"/>
                                    <w:sz w:val="20"/>
                                    <w:szCs w:val="20"/>
                                  </w:rPr>
                                </w:pPr>
                                <w:ins w:id="3620"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D41C50" id="グループ化 510" o:spid="_x0000_s1190" style="position:absolute;left:0;text-align:left;margin-left:24.15pt;margin-top:14.1pt;width:476.25pt;height:583.3pt;z-index:251823104;mso-position-horizontal-relative:text;mso-position-vertical-relative:text;mso-width-relative:margin;mso-height-relative:margin" coordorigin=",4213" coordsize="60483,39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">
                  <v:shape id="フローチャート: 処理 511" o:spid="_x0000_s1191" type="#_x0000_t109" style="position:absolute;top:4213;width:60483;height:39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" fillcolor="#f2f2f2 [3052]" strokecolor="#d8d8d8 [2732]" strokeweight="2pt">
                    <v:textbox>
                      <w:txbxContent>
                        <w:p w14:paraId="594FCCCE" w14:textId="77777777" w:rsidR="00CC00D9" w:rsidRDefault="00CC00D9" w:rsidP="00366ECC">
                          <w:pPr>
                            <w:jc w:val="left"/>
                            <w:rPr>
                              <w:ins w:id="3621" w:author="作成者"/>
                              <w:sz w:val="20"/>
                              <w:szCs w:val="20"/>
                            </w:rPr>
                          </w:pPr>
                        </w:p>
                        <w:p w14:paraId="6570D2F3" w14:textId="77777777" w:rsidR="00CC00D9" w:rsidRDefault="00CC00D9" w:rsidP="00366ECC">
                          <w:pPr>
                            <w:jc w:val="left"/>
                            <w:rPr>
                              <w:ins w:id="3622" w:author="作成者"/>
                              <w:sz w:val="20"/>
                              <w:szCs w:val="20"/>
                            </w:rPr>
                          </w:pPr>
                        </w:p>
                        <w:p w14:paraId="3459A57F" w14:textId="77777777" w:rsidR="00CC00D9" w:rsidRPr="003177F7" w:rsidRDefault="00CC00D9" w:rsidP="00366ECC">
                          <w:pPr>
                            <w:jc w:val="left"/>
                            <w:rPr>
                              <w:ins w:id="3623" w:author="作成者"/>
                              <w:sz w:val="20"/>
                              <w:szCs w:val="20"/>
                            </w:rPr>
                          </w:pPr>
                        </w:p>
                        <w:tbl>
                          <w:tblPr>
                            <w:tblStyle w:val="ab"/>
                            <w:tblW w:w="7166" w:type="dxa"/>
                            <w:tblInd w:w="1028" w:type="dxa"/>
                            <w:tblLook w:val="04A0" w:firstRow="1" w:lastRow="0" w:firstColumn="1" w:lastColumn="0" w:noHBand="0" w:noVBand="1"/>
                          </w:tblPr>
                          <w:tblGrid>
                            <w:gridCol w:w="7166"/>
                          </w:tblGrid>
                          <w:tr w:rsidR="00CC00D9" w:rsidRPr="003177F7" w14:paraId="6E5888DC" w14:textId="77777777" w:rsidTr="00DD1144">
                            <w:trPr>
                              <w:trHeight w:val="1425"/>
                              <w:ins w:id="3624" w:author="作成者"/>
                            </w:trPr>
                            <w:tc>
                              <w:tcPr>
                                <w:tcW w:w="7166" w:type="dxa"/>
                                <w:tcBorders>
                                  <w:top w:val="single" w:sz="4" w:space="0" w:color="auto"/>
                                  <w:left w:val="single" w:sz="4" w:space="0" w:color="auto"/>
                                  <w:bottom w:val="single" w:sz="4" w:space="0" w:color="auto"/>
                                  <w:right w:val="single" w:sz="4" w:space="0" w:color="auto"/>
                                </w:tcBorders>
                              </w:tcPr>
                              <w:p w14:paraId="6E2EBE38" w14:textId="77777777" w:rsidR="00CC00D9" w:rsidRPr="0088327F" w:rsidRDefault="00CC00D9" w:rsidP="00DD1144">
                                <w:pPr>
                                  <w:rPr>
                                    <w:ins w:id="3625" w:author="作成者"/>
                                    <w:sz w:val="20"/>
                                    <w:szCs w:val="20"/>
                                  </w:rPr>
                                </w:pPr>
                                <w:ins w:id="3626" w:author="作成者">
                                  <w:r w:rsidRPr="0088327F">
                                    <w:rPr>
                                      <w:sz w:val="20"/>
                                      <w:szCs w:val="20"/>
                                    </w:rPr>
                                    <w:t>variable "VAR_hoge" {</w:t>
                                  </w:r>
                                </w:ins>
                              </w:p>
                              <w:p w14:paraId="12445652" w14:textId="77777777" w:rsidR="00CC00D9" w:rsidRPr="0088327F" w:rsidRDefault="00CC00D9" w:rsidP="00DD1144">
                                <w:pPr>
                                  <w:ind w:firstLineChars="200" w:firstLine="400"/>
                                  <w:rPr>
                                    <w:ins w:id="3627" w:author="作成者"/>
                                    <w:sz w:val="20"/>
                                    <w:szCs w:val="20"/>
                                  </w:rPr>
                                </w:pPr>
                                <w:ins w:id="3628" w:author="作成者">
                                  <w:r w:rsidRPr="0088327F">
                                    <w:rPr>
                                      <w:sz w:val="20"/>
                                      <w:szCs w:val="20"/>
                                    </w:rPr>
                                    <w:t xml:space="preserve">type = </w:t>
                                  </w:r>
                                  <w:r>
                                    <w:rPr>
                                      <w:sz w:val="20"/>
                                      <w:szCs w:val="20"/>
                                    </w:rPr>
                                    <w:t>list(object({ IP = string, NAME = string</w:t>
                                  </w:r>
                                  <w:r>
                                    <w:rPr>
                                      <w:rFonts w:hint="eastAsia"/>
                                      <w:sz w:val="20"/>
                                      <w:szCs w:val="20"/>
                                    </w:rPr>
                                    <w:t xml:space="preserve"> </w:t>
                                  </w:r>
                                  <w:r>
                                    <w:rPr>
                                      <w:sz w:val="20"/>
                                      <w:szCs w:val="20"/>
                                    </w:rPr>
                                    <w:t>}))</w:t>
                                  </w:r>
                                </w:ins>
                              </w:p>
                              <w:p w14:paraId="62B03186" w14:textId="77777777" w:rsidR="00CC00D9" w:rsidRPr="0088327F" w:rsidRDefault="00CC00D9" w:rsidP="00DD1144">
                                <w:pPr>
                                  <w:rPr>
                                    <w:ins w:id="3629" w:author="作成者"/>
                                    <w:sz w:val="20"/>
                                    <w:szCs w:val="20"/>
                                  </w:rPr>
                                </w:pPr>
                                <w:ins w:id="3630" w:author="作成者">
                                  <w:r>
                                    <w:rPr>
                                      <w:sz w:val="20"/>
                                      <w:szCs w:val="20"/>
                                    </w:rPr>
                                    <w:t xml:space="preserve">default = </w:t>
                                  </w:r>
                                  <w:r w:rsidRPr="0088327F">
                                    <w:rPr>
                                      <w:sz w:val="20"/>
                                      <w:szCs w:val="20"/>
                                    </w:rPr>
                                    <w:t>[</w:t>
                                  </w:r>
                                  <w:bookmarkStart w:id="3631" w:name="_GoBack"/>
                                  <w:bookmarkEnd w:id="3631"/>
                                </w:ins>
                              </w:p>
                              <w:p w14:paraId="1C68C231" w14:textId="77777777" w:rsidR="00CC00D9" w:rsidRDefault="00CC00D9" w:rsidP="00DD1144">
                                <w:pPr>
                                  <w:rPr>
                                    <w:ins w:id="3632" w:author="作成者"/>
                                    <w:sz w:val="20"/>
                                    <w:szCs w:val="20"/>
                                  </w:rPr>
                                </w:pPr>
                                <w:ins w:id="3633" w:author="作成者">
                                  <w:r>
                                    <w:rPr>
                                      <w:sz w:val="20"/>
                                      <w:szCs w:val="20"/>
                                    </w:rPr>
                                    <w:t xml:space="preserve">        { “IP” = “127.0.0.1”, NAME = “machine01”},</w:t>
                                  </w:r>
                                </w:ins>
                              </w:p>
                              <w:p w14:paraId="79EE837A" w14:textId="77777777" w:rsidR="00CC00D9" w:rsidRPr="0088327F" w:rsidRDefault="00CC00D9" w:rsidP="00DD1144">
                                <w:pPr>
                                  <w:rPr>
                                    <w:ins w:id="3634" w:author="作成者"/>
                                    <w:sz w:val="20"/>
                                    <w:szCs w:val="20"/>
                                  </w:rPr>
                                </w:pPr>
                                <w:ins w:id="3635" w:author="作成者">
                                  <w:r>
                                    <w:rPr>
                                      <w:rFonts w:hint="eastAsia"/>
                                      <w:sz w:val="20"/>
                                      <w:szCs w:val="20"/>
                                    </w:rPr>
                                    <w:t xml:space="preserve">        </w:t>
                                  </w:r>
                                  <w:r>
                                    <w:rPr>
                                      <w:sz w:val="20"/>
                                      <w:szCs w:val="20"/>
                                    </w:rPr>
                                    <w:t>{ “IP” = “127.0.0.2”, NAME = “machine02”}</w:t>
                                  </w:r>
                                </w:ins>
                              </w:p>
                              <w:p w14:paraId="4E36C991" w14:textId="77777777" w:rsidR="00CC00D9" w:rsidRPr="0088327F" w:rsidRDefault="00CC00D9" w:rsidP="00DD1144">
                                <w:pPr>
                                  <w:ind w:firstLineChars="200" w:firstLine="400"/>
                                  <w:rPr>
                                    <w:ins w:id="3636" w:author="作成者"/>
                                    <w:sz w:val="20"/>
                                    <w:szCs w:val="20"/>
                                  </w:rPr>
                                </w:pPr>
                                <w:ins w:id="3637" w:author="作成者">
                                  <w:r w:rsidRPr="0088327F">
                                    <w:rPr>
                                      <w:sz w:val="20"/>
                                      <w:szCs w:val="20"/>
                                    </w:rPr>
                                    <w:t>],</w:t>
                                  </w:r>
                                </w:ins>
                              </w:p>
                              <w:p w14:paraId="26DFAF65" w14:textId="77777777" w:rsidR="00CC00D9" w:rsidRPr="003177F7" w:rsidRDefault="00CC00D9" w:rsidP="00DD1144">
                                <w:pPr>
                                  <w:pStyle w:val="af0"/>
                                  <w:rPr>
                                    <w:ins w:id="3638" w:author="作成者"/>
                                    <w:sz w:val="20"/>
                                    <w:szCs w:val="20"/>
                                  </w:rPr>
                                </w:pPr>
                                <w:ins w:id="3639" w:author="作成者">
                                  <w:r w:rsidRPr="0088327F">
                                    <w:rPr>
                                      <w:sz w:val="20"/>
                                      <w:szCs w:val="20"/>
                                    </w:rPr>
                                    <w:t>}</w:t>
                                  </w:r>
                                </w:ins>
                              </w:p>
                            </w:tc>
                          </w:tr>
                        </w:tbl>
                        <w:p w14:paraId="55875196" w14:textId="77777777" w:rsidR="00CC00D9" w:rsidRDefault="00CC00D9" w:rsidP="00366ECC">
                          <w:pPr>
                            <w:jc w:val="left"/>
                            <w:rPr>
                              <w:ins w:id="3640" w:author="作成者"/>
                              <w:sz w:val="20"/>
                              <w:szCs w:val="20"/>
                            </w:rPr>
                          </w:pPr>
                        </w:p>
                        <w:p w14:paraId="4351D676" w14:textId="77777777" w:rsidR="00CC00D9" w:rsidRDefault="00CC00D9" w:rsidP="00366ECC">
                          <w:pPr>
                            <w:jc w:val="left"/>
                            <w:rPr>
                              <w:ins w:id="3641" w:author="作成者"/>
                              <w:sz w:val="20"/>
                              <w:szCs w:val="20"/>
                            </w:rPr>
                          </w:pPr>
                        </w:p>
                        <w:p w14:paraId="359D4715" w14:textId="77777777" w:rsidR="00CC00D9" w:rsidRDefault="00CC00D9" w:rsidP="00366ECC">
                          <w:pPr>
                            <w:jc w:val="left"/>
                            <w:rPr>
                              <w:ins w:id="3642" w:author="作成者"/>
                              <w:sz w:val="20"/>
                              <w:szCs w:val="20"/>
                            </w:rPr>
                          </w:pPr>
                        </w:p>
                        <w:p w14:paraId="6DBCBEC7" w14:textId="54475E16" w:rsidR="00CC00D9" w:rsidRPr="0088327F" w:rsidRDefault="00CC00D9" w:rsidP="00366ECC">
                          <w:pPr>
                            <w:jc w:val="left"/>
                            <w:rPr>
                              <w:ins w:id="3643" w:author="作成者"/>
                              <w:b/>
                              <w:sz w:val="20"/>
                              <w:szCs w:val="20"/>
                            </w:rPr>
                          </w:pPr>
                          <w:ins w:id="3644" w:author="作成者">
                            <w:r>
                              <w:rPr>
                                <w:rFonts w:hint="eastAsia"/>
                                <w:sz w:val="20"/>
                                <w:szCs w:val="20"/>
                              </w:rPr>
                              <w:t xml:space="preserve">　</w:t>
                            </w:r>
                            <w:r>
                              <w:rPr>
                                <w:sz w:val="20"/>
                                <w:szCs w:val="20"/>
                              </w:rPr>
                              <w:t xml:space="preserve">　　　　　</w:t>
                            </w:r>
                          </w:ins>
                          <w:r>
                            <w:rPr>
                              <w:rFonts w:hint="eastAsia"/>
                              <w:b/>
                              <w:sz w:val="20"/>
                              <w:szCs w:val="20"/>
                            </w:rPr>
                            <w:t>Nested variable list</w:t>
                          </w:r>
                          <w:ins w:id="3645" w:author="作成者">
                            <w:r>
                              <w:rPr>
                                <w:rFonts w:hint="eastAsia"/>
                                <w:b/>
                                <w:sz w:val="20"/>
                                <w:szCs w:val="20"/>
                              </w:rPr>
                              <w:t>（</w:t>
                            </w:r>
                          </w:ins>
                          <w:r>
                            <w:rPr>
                              <w:rFonts w:hint="eastAsia"/>
                              <w:b/>
                              <w:sz w:val="20"/>
                              <w:szCs w:val="20"/>
                            </w:rPr>
                            <w:t>When registering</w:t>
                          </w:r>
                          <w:ins w:id="3646" w:author="作成者">
                            <w:r>
                              <w:rPr>
                                <w:b/>
                                <w:sz w:val="20"/>
                                <w:szCs w:val="20"/>
                              </w:rPr>
                              <w:t>）</w:t>
                            </w:r>
                          </w:ins>
                        </w:p>
                        <w:tbl>
                          <w:tblPr>
                            <w:tblStyle w:val="ab"/>
                            <w:tblW w:w="0" w:type="auto"/>
                            <w:jc w:val="center"/>
                            <w:tblLook w:val="04A0" w:firstRow="1" w:lastRow="0" w:firstColumn="1" w:lastColumn="0" w:noHBand="0" w:noVBand="1"/>
                          </w:tblPr>
                          <w:tblGrid>
                            <w:gridCol w:w="862"/>
                            <w:gridCol w:w="1581"/>
                            <w:gridCol w:w="1581"/>
                            <w:gridCol w:w="1534"/>
                          </w:tblGrid>
                          <w:tr w:rsidR="00CC00D9" w14:paraId="05F1CB25" w14:textId="77777777" w:rsidTr="00DD1144">
                            <w:trPr>
                              <w:trHeight w:val="699"/>
                              <w:jc w:val="center"/>
                              <w:ins w:id="3647" w:author="作成者"/>
                            </w:trPr>
                            <w:tc>
                              <w:tcPr>
                                <w:tcW w:w="862" w:type="dxa"/>
                                <w:shd w:val="clear" w:color="auto" w:fill="002060"/>
                              </w:tcPr>
                              <w:p w14:paraId="7CEFC370" w14:textId="4CB5AB74" w:rsidR="00CC00D9" w:rsidRPr="00C80F48" w:rsidRDefault="00CC00D9" w:rsidP="00DD1144">
                                <w:pPr>
                                  <w:pStyle w:val="af0"/>
                                  <w:jc w:val="left"/>
                                  <w:rPr>
                                    <w:ins w:id="3648" w:author="作成者"/>
                                    <w:b/>
                                    <w:color w:val="FFFFFF" w:themeColor="background1"/>
                                  </w:rPr>
                                </w:pPr>
                                <w:r>
                                  <w:rPr>
                                    <w:rFonts w:hint="eastAsia"/>
                                    <w:b/>
                                    <w:color w:val="FFFFFF" w:themeColor="background1"/>
                                  </w:rPr>
                                  <w:t>Item No.</w:t>
                                </w:r>
                              </w:p>
                            </w:tc>
                            <w:tc>
                              <w:tcPr>
                                <w:tcW w:w="1581" w:type="dxa"/>
                                <w:shd w:val="clear" w:color="auto" w:fill="002060"/>
                              </w:tcPr>
                              <w:p w14:paraId="1529964D" w14:textId="533EB3D1" w:rsidR="00CC00D9" w:rsidRPr="00C80F48" w:rsidRDefault="00CC00D9" w:rsidP="00DD1144">
                                <w:pPr>
                                  <w:pStyle w:val="af0"/>
                                  <w:jc w:val="left"/>
                                  <w:rPr>
                                    <w:ins w:id="3649" w:author="作成者"/>
                                    <w:b/>
                                    <w:color w:val="FFFFFF" w:themeColor="background1"/>
                                  </w:rPr>
                                </w:pPr>
                                <w:r>
                                  <w:rPr>
                                    <w:rFonts w:hint="eastAsia"/>
                                    <w:b/>
                                    <w:color w:val="FFFFFF" w:themeColor="background1"/>
                                  </w:rPr>
                                  <w:t>Variable name</w:t>
                                </w:r>
                              </w:p>
                            </w:tc>
                            <w:tc>
                              <w:tcPr>
                                <w:tcW w:w="1581" w:type="dxa"/>
                                <w:shd w:val="clear" w:color="auto" w:fill="002060"/>
                              </w:tcPr>
                              <w:p w14:paraId="7777D020" w14:textId="77B04ECE" w:rsidR="00CC00D9" w:rsidRPr="00C80F48" w:rsidRDefault="00CC00D9" w:rsidP="00F1621F">
                                <w:pPr>
                                  <w:pStyle w:val="af0"/>
                                  <w:jc w:val="left"/>
                                  <w:rPr>
                                    <w:ins w:id="3650" w:author="作成者"/>
                                    <w:b/>
                                    <w:color w:val="FFFFFF" w:themeColor="background1"/>
                                  </w:rPr>
                                </w:pPr>
                                <w:r w:rsidRPr="008935AD">
                                  <w:rPr>
                                    <w:rFonts w:hint="eastAsia"/>
                                    <w:b/>
                                    <w:color w:val="FFFFFF" w:themeColor="background1"/>
                                    <w:sz w:val="14"/>
                                  </w:rPr>
                                  <w:t>M</w:t>
                                </w:r>
                                <w:r w:rsidRPr="008935AD">
                                  <w:rPr>
                                    <w:b/>
                                    <w:color w:val="FFFFFF" w:themeColor="background1"/>
                                    <w:sz w:val="14"/>
                                  </w:rPr>
                                  <w:t xml:space="preserve">ember </w:t>
                                </w:r>
                                <w:r w:rsidRPr="008935AD">
                                  <w:rPr>
                                    <w:rFonts w:hint="eastAsia"/>
                                    <w:b/>
                                    <w:color w:val="FFFFFF" w:themeColor="background1"/>
                                    <w:sz w:val="14"/>
                                  </w:rPr>
                                  <w:t>Variable name</w:t>
                                </w:r>
                                <w:ins w:id="3651" w:author="作成者">
                                  <w:r w:rsidRPr="008935AD">
                                    <w:rPr>
                                      <w:rFonts w:hint="eastAsia"/>
                                      <w:b/>
                                      <w:color w:val="FFFFFF" w:themeColor="background1"/>
                                      <w:sz w:val="14"/>
                                    </w:rPr>
                                    <w:t>（</w:t>
                                  </w:r>
                                </w:ins>
                                <w:r w:rsidRPr="008935AD">
                                  <w:rPr>
                                    <w:rFonts w:hint="eastAsia"/>
                                    <w:b/>
                                    <w:color w:val="FFFFFF" w:themeColor="background1"/>
                                    <w:sz w:val="14"/>
                                  </w:rPr>
                                  <w:t>W</w:t>
                                </w:r>
                                <w:r w:rsidRPr="008935AD">
                                  <w:rPr>
                                    <w:b/>
                                    <w:color w:val="FFFFFF" w:themeColor="background1"/>
                                    <w:sz w:val="14"/>
                                  </w:rPr>
                                  <w:t>ith repetition</w:t>
                                </w:r>
                                <w:ins w:id="3652" w:author="作成者">
                                  <w:r w:rsidRPr="008935AD">
                                    <w:rPr>
                                      <w:rFonts w:hint="eastAsia"/>
                                      <w:b/>
                                      <w:color w:val="FFFFFF" w:themeColor="background1"/>
                                      <w:sz w:val="14"/>
                                    </w:rPr>
                                    <w:t>）</w:t>
                                  </w:r>
                                </w:ins>
                              </w:p>
                            </w:tc>
                            <w:tc>
                              <w:tcPr>
                                <w:tcW w:w="1534" w:type="dxa"/>
                                <w:shd w:val="clear" w:color="auto" w:fill="002060"/>
                              </w:tcPr>
                              <w:p w14:paraId="4A7858C1" w14:textId="3BFAB5A3" w:rsidR="00CC00D9" w:rsidRDefault="00CC00D9" w:rsidP="00DD1144">
                                <w:pPr>
                                  <w:pStyle w:val="af0"/>
                                  <w:jc w:val="left"/>
                                  <w:rPr>
                                    <w:ins w:id="3653" w:author="作成者"/>
                                    <w:b/>
                                    <w:color w:val="FFFFFF" w:themeColor="background1"/>
                                  </w:rPr>
                                </w:pPr>
                                <w:r w:rsidRPr="00B64215">
                                  <w:rPr>
                                    <w:b/>
                                    <w:color w:val="FFFFFF" w:themeColor="background1"/>
                                    <w:sz w:val="14"/>
                                  </w:rPr>
                                  <w:t>Maximum amount of repetitions</w:t>
                                </w:r>
                              </w:p>
                            </w:tc>
                          </w:tr>
                          <w:tr w:rsidR="00CC00D9" w14:paraId="3BCDFF6E" w14:textId="77777777" w:rsidTr="00DD1144">
                            <w:trPr>
                              <w:trHeight w:val="220"/>
                              <w:jc w:val="center"/>
                              <w:ins w:id="3654" w:author="作成者"/>
                            </w:trPr>
                            <w:tc>
                              <w:tcPr>
                                <w:tcW w:w="862" w:type="dxa"/>
                              </w:tcPr>
                              <w:p w14:paraId="280AF48E" w14:textId="77777777" w:rsidR="00CC00D9" w:rsidRDefault="00CC00D9" w:rsidP="00DD1144">
                                <w:pPr>
                                  <w:pStyle w:val="af0"/>
                                  <w:jc w:val="left"/>
                                  <w:rPr>
                                    <w:ins w:id="3655" w:author="作成者"/>
                                  </w:rPr>
                                </w:pPr>
                                <w:ins w:id="3656" w:author="作成者">
                                  <w:r>
                                    <w:rPr>
                                      <w:rFonts w:hint="eastAsia"/>
                                    </w:rPr>
                                    <w:t>1</w:t>
                                  </w:r>
                                </w:ins>
                              </w:p>
                            </w:tc>
                            <w:tc>
                              <w:tcPr>
                                <w:tcW w:w="1581" w:type="dxa"/>
                              </w:tcPr>
                              <w:p w14:paraId="4754A235" w14:textId="77777777" w:rsidR="00CC00D9" w:rsidRDefault="00CC00D9" w:rsidP="00DD1144">
                                <w:pPr>
                                  <w:pStyle w:val="af0"/>
                                  <w:jc w:val="left"/>
                                  <w:rPr>
                                    <w:ins w:id="3657" w:author="作成者"/>
                                  </w:rPr>
                                </w:pPr>
                                <w:ins w:id="3658" w:author="作成者">
                                  <w:r>
                                    <w:rPr>
                                      <w:rFonts w:hint="eastAsia"/>
                                    </w:rPr>
                                    <w:t>V</w:t>
                                  </w:r>
                                  <w:r>
                                    <w:t>AR_hoge</w:t>
                                  </w:r>
                                </w:ins>
                              </w:p>
                            </w:tc>
                            <w:tc>
                              <w:tcPr>
                                <w:tcW w:w="1581" w:type="dxa"/>
                              </w:tcPr>
                              <w:p w14:paraId="14DFB50E" w14:textId="77777777" w:rsidR="00CC00D9" w:rsidRDefault="00CC00D9" w:rsidP="00DD1144">
                                <w:pPr>
                                  <w:pStyle w:val="af0"/>
                                  <w:jc w:val="left"/>
                                  <w:rPr>
                                    <w:ins w:id="3659" w:author="作成者"/>
                                  </w:rPr>
                                </w:pPr>
                              </w:p>
                            </w:tc>
                            <w:tc>
                              <w:tcPr>
                                <w:tcW w:w="1534" w:type="dxa"/>
                              </w:tcPr>
                              <w:p w14:paraId="65319FD8" w14:textId="77777777" w:rsidR="00CC00D9" w:rsidRDefault="00CC00D9" w:rsidP="00DD1144">
                                <w:pPr>
                                  <w:pStyle w:val="af0"/>
                                  <w:jc w:val="left"/>
                                  <w:rPr>
                                    <w:ins w:id="3660" w:author="作成者"/>
                                  </w:rPr>
                                </w:pPr>
                                <w:ins w:id="3661" w:author="作成者">
                                  <w:r>
                                    <w:rPr>
                                      <w:rFonts w:hint="eastAsia"/>
                                    </w:rPr>
                                    <w:t>2</w:t>
                                  </w:r>
                                </w:ins>
                              </w:p>
                            </w:tc>
                          </w:tr>
                        </w:tbl>
                        <w:p w14:paraId="68CCF042" w14:textId="598EC817" w:rsidR="00CC00D9" w:rsidRDefault="00CC00D9" w:rsidP="00366ECC">
                          <w:pPr>
                            <w:jc w:val="left"/>
                            <w:rPr>
                              <w:sz w:val="20"/>
                              <w:szCs w:val="20"/>
                            </w:rPr>
                          </w:pPr>
                        </w:p>
                        <w:p w14:paraId="559EF551" w14:textId="77777777" w:rsidR="00CC00D9" w:rsidRDefault="00CC00D9" w:rsidP="00366ECC">
                          <w:pPr>
                            <w:jc w:val="left"/>
                            <w:rPr>
                              <w:ins w:id="3662" w:author="作成者"/>
                              <w:sz w:val="20"/>
                              <w:szCs w:val="20"/>
                            </w:rPr>
                          </w:pPr>
                        </w:p>
                        <w:p w14:paraId="1929F0E4" w14:textId="5635E22F" w:rsidR="00CC00D9" w:rsidRDefault="00CC00D9" w:rsidP="00366ECC">
                          <w:pPr>
                            <w:jc w:val="left"/>
                            <w:rPr>
                              <w:ins w:id="3663" w:author="作成者"/>
                              <w:b/>
                              <w:sz w:val="20"/>
                              <w:szCs w:val="20"/>
                            </w:rPr>
                          </w:pPr>
                          <w:ins w:id="3664" w:author="作成者">
                            <w:r>
                              <w:rPr>
                                <w:rFonts w:hint="eastAsia"/>
                                <w:sz w:val="20"/>
                                <w:szCs w:val="20"/>
                              </w:rPr>
                              <w:t xml:space="preserve">　</w:t>
                            </w:r>
                            <w:r>
                              <w:rPr>
                                <w:sz w:val="20"/>
                                <w:szCs w:val="20"/>
                              </w:rPr>
                              <w:t xml:space="preserve">　　　　</w:t>
                            </w:r>
                            <w:r>
                              <w:rPr>
                                <w:rFonts w:hint="eastAsia"/>
                                <w:sz w:val="20"/>
                                <w:szCs w:val="20"/>
                              </w:rPr>
                              <w:t xml:space="preserve">　</w:t>
                            </w:r>
                          </w:ins>
                          <w:r>
                            <w:rPr>
                              <w:rFonts w:hint="eastAsia"/>
                              <w:b/>
                              <w:sz w:val="20"/>
                              <w:szCs w:val="20"/>
                            </w:rPr>
                            <w:t>Nested variable list</w:t>
                          </w:r>
                          <w:ins w:id="3665" w:author="作成者">
                            <w:r w:rsidRPr="005E05C6">
                              <w:rPr>
                                <w:b/>
                                <w:sz w:val="20"/>
                                <w:szCs w:val="20"/>
                              </w:rPr>
                              <w:t>（</w:t>
                            </w:r>
                          </w:ins>
                          <w:r>
                            <w:rPr>
                              <w:b/>
                              <w:sz w:val="20"/>
                              <w:szCs w:val="20"/>
                            </w:rPr>
                            <w:t>When updating</w:t>
                          </w:r>
                          <w:ins w:id="3666" w:author="作成者">
                            <w:r w:rsidRPr="005E05C6">
                              <w:rPr>
                                <w:rFonts w:hint="eastAsia"/>
                                <w:b/>
                                <w:sz w:val="20"/>
                                <w:szCs w:val="20"/>
                              </w:rPr>
                              <w:t>）</w:t>
                            </w:r>
                          </w:ins>
                        </w:p>
                        <w:tbl>
                          <w:tblPr>
                            <w:tblStyle w:val="ab"/>
                            <w:tblW w:w="0" w:type="auto"/>
                            <w:jc w:val="center"/>
                            <w:tblLook w:val="04A0" w:firstRow="1" w:lastRow="0" w:firstColumn="1" w:lastColumn="0" w:noHBand="0" w:noVBand="1"/>
                          </w:tblPr>
                          <w:tblGrid>
                            <w:gridCol w:w="862"/>
                            <w:gridCol w:w="1581"/>
                            <w:gridCol w:w="1581"/>
                            <w:gridCol w:w="1534"/>
                          </w:tblGrid>
                          <w:tr w:rsidR="00CC00D9" w14:paraId="1DCE2697" w14:textId="77777777" w:rsidTr="00DD1144">
                            <w:trPr>
                              <w:trHeight w:val="699"/>
                              <w:jc w:val="center"/>
                              <w:ins w:id="3667" w:author="作成者"/>
                            </w:trPr>
                            <w:tc>
                              <w:tcPr>
                                <w:tcW w:w="862" w:type="dxa"/>
                                <w:shd w:val="clear" w:color="auto" w:fill="002060"/>
                              </w:tcPr>
                              <w:p w14:paraId="790B174B" w14:textId="5EA479F1" w:rsidR="00CC00D9" w:rsidRPr="00C80F48" w:rsidRDefault="00CC00D9" w:rsidP="00DD1144">
                                <w:pPr>
                                  <w:pStyle w:val="af0"/>
                                  <w:jc w:val="left"/>
                                  <w:rPr>
                                    <w:ins w:id="3668" w:author="作成者"/>
                                    <w:b/>
                                    <w:color w:val="FFFFFF" w:themeColor="background1"/>
                                  </w:rPr>
                                </w:pPr>
                                <w:r>
                                  <w:rPr>
                                    <w:rFonts w:hint="eastAsia"/>
                                    <w:b/>
                                    <w:color w:val="FFFFFF" w:themeColor="background1"/>
                                  </w:rPr>
                                  <w:t>Item No.</w:t>
                                </w:r>
                              </w:p>
                            </w:tc>
                            <w:tc>
                              <w:tcPr>
                                <w:tcW w:w="1581" w:type="dxa"/>
                                <w:shd w:val="clear" w:color="auto" w:fill="002060"/>
                              </w:tcPr>
                              <w:p w14:paraId="3989887D" w14:textId="2F0FD152" w:rsidR="00CC00D9" w:rsidRPr="00C80F48" w:rsidRDefault="00CC00D9" w:rsidP="00DD1144">
                                <w:pPr>
                                  <w:pStyle w:val="af0"/>
                                  <w:jc w:val="left"/>
                                  <w:rPr>
                                    <w:ins w:id="3669" w:author="作成者"/>
                                    <w:b/>
                                    <w:color w:val="FFFFFF" w:themeColor="background1"/>
                                  </w:rPr>
                                </w:pPr>
                                <w:r>
                                  <w:rPr>
                                    <w:rFonts w:hint="eastAsia"/>
                                    <w:b/>
                                    <w:color w:val="FFFFFF" w:themeColor="background1"/>
                                  </w:rPr>
                                  <w:t>Variable name</w:t>
                                </w:r>
                              </w:p>
                            </w:tc>
                            <w:tc>
                              <w:tcPr>
                                <w:tcW w:w="1581" w:type="dxa"/>
                                <w:shd w:val="clear" w:color="auto" w:fill="002060"/>
                              </w:tcPr>
                              <w:p w14:paraId="6C460125" w14:textId="1FFFEA03" w:rsidR="00CC00D9" w:rsidRPr="00C80F48" w:rsidRDefault="00CC00D9" w:rsidP="00F1621F">
                                <w:pPr>
                                  <w:pStyle w:val="af0"/>
                                  <w:jc w:val="left"/>
                                  <w:rPr>
                                    <w:ins w:id="3670" w:author="作成者"/>
                                    <w:b/>
                                    <w:color w:val="FFFFFF" w:themeColor="background1"/>
                                  </w:rPr>
                                </w:pPr>
                                <w:r w:rsidRPr="008935AD">
                                  <w:rPr>
                                    <w:rFonts w:hint="eastAsia"/>
                                    <w:b/>
                                    <w:color w:val="FFFFFF" w:themeColor="background1"/>
                                    <w:sz w:val="12"/>
                                  </w:rPr>
                                  <w:t>M</w:t>
                                </w:r>
                                <w:r w:rsidRPr="008935AD">
                                  <w:rPr>
                                    <w:b/>
                                    <w:color w:val="FFFFFF" w:themeColor="background1"/>
                                    <w:sz w:val="12"/>
                                  </w:rPr>
                                  <w:t xml:space="preserve">ember </w:t>
                                </w:r>
                                <w:r w:rsidRPr="008935AD">
                                  <w:rPr>
                                    <w:rFonts w:hint="eastAsia"/>
                                    <w:b/>
                                    <w:color w:val="FFFFFF" w:themeColor="background1"/>
                                    <w:sz w:val="12"/>
                                  </w:rPr>
                                  <w:t>Variable name</w:t>
                                </w:r>
                                <w:ins w:id="3671" w:author="作成者">
                                  <w:r w:rsidRPr="008935AD">
                                    <w:rPr>
                                      <w:rFonts w:hint="eastAsia"/>
                                      <w:b/>
                                      <w:color w:val="FFFFFF" w:themeColor="background1"/>
                                      <w:sz w:val="12"/>
                                    </w:rPr>
                                    <w:t>（</w:t>
                                  </w:r>
                                </w:ins>
                                <w:r w:rsidRPr="008935AD">
                                  <w:rPr>
                                    <w:rFonts w:hint="eastAsia"/>
                                    <w:b/>
                                    <w:color w:val="FFFFFF" w:themeColor="background1"/>
                                    <w:sz w:val="12"/>
                                  </w:rPr>
                                  <w:t>W</w:t>
                                </w:r>
                                <w:r w:rsidRPr="008935AD">
                                  <w:rPr>
                                    <w:b/>
                                    <w:color w:val="FFFFFF" w:themeColor="background1"/>
                                    <w:sz w:val="12"/>
                                  </w:rPr>
                                  <w:t>ith repetition</w:t>
                                </w:r>
                                <w:ins w:id="3672" w:author="作成者">
                                  <w:r w:rsidRPr="008935AD">
                                    <w:rPr>
                                      <w:rFonts w:hint="eastAsia"/>
                                      <w:b/>
                                      <w:color w:val="FFFFFF" w:themeColor="background1"/>
                                      <w:sz w:val="12"/>
                                    </w:rPr>
                                    <w:t>）</w:t>
                                  </w:r>
                                </w:ins>
                              </w:p>
                            </w:tc>
                            <w:tc>
                              <w:tcPr>
                                <w:tcW w:w="1534" w:type="dxa"/>
                                <w:shd w:val="clear" w:color="auto" w:fill="002060"/>
                              </w:tcPr>
                              <w:p w14:paraId="54A6CB32" w14:textId="24767CBD" w:rsidR="00CC00D9" w:rsidRDefault="00CC00D9" w:rsidP="00DD1144">
                                <w:pPr>
                                  <w:pStyle w:val="af0"/>
                                  <w:jc w:val="left"/>
                                  <w:rPr>
                                    <w:ins w:id="3673" w:author="作成者"/>
                                    <w:b/>
                                    <w:color w:val="FFFFFF" w:themeColor="background1"/>
                                  </w:rPr>
                                </w:pPr>
                                <w:r w:rsidRPr="00B64215">
                                  <w:rPr>
                                    <w:b/>
                                    <w:color w:val="FFFFFF" w:themeColor="background1"/>
                                    <w:sz w:val="14"/>
                                  </w:rPr>
                                  <w:t>Maximum amount of repetitions</w:t>
                                </w:r>
                              </w:p>
                            </w:tc>
                          </w:tr>
                          <w:tr w:rsidR="00CC00D9" w14:paraId="04D05979" w14:textId="77777777" w:rsidTr="00DD1144">
                            <w:trPr>
                              <w:trHeight w:val="220"/>
                              <w:jc w:val="center"/>
                              <w:ins w:id="3674" w:author="作成者"/>
                            </w:trPr>
                            <w:tc>
                              <w:tcPr>
                                <w:tcW w:w="862" w:type="dxa"/>
                              </w:tcPr>
                              <w:p w14:paraId="08AB3824" w14:textId="77777777" w:rsidR="00CC00D9" w:rsidRDefault="00CC00D9" w:rsidP="00DD1144">
                                <w:pPr>
                                  <w:pStyle w:val="af0"/>
                                  <w:jc w:val="left"/>
                                  <w:rPr>
                                    <w:ins w:id="3675" w:author="作成者"/>
                                  </w:rPr>
                                </w:pPr>
                                <w:ins w:id="3676" w:author="作成者">
                                  <w:r>
                                    <w:rPr>
                                      <w:rFonts w:hint="eastAsia"/>
                                    </w:rPr>
                                    <w:t>1</w:t>
                                  </w:r>
                                </w:ins>
                              </w:p>
                            </w:tc>
                            <w:tc>
                              <w:tcPr>
                                <w:tcW w:w="1581" w:type="dxa"/>
                              </w:tcPr>
                              <w:p w14:paraId="2B9562EB" w14:textId="77777777" w:rsidR="00CC00D9" w:rsidRDefault="00CC00D9" w:rsidP="00DD1144">
                                <w:pPr>
                                  <w:pStyle w:val="af0"/>
                                  <w:jc w:val="left"/>
                                  <w:rPr>
                                    <w:ins w:id="3677" w:author="作成者"/>
                                  </w:rPr>
                                </w:pPr>
                                <w:ins w:id="3678" w:author="作成者">
                                  <w:r>
                                    <w:rPr>
                                      <w:rFonts w:hint="eastAsia"/>
                                    </w:rPr>
                                    <w:t>V</w:t>
                                  </w:r>
                                  <w:r>
                                    <w:t>AR_hoge</w:t>
                                  </w:r>
                                </w:ins>
                              </w:p>
                            </w:tc>
                            <w:tc>
                              <w:tcPr>
                                <w:tcW w:w="1581" w:type="dxa"/>
                              </w:tcPr>
                              <w:p w14:paraId="1D00A0CC" w14:textId="77777777" w:rsidR="00CC00D9" w:rsidRDefault="00CC00D9" w:rsidP="00DD1144">
                                <w:pPr>
                                  <w:pStyle w:val="af0"/>
                                  <w:jc w:val="left"/>
                                  <w:rPr>
                                    <w:ins w:id="3679" w:author="作成者"/>
                                  </w:rPr>
                                </w:pPr>
                              </w:p>
                            </w:tc>
                            <w:tc>
                              <w:tcPr>
                                <w:tcW w:w="1534" w:type="dxa"/>
                              </w:tcPr>
                              <w:p w14:paraId="3C257A44" w14:textId="77777777" w:rsidR="00CC00D9" w:rsidRDefault="00CC00D9" w:rsidP="00DD1144">
                                <w:pPr>
                                  <w:pStyle w:val="af0"/>
                                  <w:jc w:val="left"/>
                                  <w:rPr>
                                    <w:ins w:id="3680" w:author="作成者"/>
                                  </w:rPr>
                                </w:pPr>
                                <w:ins w:id="3681" w:author="作成者">
                                  <w:r>
                                    <w:rPr>
                                      <w:rFonts w:hint="eastAsia"/>
                                      <w:color w:val="FF0000"/>
                                    </w:rPr>
                                    <w:t>3</w:t>
                                  </w:r>
                                </w:ins>
                              </w:p>
                            </w:tc>
                          </w:tr>
                        </w:tbl>
                        <w:p w14:paraId="48053778" w14:textId="77777777" w:rsidR="00CC00D9" w:rsidRPr="005E05C6" w:rsidRDefault="00CC00D9" w:rsidP="00366ECC">
                          <w:pPr>
                            <w:jc w:val="left"/>
                            <w:rPr>
                              <w:ins w:id="3682" w:author="作成者"/>
                              <w:b/>
                              <w:sz w:val="20"/>
                              <w:szCs w:val="20"/>
                            </w:rPr>
                          </w:pPr>
                        </w:p>
                        <w:p w14:paraId="0B2DDF7F" w14:textId="141D9543" w:rsidR="00CC00D9" w:rsidRDefault="00CC00D9" w:rsidP="00366ECC">
                          <w:pPr>
                            <w:jc w:val="left"/>
                            <w:rPr>
                              <w:sz w:val="20"/>
                              <w:szCs w:val="20"/>
                            </w:rPr>
                          </w:pPr>
                          <w:ins w:id="3683" w:author="作成者">
                            <w:r>
                              <w:rPr>
                                <w:rFonts w:hint="eastAsia"/>
                                <w:sz w:val="20"/>
                                <w:szCs w:val="20"/>
                              </w:rPr>
                              <w:t xml:space="preserve">      </w:t>
                            </w:r>
                          </w:ins>
                        </w:p>
                        <w:p w14:paraId="4DF3F7EB" w14:textId="77777777" w:rsidR="00CC00D9" w:rsidRDefault="00CC00D9" w:rsidP="00366ECC">
                          <w:pPr>
                            <w:jc w:val="left"/>
                            <w:rPr>
                              <w:ins w:id="3684" w:author="作成者"/>
                              <w:sz w:val="20"/>
                              <w:szCs w:val="20"/>
                            </w:rPr>
                          </w:pPr>
                        </w:p>
                        <w:p w14:paraId="79E3CA00" w14:textId="77777777" w:rsidR="00CC00D9" w:rsidRDefault="00CC00D9" w:rsidP="00366ECC">
                          <w:pPr>
                            <w:jc w:val="left"/>
                            <w:rPr>
                              <w:ins w:id="3685" w:author="作成者"/>
                              <w:sz w:val="20"/>
                              <w:szCs w:val="20"/>
                            </w:rPr>
                          </w:pPr>
                        </w:p>
                        <w:p w14:paraId="32C94B0D" w14:textId="171B1F55" w:rsidR="00CC00D9" w:rsidRPr="0088327F" w:rsidRDefault="00CC00D9" w:rsidP="00366ECC">
                          <w:pPr>
                            <w:jc w:val="left"/>
                            <w:rPr>
                              <w:ins w:id="3686" w:author="作成者"/>
                              <w:b/>
                              <w:sz w:val="20"/>
                              <w:szCs w:val="20"/>
                            </w:rPr>
                          </w:pPr>
                          <w:ins w:id="3687" w:author="作成者">
                            <w:r>
                              <w:rPr>
                                <w:rFonts w:hint="eastAsia"/>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 </w:t>
                            </w:r>
                          </w:ins>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73"/>
                          </w:tblGrid>
                          <w:tr w:rsidR="00CC00D9" w14:paraId="5DCF9142" w14:textId="77777777" w:rsidTr="00455654">
                            <w:trPr>
                              <w:jc w:val="center"/>
                              <w:ins w:id="3688" w:author="作成者"/>
                            </w:trPr>
                            <w:tc>
                              <w:tcPr>
                                <w:tcW w:w="704" w:type="dxa"/>
                                <w:shd w:val="clear" w:color="auto" w:fill="002060"/>
                              </w:tcPr>
                              <w:p w14:paraId="6F50FEAC" w14:textId="48CA532A" w:rsidR="00CC00D9" w:rsidRPr="00C80F48" w:rsidRDefault="00CC00D9" w:rsidP="00DD1144">
                                <w:pPr>
                                  <w:pStyle w:val="af0"/>
                                  <w:jc w:val="left"/>
                                  <w:rPr>
                                    <w:ins w:id="3689" w:author="作成者"/>
                                    <w:b/>
                                    <w:color w:val="FFFFFF" w:themeColor="background1"/>
                                  </w:rPr>
                                </w:pPr>
                                <w:r>
                                  <w:rPr>
                                    <w:rFonts w:hint="eastAsia"/>
                                    <w:b/>
                                    <w:color w:val="FFFFFF" w:themeColor="background1"/>
                                  </w:rPr>
                                  <w:t>Item No.</w:t>
                                </w:r>
                              </w:p>
                            </w:tc>
                            <w:tc>
                              <w:tcPr>
                                <w:tcW w:w="1291" w:type="dxa"/>
                                <w:shd w:val="clear" w:color="auto" w:fill="002060"/>
                              </w:tcPr>
                              <w:p w14:paraId="1146FB3B" w14:textId="3E14CE8F" w:rsidR="00CC00D9" w:rsidRPr="00C80F48" w:rsidRDefault="00CC00D9" w:rsidP="00DD1144">
                                <w:pPr>
                                  <w:pStyle w:val="af0"/>
                                  <w:jc w:val="left"/>
                                  <w:rPr>
                                    <w:ins w:id="3690" w:author="作成者"/>
                                    <w:b/>
                                    <w:color w:val="FFFFFF" w:themeColor="background1"/>
                                  </w:rPr>
                                </w:pPr>
                                <w:r>
                                  <w:rPr>
                                    <w:rFonts w:hint="eastAsia"/>
                                    <w:b/>
                                    <w:color w:val="FFFFFF" w:themeColor="background1"/>
                                  </w:rPr>
                                  <w:t>Variable name</w:t>
                                </w:r>
                              </w:p>
                            </w:tc>
                            <w:tc>
                              <w:tcPr>
                                <w:tcW w:w="1291" w:type="dxa"/>
                                <w:shd w:val="clear" w:color="auto" w:fill="002060"/>
                              </w:tcPr>
                              <w:p w14:paraId="6B20CBE4" w14:textId="15E63C8F" w:rsidR="00CC00D9" w:rsidRPr="0088327F" w:rsidRDefault="00CC00D9" w:rsidP="00DD1144">
                                <w:pPr>
                                  <w:pStyle w:val="af0"/>
                                  <w:jc w:val="left"/>
                                  <w:rPr>
                                    <w:ins w:id="3691" w:author="作成者"/>
                                    <w:b/>
                                    <w:color w:val="FFFFFF" w:themeColor="background1"/>
                                  </w:rPr>
                                </w:pPr>
                                <w:r>
                                  <w:rPr>
                                    <w:rFonts w:hint="eastAsia"/>
                                    <w:b/>
                                  </w:rPr>
                                  <w:t>HCL SETTINGS</w:t>
                                </w:r>
                              </w:p>
                            </w:tc>
                            <w:tc>
                              <w:tcPr>
                                <w:tcW w:w="1291" w:type="dxa"/>
                                <w:shd w:val="clear" w:color="auto" w:fill="002060"/>
                              </w:tcPr>
                              <w:p w14:paraId="643AD247" w14:textId="32FA6221" w:rsidR="00CC00D9" w:rsidRPr="00C80F48" w:rsidRDefault="00CC00D9" w:rsidP="00DD1144">
                                <w:pPr>
                                  <w:pStyle w:val="af0"/>
                                  <w:jc w:val="left"/>
                                  <w:rPr>
                                    <w:ins w:id="3692" w:author="作成者"/>
                                    <w:b/>
                                    <w:color w:val="FFFFFF" w:themeColor="background1"/>
                                  </w:rPr>
                                </w:pPr>
                                <w:r>
                                  <w:rPr>
                                    <w:rFonts w:hint="eastAsia"/>
                                    <w:b/>
                                    <w:color w:val="FFFFFF" w:themeColor="background1"/>
                                  </w:rPr>
                                  <w:t>Member variable</w:t>
                                </w:r>
                              </w:p>
                            </w:tc>
                            <w:tc>
                              <w:tcPr>
                                <w:tcW w:w="1253" w:type="dxa"/>
                                <w:shd w:val="clear" w:color="auto" w:fill="002060"/>
                              </w:tcPr>
                              <w:p w14:paraId="3FA1CFB9" w14:textId="03B29471" w:rsidR="00CC00D9" w:rsidRDefault="00CC00D9" w:rsidP="00DD1144">
                                <w:pPr>
                                  <w:pStyle w:val="af0"/>
                                  <w:jc w:val="left"/>
                                  <w:rPr>
                                    <w:ins w:id="3693" w:author="作成者"/>
                                    <w:b/>
                                    <w:color w:val="FFFFFF" w:themeColor="background1"/>
                                  </w:rPr>
                                </w:pPr>
                                <w:r>
                                  <w:rPr>
                                    <w:rFonts w:hint="eastAsia"/>
                                    <w:b/>
                                    <w:color w:val="FFFFFF" w:themeColor="background1"/>
                                  </w:rPr>
                                  <w:t>Substitute order</w:t>
                                </w:r>
                              </w:p>
                            </w:tc>
                            <w:tc>
                              <w:tcPr>
                                <w:tcW w:w="1273" w:type="dxa"/>
                                <w:shd w:val="clear" w:color="auto" w:fill="002060"/>
                              </w:tcPr>
                              <w:p w14:paraId="3DAAD58F" w14:textId="76D8CA1C" w:rsidR="00CC00D9" w:rsidRDefault="00CC00D9" w:rsidP="00DD1144">
                                <w:pPr>
                                  <w:pStyle w:val="af0"/>
                                  <w:jc w:val="left"/>
                                  <w:rPr>
                                    <w:ins w:id="3694" w:author="作成者"/>
                                    <w:b/>
                                    <w:color w:val="FFFFFF" w:themeColor="background1"/>
                                  </w:rPr>
                                </w:pPr>
                                <w:r>
                                  <w:rPr>
                                    <w:rFonts w:hint="eastAsia"/>
                                    <w:b/>
                                    <w:color w:val="FFFFFF" w:themeColor="background1"/>
                                  </w:rPr>
                                  <w:t>Specific value</w:t>
                                </w:r>
                              </w:p>
                            </w:tc>
                          </w:tr>
                          <w:tr w:rsidR="00CC00D9" w14:paraId="4708D396" w14:textId="77777777" w:rsidTr="00455654">
                            <w:trPr>
                              <w:jc w:val="center"/>
                              <w:ins w:id="3695" w:author="作成者"/>
                            </w:trPr>
                            <w:tc>
                              <w:tcPr>
                                <w:tcW w:w="704" w:type="dxa"/>
                              </w:tcPr>
                              <w:p w14:paraId="7F0487A9" w14:textId="77777777" w:rsidR="00CC00D9" w:rsidRDefault="00CC00D9" w:rsidP="00455654">
                                <w:pPr>
                                  <w:pStyle w:val="af0"/>
                                  <w:jc w:val="left"/>
                                  <w:rPr>
                                    <w:ins w:id="3696" w:author="作成者"/>
                                  </w:rPr>
                                </w:pPr>
                                <w:ins w:id="3697" w:author="作成者">
                                  <w:r>
                                    <w:rPr>
                                      <w:rFonts w:hint="eastAsia"/>
                                    </w:rPr>
                                    <w:t>1</w:t>
                                  </w:r>
                                </w:ins>
                              </w:p>
                            </w:tc>
                            <w:tc>
                              <w:tcPr>
                                <w:tcW w:w="1291" w:type="dxa"/>
                              </w:tcPr>
                              <w:p w14:paraId="6BD553CE" w14:textId="77777777" w:rsidR="00CC00D9" w:rsidRDefault="00CC00D9" w:rsidP="00455654">
                                <w:pPr>
                                  <w:pStyle w:val="af0"/>
                                  <w:jc w:val="left"/>
                                  <w:rPr>
                                    <w:ins w:id="3698" w:author="作成者"/>
                                  </w:rPr>
                                </w:pPr>
                                <w:ins w:id="3699" w:author="作成者">
                                  <w:r>
                                    <w:rPr>
                                      <w:rFonts w:hint="eastAsia"/>
                                    </w:rPr>
                                    <w:t>V</w:t>
                                  </w:r>
                                  <w:r>
                                    <w:t>AR_hoge</w:t>
                                  </w:r>
                                </w:ins>
                              </w:p>
                            </w:tc>
                            <w:tc>
                              <w:tcPr>
                                <w:tcW w:w="1291" w:type="dxa"/>
                              </w:tcPr>
                              <w:p w14:paraId="71FCF7F3" w14:textId="77777777" w:rsidR="00CC00D9" w:rsidRDefault="00CC00D9" w:rsidP="00455654">
                                <w:pPr>
                                  <w:pStyle w:val="af0"/>
                                  <w:jc w:val="left"/>
                                  <w:rPr>
                                    <w:ins w:id="3700" w:author="作成者"/>
                                  </w:rPr>
                                </w:pPr>
                                <w:ins w:id="3701" w:author="作成者">
                                  <w:r w:rsidRPr="009817DD">
                                    <w:t>OFF</w:t>
                                  </w:r>
                                </w:ins>
                              </w:p>
                            </w:tc>
                            <w:tc>
                              <w:tcPr>
                                <w:tcW w:w="1291" w:type="dxa"/>
                              </w:tcPr>
                              <w:p w14:paraId="10C117B2" w14:textId="77777777" w:rsidR="00CC00D9" w:rsidRDefault="00CC00D9" w:rsidP="00455654">
                                <w:pPr>
                                  <w:pStyle w:val="af0"/>
                                  <w:jc w:val="left"/>
                                  <w:rPr>
                                    <w:ins w:id="3702" w:author="作成者"/>
                                  </w:rPr>
                                </w:pPr>
                                <w:ins w:id="3703" w:author="作成者">
                                  <w:r>
                                    <w:t>[0].IP</w:t>
                                  </w:r>
                                </w:ins>
                              </w:p>
                            </w:tc>
                            <w:tc>
                              <w:tcPr>
                                <w:tcW w:w="1253" w:type="dxa"/>
                              </w:tcPr>
                              <w:p w14:paraId="5AB6C93A" w14:textId="5FAD03B7" w:rsidR="00CC00D9" w:rsidRPr="00F1621F" w:rsidRDefault="00CC00D9" w:rsidP="00455654">
                                <w:pPr>
                                  <w:pStyle w:val="af0"/>
                                  <w:jc w:val="left"/>
                                  <w:rPr>
                                    <w:ins w:id="3704" w:author="作成者"/>
                                    <w:sz w:val="12"/>
                                  </w:rPr>
                                </w:pPr>
                                <w:r w:rsidRPr="00F1621F">
                                  <w:rPr>
                                    <w:rFonts w:hint="eastAsia"/>
                                    <w:sz w:val="12"/>
                                  </w:rPr>
                                  <w:t>No input required</w:t>
                                </w:r>
                              </w:p>
                            </w:tc>
                            <w:tc>
                              <w:tcPr>
                                <w:tcW w:w="1273" w:type="dxa"/>
                              </w:tcPr>
                              <w:p w14:paraId="31528D70" w14:textId="77777777" w:rsidR="00CC00D9" w:rsidRDefault="00CC00D9" w:rsidP="00455654">
                                <w:pPr>
                                  <w:pStyle w:val="af0"/>
                                  <w:jc w:val="left"/>
                                  <w:rPr>
                                    <w:ins w:id="3705" w:author="作成者"/>
                                  </w:rPr>
                                </w:pPr>
                                <w:ins w:id="3706" w:author="作成者">
                                  <w:r w:rsidRPr="00084418">
                                    <w:rPr>
                                      <w:sz w:val="20"/>
                                      <w:szCs w:val="20"/>
                                    </w:rPr>
                                    <w:t>192.168.1.1</w:t>
                                  </w:r>
                                </w:ins>
                              </w:p>
                            </w:tc>
                          </w:tr>
                          <w:tr w:rsidR="00CC00D9" w14:paraId="376B3EA2" w14:textId="77777777" w:rsidTr="00455654">
                            <w:trPr>
                              <w:jc w:val="center"/>
                              <w:ins w:id="3707" w:author="作成者"/>
                            </w:trPr>
                            <w:tc>
                              <w:tcPr>
                                <w:tcW w:w="704" w:type="dxa"/>
                              </w:tcPr>
                              <w:p w14:paraId="38A9E96D" w14:textId="77777777" w:rsidR="00CC00D9" w:rsidRDefault="00CC00D9" w:rsidP="00455654">
                                <w:pPr>
                                  <w:pStyle w:val="af0"/>
                                  <w:jc w:val="left"/>
                                  <w:rPr>
                                    <w:ins w:id="3708" w:author="作成者"/>
                                  </w:rPr>
                                </w:pPr>
                                <w:ins w:id="3709" w:author="作成者">
                                  <w:r>
                                    <w:rPr>
                                      <w:rFonts w:hint="eastAsia"/>
                                    </w:rPr>
                                    <w:t>2</w:t>
                                  </w:r>
                                </w:ins>
                              </w:p>
                            </w:tc>
                            <w:tc>
                              <w:tcPr>
                                <w:tcW w:w="1291" w:type="dxa"/>
                              </w:tcPr>
                              <w:p w14:paraId="696CBC75" w14:textId="77777777" w:rsidR="00CC00D9" w:rsidRDefault="00CC00D9" w:rsidP="00455654">
                                <w:pPr>
                                  <w:pStyle w:val="af0"/>
                                  <w:jc w:val="left"/>
                                  <w:rPr>
                                    <w:ins w:id="3710" w:author="作成者"/>
                                  </w:rPr>
                                </w:pPr>
                                <w:ins w:id="3711" w:author="作成者">
                                  <w:r>
                                    <w:rPr>
                                      <w:rFonts w:hint="eastAsia"/>
                                    </w:rPr>
                                    <w:t>V</w:t>
                                  </w:r>
                                  <w:r>
                                    <w:t>AR_hoge</w:t>
                                  </w:r>
                                </w:ins>
                              </w:p>
                            </w:tc>
                            <w:tc>
                              <w:tcPr>
                                <w:tcW w:w="1291" w:type="dxa"/>
                              </w:tcPr>
                              <w:p w14:paraId="0B86C7BF" w14:textId="77777777" w:rsidR="00CC00D9" w:rsidRDefault="00CC00D9" w:rsidP="00455654">
                                <w:pPr>
                                  <w:pStyle w:val="af0"/>
                                  <w:jc w:val="left"/>
                                  <w:rPr>
                                    <w:ins w:id="3712" w:author="作成者"/>
                                  </w:rPr>
                                </w:pPr>
                                <w:ins w:id="3713" w:author="作成者">
                                  <w:r w:rsidRPr="009817DD">
                                    <w:t>OFF</w:t>
                                  </w:r>
                                </w:ins>
                              </w:p>
                            </w:tc>
                            <w:tc>
                              <w:tcPr>
                                <w:tcW w:w="1291" w:type="dxa"/>
                              </w:tcPr>
                              <w:p w14:paraId="4CA9ABCC" w14:textId="77777777" w:rsidR="00CC00D9" w:rsidRDefault="00CC00D9" w:rsidP="00455654">
                                <w:pPr>
                                  <w:pStyle w:val="af0"/>
                                  <w:jc w:val="left"/>
                                  <w:rPr>
                                    <w:ins w:id="3714" w:author="作成者"/>
                                  </w:rPr>
                                </w:pPr>
                                <w:ins w:id="3715" w:author="作成者">
                                  <w:r>
                                    <w:t>[0].NAME</w:t>
                                  </w:r>
                                </w:ins>
                              </w:p>
                            </w:tc>
                            <w:tc>
                              <w:tcPr>
                                <w:tcW w:w="1253" w:type="dxa"/>
                              </w:tcPr>
                              <w:p w14:paraId="2430A0E8" w14:textId="0ED5CECB" w:rsidR="00CC00D9" w:rsidRPr="00F1621F" w:rsidRDefault="00CC00D9" w:rsidP="00455654">
                                <w:pPr>
                                  <w:pStyle w:val="af0"/>
                                  <w:jc w:val="left"/>
                                  <w:rPr>
                                    <w:ins w:id="3716" w:author="作成者"/>
                                    <w:sz w:val="12"/>
                                  </w:rPr>
                                </w:pPr>
                                <w:r w:rsidRPr="00F1621F">
                                  <w:rPr>
                                    <w:rFonts w:hint="eastAsia"/>
                                    <w:sz w:val="12"/>
                                  </w:rPr>
                                  <w:t>No input required</w:t>
                                </w:r>
                              </w:p>
                            </w:tc>
                            <w:tc>
                              <w:tcPr>
                                <w:tcW w:w="1273" w:type="dxa"/>
                              </w:tcPr>
                              <w:p w14:paraId="7899980E" w14:textId="77777777" w:rsidR="00CC00D9" w:rsidRDefault="00CC00D9" w:rsidP="00455654">
                                <w:pPr>
                                  <w:pStyle w:val="af0"/>
                                  <w:jc w:val="left"/>
                                  <w:rPr>
                                    <w:ins w:id="3717" w:author="作成者"/>
                                  </w:rPr>
                                </w:pPr>
                                <w:ins w:id="3718" w:author="作成者">
                                  <w:r>
                                    <w:rPr>
                                      <w:sz w:val="20"/>
                                      <w:szCs w:val="20"/>
                                    </w:rPr>
                                    <w:t>yamamoto</w:t>
                                  </w:r>
                                </w:ins>
                              </w:p>
                            </w:tc>
                          </w:tr>
                          <w:tr w:rsidR="00CC00D9" w14:paraId="76BDFCEE" w14:textId="77777777" w:rsidTr="00455654">
                            <w:trPr>
                              <w:jc w:val="center"/>
                              <w:ins w:id="3719" w:author="作成者"/>
                            </w:trPr>
                            <w:tc>
                              <w:tcPr>
                                <w:tcW w:w="704" w:type="dxa"/>
                              </w:tcPr>
                              <w:p w14:paraId="284E95E9" w14:textId="77777777" w:rsidR="00CC00D9" w:rsidRPr="00FF5991" w:rsidRDefault="00CC00D9" w:rsidP="00455654">
                                <w:pPr>
                                  <w:pStyle w:val="af0"/>
                                  <w:jc w:val="left"/>
                                  <w:rPr>
                                    <w:ins w:id="3720" w:author="作成者"/>
                                  </w:rPr>
                                </w:pPr>
                                <w:ins w:id="3721" w:author="作成者">
                                  <w:r w:rsidRPr="00FF5991">
                                    <w:rPr>
                                      <w:rFonts w:hint="eastAsia"/>
                                    </w:rPr>
                                    <w:t>3</w:t>
                                  </w:r>
                                </w:ins>
                              </w:p>
                            </w:tc>
                            <w:tc>
                              <w:tcPr>
                                <w:tcW w:w="1291" w:type="dxa"/>
                              </w:tcPr>
                              <w:p w14:paraId="69D9C2F0" w14:textId="77777777" w:rsidR="00CC00D9" w:rsidRPr="00FF5991" w:rsidRDefault="00CC00D9" w:rsidP="00455654">
                                <w:pPr>
                                  <w:pStyle w:val="af0"/>
                                  <w:jc w:val="left"/>
                                  <w:rPr>
                                    <w:ins w:id="3722" w:author="作成者"/>
                                  </w:rPr>
                                </w:pPr>
                                <w:ins w:id="3723" w:author="作成者">
                                  <w:r w:rsidRPr="00FF5991">
                                    <w:rPr>
                                      <w:rFonts w:hint="eastAsia"/>
                                    </w:rPr>
                                    <w:t>V</w:t>
                                  </w:r>
                                  <w:r w:rsidRPr="00FF5991">
                                    <w:t>AR_hoge</w:t>
                                  </w:r>
                                </w:ins>
                              </w:p>
                            </w:tc>
                            <w:tc>
                              <w:tcPr>
                                <w:tcW w:w="1291" w:type="dxa"/>
                              </w:tcPr>
                              <w:p w14:paraId="62187356" w14:textId="77777777" w:rsidR="00CC00D9" w:rsidRPr="00FF5991" w:rsidRDefault="00CC00D9" w:rsidP="00455654">
                                <w:pPr>
                                  <w:pStyle w:val="af0"/>
                                  <w:jc w:val="left"/>
                                  <w:rPr>
                                    <w:ins w:id="3724" w:author="作成者"/>
                                  </w:rPr>
                                </w:pPr>
                                <w:ins w:id="3725" w:author="作成者">
                                  <w:r w:rsidRPr="00FF5991">
                                    <w:t>OFF</w:t>
                                  </w:r>
                                </w:ins>
                              </w:p>
                            </w:tc>
                            <w:tc>
                              <w:tcPr>
                                <w:tcW w:w="1291" w:type="dxa"/>
                              </w:tcPr>
                              <w:p w14:paraId="5F0D97A3" w14:textId="77777777" w:rsidR="00CC00D9" w:rsidRPr="00FF5991" w:rsidRDefault="00CC00D9" w:rsidP="00455654">
                                <w:pPr>
                                  <w:pStyle w:val="af0"/>
                                  <w:jc w:val="left"/>
                                  <w:rPr>
                                    <w:ins w:id="3726" w:author="作成者"/>
                                  </w:rPr>
                                </w:pPr>
                                <w:ins w:id="3727" w:author="作成者">
                                  <w:r w:rsidRPr="00FF5991">
                                    <w:rPr>
                                      <w:rFonts w:hint="eastAsia"/>
                                    </w:rPr>
                                    <w:t>[</w:t>
                                  </w:r>
                                  <w:r w:rsidRPr="00FF5991">
                                    <w:t>1].IP</w:t>
                                  </w:r>
                                </w:ins>
                              </w:p>
                            </w:tc>
                            <w:tc>
                              <w:tcPr>
                                <w:tcW w:w="1253" w:type="dxa"/>
                              </w:tcPr>
                              <w:p w14:paraId="277F298C" w14:textId="13A7225A" w:rsidR="00CC00D9" w:rsidRPr="00F1621F" w:rsidRDefault="00CC00D9" w:rsidP="00455654">
                                <w:pPr>
                                  <w:pStyle w:val="af0"/>
                                  <w:jc w:val="left"/>
                                  <w:rPr>
                                    <w:ins w:id="3728" w:author="作成者"/>
                                    <w:sz w:val="12"/>
                                  </w:rPr>
                                </w:pPr>
                                <w:r w:rsidRPr="00F1621F">
                                  <w:rPr>
                                    <w:rFonts w:hint="eastAsia"/>
                                    <w:sz w:val="12"/>
                                  </w:rPr>
                                  <w:t>No input required</w:t>
                                </w:r>
                              </w:p>
                            </w:tc>
                            <w:tc>
                              <w:tcPr>
                                <w:tcW w:w="1273" w:type="dxa"/>
                              </w:tcPr>
                              <w:p w14:paraId="5469B7D3" w14:textId="77777777" w:rsidR="00CC00D9" w:rsidRPr="00FF5991" w:rsidRDefault="00CC00D9" w:rsidP="00455654">
                                <w:pPr>
                                  <w:pStyle w:val="af0"/>
                                  <w:jc w:val="left"/>
                                  <w:rPr>
                                    <w:ins w:id="3729" w:author="作成者"/>
                                  </w:rPr>
                                </w:pPr>
                                <w:ins w:id="3730" w:author="作成者">
                                  <w:r w:rsidRPr="00FF5991">
                                    <w:rPr>
                                      <w:sz w:val="20"/>
                                      <w:szCs w:val="20"/>
                                    </w:rPr>
                                    <w:t>192.168.1.2</w:t>
                                  </w:r>
                                </w:ins>
                              </w:p>
                            </w:tc>
                          </w:tr>
                          <w:tr w:rsidR="00CC00D9" w14:paraId="1B00FC6D" w14:textId="77777777" w:rsidTr="00455654">
                            <w:trPr>
                              <w:jc w:val="center"/>
                              <w:ins w:id="3731" w:author="作成者"/>
                            </w:trPr>
                            <w:tc>
                              <w:tcPr>
                                <w:tcW w:w="704" w:type="dxa"/>
                              </w:tcPr>
                              <w:p w14:paraId="719D2A26" w14:textId="77777777" w:rsidR="00CC00D9" w:rsidRPr="00FF5991" w:rsidRDefault="00CC00D9" w:rsidP="00455654">
                                <w:pPr>
                                  <w:pStyle w:val="af0"/>
                                  <w:jc w:val="left"/>
                                  <w:rPr>
                                    <w:ins w:id="3732" w:author="作成者"/>
                                  </w:rPr>
                                </w:pPr>
                                <w:ins w:id="3733" w:author="作成者">
                                  <w:r w:rsidRPr="00FF5991">
                                    <w:rPr>
                                      <w:rFonts w:hint="eastAsia"/>
                                    </w:rPr>
                                    <w:t>4</w:t>
                                  </w:r>
                                </w:ins>
                              </w:p>
                            </w:tc>
                            <w:tc>
                              <w:tcPr>
                                <w:tcW w:w="1291" w:type="dxa"/>
                              </w:tcPr>
                              <w:p w14:paraId="3566DF07" w14:textId="77777777" w:rsidR="00CC00D9" w:rsidRPr="00FF5991" w:rsidRDefault="00CC00D9" w:rsidP="00455654">
                                <w:pPr>
                                  <w:pStyle w:val="af0"/>
                                  <w:jc w:val="left"/>
                                  <w:rPr>
                                    <w:ins w:id="3734" w:author="作成者"/>
                                  </w:rPr>
                                </w:pPr>
                                <w:ins w:id="3735" w:author="作成者">
                                  <w:r w:rsidRPr="00FF5991">
                                    <w:rPr>
                                      <w:rFonts w:hint="eastAsia"/>
                                    </w:rPr>
                                    <w:t>V</w:t>
                                  </w:r>
                                  <w:r w:rsidRPr="00FF5991">
                                    <w:t>AR_hoge</w:t>
                                  </w:r>
                                </w:ins>
                              </w:p>
                            </w:tc>
                            <w:tc>
                              <w:tcPr>
                                <w:tcW w:w="1291" w:type="dxa"/>
                              </w:tcPr>
                              <w:p w14:paraId="4686E6AF" w14:textId="77777777" w:rsidR="00CC00D9" w:rsidRPr="00FF5991" w:rsidRDefault="00CC00D9" w:rsidP="00455654">
                                <w:pPr>
                                  <w:pStyle w:val="af0"/>
                                  <w:jc w:val="left"/>
                                  <w:rPr>
                                    <w:ins w:id="3736" w:author="作成者"/>
                                  </w:rPr>
                                </w:pPr>
                                <w:ins w:id="3737" w:author="作成者">
                                  <w:r w:rsidRPr="00FF5991">
                                    <w:rPr>
                                      <w:rFonts w:hint="eastAsia"/>
                                    </w:rPr>
                                    <w:t>OFF</w:t>
                                  </w:r>
                                </w:ins>
                              </w:p>
                            </w:tc>
                            <w:tc>
                              <w:tcPr>
                                <w:tcW w:w="1291" w:type="dxa"/>
                              </w:tcPr>
                              <w:p w14:paraId="404CAAEE" w14:textId="77777777" w:rsidR="00CC00D9" w:rsidRPr="00FF5991" w:rsidRDefault="00CC00D9" w:rsidP="00455654">
                                <w:pPr>
                                  <w:pStyle w:val="af0"/>
                                  <w:jc w:val="left"/>
                                  <w:rPr>
                                    <w:ins w:id="3738" w:author="作成者"/>
                                  </w:rPr>
                                </w:pPr>
                                <w:ins w:id="3739" w:author="作成者">
                                  <w:r w:rsidRPr="00FF5991">
                                    <w:rPr>
                                      <w:rFonts w:hint="eastAsia"/>
                                    </w:rPr>
                                    <w:t>[1].NAME</w:t>
                                  </w:r>
                                </w:ins>
                              </w:p>
                            </w:tc>
                            <w:tc>
                              <w:tcPr>
                                <w:tcW w:w="1253" w:type="dxa"/>
                              </w:tcPr>
                              <w:p w14:paraId="584640C1" w14:textId="0A210818" w:rsidR="00CC00D9" w:rsidRPr="00F1621F" w:rsidRDefault="00CC00D9" w:rsidP="00455654">
                                <w:pPr>
                                  <w:pStyle w:val="af0"/>
                                  <w:jc w:val="left"/>
                                  <w:rPr>
                                    <w:ins w:id="3740" w:author="作成者"/>
                                    <w:sz w:val="12"/>
                                  </w:rPr>
                                </w:pPr>
                                <w:r w:rsidRPr="00F1621F">
                                  <w:rPr>
                                    <w:rFonts w:hint="eastAsia"/>
                                    <w:sz w:val="12"/>
                                  </w:rPr>
                                  <w:t>No input required</w:t>
                                </w:r>
                              </w:p>
                            </w:tc>
                            <w:tc>
                              <w:tcPr>
                                <w:tcW w:w="1273" w:type="dxa"/>
                              </w:tcPr>
                              <w:p w14:paraId="1A2F1338" w14:textId="77777777" w:rsidR="00CC00D9" w:rsidRPr="00FF5991" w:rsidRDefault="00CC00D9" w:rsidP="00455654">
                                <w:pPr>
                                  <w:pStyle w:val="af0"/>
                                  <w:jc w:val="left"/>
                                  <w:rPr>
                                    <w:ins w:id="3741" w:author="作成者"/>
                                    <w:sz w:val="20"/>
                                    <w:szCs w:val="20"/>
                                  </w:rPr>
                                </w:pPr>
                                <w:ins w:id="3742" w:author="作成者">
                                  <w:r w:rsidRPr="00FF5991">
                                    <w:rPr>
                                      <w:rFonts w:hint="eastAsia"/>
                                      <w:sz w:val="20"/>
                                      <w:szCs w:val="20"/>
                                    </w:rPr>
                                    <w:t>suzuki</w:t>
                                  </w:r>
                                </w:ins>
                              </w:p>
                            </w:tc>
                          </w:tr>
                          <w:tr w:rsidR="00CC00D9" w14:paraId="08B24519" w14:textId="77777777" w:rsidTr="00455654">
                            <w:trPr>
                              <w:jc w:val="center"/>
                              <w:ins w:id="3743" w:author="作成者"/>
                            </w:trPr>
                            <w:tc>
                              <w:tcPr>
                                <w:tcW w:w="704" w:type="dxa"/>
                              </w:tcPr>
                              <w:p w14:paraId="0FE0941A" w14:textId="77777777" w:rsidR="00CC00D9" w:rsidRPr="00084418" w:rsidRDefault="00CC00D9" w:rsidP="00455654">
                                <w:pPr>
                                  <w:pStyle w:val="af0"/>
                                  <w:jc w:val="left"/>
                                  <w:rPr>
                                    <w:ins w:id="3744" w:author="作成者"/>
                                    <w:color w:val="FF0000"/>
                                  </w:rPr>
                                </w:pPr>
                                <w:ins w:id="3745" w:author="作成者">
                                  <w:r>
                                    <w:rPr>
                                      <w:rFonts w:hint="eastAsia"/>
                                      <w:color w:val="FF0000"/>
                                    </w:rPr>
                                    <w:t>5</w:t>
                                  </w:r>
                                </w:ins>
                              </w:p>
                            </w:tc>
                            <w:tc>
                              <w:tcPr>
                                <w:tcW w:w="1291" w:type="dxa"/>
                              </w:tcPr>
                              <w:p w14:paraId="359E6D42" w14:textId="77777777" w:rsidR="00CC00D9" w:rsidRPr="00084418" w:rsidRDefault="00CC00D9" w:rsidP="00455654">
                                <w:pPr>
                                  <w:pStyle w:val="af0"/>
                                  <w:jc w:val="left"/>
                                  <w:rPr>
                                    <w:ins w:id="3746" w:author="作成者"/>
                                    <w:color w:val="FF0000"/>
                                  </w:rPr>
                                </w:pPr>
                                <w:ins w:id="3747" w:author="作成者">
                                  <w:r>
                                    <w:rPr>
                                      <w:rFonts w:hint="eastAsia"/>
                                      <w:color w:val="FF0000"/>
                                    </w:rPr>
                                    <w:t>VAR_hoge</w:t>
                                  </w:r>
                                </w:ins>
                              </w:p>
                            </w:tc>
                            <w:tc>
                              <w:tcPr>
                                <w:tcW w:w="1291" w:type="dxa"/>
                              </w:tcPr>
                              <w:p w14:paraId="19D23F37" w14:textId="77777777" w:rsidR="00CC00D9" w:rsidRPr="00FF5991" w:rsidRDefault="00CC00D9" w:rsidP="00455654">
                                <w:pPr>
                                  <w:pStyle w:val="af0"/>
                                  <w:jc w:val="left"/>
                                  <w:rPr>
                                    <w:ins w:id="3748" w:author="作成者"/>
                                    <w:color w:val="FF0000"/>
                                  </w:rPr>
                                </w:pPr>
                                <w:ins w:id="3749" w:author="作成者">
                                  <w:r w:rsidRPr="00FF5991">
                                    <w:rPr>
                                      <w:rFonts w:hint="eastAsia"/>
                                      <w:color w:val="FF0000"/>
                                    </w:rPr>
                                    <w:t>OFF</w:t>
                                  </w:r>
                                </w:ins>
                              </w:p>
                            </w:tc>
                            <w:tc>
                              <w:tcPr>
                                <w:tcW w:w="1291" w:type="dxa"/>
                              </w:tcPr>
                              <w:p w14:paraId="31CFEA56" w14:textId="77777777" w:rsidR="00CC00D9" w:rsidRPr="00FF5991" w:rsidRDefault="00CC00D9" w:rsidP="00455654">
                                <w:pPr>
                                  <w:pStyle w:val="af0"/>
                                  <w:jc w:val="left"/>
                                  <w:rPr>
                                    <w:ins w:id="3750" w:author="作成者"/>
                                    <w:color w:val="FF0000"/>
                                  </w:rPr>
                                </w:pPr>
                                <w:ins w:id="3751" w:author="作成者">
                                  <w:r w:rsidRPr="00FF5991">
                                    <w:rPr>
                                      <w:rFonts w:hint="eastAsia"/>
                                      <w:color w:val="FF0000"/>
                                    </w:rPr>
                                    <w:t>[2].IP</w:t>
                                  </w:r>
                                </w:ins>
                              </w:p>
                            </w:tc>
                            <w:tc>
                              <w:tcPr>
                                <w:tcW w:w="1253" w:type="dxa"/>
                              </w:tcPr>
                              <w:p w14:paraId="105DB86A" w14:textId="2CB17639" w:rsidR="00CC00D9" w:rsidRPr="00F1621F" w:rsidRDefault="00CC00D9" w:rsidP="00455654">
                                <w:pPr>
                                  <w:pStyle w:val="af0"/>
                                  <w:jc w:val="left"/>
                                  <w:rPr>
                                    <w:ins w:id="3752" w:author="作成者"/>
                                    <w:color w:val="FF0000"/>
                                    <w:sz w:val="12"/>
                                  </w:rPr>
                                </w:pPr>
                                <w:r w:rsidRPr="00F1621F">
                                  <w:rPr>
                                    <w:rFonts w:hint="eastAsia"/>
                                    <w:sz w:val="12"/>
                                  </w:rPr>
                                  <w:t>No input required</w:t>
                                </w:r>
                              </w:p>
                            </w:tc>
                            <w:tc>
                              <w:tcPr>
                                <w:tcW w:w="1273" w:type="dxa"/>
                              </w:tcPr>
                              <w:p w14:paraId="767885CF" w14:textId="77777777" w:rsidR="00CC00D9" w:rsidRPr="00FF5991" w:rsidRDefault="00CC00D9" w:rsidP="00455654">
                                <w:pPr>
                                  <w:pStyle w:val="af0"/>
                                  <w:jc w:val="left"/>
                                  <w:rPr>
                                    <w:ins w:id="3753" w:author="作成者"/>
                                    <w:color w:val="FF0000"/>
                                    <w:sz w:val="20"/>
                                    <w:szCs w:val="20"/>
                                  </w:rPr>
                                </w:pPr>
                                <w:ins w:id="3754" w:author="作成者">
                                  <w:r w:rsidRPr="00FF5991">
                                    <w:rPr>
                                      <w:color w:val="FF0000"/>
                                      <w:sz w:val="20"/>
                                      <w:szCs w:val="20"/>
                                    </w:rPr>
                                    <w:t>192.168.1.3</w:t>
                                  </w:r>
                                </w:ins>
                              </w:p>
                            </w:tc>
                          </w:tr>
                          <w:tr w:rsidR="00CC00D9" w14:paraId="109603C5" w14:textId="77777777" w:rsidTr="00455654">
                            <w:trPr>
                              <w:jc w:val="center"/>
                              <w:ins w:id="3755" w:author="作成者"/>
                            </w:trPr>
                            <w:tc>
                              <w:tcPr>
                                <w:tcW w:w="704" w:type="dxa"/>
                              </w:tcPr>
                              <w:p w14:paraId="3A117CF7" w14:textId="77777777" w:rsidR="00CC00D9" w:rsidRPr="00084418" w:rsidRDefault="00CC00D9" w:rsidP="00455654">
                                <w:pPr>
                                  <w:pStyle w:val="af0"/>
                                  <w:jc w:val="left"/>
                                  <w:rPr>
                                    <w:ins w:id="3756" w:author="作成者"/>
                                    <w:color w:val="FF0000"/>
                                  </w:rPr>
                                </w:pPr>
                                <w:ins w:id="3757" w:author="作成者">
                                  <w:r>
                                    <w:rPr>
                                      <w:rFonts w:hint="eastAsia"/>
                                      <w:color w:val="FF0000"/>
                                    </w:rPr>
                                    <w:t>6</w:t>
                                  </w:r>
                                </w:ins>
                              </w:p>
                            </w:tc>
                            <w:tc>
                              <w:tcPr>
                                <w:tcW w:w="1291" w:type="dxa"/>
                              </w:tcPr>
                              <w:p w14:paraId="4BF3E200" w14:textId="77777777" w:rsidR="00CC00D9" w:rsidRPr="00084418" w:rsidRDefault="00CC00D9" w:rsidP="00455654">
                                <w:pPr>
                                  <w:pStyle w:val="af0"/>
                                  <w:jc w:val="left"/>
                                  <w:rPr>
                                    <w:ins w:id="3758" w:author="作成者"/>
                                    <w:color w:val="FF0000"/>
                                  </w:rPr>
                                </w:pPr>
                                <w:ins w:id="3759" w:author="作成者">
                                  <w:r>
                                    <w:rPr>
                                      <w:rFonts w:hint="eastAsia"/>
                                      <w:color w:val="FF0000"/>
                                    </w:rPr>
                                    <w:t>VAR_hoge</w:t>
                                  </w:r>
                                </w:ins>
                              </w:p>
                            </w:tc>
                            <w:tc>
                              <w:tcPr>
                                <w:tcW w:w="1291" w:type="dxa"/>
                              </w:tcPr>
                              <w:p w14:paraId="663204C5" w14:textId="77777777" w:rsidR="00CC00D9" w:rsidRPr="00FF5991" w:rsidRDefault="00CC00D9" w:rsidP="00455654">
                                <w:pPr>
                                  <w:pStyle w:val="af0"/>
                                  <w:jc w:val="left"/>
                                  <w:rPr>
                                    <w:ins w:id="3760" w:author="作成者"/>
                                    <w:color w:val="FF0000"/>
                                  </w:rPr>
                                </w:pPr>
                                <w:ins w:id="3761" w:author="作成者">
                                  <w:r w:rsidRPr="00FF5991">
                                    <w:rPr>
                                      <w:rFonts w:hint="eastAsia"/>
                                      <w:color w:val="FF0000"/>
                                    </w:rPr>
                                    <w:t>OFF</w:t>
                                  </w:r>
                                </w:ins>
                              </w:p>
                            </w:tc>
                            <w:tc>
                              <w:tcPr>
                                <w:tcW w:w="1291" w:type="dxa"/>
                              </w:tcPr>
                              <w:p w14:paraId="27EDF38D" w14:textId="77777777" w:rsidR="00CC00D9" w:rsidRPr="00FF5991" w:rsidRDefault="00CC00D9" w:rsidP="00455654">
                                <w:pPr>
                                  <w:pStyle w:val="af0"/>
                                  <w:jc w:val="left"/>
                                  <w:rPr>
                                    <w:ins w:id="3762" w:author="作成者"/>
                                    <w:color w:val="FF0000"/>
                                  </w:rPr>
                                </w:pPr>
                                <w:ins w:id="3763" w:author="作成者">
                                  <w:r w:rsidRPr="00FF5991">
                                    <w:rPr>
                                      <w:rFonts w:hint="eastAsia"/>
                                      <w:color w:val="FF0000"/>
                                    </w:rPr>
                                    <w:t>[2].NAME</w:t>
                                  </w:r>
                                </w:ins>
                              </w:p>
                            </w:tc>
                            <w:tc>
                              <w:tcPr>
                                <w:tcW w:w="1253" w:type="dxa"/>
                              </w:tcPr>
                              <w:p w14:paraId="6EA536F8" w14:textId="40AF0F03" w:rsidR="00CC00D9" w:rsidRPr="00F1621F" w:rsidRDefault="00CC00D9" w:rsidP="00455654">
                                <w:pPr>
                                  <w:pStyle w:val="af0"/>
                                  <w:jc w:val="left"/>
                                  <w:rPr>
                                    <w:ins w:id="3764" w:author="作成者"/>
                                    <w:color w:val="FF0000"/>
                                    <w:sz w:val="12"/>
                                  </w:rPr>
                                </w:pPr>
                                <w:r w:rsidRPr="00F1621F">
                                  <w:rPr>
                                    <w:rFonts w:hint="eastAsia"/>
                                    <w:sz w:val="12"/>
                                  </w:rPr>
                                  <w:t>No input required</w:t>
                                </w:r>
                              </w:p>
                            </w:tc>
                            <w:tc>
                              <w:tcPr>
                                <w:tcW w:w="1273" w:type="dxa"/>
                              </w:tcPr>
                              <w:p w14:paraId="533AC4A0" w14:textId="77777777" w:rsidR="00CC00D9" w:rsidRPr="00FF5991" w:rsidRDefault="00CC00D9" w:rsidP="00455654">
                                <w:pPr>
                                  <w:pStyle w:val="af0"/>
                                  <w:jc w:val="left"/>
                                  <w:rPr>
                                    <w:ins w:id="3765" w:author="作成者"/>
                                    <w:color w:val="FF0000"/>
                                    <w:sz w:val="20"/>
                                    <w:szCs w:val="20"/>
                                  </w:rPr>
                                </w:pPr>
                                <w:ins w:id="3766" w:author="作成者">
                                  <w:r w:rsidRPr="00FF5991">
                                    <w:rPr>
                                      <w:rFonts w:hint="eastAsia"/>
                                      <w:color w:val="FF0000"/>
                                      <w:sz w:val="20"/>
                                      <w:szCs w:val="20"/>
                                    </w:rPr>
                                    <w:t>tanaka</w:t>
                                  </w:r>
                                </w:ins>
                              </w:p>
                            </w:tc>
                          </w:tr>
                        </w:tbl>
                        <w:p w14:paraId="661B67A4" w14:textId="77777777" w:rsidR="00CC00D9" w:rsidRDefault="00CC00D9" w:rsidP="00366ECC">
                          <w:pPr>
                            <w:jc w:val="left"/>
                            <w:rPr>
                              <w:ins w:id="3767" w:author="作成者"/>
                              <w:sz w:val="20"/>
                              <w:szCs w:val="20"/>
                            </w:rPr>
                          </w:pPr>
                        </w:p>
                        <w:p w14:paraId="4463FEEE" w14:textId="77777777" w:rsidR="00CC00D9" w:rsidRPr="00D464F6" w:rsidRDefault="00CC00D9" w:rsidP="00366ECC">
                          <w:pPr>
                            <w:jc w:val="left"/>
                            <w:rPr>
                              <w:ins w:id="3768" w:author="作成者"/>
                              <w:b/>
                              <w:sz w:val="20"/>
                              <w:szCs w:val="20"/>
                            </w:rPr>
                          </w:pPr>
                          <w:ins w:id="3769" w:author="作成者">
                            <w:r>
                              <w:rPr>
                                <w:rFonts w:hint="eastAsia"/>
                                <w:sz w:val="20"/>
                                <w:szCs w:val="20"/>
                              </w:rPr>
                              <w:t xml:space="preserve">　</w:t>
                            </w:r>
                            <w:r>
                              <w:rPr>
                                <w:sz w:val="20"/>
                                <w:szCs w:val="20"/>
                              </w:rPr>
                              <w:t xml:space="preserve">　　　　　</w:t>
                            </w:r>
                          </w:ins>
                        </w:p>
                        <w:p w14:paraId="4B37D012" w14:textId="77777777" w:rsidR="00CC00D9" w:rsidRPr="003177F7" w:rsidRDefault="00CC00D9" w:rsidP="00366ECC">
                          <w:pPr>
                            <w:jc w:val="left"/>
                            <w:rPr>
                              <w:ins w:id="3770" w:author="作成者"/>
                              <w:sz w:val="20"/>
                              <w:szCs w:val="20"/>
                            </w:rPr>
                          </w:pPr>
                        </w:p>
                      </w:txbxContent>
                    </v:textbox>
                  </v:shape>
                  <v:shape id="下矢印 32" o:spid="_x0000_s1192" type="#_x0000_t67" style="position:absolute;left:1143;top:5583;width:4000;height:38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" adj="20475" fillcolor="#0057c9 [2425]" strokecolor="#003c8c [2905]" strokeweight="2pt"/>
                  <v:group id="グループ化 33" o:spid="_x0000_s1193" style="position:absolute;left:4762;top:28815;width:28156;height:1865" coordorigin="95,14733" coordsize="28161,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oundrect id="角丸四角形 34" o:spid="_x0000_s1194" style="position:absolute;left:7301;top:14790;width:20955;height:14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" fillcolor="white [3212]" strokecolor="#508035 [2422]" strokeweight="2pt">
                      <v:shadow on="t" color="black" opacity="26214f" origin="-.5,-.5" offset=".74836mm,.74836mm"/>
                      <v:textbox inset="1mm,0,0,0">
                        <w:txbxContent>
                          <w:p w14:paraId="309E15EA" w14:textId="03F63F70" w:rsidR="00CC00D9" w:rsidRDefault="00CC00D9" w:rsidP="00366ECC">
                            <w:pPr>
                              <w:pStyle w:val="Web"/>
                              <w:rPr>
                                <w:ins w:id="3771" w:author="作成者"/>
                              </w:rPr>
                            </w:pPr>
                            <w:ins w:id="3772" w:author="作成者">
                              <w:r>
                                <w:rPr>
                                  <w:rFonts w:cs="Times New Roman" w:hint="eastAsia"/>
                                  <w:b/>
                                  <w:bCs/>
                                  <w:color w:val="325121"/>
                                  <w:sz w:val="20"/>
                                  <w:szCs w:val="20"/>
                                </w:rPr>
                                <w:t xml:space="preserve">⑬ </w:t>
                              </w:r>
                            </w:ins>
                            <w:r>
                              <w:rPr>
                                <w:rFonts w:cs="Times New Roman" w:hint="eastAsia"/>
                                <w:b/>
                                <w:bCs/>
                                <w:color w:val="325121"/>
                                <w:sz w:val="20"/>
                                <w:szCs w:val="20"/>
                              </w:rPr>
                              <w:t>Configure Variable values</w:t>
                            </w:r>
                          </w:p>
                        </w:txbxContent>
                      </v:textbox>
                    </v:roundrect>
                    <v:shape id="下矢印 35" o:spid="_x0000_s1195" type="#_x0000_t67" style="position:absolute;left:2496;top:12332;width:1866;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" adj="19460" fillcolor="#518135" strokecolor="#508035 [2422]" strokeweight="2pt">
                      <v:fill opacity="52428f"/>
                    </v:shape>
                  </v:group>
                  <v:roundrect id="角丸四角形 36" o:spid="_x0000_s1196" style="position:absolute;left:1141;top:4670;width:26352;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" fillcolor="white [3201]" strokecolor="#003c8c [2905]" strokeweight="2pt">
                    <v:shadow on="t" color="black" opacity="26214f" origin="-.5,-.5" offset=".74836mm,.74836mm"/>
                    <v:textbox inset="1mm,0,0,0">
                      <w:txbxContent>
                        <w:p w14:paraId="21C639FA" w14:textId="6566B9C1" w:rsidR="00CC00D9" w:rsidRPr="00982EAC" w:rsidRDefault="00CC00D9" w:rsidP="00366ECC">
                          <w:pPr>
                            <w:jc w:val="left"/>
                            <w:rPr>
                              <w:ins w:id="3773" w:author="作成者"/>
                              <w:b/>
                              <w:color w:val="003C8A" w:themeColor="accent6" w:themeTint="E6"/>
                              <w:sz w:val="20"/>
                              <w:szCs w:val="20"/>
                            </w:rPr>
                          </w:pPr>
                          <w:ins w:id="3774"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v:textbox>
                  </v:roundrect>
                  <w10:wrap type="topAndBottom"/>
                </v:group>
              </w:pict>
            </mc:Fallback>
          </mc:AlternateContent>
        </w:r>
        <w:r w:rsidR="008935AD" w:rsidRPr="00CB0166">
          <w:rPr>
            <w:rFonts w:asciiTheme="majorHAnsi" w:hAnsiTheme="majorHAnsi" w:cstheme="majorHAnsi"/>
            <w:noProof/>
          </w:rPr>
          <mc:AlternateContent>
            <mc:Choice Requires="wpg">
              <w:drawing>
                <wp:anchor distT="0" distB="0" distL="114300" distR="114300" simplePos="0" relativeHeight="251824128" behindDoc="0" locked="0" layoutInCell="1" allowOverlap="1" wp14:anchorId="71874C52" wp14:editId="33CD1AA9">
                  <wp:simplePos x="0" y="0"/>
                  <wp:positionH relativeFrom="column">
                    <wp:posOffset>798830</wp:posOffset>
                  </wp:positionH>
                  <wp:positionV relativeFrom="paragraph">
                    <wp:posOffset>2212975</wp:posOffset>
                  </wp:positionV>
                  <wp:extent cx="4173220" cy="352425"/>
                  <wp:effectExtent l="19050" t="38100" r="113030" b="104775"/>
                  <wp:wrapTopAndBottom/>
                  <wp:docPr id="515" name="グループ化 515"/>
                  <wp:cNvGraphicFramePr/>
                  <a:graphic xmlns:a="http://schemas.openxmlformats.org/drawingml/2006/main">
                    <a:graphicData uri="http://schemas.microsoft.com/office/word/2010/wordprocessingGroup">
                      <wpg:wgp>
                        <wpg:cNvGrpSpPr/>
                        <wpg:grpSpPr>
                          <a:xfrm>
                            <a:off x="0" y="0"/>
                            <a:ext cx="4173220" cy="352425"/>
                            <a:chOff x="619803" y="778489"/>
                            <a:chExt cx="2816108" cy="286040"/>
                          </a:xfrm>
                        </wpg:grpSpPr>
                        <wps:wsp>
                          <wps:cNvPr id="516" name="角丸四角形 516"/>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1A554E1" w14:textId="1E05538C" w:rsidR="00CC00D9" w:rsidRPr="003D76E0" w:rsidRDefault="00CC00D9" w:rsidP="00366ECC">
                                <w:pPr>
                                  <w:jc w:val="left"/>
                                  <w:rPr>
                                    <w:ins w:id="3775" w:author="作成者"/>
                                    <w:b/>
                                    <w:color w:val="325121" w:themeColor="accent3" w:themeTint="E6"/>
                                    <w:sz w:val="20"/>
                                    <w:szCs w:val="20"/>
                                  </w:rPr>
                                </w:pPr>
                                <w:ins w:id="3776" w:author="作成者">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ins>
                                <w:r>
                                  <w:rPr>
                                    <w:rFonts w:hint="eastAsia"/>
                                    <w:b/>
                                    <w:color w:val="325121" w:themeColor="accent3" w:themeTint="E6"/>
                                    <w:sz w:val="20"/>
                                    <w:szCs w:val="20"/>
                                  </w:rPr>
                                  <w:t>Configure maximum amount of repetitions</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517" name="下矢印 517"/>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874C52" id="グループ化 515" o:spid="_x0000_s1197" style="position:absolute;left:0;text-align:left;margin-left:62.9pt;margin-top:174.25pt;width:328.6pt;height:27.75pt;z-index:251824128;mso-position-horizontal-relative:text;mso-position-vertical-relative:text;mso-width-relative:margin;mso-height-relative:margin" coordorigin="6198,7784" coordsize="2816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">
                  <v:roundrect id="角丸四角形 516" o:spid="_x0000_s1198"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" fillcolor="white [3212]" strokecolor="#508035 [2422]" strokeweight="2pt">
                    <v:shadow on="t" color="black" opacity="26214f" origin="-.5,-.5" offset=".74836mm,.74836mm"/>
                    <v:textbox inset="1mm,0,0,0">
                      <w:txbxContent>
                        <w:p w14:paraId="61A554E1" w14:textId="1E05538C" w:rsidR="00CC00D9" w:rsidRPr="003D76E0" w:rsidRDefault="00CC00D9" w:rsidP="00366ECC">
                          <w:pPr>
                            <w:jc w:val="left"/>
                            <w:rPr>
                              <w:ins w:id="3777" w:author="作成者"/>
                              <w:b/>
                              <w:color w:val="325121" w:themeColor="accent3" w:themeTint="E6"/>
                              <w:sz w:val="20"/>
                              <w:szCs w:val="20"/>
                            </w:rPr>
                          </w:pPr>
                          <w:ins w:id="3778" w:author="作成者">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ins>
                          <w:r>
                            <w:rPr>
                              <w:rFonts w:hint="eastAsia"/>
                              <w:b/>
                              <w:color w:val="325121" w:themeColor="accent3" w:themeTint="E6"/>
                              <w:sz w:val="20"/>
                              <w:szCs w:val="20"/>
                            </w:rPr>
                            <w:t>Configure maximum amount of repetitions</w:t>
                          </w:r>
                        </w:p>
                      </w:txbxContent>
                    </v:textbox>
                  </v:roundrect>
                  <v:shape id="下矢印 517" o:spid="_x0000_s1199"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" adj="18321" fillcolor="#518135" strokecolor="#508035 [2422]" strokeweight="2pt">
                    <v:fill opacity="52428f"/>
                  </v:shape>
                  <w10:wrap type="topAndBottom"/>
                </v:group>
              </w:pict>
            </mc:Fallback>
          </mc:AlternateContent>
        </w:r>
      </w:ins>
      <w:r w:rsidR="008935AD" w:rsidRPr="00CB0166">
        <w:rPr>
          <w:rFonts w:asciiTheme="majorHAnsi" w:hAnsiTheme="majorHAnsi" w:cstheme="majorHAnsi"/>
        </w:rPr>
        <w:t xml:space="preserve">Increase amount of maximum amount of repetitions. </w:t>
      </w:r>
    </w:p>
    <w:p w14:paraId="7B8DFDC7" w14:textId="6D701D16" w:rsidR="00366ECC" w:rsidRPr="00CB0166" w:rsidRDefault="00366ECC" w:rsidP="00366ECC">
      <w:pPr>
        <w:pStyle w:val="a9"/>
        <w:ind w:leftChars="0" w:left="1588"/>
        <w:rPr>
          <w:ins w:id="3779" w:author="作成者"/>
          <w:rFonts w:asciiTheme="majorHAnsi" w:hAnsiTheme="majorHAnsi" w:cstheme="majorHAnsi"/>
        </w:rPr>
      </w:pPr>
    </w:p>
    <w:p w14:paraId="114DB475" w14:textId="2667C7F2" w:rsidR="00366ECC" w:rsidRPr="00CB0166" w:rsidRDefault="00366ECC" w:rsidP="00366ECC">
      <w:pPr>
        <w:pStyle w:val="a9"/>
        <w:ind w:leftChars="0" w:left="1588"/>
        <w:rPr>
          <w:ins w:id="3780" w:author="作成者"/>
          <w:rFonts w:asciiTheme="majorHAnsi" w:hAnsiTheme="majorHAnsi" w:cstheme="majorHAnsi"/>
        </w:rPr>
      </w:pPr>
      <w:ins w:id="3781" w:author="作成者">
        <w:r w:rsidRPr="00CB0166">
          <w:rPr>
            <w:rFonts w:asciiTheme="majorHAnsi" w:hAnsiTheme="majorHAnsi" w:cstheme="majorHAnsi"/>
            <w:noProof/>
          </w:rPr>
          <w:lastRenderedPageBreak/>
          <mc:AlternateContent>
            <mc:Choice Requires="wpg">
              <w:drawing>
                <wp:anchor distT="0" distB="0" distL="114300" distR="114300" simplePos="0" relativeHeight="251819008" behindDoc="0" locked="0" layoutInCell="1" allowOverlap="1" wp14:anchorId="6EFF2E0D" wp14:editId="042E6BDE">
                  <wp:simplePos x="0" y="0"/>
                  <wp:positionH relativeFrom="column">
                    <wp:posOffset>575945</wp:posOffset>
                  </wp:positionH>
                  <wp:positionV relativeFrom="paragraph">
                    <wp:posOffset>2540</wp:posOffset>
                  </wp:positionV>
                  <wp:extent cx="5991225" cy="2561590"/>
                  <wp:effectExtent l="0" t="0" r="28575" b="10160"/>
                  <wp:wrapTopAndBottom/>
                  <wp:docPr id="37" name="グループ化 37"/>
                  <wp:cNvGraphicFramePr/>
                  <a:graphic xmlns:a="http://schemas.openxmlformats.org/drawingml/2006/main">
                    <a:graphicData uri="http://schemas.microsoft.com/office/word/2010/wordprocessingGroup">
                      <wpg:wgp>
                        <wpg:cNvGrpSpPr/>
                        <wpg:grpSpPr>
                          <a:xfrm>
                            <a:off x="0" y="0"/>
                            <a:ext cx="5991225" cy="2561590"/>
                            <a:chOff x="-9703" y="454803"/>
                            <a:chExt cx="5991225" cy="1755339"/>
                          </a:xfrm>
                        </wpg:grpSpPr>
                        <wps:wsp>
                          <wps:cNvPr id="38" name="フローチャート: 処理 38"/>
                          <wps:cNvSpPr/>
                          <wps:spPr>
                            <a:xfrm>
                              <a:off x="-9703" y="454803"/>
                              <a:ext cx="5991225" cy="1755339"/>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4C18ACE9" w14:textId="77777777" w:rsidR="00CC00D9" w:rsidRDefault="00CC00D9" w:rsidP="00366ECC">
                                <w:pPr>
                                  <w:jc w:val="left"/>
                                  <w:rPr>
                                    <w:ins w:id="3782" w:author="作成者"/>
                                    <w:sz w:val="20"/>
                                    <w:szCs w:val="20"/>
                                  </w:rPr>
                                </w:pPr>
                              </w:p>
                              <w:p w14:paraId="69AE3791" w14:textId="77777777" w:rsidR="00CC00D9" w:rsidRDefault="00CC00D9" w:rsidP="00366ECC">
                                <w:pPr>
                                  <w:jc w:val="left"/>
                                  <w:rPr>
                                    <w:ins w:id="3783" w:author="作成者"/>
                                    <w:sz w:val="20"/>
                                    <w:szCs w:val="20"/>
                                  </w:rPr>
                                </w:pPr>
                              </w:p>
                              <w:p w14:paraId="5B96961B" w14:textId="77777777" w:rsidR="00CC00D9" w:rsidRDefault="00CC00D9" w:rsidP="00366ECC">
                                <w:pPr>
                                  <w:jc w:val="left"/>
                                  <w:rPr>
                                    <w:ins w:id="3784" w:author="作成者"/>
                                    <w:sz w:val="20"/>
                                    <w:szCs w:val="20"/>
                                  </w:rPr>
                                </w:pPr>
                              </w:p>
                              <w:p w14:paraId="3B09813F" w14:textId="77777777" w:rsidR="00CC00D9" w:rsidRDefault="00CC00D9" w:rsidP="00366ECC">
                                <w:pPr>
                                  <w:jc w:val="left"/>
                                  <w:rPr>
                                    <w:ins w:id="3785" w:author="作成者"/>
                                    <w:sz w:val="20"/>
                                    <w:szCs w:val="20"/>
                                  </w:rPr>
                                </w:pPr>
                              </w:p>
                              <w:p w14:paraId="76B015E4" w14:textId="4304AAE3" w:rsidR="00CC00D9" w:rsidRPr="00D464F6" w:rsidRDefault="00CC00D9" w:rsidP="00366ECC">
                                <w:pPr>
                                  <w:jc w:val="left"/>
                                  <w:rPr>
                                    <w:ins w:id="3786" w:author="作成者"/>
                                    <w:b/>
                                    <w:sz w:val="20"/>
                                    <w:szCs w:val="20"/>
                                  </w:rPr>
                                </w:pPr>
                                <w:ins w:id="3787"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791" w:type="dxa"/>
                                  <w:tblLook w:val="04A0" w:firstRow="1" w:lastRow="0" w:firstColumn="1" w:lastColumn="0" w:noHBand="0" w:noVBand="1"/>
                                </w:tblPr>
                                <w:tblGrid>
                                  <w:gridCol w:w="1756"/>
                                  <w:gridCol w:w="5435"/>
                                </w:tblGrid>
                                <w:tr w:rsidR="00CC00D9" w14:paraId="2C02C1FA" w14:textId="77777777" w:rsidTr="00DD1144">
                                  <w:trPr>
                                    <w:trHeight w:val="374"/>
                                    <w:ins w:id="3788" w:author="作成者"/>
                                  </w:trPr>
                                  <w:tc>
                                    <w:tcPr>
                                      <w:tcW w:w="1756" w:type="dxa"/>
                                      <w:shd w:val="clear" w:color="auto" w:fill="002060"/>
                                    </w:tcPr>
                                    <w:p w14:paraId="5C44BB05" w14:textId="77777777" w:rsidR="00CC00D9" w:rsidRPr="00A024A7" w:rsidRDefault="00CC00D9" w:rsidP="00DD1144">
                                      <w:pPr>
                                        <w:jc w:val="left"/>
                                        <w:rPr>
                                          <w:ins w:id="3789" w:author="作成者"/>
                                          <w:b/>
                                          <w:color w:val="FFFFFF" w:themeColor="background1"/>
                                          <w:sz w:val="20"/>
                                          <w:szCs w:val="20"/>
                                        </w:rPr>
                                      </w:pPr>
                                      <w:ins w:id="3790" w:author="作成者">
                                        <w:r w:rsidRPr="00A024A7">
                                          <w:rPr>
                                            <w:rFonts w:hint="eastAsia"/>
                                            <w:b/>
                                            <w:color w:val="FFFFFF" w:themeColor="background1"/>
                                            <w:sz w:val="20"/>
                                            <w:szCs w:val="20"/>
                                          </w:rPr>
                                          <w:t>Key</w:t>
                                        </w:r>
                                      </w:ins>
                                    </w:p>
                                  </w:tc>
                                  <w:tc>
                                    <w:tcPr>
                                      <w:tcW w:w="5435" w:type="dxa"/>
                                      <w:shd w:val="clear" w:color="auto" w:fill="002060"/>
                                    </w:tcPr>
                                    <w:p w14:paraId="53C79DEF" w14:textId="77777777" w:rsidR="00CC00D9" w:rsidRPr="00A024A7" w:rsidRDefault="00CC00D9" w:rsidP="00DD1144">
                                      <w:pPr>
                                        <w:jc w:val="left"/>
                                        <w:rPr>
                                          <w:ins w:id="3791" w:author="作成者"/>
                                          <w:b/>
                                          <w:color w:val="FFFFFF" w:themeColor="background1"/>
                                          <w:sz w:val="20"/>
                                          <w:szCs w:val="20"/>
                                        </w:rPr>
                                      </w:pPr>
                                      <w:ins w:id="3792" w:author="作成者">
                                        <w:r w:rsidRPr="00A024A7">
                                          <w:rPr>
                                            <w:rFonts w:hint="eastAsia"/>
                                            <w:b/>
                                            <w:color w:val="FFFFFF" w:themeColor="background1"/>
                                            <w:sz w:val="20"/>
                                            <w:szCs w:val="20"/>
                                          </w:rPr>
                                          <w:t>Value</w:t>
                                        </w:r>
                                      </w:ins>
                                    </w:p>
                                  </w:tc>
                                </w:tr>
                                <w:tr w:rsidR="00CC00D9" w14:paraId="5E6B46D7" w14:textId="77777777" w:rsidTr="00DD1144">
                                  <w:trPr>
                                    <w:trHeight w:val="354"/>
                                    <w:ins w:id="3793" w:author="作成者"/>
                                  </w:trPr>
                                  <w:tc>
                                    <w:tcPr>
                                      <w:tcW w:w="1756" w:type="dxa"/>
                                    </w:tcPr>
                                    <w:p w14:paraId="00D859BC" w14:textId="77777777" w:rsidR="00CC00D9" w:rsidRPr="00515ED5" w:rsidRDefault="00CC00D9" w:rsidP="00DD1144">
                                      <w:pPr>
                                        <w:jc w:val="left"/>
                                        <w:rPr>
                                          <w:ins w:id="3794" w:author="作成者"/>
                                          <w:sz w:val="20"/>
                                          <w:szCs w:val="20"/>
                                        </w:rPr>
                                      </w:pPr>
                                      <w:ins w:id="3795" w:author="作成者">
                                        <w:r w:rsidRPr="00515ED5">
                                          <w:rPr>
                                            <w:rFonts w:hint="eastAsia"/>
                                            <w:sz w:val="20"/>
                                            <w:szCs w:val="20"/>
                                          </w:rPr>
                                          <w:t>VAR_hoge</w:t>
                                        </w:r>
                                      </w:ins>
                                    </w:p>
                                  </w:tc>
                                  <w:tc>
                                    <w:tcPr>
                                      <w:tcW w:w="5435" w:type="dxa"/>
                                    </w:tcPr>
                                    <w:p w14:paraId="06F72079" w14:textId="77777777" w:rsidR="00CC00D9" w:rsidRPr="0088327F" w:rsidRDefault="00CC00D9" w:rsidP="00DD1144">
                                      <w:pPr>
                                        <w:rPr>
                                          <w:ins w:id="3796" w:author="作成者"/>
                                          <w:sz w:val="20"/>
                                          <w:szCs w:val="20"/>
                                        </w:rPr>
                                      </w:pPr>
                                      <w:ins w:id="3797" w:author="作成者">
                                        <w:r>
                                          <w:rPr>
                                            <w:sz w:val="20"/>
                                            <w:szCs w:val="20"/>
                                          </w:rPr>
                                          <w:t>[</w:t>
                                        </w:r>
                                      </w:ins>
                                    </w:p>
                                    <w:p w14:paraId="51A564A6" w14:textId="77777777" w:rsidR="00CC00D9" w:rsidRDefault="00CC00D9" w:rsidP="00DD1144">
                                      <w:pPr>
                                        <w:rPr>
                                          <w:ins w:id="3798" w:author="作成者"/>
                                          <w:sz w:val="20"/>
                                          <w:szCs w:val="20"/>
                                        </w:rPr>
                                      </w:pPr>
                                      <w:ins w:id="3799" w:author="作成者">
                                        <w:r>
                                          <w:rPr>
                                            <w:sz w:val="20"/>
                                            <w:szCs w:val="20"/>
                                          </w:rPr>
                                          <w:t xml:space="preserve">    { “IP” = “192.168.1.1”, “NAME” = “yamamoto” },</w:t>
                                        </w:r>
                                      </w:ins>
                                    </w:p>
                                    <w:p w14:paraId="51131D77" w14:textId="77777777" w:rsidR="00CC00D9" w:rsidRDefault="00CC00D9" w:rsidP="00DD1144">
                                      <w:pPr>
                                        <w:pStyle w:val="af0"/>
                                        <w:ind w:firstLineChars="200" w:firstLine="400"/>
                                        <w:rPr>
                                          <w:ins w:id="3800" w:author="作成者"/>
                                          <w:sz w:val="20"/>
                                          <w:szCs w:val="20"/>
                                        </w:rPr>
                                      </w:pPr>
                                      <w:ins w:id="3801" w:author="作成者">
                                        <w:r>
                                          <w:rPr>
                                            <w:sz w:val="20"/>
                                            <w:szCs w:val="20"/>
                                          </w:rPr>
                                          <w:t>{ “IP” = “192.168.1.2”, “NAME” = “suzuki” },</w:t>
                                        </w:r>
                                      </w:ins>
                                    </w:p>
                                    <w:p w14:paraId="655E48A0" w14:textId="77777777" w:rsidR="00CC00D9" w:rsidRDefault="00CC00D9" w:rsidP="00DD1144">
                                      <w:pPr>
                                        <w:pStyle w:val="af0"/>
                                        <w:ind w:firstLineChars="200" w:firstLine="400"/>
                                        <w:rPr>
                                          <w:ins w:id="3802" w:author="作成者"/>
                                          <w:sz w:val="20"/>
                                          <w:szCs w:val="20"/>
                                        </w:rPr>
                                      </w:pPr>
                                      <w:ins w:id="3803" w:author="作成者">
                                        <w:r>
                                          <w:rPr>
                                            <w:sz w:val="20"/>
                                            <w:szCs w:val="20"/>
                                          </w:rPr>
                                          <w:t>{ “IP” = “192.168.1.3”, “NAME” = “tanaka” }</w:t>
                                        </w:r>
                                      </w:ins>
                                    </w:p>
                                    <w:p w14:paraId="6D151FA1" w14:textId="77777777" w:rsidR="00CC00D9" w:rsidRPr="00515ED5" w:rsidRDefault="00CC00D9" w:rsidP="00DD1144">
                                      <w:pPr>
                                        <w:jc w:val="left"/>
                                        <w:rPr>
                                          <w:ins w:id="3804" w:author="作成者"/>
                                          <w:sz w:val="20"/>
                                          <w:szCs w:val="20"/>
                                        </w:rPr>
                                      </w:pPr>
                                      <w:ins w:id="3805" w:author="作成者">
                                        <w:r w:rsidRPr="0088327F">
                                          <w:rPr>
                                            <w:sz w:val="20"/>
                                            <w:szCs w:val="20"/>
                                          </w:rPr>
                                          <w:t>]</w:t>
                                        </w:r>
                                      </w:ins>
                                    </w:p>
                                  </w:tc>
                                </w:tr>
                              </w:tbl>
                              <w:p w14:paraId="5489A0E9" w14:textId="77777777" w:rsidR="00CC00D9" w:rsidRPr="00D464F6" w:rsidRDefault="00CC00D9" w:rsidP="00366ECC">
                                <w:pPr>
                                  <w:jc w:val="left"/>
                                  <w:rPr>
                                    <w:ins w:id="3806" w:author="作成者"/>
                                    <w:b/>
                                    <w:sz w:val="20"/>
                                    <w:szCs w:val="20"/>
                                  </w:rPr>
                                </w:pPr>
                              </w:p>
                              <w:p w14:paraId="3EEEFFAF" w14:textId="77777777" w:rsidR="00CC00D9" w:rsidRPr="003177F7" w:rsidRDefault="00CC00D9" w:rsidP="00366ECC">
                                <w:pPr>
                                  <w:jc w:val="left"/>
                                  <w:rPr>
                                    <w:ins w:id="3807"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下矢印 39"/>
                          <wps:cNvSpPr/>
                          <wps:spPr>
                            <a:xfrm>
                              <a:off x="114300" y="558340"/>
                              <a:ext cx="400050" cy="1343375"/>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角丸四角形 40"/>
                          <wps:cNvSpPr/>
                          <wps:spPr>
                            <a:xfrm>
                              <a:off x="114300" y="649560"/>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071A48B" w14:textId="41BE5B15" w:rsidR="00CC00D9" w:rsidRPr="00982EAC" w:rsidRDefault="00CC00D9" w:rsidP="00366ECC">
                                <w:pPr>
                                  <w:jc w:val="left"/>
                                  <w:rPr>
                                    <w:ins w:id="3808" w:author="作成者"/>
                                    <w:b/>
                                    <w:color w:val="003C8A" w:themeColor="accent6" w:themeTint="E6"/>
                                    <w:sz w:val="20"/>
                                    <w:szCs w:val="20"/>
                                  </w:rPr>
                                </w:pPr>
                                <w:ins w:id="3809"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FF2E0D" id="グループ化 37" o:spid="_x0000_s1200" style="position:absolute;left:0;text-align:left;margin-left:45.35pt;margin-top:.2pt;width:471.75pt;height:201.7pt;z-index:251819008;mso-position-horizontal-relative:text;mso-position-vertical-relative:text;mso-width-relative:margin;mso-height-relative:margin" coordorigin="-97,4548" coordsize="59912,17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">
                  <v:shape id="フローチャート: 処理 38" o:spid="_x0000_s1201" type="#_x0000_t109" style="position:absolute;left:-97;top:4548;width:59912;height:17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" fillcolor="#f2f2f2 [3052]" strokecolor="#d8d8d8 [2732]" strokeweight="2pt">
                    <v:textbox>
                      <w:txbxContent>
                        <w:p w14:paraId="4C18ACE9" w14:textId="77777777" w:rsidR="00CC00D9" w:rsidRDefault="00CC00D9" w:rsidP="00366ECC">
                          <w:pPr>
                            <w:jc w:val="left"/>
                            <w:rPr>
                              <w:ins w:id="3810" w:author="作成者"/>
                              <w:sz w:val="20"/>
                              <w:szCs w:val="20"/>
                            </w:rPr>
                          </w:pPr>
                        </w:p>
                        <w:p w14:paraId="69AE3791" w14:textId="77777777" w:rsidR="00CC00D9" w:rsidRDefault="00CC00D9" w:rsidP="00366ECC">
                          <w:pPr>
                            <w:jc w:val="left"/>
                            <w:rPr>
                              <w:ins w:id="3811" w:author="作成者"/>
                              <w:sz w:val="20"/>
                              <w:szCs w:val="20"/>
                            </w:rPr>
                          </w:pPr>
                        </w:p>
                        <w:p w14:paraId="5B96961B" w14:textId="77777777" w:rsidR="00CC00D9" w:rsidRDefault="00CC00D9" w:rsidP="00366ECC">
                          <w:pPr>
                            <w:jc w:val="left"/>
                            <w:rPr>
                              <w:ins w:id="3812" w:author="作成者"/>
                              <w:sz w:val="20"/>
                              <w:szCs w:val="20"/>
                            </w:rPr>
                          </w:pPr>
                        </w:p>
                        <w:p w14:paraId="3B09813F" w14:textId="77777777" w:rsidR="00CC00D9" w:rsidRDefault="00CC00D9" w:rsidP="00366ECC">
                          <w:pPr>
                            <w:jc w:val="left"/>
                            <w:rPr>
                              <w:ins w:id="3813" w:author="作成者"/>
                              <w:sz w:val="20"/>
                              <w:szCs w:val="20"/>
                            </w:rPr>
                          </w:pPr>
                        </w:p>
                        <w:p w14:paraId="76B015E4" w14:textId="4304AAE3" w:rsidR="00CC00D9" w:rsidRPr="00D464F6" w:rsidRDefault="00CC00D9" w:rsidP="00366ECC">
                          <w:pPr>
                            <w:jc w:val="left"/>
                            <w:rPr>
                              <w:ins w:id="3814" w:author="作成者"/>
                              <w:b/>
                              <w:sz w:val="20"/>
                              <w:szCs w:val="20"/>
                            </w:rPr>
                          </w:pPr>
                          <w:ins w:id="3815" w:author="作成者">
                            <w:r>
                              <w:rPr>
                                <w:rFonts w:hint="eastAsia"/>
                                <w:sz w:val="20"/>
                                <w:szCs w:val="20"/>
                              </w:rPr>
                              <w:t xml:space="preserve">　</w:t>
                            </w:r>
                            <w:r>
                              <w:rPr>
                                <w:sz w:val="20"/>
                                <w:szCs w:val="20"/>
                              </w:rPr>
                              <w:t xml:space="preserve">　　　　　</w:t>
                            </w:r>
                          </w:ins>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791" w:type="dxa"/>
                            <w:tblLook w:val="04A0" w:firstRow="1" w:lastRow="0" w:firstColumn="1" w:lastColumn="0" w:noHBand="0" w:noVBand="1"/>
                          </w:tblPr>
                          <w:tblGrid>
                            <w:gridCol w:w="1756"/>
                            <w:gridCol w:w="5435"/>
                          </w:tblGrid>
                          <w:tr w:rsidR="00CC00D9" w14:paraId="2C02C1FA" w14:textId="77777777" w:rsidTr="00DD1144">
                            <w:trPr>
                              <w:trHeight w:val="374"/>
                              <w:ins w:id="3816" w:author="作成者"/>
                            </w:trPr>
                            <w:tc>
                              <w:tcPr>
                                <w:tcW w:w="1756" w:type="dxa"/>
                                <w:shd w:val="clear" w:color="auto" w:fill="002060"/>
                              </w:tcPr>
                              <w:p w14:paraId="5C44BB05" w14:textId="77777777" w:rsidR="00CC00D9" w:rsidRPr="00A024A7" w:rsidRDefault="00CC00D9" w:rsidP="00DD1144">
                                <w:pPr>
                                  <w:jc w:val="left"/>
                                  <w:rPr>
                                    <w:ins w:id="3817" w:author="作成者"/>
                                    <w:b/>
                                    <w:color w:val="FFFFFF" w:themeColor="background1"/>
                                    <w:sz w:val="20"/>
                                    <w:szCs w:val="20"/>
                                  </w:rPr>
                                </w:pPr>
                                <w:ins w:id="3818" w:author="作成者">
                                  <w:r w:rsidRPr="00A024A7">
                                    <w:rPr>
                                      <w:rFonts w:hint="eastAsia"/>
                                      <w:b/>
                                      <w:color w:val="FFFFFF" w:themeColor="background1"/>
                                      <w:sz w:val="20"/>
                                      <w:szCs w:val="20"/>
                                    </w:rPr>
                                    <w:t>Key</w:t>
                                  </w:r>
                                </w:ins>
                              </w:p>
                            </w:tc>
                            <w:tc>
                              <w:tcPr>
                                <w:tcW w:w="5435" w:type="dxa"/>
                                <w:shd w:val="clear" w:color="auto" w:fill="002060"/>
                              </w:tcPr>
                              <w:p w14:paraId="53C79DEF" w14:textId="77777777" w:rsidR="00CC00D9" w:rsidRPr="00A024A7" w:rsidRDefault="00CC00D9" w:rsidP="00DD1144">
                                <w:pPr>
                                  <w:jc w:val="left"/>
                                  <w:rPr>
                                    <w:ins w:id="3819" w:author="作成者"/>
                                    <w:b/>
                                    <w:color w:val="FFFFFF" w:themeColor="background1"/>
                                    <w:sz w:val="20"/>
                                    <w:szCs w:val="20"/>
                                  </w:rPr>
                                </w:pPr>
                                <w:ins w:id="3820" w:author="作成者">
                                  <w:r w:rsidRPr="00A024A7">
                                    <w:rPr>
                                      <w:rFonts w:hint="eastAsia"/>
                                      <w:b/>
                                      <w:color w:val="FFFFFF" w:themeColor="background1"/>
                                      <w:sz w:val="20"/>
                                      <w:szCs w:val="20"/>
                                    </w:rPr>
                                    <w:t>Value</w:t>
                                  </w:r>
                                </w:ins>
                              </w:p>
                            </w:tc>
                          </w:tr>
                          <w:tr w:rsidR="00CC00D9" w14:paraId="5E6B46D7" w14:textId="77777777" w:rsidTr="00DD1144">
                            <w:trPr>
                              <w:trHeight w:val="354"/>
                              <w:ins w:id="3821" w:author="作成者"/>
                            </w:trPr>
                            <w:tc>
                              <w:tcPr>
                                <w:tcW w:w="1756" w:type="dxa"/>
                              </w:tcPr>
                              <w:p w14:paraId="00D859BC" w14:textId="77777777" w:rsidR="00CC00D9" w:rsidRPr="00515ED5" w:rsidRDefault="00CC00D9" w:rsidP="00DD1144">
                                <w:pPr>
                                  <w:jc w:val="left"/>
                                  <w:rPr>
                                    <w:ins w:id="3822" w:author="作成者"/>
                                    <w:sz w:val="20"/>
                                    <w:szCs w:val="20"/>
                                  </w:rPr>
                                </w:pPr>
                                <w:ins w:id="3823" w:author="作成者">
                                  <w:r w:rsidRPr="00515ED5">
                                    <w:rPr>
                                      <w:rFonts w:hint="eastAsia"/>
                                      <w:sz w:val="20"/>
                                      <w:szCs w:val="20"/>
                                    </w:rPr>
                                    <w:t>VAR_hoge</w:t>
                                  </w:r>
                                </w:ins>
                              </w:p>
                            </w:tc>
                            <w:tc>
                              <w:tcPr>
                                <w:tcW w:w="5435" w:type="dxa"/>
                              </w:tcPr>
                              <w:p w14:paraId="06F72079" w14:textId="77777777" w:rsidR="00CC00D9" w:rsidRPr="0088327F" w:rsidRDefault="00CC00D9" w:rsidP="00DD1144">
                                <w:pPr>
                                  <w:rPr>
                                    <w:ins w:id="3824" w:author="作成者"/>
                                    <w:sz w:val="20"/>
                                    <w:szCs w:val="20"/>
                                  </w:rPr>
                                </w:pPr>
                                <w:ins w:id="3825" w:author="作成者">
                                  <w:r>
                                    <w:rPr>
                                      <w:sz w:val="20"/>
                                      <w:szCs w:val="20"/>
                                    </w:rPr>
                                    <w:t>[</w:t>
                                  </w:r>
                                </w:ins>
                              </w:p>
                              <w:p w14:paraId="51A564A6" w14:textId="77777777" w:rsidR="00CC00D9" w:rsidRDefault="00CC00D9" w:rsidP="00DD1144">
                                <w:pPr>
                                  <w:rPr>
                                    <w:ins w:id="3826" w:author="作成者"/>
                                    <w:sz w:val="20"/>
                                    <w:szCs w:val="20"/>
                                  </w:rPr>
                                </w:pPr>
                                <w:ins w:id="3827" w:author="作成者">
                                  <w:r>
                                    <w:rPr>
                                      <w:sz w:val="20"/>
                                      <w:szCs w:val="20"/>
                                    </w:rPr>
                                    <w:t xml:space="preserve">    { “IP” = “192.168.1.1”, “NAME” = “yamamoto” },</w:t>
                                  </w:r>
                                </w:ins>
                              </w:p>
                              <w:p w14:paraId="51131D77" w14:textId="77777777" w:rsidR="00CC00D9" w:rsidRDefault="00CC00D9" w:rsidP="00DD1144">
                                <w:pPr>
                                  <w:pStyle w:val="af0"/>
                                  <w:ind w:firstLineChars="200" w:firstLine="400"/>
                                  <w:rPr>
                                    <w:ins w:id="3828" w:author="作成者"/>
                                    <w:sz w:val="20"/>
                                    <w:szCs w:val="20"/>
                                  </w:rPr>
                                </w:pPr>
                                <w:ins w:id="3829" w:author="作成者">
                                  <w:r>
                                    <w:rPr>
                                      <w:sz w:val="20"/>
                                      <w:szCs w:val="20"/>
                                    </w:rPr>
                                    <w:t>{ “IP” = “192.168.1.2”, “NAME” = “suzuki” },</w:t>
                                  </w:r>
                                </w:ins>
                              </w:p>
                              <w:p w14:paraId="655E48A0" w14:textId="77777777" w:rsidR="00CC00D9" w:rsidRDefault="00CC00D9" w:rsidP="00DD1144">
                                <w:pPr>
                                  <w:pStyle w:val="af0"/>
                                  <w:ind w:firstLineChars="200" w:firstLine="400"/>
                                  <w:rPr>
                                    <w:ins w:id="3830" w:author="作成者"/>
                                    <w:sz w:val="20"/>
                                    <w:szCs w:val="20"/>
                                  </w:rPr>
                                </w:pPr>
                                <w:ins w:id="3831" w:author="作成者">
                                  <w:r>
                                    <w:rPr>
                                      <w:sz w:val="20"/>
                                      <w:szCs w:val="20"/>
                                    </w:rPr>
                                    <w:t>{ “IP” = “192.168.1.3”, “NAME” = “tanaka” }</w:t>
                                  </w:r>
                                </w:ins>
                              </w:p>
                              <w:p w14:paraId="6D151FA1" w14:textId="77777777" w:rsidR="00CC00D9" w:rsidRPr="00515ED5" w:rsidRDefault="00CC00D9" w:rsidP="00DD1144">
                                <w:pPr>
                                  <w:jc w:val="left"/>
                                  <w:rPr>
                                    <w:ins w:id="3832" w:author="作成者"/>
                                    <w:sz w:val="20"/>
                                    <w:szCs w:val="20"/>
                                  </w:rPr>
                                </w:pPr>
                                <w:ins w:id="3833" w:author="作成者">
                                  <w:r w:rsidRPr="0088327F">
                                    <w:rPr>
                                      <w:sz w:val="20"/>
                                      <w:szCs w:val="20"/>
                                    </w:rPr>
                                    <w:t>]</w:t>
                                  </w:r>
                                </w:ins>
                              </w:p>
                            </w:tc>
                          </w:tr>
                        </w:tbl>
                        <w:p w14:paraId="5489A0E9" w14:textId="77777777" w:rsidR="00CC00D9" w:rsidRPr="00D464F6" w:rsidRDefault="00CC00D9" w:rsidP="00366ECC">
                          <w:pPr>
                            <w:jc w:val="left"/>
                            <w:rPr>
                              <w:ins w:id="3834" w:author="作成者"/>
                              <w:b/>
                              <w:sz w:val="20"/>
                              <w:szCs w:val="20"/>
                            </w:rPr>
                          </w:pPr>
                        </w:p>
                        <w:p w14:paraId="3EEEFFAF" w14:textId="77777777" w:rsidR="00CC00D9" w:rsidRPr="003177F7" w:rsidRDefault="00CC00D9" w:rsidP="00366ECC">
                          <w:pPr>
                            <w:jc w:val="left"/>
                            <w:rPr>
                              <w:ins w:id="3835" w:author="作成者"/>
                              <w:sz w:val="20"/>
                              <w:szCs w:val="20"/>
                            </w:rPr>
                          </w:pPr>
                        </w:p>
                      </w:txbxContent>
                    </v:textbox>
                  </v:shape>
                  <v:shape id="下矢印 39" o:spid="_x0000_s1202" type="#_x0000_t67" style="position:absolute;left:1143;top:5583;width:4000;height:1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" adj="18384" fillcolor="#0057c9 [2425]" strokecolor="#003c8c [2905]" strokeweight="2pt"/>
                  <v:roundrect id="角丸四角形 40" o:spid="_x0000_s1203" style="position:absolute;left:1143;top:6495;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" fillcolor="white [3201]" strokecolor="#003c8c [2905]" strokeweight="2pt">
                    <v:shadow on="t" color="black" opacity="26214f" origin="-.5,-.5" offset=".74836mm,.74836mm"/>
                    <v:textbox inset="1mm,0,0,0">
                      <w:txbxContent>
                        <w:p w14:paraId="6071A48B" w14:textId="41BE5B15" w:rsidR="00CC00D9" w:rsidRPr="00982EAC" w:rsidRDefault="00CC00D9" w:rsidP="00366ECC">
                          <w:pPr>
                            <w:jc w:val="left"/>
                            <w:rPr>
                              <w:ins w:id="3836" w:author="作成者"/>
                              <w:b/>
                              <w:color w:val="003C8A" w:themeColor="accent6" w:themeTint="E6"/>
                              <w:sz w:val="20"/>
                              <w:szCs w:val="20"/>
                            </w:rPr>
                          </w:pPr>
                          <w:ins w:id="3837" w:author="作成者">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Execute Operation</w:t>
                          </w:r>
                        </w:p>
                      </w:txbxContent>
                    </v:textbox>
                  </v:roundrect>
                  <w10:wrap type="topAndBottom"/>
                </v:group>
              </w:pict>
            </mc:Fallback>
          </mc:AlternateContent>
        </w:r>
      </w:ins>
    </w:p>
    <w:p w14:paraId="303284BD" w14:textId="3BD271B3" w:rsidR="00366ECC" w:rsidRPr="00CB0166" w:rsidRDefault="009868CA" w:rsidP="00D361BF">
      <w:pPr>
        <w:pStyle w:val="a9"/>
        <w:numPr>
          <w:ilvl w:val="3"/>
          <w:numId w:val="24"/>
        </w:numPr>
        <w:ind w:leftChars="0"/>
        <w:rPr>
          <w:ins w:id="3838" w:author="作成者"/>
          <w:rFonts w:asciiTheme="majorHAnsi" w:hAnsiTheme="majorHAnsi" w:cstheme="majorHAnsi"/>
        </w:rPr>
      </w:pPr>
      <w:r w:rsidRPr="00CB0166">
        <w:rPr>
          <w:rFonts w:asciiTheme="majorHAnsi" w:hAnsiTheme="majorHAnsi" w:cstheme="majorHAnsi"/>
        </w:rPr>
        <w:t>Decreasing maximum amount of repetitions</w:t>
      </w:r>
      <w:r w:rsidRPr="00CB0166">
        <w:rPr>
          <w:rFonts w:asciiTheme="majorHAnsi" w:hAnsiTheme="majorHAnsi" w:cstheme="majorHAnsi"/>
          <w:noProof/>
        </w:rPr>
        <w:t xml:space="preserve"> </w:t>
      </w:r>
      <w:ins w:id="3839" w:author="作成者">
        <w:r w:rsidR="00366ECC" w:rsidRPr="00CB0166">
          <w:rPr>
            <w:rFonts w:asciiTheme="majorHAnsi" w:hAnsiTheme="majorHAnsi" w:cstheme="majorHAnsi"/>
            <w:noProof/>
          </w:rPr>
          <mc:AlternateContent>
            <mc:Choice Requires="wpg">
              <w:drawing>
                <wp:anchor distT="0" distB="0" distL="114300" distR="114300" simplePos="0" relativeHeight="251827200" behindDoc="0" locked="0" layoutInCell="1" allowOverlap="1" wp14:anchorId="551F0356" wp14:editId="66D8DF56">
                  <wp:simplePos x="0" y="0"/>
                  <wp:positionH relativeFrom="column">
                    <wp:posOffset>459105</wp:posOffset>
                  </wp:positionH>
                  <wp:positionV relativeFrom="paragraph">
                    <wp:posOffset>-2940050</wp:posOffset>
                  </wp:positionV>
                  <wp:extent cx="6048375" cy="7860030"/>
                  <wp:effectExtent l="0" t="0" r="28575" b="26670"/>
                  <wp:wrapTopAndBottom/>
                  <wp:docPr id="520" name="グループ化 520"/>
                  <wp:cNvGraphicFramePr/>
                  <a:graphic xmlns:a="http://schemas.openxmlformats.org/drawingml/2006/main">
                    <a:graphicData uri="http://schemas.microsoft.com/office/word/2010/wordprocessingGroup">
                      <wpg:wgp>
                        <wpg:cNvGrpSpPr/>
                        <wpg:grpSpPr>
                          <a:xfrm>
                            <a:off x="0" y="0"/>
                            <a:ext cx="6048375" cy="7860030"/>
                            <a:chOff x="-1" y="421304"/>
                            <a:chExt cx="6048375" cy="3104295"/>
                          </a:xfrm>
                        </wpg:grpSpPr>
                        <wps:wsp>
                          <wps:cNvPr id="521" name="フローチャート: 処理 521"/>
                          <wps:cNvSpPr/>
                          <wps:spPr>
                            <a:xfrm>
                              <a:off x="-1" y="421304"/>
                              <a:ext cx="6048375" cy="3104295"/>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75A4A76C" w14:textId="77777777" w:rsidR="00CC00D9" w:rsidRDefault="00CC00D9" w:rsidP="00366ECC">
                                <w:pPr>
                                  <w:jc w:val="left"/>
                                  <w:rPr>
                                    <w:ins w:id="3840" w:author="作成者"/>
                                    <w:sz w:val="20"/>
                                    <w:szCs w:val="20"/>
                                  </w:rPr>
                                </w:pPr>
                              </w:p>
                              <w:p w14:paraId="48B7DAF6" w14:textId="4EE45C66" w:rsidR="00CC00D9" w:rsidRDefault="00CC00D9" w:rsidP="00366ECC">
                                <w:pPr>
                                  <w:jc w:val="left"/>
                                  <w:rPr>
                                    <w:sz w:val="20"/>
                                    <w:szCs w:val="20"/>
                                  </w:rPr>
                                </w:pPr>
                              </w:p>
                              <w:p w14:paraId="29B99FAF" w14:textId="77777777" w:rsidR="00CC00D9" w:rsidRPr="003177F7" w:rsidRDefault="00CC00D9" w:rsidP="00366ECC">
                                <w:pPr>
                                  <w:jc w:val="left"/>
                                  <w:rPr>
                                    <w:ins w:id="3841" w:author="作成者"/>
                                    <w:sz w:val="20"/>
                                    <w:szCs w:val="20"/>
                                  </w:rPr>
                                </w:pPr>
                              </w:p>
                              <w:tbl>
                                <w:tblPr>
                                  <w:tblStyle w:val="ab"/>
                                  <w:tblW w:w="7166" w:type="dxa"/>
                                  <w:tblInd w:w="1028" w:type="dxa"/>
                                  <w:tblLook w:val="04A0" w:firstRow="1" w:lastRow="0" w:firstColumn="1" w:lastColumn="0" w:noHBand="0" w:noVBand="1"/>
                                </w:tblPr>
                                <w:tblGrid>
                                  <w:gridCol w:w="7166"/>
                                </w:tblGrid>
                                <w:tr w:rsidR="00CC00D9" w:rsidRPr="003177F7" w14:paraId="234B518F" w14:textId="77777777" w:rsidTr="00DD1144">
                                  <w:trPr>
                                    <w:trHeight w:val="1425"/>
                                    <w:ins w:id="3842" w:author="作成者"/>
                                  </w:trPr>
                                  <w:tc>
                                    <w:tcPr>
                                      <w:tcW w:w="7166" w:type="dxa"/>
                                      <w:tcBorders>
                                        <w:top w:val="single" w:sz="4" w:space="0" w:color="auto"/>
                                        <w:left w:val="single" w:sz="4" w:space="0" w:color="auto"/>
                                        <w:bottom w:val="single" w:sz="4" w:space="0" w:color="auto"/>
                                        <w:right w:val="single" w:sz="4" w:space="0" w:color="auto"/>
                                      </w:tcBorders>
                                    </w:tcPr>
                                    <w:p w14:paraId="5057F6FE" w14:textId="77777777" w:rsidR="00CC00D9" w:rsidRPr="0088327F" w:rsidRDefault="00CC00D9" w:rsidP="00DD1144">
                                      <w:pPr>
                                        <w:rPr>
                                          <w:ins w:id="3843" w:author="作成者"/>
                                          <w:sz w:val="20"/>
                                          <w:szCs w:val="20"/>
                                        </w:rPr>
                                      </w:pPr>
                                      <w:ins w:id="3844" w:author="作成者">
                                        <w:r w:rsidRPr="0088327F">
                                          <w:rPr>
                                            <w:sz w:val="20"/>
                                            <w:szCs w:val="20"/>
                                          </w:rPr>
                                          <w:t>variable "VAR_hoge" {</w:t>
                                        </w:r>
                                      </w:ins>
                                    </w:p>
                                    <w:p w14:paraId="59AB5021" w14:textId="77777777" w:rsidR="00CC00D9" w:rsidRPr="0088327F" w:rsidRDefault="00CC00D9" w:rsidP="00DD1144">
                                      <w:pPr>
                                        <w:ind w:firstLineChars="200" w:firstLine="400"/>
                                        <w:rPr>
                                          <w:ins w:id="3845" w:author="作成者"/>
                                          <w:sz w:val="20"/>
                                          <w:szCs w:val="20"/>
                                        </w:rPr>
                                      </w:pPr>
                                      <w:ins w:id="3846" w:author="作成者">
                                        <w:r w:rsidRPr="0088327F">
                                          <w:rPr>
                                            <w:sz w:val="20"/>
                                            <w:szCs w:val="20"/>
                                          </w:rPr>
                                          <w:t xml:space="preserve">type = </w:t>
                                        </w:r>
                                        <w:r>
                                          <w:rPr>
                                            <w:sz w:val="20"/>
                                            <w:szCs w:val="20"/>
                                          </w:rPr>
                                          <w:t>list(object({ IP = string, NAME = string</w:t>
                                        </w:r>
                                        <w:r>
                                          <w:rPr>
                                            <w:rFonts w:hint="eastAsia"/>
                                            <w:sz w:val="20"/>
                                            <w:szCs w:val="20"/>
                                          </w:rPr>
                                          <w:t xml:space="preserve"> </w:t>
                                        </w:r>
                                        <w:r>
                                          <w:rPr>
                                            <w:sz w:val="20"/>
                                            <w:szCs w:val="20"/>
                                          </w:rPr>
                                          <w:t>}))</w:t>
                                        </w:r>
                                      </w:ins>
                                    </w:p>
                                    <w:p w14:paraId="1C2DE45F" w14:textId="77777777" w:rsidR="00CC00D9" w:rsidRPr="0088327F" w:rsidRDefault="00CC00D9" w:rsidP="00DD1144">
                                      <w:pPr>
                                        <w:rPr>
                                          <w:ins w:id="3847" w:author="作成者"/>
                                          <w:sz w:val="20"/>
                                          <w:szCs w:val="20"/>
                                        </w:rPr>
                                      </w:pPr>
                                      <w:ins w:id="3848" w:author="作成者">
                                        <w:r>
                                          <w:rPr>
                                            <w:sz w:val="20"/>
                                            <w:szCs w:val="20"/>
                                          </w:rPr>
                                          <w:t xml:space="preserve">default = </w:t>
                                        </w:r>
                                        <w:r w:rsidRPr="0088327F">
                                          <w:rPr>
                                            <w:sz w:val="20"/>
                                            <w:szCs w:val="20"/>
                                          </w:rPr>
                                          <w:t>[</w:t>
                                        </w:r>
                                      </w:ins>
                                    </w:p>
                                    <w:p w14:paraId="279ED6F2" w14:textId="77777777" w:rsidR="00CC00D9" w:rsidRDefault="00CC00D9" w:rsidP="00DD1144">
                                      <w:pPr>
                                        <w:rPr>
                                          <w:ins w:id="3849" w:author="作成者"/>
                                          <w:sz w:val="20"/>
                                          <w:szCs w:val="20"/>
                                        </w:rPr>
                                      </w:pPr>
                                      <w:ins w:id="3850" w:author="作成者">
                                        <w:r>
                                          <w:rPr>
                                            <w:sz w:val="20"/>
                                            <w:szCs w:val="20"/>
                                          </w:rPr>
                                          <w:t xml:space="preserve">        { “IP” = “127.0.0.1”, NAME = “machine01”},</w:t>
                                        </w:r>
                                      </w:ins>
                                    </w:p>
                                    <w:p w14:paraId="13A8D1DE" w14:textId="77777777" w:rsidR="00CC00D9" w:rsidRDefault="00CC00D9" w:rsidP="00DD1144">
                                      <w:pPr>
                                        <w:rPr>
                                          <w:ins w:id="3851" w:author="作成者"/>
                                          <w:sz w:val="20"/>
                                          <w:szCs w:val="20"/>
                                        </w:rPr>
                                      </w:pPr>
                                      <w:ins w:id="3852" w:author="作成者">
                                        <w:r>
                                          <w:rPr>
                                            <w:rFonts w:hint="eastAsia"/>
                                            <w:sz w:val="20"/>
                                            <w:szCs w:val="20"/>
                                          </w:rPr>
                                          <w:t xml:space="preserve">        </w:t>
                                        </w:r>
                                        <w:r>
                                          <w:rPr>
                                            <w:sz w:val="20"/>
                                            <w:szCs w:val="20"/>
                                          </w:rPr>
                                          <w:t>{ “IP” = “127.0.0.2”, NAME = “machine02”},</w:t>
                                        </w:r>
                                      </w:ins>
                                    </w:p>
                                    <w:p w14:paraId="4E87DDDB" w14:textId="77777777" w:rsidR="00CC00D9" w:rsidRPr="0088327F" w:rsidRDefault="00CC00D9" w:rsidP="00DD1144">
                                      <w:pPr>
                                        <w:rPr>
                                          <w:ins w:id="3853" w:author="作成者"/>
                                          <w:sz w:val="20"/>
                                          <w:szCs w:val="20"/>
                                        </w:rPr>
                                      </w:pPr>
                                      <w:ins w:id="3854" w:author="作成者">
                                        <w:r>
                                          <w:rPr>
                                            <w:rFonts w:hint="eastAsia"/>
                                            <w:sz w:val="20"/>
                                            <w:szCs w:val="20"/>
                                          </w:rPr>
                                          <w:t xml:space="preserve">        </w:t>
                                        </w:r>
                                        <w:r>
                                          <w:rPr>
                                            <w:sz w:val="20"/>
                                            <w:szCs w:val="20"/>
                                          </w:rPr>
                                          <w:t>{ “IP” = “127.0.0.3”, NAME = “machine03”}</w:t>
                                        </w:r>
                                      </w:ins>
                                    </w:p>
                                    <w:p w14:paraId="4D56FAD7" w14:textId="77777777" w:rsidR="00CC00D9" w:rsidRPr="0088327F" w:rsidRDefault="00CC00D9" w:rsidP="00DD1144">
                                      <w:pPr>
                                        <w:ind w:firstLineChars="200" w:firstLine="400"/>
                                        <w:rPr>
                                          <w:ins w:id="3855" w:author="作成者"/>
                                          <w:sz w:val="20"/>
                                          <w:szCs w:val="20"/>
                                        </w:rPr>
                                      </w:pPr>
                                      <w:ins w:id="3856" w:author="作成者">
                                        <w:r w:rsidRPr="0088327F">
                                          <w:rPr>
                                            <w:sz w:val="20"/>
                                            <w:szCs w:val="20"/>
                                          </w:rPr>
                                          <w:t>],</w:t>
                                        </w:r>
                                      </w:ins>
                                    </w:p>
                                    <w:p w14:paraId="1CE1F39B" w14:textId="77777777" w:rsidR="00CC00D9" w:rsidRPr="003177F7" w:rsidRDefault="00CC00D9" w:rsidP="00DD1144">
                                      <w:pPr>
                                        <w:pStyle w:val="af0"/>
                                        <w:rPr>
                                          <w:ins w:id="3857" w:author="作成者"/>
                                          <w:sz w:val="20"/>
                                          <w:szCs w:val="20"/>
                                        </w:rPr>
                                      </w:pPr>
                                      <w:ins w:id="3858" w:author="作成者">
                                        <w:r w:rsidRPr="0088327F">
                                          <w:rPr>
                                            <w:sz w:val="20"/>
                                            <w:szCs w:val="20"/>
                                          </w:rPr>
                                          <w:t>}</w:t>
                                        </w:r>
                                      </w:ins>
                                    </w:p>
                                  </w:tc>
                                </w:tr>
                              </w:tbl>
                              <w:p w14:paraId="1B84A308" w14:textId="77777777" w:rsidR="00CC00D9" w:rsidRDefault="00CC00D9" w:rsidP="00366ECC">
                                <w:pPr>
                                  <w:jc w:val="left"/>
                                  <w:rPr>
                                    <w:ins w:id="3859" w:author="作成者"/>
                                    <w:sz w:val="20"/>
                                    <w:szCs w:val="20"/>
                                  </w:rPr>
                                </w:pPr>
                              </w:p>
                              <w:p w14:paraId="4A6F39B4" w14:textId="77777777" w:rsidR="00CC00D9" w:rsidRDefault="00CC00D9" w:rsidP="00366ECC">
                                <w:pPr>
                                  <w:jc w:val="left"/>
                                  <w:rPr>
                                    <w:ins w:id="3860" w:author="作成者"/>
                                    <w:sz w:val="20"/>
                                    <w:szCs w:val="20"/>
                                  </w:rPr>
                                </w:pPr>
                              </w:p>
                              <w:p w14:paraId="28059964" w14:textId="77777777" w:rsidR="00CC00D9" w:rsidRDefault="00CC00D9" w:rsidP="00366ECC">
                                <w:pPr>
                                  <w:jc w:val="left"/>
                                  <w:rPr>
                                    <w:ins w:id="3861" w:author="作成者"/>
                                    <w:sz w:val="20"/>
                                    <w:szCs w:val="20"/>
                                  </w:rPr>
                                </w:pPr>
                              </w:p>
                              <w:p w14:paraId="79DA537D" w14:textId="7E4FC74F" w:rsidR="00CC00D9" w:rsidRPr="00422C9F" w:rsidRDefault="00CC00D9" w:rsidP="00366ECC">
                                <w:pPr>
                                  <w:jc w:val="left"/>
                                  <w:rPr>
                                    <w:ins w:id="3862" w:author="作成者"/>
                                    <w:b/>
                                    <w:sz w:val="20"/>
                                    <w:szCs w:val="20"/>
                                  </w:rPr>
                                </w:pPr>
                                <w:ins w:id="3863" w:author="作成者">
                                  <w:r>
                                    <w:rPr>
                                      <w:rFonts w:hint="eastAsia"/>
                                      <w:sz w:val="20"/>
                                      <w:szCs w:val="20"/>
                                    </w:rPr>
                                    <w:t xml:space="preserve">　</w:t>
                                  </w:r>
                                  <w:r>
                                    <w:rPr>
                                      <w:sz w:val="20"/>
                                      <w:szCs w:val="20"/>
                                    </w:rPr>
                                    <w:t xml:space="preserve">　　　　　</w:t>
                                  </w:r>
                                </w:ins>
                                <w:r>
                                  <w:rPr>
                                    <w:rFonts w:hint="eastAsia"/>
                                    <w:b/>
                                    <w:sz w:val="20"/>
                                    <w:szCs w:val="20"/>
                                  </w:rPr>
                                  <w:t>Nested variable list</w:t>
                                </w:r>
                                <w:ins w:id="3864" w:author="作成者">
                                  <w:r w:rsidRPr="00422C9F">
                                    <w:rPr>
                                      <w:rFonts w:hint="eastAsia"/>
                                      <w:b/>
                                      <w:sz w:val="20"/>
                                      <w:szCs w:val="20"/>
                                    </w:rPr>
                                    <w:t>（</w:t>
                                  </w:r>
                                </w:ins>
                                <w:r w:rsidRPr="00422C9F">
                                  <w:rPr>
                                    <w:rFonts w:hint="eastAsia"/>
                                    <w:b/>
                                    <w:sz w:val="20"/>
                                    <w:szCs w:val="20"/>
                                  </w:rPr>
                                  <w:t xml:space="preserve">When </w:t>
                                </w:r>
                                <w:r w:rsidRPr="00422C9F">
                                  <w:rPr>
                                    <w:b/>
                                    <w:sz w:val="20"/>
                                    <w:szCs w:val="20"/>
                                  </w:rPr>
                                  <w:t>registering</w:t>
                                </w:r>
                                <w:ins w:id="3865" w:author="作成者">
                                  <w:r w:rsidRPr="00422C9F">
                                    <w:rPr>
                                      <w:b/>
                                      <w:sz w:val="20"/>
                                      <w:szCs w:val="20"/>
                                    </w:rPr>
                                    <w:t>）</w:t>
                                  </w:r>
                                </w:ins>
                              </w:p>
                              <w:tbl>
                                <w:tblPr>
                                  <w:tblStyle w:val="ab"/>
                                  <w:tblW w:w="0" w:type="auto"/>
                                  <w:jc w:val="center"/>
                                  <w:tblLook w:val="04A0" w:firstRow="1" w:lastRow="0" w:firstColumn="1" w:lastColumn="0" w:noHBand="0" w:noVBand="1"/>
                                </w:tblPr>
                                <w:tblGrid>
                                  <w:gridCol w:w="862"/>
                                  <w:gridCol w:w="1581"/>
                                  <w:gridCol w:w="1581"/>
                                  <w:gridCol w:w="1534"/>
                                </w:tblGrid>
                                <w:tr w:rsidR="00CC00D9" w14:paraId="7DE28985" w14:textId="77777777" w:rsidTr="00DD1144">
                                  <w:trPr>
                                    <w:trHeight w:val="699"/>
                                    <w:jc w:val="center"/>
                                    <w:ins w:id="3866" w:author="作成者"/>
                                  </w:trPr>
                                  <w:tc>
                                    <w:tcPr>
                                      <w:tcW w:w="862" w:type="dxa"/>
                                      <w:shd w:val="clear" w:color="auto" w:fill="002060"/>
                                    </w:tcPr>
                                    <w:p w14:paraId="47C1CB29" w14:textId="3E2ECF87" w:rsidR="00CC00D9" w:rsidRPr="00C80F48" w:rsidRDefault="00CC00D9" w:rsidP="00DD1144">
                                      <w:pPr>
                                        <w:pStyle w:val="af0"/>
                                        <w:jc w:val="left"/>
                                        <w:rPr>
                                          <w:ins w:id="3867" w:author="作成者"/>
                                          <w:b/>
                                          <w:color w:val="FFFFFF" w:themeColor="background1"/>
                                        </w:rPr>
                                      </w:pPr>
                                      <w:r>
                                        <w:rPr>
                                          <w:rFonts w:hint="eastAsia"/>
                                          <w:b/>
                                          <w:color w:val="FFFFFF" w:themeColor="background1"/>
                                        </w:rPr>
                                        <w:t>Item No.</w:t>
                                      </w:r>
                                    </w:p>
                                  </w:tc>
                                  <w:tc>
                                    <w:tcPr>
                                      <w:tcW w:w="1581" w:type="dxa"/>
                                      <w:shd w:val="clear" w:color="auto" w:fill="002060"/>
                                    </w:tcPr>
                                    <w:p w14:paraId="709BBB55" w14:textId="5B608B5C" w:rsidR="00CC00D9" w:rsidRPr="00C80F48" w:rsidRDefault="00CC00D9" w:rsidP="00DD1144">
                                      <w:pPr>
                                        <w:pStyle w:val="af0"/>
                                        <w:jc w:val="left"/>
                                        <w:rPr>
                                          <w:ins w:id="3868" w:author="作成者"/>
                                          <w:b/>
                                          <w:color w:val="FFFFFF" w:themeColor="background1"/>
                                        </w:rPr>
                                      </w:pPr>
                                      <w:r>
                                        <w:rPr>
                                          <w:rFonts w:hint="eastAsia"/>
                                          <w:b/>
                                          <w:color w:val="FFFFFF" w:themeColor="background1"/>
                                        </w:rPr>
                                        <w:t>Variable name</w:t>
                                      </w:r>
                                    </w:p>
                                  </w:tc>
                                  <w:tc>
                                    <w:tcPr>
                                      <w:tcW w:w="1581" w:type="dxa"/>
                                      <w:shd w:val="clear" w:color="auto" w:fill="002060"/>
                                    </w:tcPr>
                                    <w:p w14:paraId="216EAB1C" w14:textId="422D0568" w:rsidR="00CC00D9" w:rsidRPr="00C80F48" w:rsidRDefault="00CC00D9" w:rsidP="00DD1144">
                                      <w:pPr>
                                        <w:pStyle w:val="af0"/>
                                        <w:jc w:val="left"/>
                                        <w:rPr>
                                          <w:ins w:id="3869" w:author="作成者"/>
                                          <w:b/>
                                          <w:color w:val="FFFFFF" w:themeColor="background1"/>
                                        </w:rPr>
                                      </w:pPr>
                                      <w:r w:rsidRPr="009868CA">
                                        <w:rPr>
                                          <w:rFonts w:hint="eastAsia"/>
                                          <w:b/>
                                          <w:color w:val="FFFFFF" w:themeColor="background1"/>
                                          <w:sz w:val="12"/>
                                        </w:rPr>
                                        <w:t>M</w:t>
                                      </w:r>
                                      <w:r w:rsidRPr="009868CA">
                                        <w:rPr>
                                          <w:b/>
                                          <w:color w:val="FFFFFF" w:themeColor="background1"/>
                                          <w:sz w:val="12"/>
                                        </w:rPr>
                                        <w:t xml:space="preserve">ember </w:t>
                                      </w:r>
                                      <w:r w:rsidRPr="009868CA">
                                        <w:rPr>
                                          <w:rFonts w:hint="eastAsia"/>
                                          <w:b/>
                                          <w:color w:val="FFFFFF" w:themeColor="background1"/>
                                          <w:sz w:val="12"/>
                                        </w:rPr>
                                        <w:t>Variable name</w:t>
                                      </w:r>
                                      <w:ins w:id="3870" w:author="作成者">
                                        <w:r w:rsidRPr="009868CA">
                                          <w:rPr>
                                            <w:rFonts w:hint="eastAsia"/>
                                            <w:b/>
                                            <w:color w:val="FFFFFF" w:themeColor="background1"/>
                                            <w:sz w:val="12"/>
                                          </w:rPr>
                                          <w:t>（</w:t>
                                        </w:r>
                                      </w:ins>
                                      <w:r w:rsidRPr="009868CA">
                                        <w:rPr>
                                          <w:rFonts w:hint="eastAsia"/>
                                          <w:b/>
                                          <w:color w:val="FFFFFF" w:themeColor="background1"/>
                                          <w:sz w:val="12"/>
                                        </w:rPr>
                                        <w:t>With repetitions</w:t>
                                      </w:r>
                                      <w:ins w:id="3871" w:author="作成者">
                                        <w:r w:rsidRPr="009868CA">
                                          <w:rPr>
                                            <w:rFonts w:hint="eastAsia"/>
                                            <w:b/>
                                            <w:color w:val="FFFFFF" w:themeColor="background1"/>
                                            <w:sz w:val="12"/>
                                          </w:rPr>
                                          <w:t>）</w:t>
                                        </w:r>
                                      </w:ins>
                                    </w:p>
                                  </w:tc>
                                  <w:tc>
                                    <w:tcPr>
                                      <w:tcW w:w="1534" w:type="dxa"/>
                                      <w:shd w:val="clear" w:color="auto" w:fill="002060"/>
                                    </w:tcPr>
                                    <w:p w14:paraId="2DA71522" w14:textId="324CAC94" w:rsidR="00CC00D9" w:rsidRDefault="00CC00D9" w:rsidP="00DD1144">
                                      <w:pPr>
                                        <w:pStyle w:val="af0"/>
                                        <w:jc w:val="left"/>
                                        <w:rPr>
                                          <w:ins w:id="3872" w:author="作成者"/>
                                          <w:b/>
                                          <w:color w:val="FFFFFF" w:themeColor="background1"/>
                                        </w:rPr>
                                      </w:pPr>
                                      <w:r w:rsidRPr="00B64215">
                                        <w:rPr>
                                          <w:b/>
                                          <w:color w:val="FFFFFF" w:themeColor="background1"/>
                                          <w:sz w:val="14"/>
                                        </w:rPr>
                                        <w:t>Maximum amount of repetitions</w:t>
                                      </w:r>
                                    </w:p>
                                  </w:tc>
                                </w:tr>
                                <w:tr w:rsidR="00CC00D9" w14:paraId="3E8F3888" w14:textId="77777777" w:rsidTr="00DD1144">
                                  <w:trPr>
                                    <w:trHeight w:val="220"/>
                                    <w:jc w:val="center"/>
                                    <w:ins w:id="3873" w:author="作成者"/>
                                  </w:trPr>
                                  <w:tc>
                                    <w:tcPr>
                                      <w:tcW w:w="862" w:type="dxa"/>
                                    </w:tcPr>
                                    <w:p w14:paraId="76C2C127" w14:textId="77777777" w:rsidR="00CC00D9" w:rsidRDefault="00CC00D9" w:rsidP="00DD1144">
                                      <w:pPr>
                                        <w:pStyle w:val="af0"/>
                                        <w:jc w:val="left"/>
                                        <w:rPr>
                                          <w:ins w:id="3874" w:author="作成者"/>
                                        </w:rPr>
                                      </w:pPr>
                                      <w:ins w:id="3875" w:author="作成者">
                                        <w:r>
                                          <w:rPr>
                                            <w:rFonts w:hint="eastAsia"/>
                                          </w:rPr>
                                          <w:t>1</w:t>
                                        </w:r>
                                      </w:ins>
                                    </w:p>
                                  </w:tc>
                                  <w:tc>
                                    <w:tcPr>
                                      <w:tcW w:w="1581" w:type="dxa"/>
                                    </w:tcPr>
                                    <w:p w14:paraId="2878EF87" w14:textId="77777777" w:rsidR="00CC00D9" w:rsidRDefault="00CC00D9" w:rsidP="00DD1144">
                                      <w:pPr>
                                        <w:pStyle w:val="af0"/>
                                        <w:jc w:val="left"/>
                                        <w:rPr>
                                          <w:ins w:id="3876" w:author="作成者"/>
                                        </w:rPr>
                                      </w:pPr>
                                      <w:ins w:id="3877" w:author="作成者">
                                        <w:r>
                                          <w:rPr>
                                            <w:rFonts w:hint="eastAsia"/>
                                          </w:rPr>
                                          <w:t>V</w:t>
                                        </w:r>
                                        <w:r>
                                          <w:t>AR_hoge</w:t>
                                        </w:r>
                                      </w:ins>
                                    </w:p>
                                  </w:tc>
                                  <w:tc>
                                    <w:tcPr>
                                      <w:tcW w:w="1581" w:type="dxa"/>
                                    </w:tcPr>
                                    <w:p w14:paraId="4289D959" w14:textId="77777777" w:rsidR="00CC00D9" w:rsidRDefault="00CC00D9" w:rsidP="00DD1144">
                                      <w:pPr>
                                        <w:pStyle w:val="af0"/>
                                        <w:jc w:val="left"/>
                                        <w:rPr>
                                          <w:ins w:id="3878" w:author="作成者"/>
                                        </w:rPr>
                                      </w:pPr>
                                    </w:p>
                                  </w:tc>
                                  <w:tc>
                                    <w:tcPr>
                                      <w:tcW w:w="1534" w:type="dxa"/>
                                    </w:tcPr>
                                    <w:p w14:paraId="3D63F3DD" w14:textId="77777777" w:rsidR="00CC00D9" w:rsidRDefault="00CC00D9" w:rsidP="00DD1144">
                                      <w:pPr>
                                        <w:pStyle w:val="af0"/>
                                        <w:jc w:val="left"/>
                                        <w:rPr>
                                          <w:ins w:id="3879" w:author="作成者"/>
                                        </w:rPr>
                                      </w:pPr>
                                      <w:ins w:id="3880" w:author="作成者">
                                        <w:r>
                                          <w:rPr>
                                            <w:rFonts w:hint="eastAsia"/>
                                          </w:rPr>
                                          <w:t>3</w:t>
                                        </w:r>
                                      </w:ins>
                                    </w:p>
                                  </w:tc>
                                </w:tr>
                              </w:tbl>
                              <w:p w14:paraId="17788BAE" w14:textId="77777777" w:rsidR="00CC00D9" w:rsidRDefault="00CC00D9" w:rsidP="00366ECC">
                                <w:pPr>
                                  <w:jc w:val="left"/>
                                  <w:rPr>
                                    <w:ins w:id="3881" w:author="作成者"/>
                                    <w:sz w:val="20"/>
                                    <w:szCs w:val="20"/>
                                  </w:rPr>
                                </w:pPr>
                              </w:p>
                              <w:p w14:paraId="069356A0" w14:textId="3019DA8F" w:rsidR="00CC00D9" w:rsidRDefault="00CC00D9" w:rsidP="00366ECC">
                                <w:pPr>
                                  <w:jc w:val="left"/>
                                  <w:rPr>
                                    <w:ins w:id="3882" w:author="作成者"/>
                                    <w:b/>
                                    <w:sz w:val="20"/>
                                    <w:szCs w:val="20"/>
                                  </w:rPr>
                                </w:pPr>
                                <w:ins w:id="3883" w:author="作成者">
                                  <w:r>
                                    <w:rPr>
                                      <w:rFonts w:hint="eastAsia"/>
                                      <w:sz w:val="20"/>
                                      <w:szCs w:val="20"/>
                                    </w:rPr>
                                    <w:t xml:space="preserve">　</w:t>
                                  </w:r>
                                  <w:r>
                                    <w:rPr>
                                      <w:sz w:val="20"/>
                                      <w:szCs w:val="20"/>
                                    </w:rPr>
                                    <w:t xml:space="preserve">　　　　</w:t>
                                  </w:r>
                                  <w:r>
                                    <w:rPr>
                                      <w:rFonts w:hint="eastAsia"/>
                                      <w:sz w:val="20"/>
                                      <w:szCs w:val="20"/>
                                    </w:rPr>
                                    <w:t xml:space="preserve">　</w:t>
                                  </w:r>
                                </w:ins>
                                <w:r>
                                  <w:rPr>
                                    <w:rFonts w:hint="eastAsia"/>
                                    <w:b/>
                                    <w:sz w:val="20"/>
                                    <w:szCs w:val="20"/>
                                  </w:rPr>
                                  <w:t>Nested variable list</w:t>
                                </w:r>
                                <w:ins w:id="3884" w:author="作成者">
                                  <w:r w:rsidRPr="005E05C6">
                                    <w:rPr>
                                      <w:b/>
                                      <w:sz w:val="20"/>
                                      <w:szCs w:val="20"/>
                                    </w:rPr>
                                    <w:t>（</w:t>
                                  </w:r>
                                </w:ins>
                                <w:r>
                                  <w:rPr>
                                    <w:b/>
                                    <w:sz w:val="20"/>
                                    <w:szCs w:val="20"/>
                                  </w:rPr>
                                  <w:t>When updating</w:t>
                                </w:r>
                                <w:ins w:id="3885" w:author="作成者">
                                  <w:r w:rsidRPr="005E05C6">
                                    <w:rPr>
                                      <w:rFonts w:hint="eastAsia"/>
                                      <w:b/>
                                      <w:sz w:val="20"/>
                                      <w:szCs w:val="20"/>
                                    </w:rPr>
                                    <w:t>）</w:t>
                                  </w:r>
                                </w:ins>
                              </w:p>
                              <w:tbl>
                                <w:tblPr>
                                  <w:tblStyle w:val="ab"/>
                                  <w:tblW w:w="0" w:type="auto"/>
                                  <w:jc w:val="center"/>
                                  <w:tblLook w:val="04A0" w:firstRow="1" w:lastRow="0" w:firstColumn="1" w:lastColumn="0" w:noHBand="0" w:noVBand="1"/>
                                </w:tblPr>
                                <w:tblGrid>
                                  <w:gridCol w:w="862"/>
                                  <w:gridCol w:w="1581"/>
                                  <w:gridCol w:w="1581"/>
                                  <w:gridCol w:w="1534"/>
                                </w:tblGrid>
                                <w:tr w:rsidR="00CC00D9" w14:paraId="12C7E0CE" w14:textId="77777777" w:rsidTr="00DD1144">
                                  <w:trPr>
                                    <w:trHeight w:val="699"/>
                                    <w:jc w:val="center"/>
                                    <w:ins w:id="3886" w:author="作成者"/>
                                  </w:trPr>
                                  <w:tc>
                                    <w:tcPr>
                                      <w:tcW w:w="862" w:type="dxa"/>
                                      <w:shd w:val="clear" w:color="auto" w:fill="002060"/>
                                    </w:tcPr>
                                    <w:p w14:paraId="5D6EE561" w14:textId="30150DEA" w:rsidR="00CC00D9" w:rsidRPr="00C80F48" w:rsidRDefault="00CC00D9" w:rsidP="00DD1144">
                                      <w:pPr>
                                        <w:pStyle w:val="af0"/>
                                        <w:jc w:val="left"/>
                                        <w:rPr>
                                          <w:ins w:id="3887" w:author="作成者"/>
                                          <w:b/>
                                          <w:color w:val="FFFFFF" w:themeColor="background1"/>
                                        </w:rPr>
                                      </w:pPr>
                                      <w:r>
                                        <w:rPr>
                                          <w:rFonts w:hint="eastAsia"/>
                                          <w:b/>
                                          <w:color w:val="FFFFFF" w:themeColor="background1"/>
                                        </w:rPr>
                                        <w:t>Item No.</w:t>
                                      </w:r>
                                    </w:p>
                                  </w:tc>
                                  <w:tc>
                                    <w:tcPr>
                                      <w:tcW w:w="1581" w:type="dxa"/>
                                      <w:shd w:val="clear" w:color="auto" w:fill="002060"/>
                                    </w:tcPr>
                                    <w:p w14:paraId="0262AF5B" w14:textId="7B6EB20A" w:rsidR="00CC00D9" w:rsidRPr="00C80F48" w:rsidRDefault="00CC00D9" w:rsidP="00DD1144">
                                      <w:pPr>
                                        <w:pStyle w:val="af0"/>
                                        <w:jc w:val="left"/>
                                        <w:rPr>
                                          <w:ins w:id="3888" w:author="作成者"/>
                                          <w:b/>
                                          <w:color w:val="FFFFFF" w:themeColor="background1"/>
                                        </w:rPr>
                                      </w:pPr>
                                      <w:r>
                                        <w:rPr>
                                          <w:rFonts w:hint="eastAsia"/>
                                          <w:b/>
                                          <w:color w:val="FFFFFF" w:themeColor="background1"/>
                                        </w:rPr>
                                        <w:t>Variable name</w:t>
                                      </w:r>
                                    </w:p>
                                  </w:tc>
                                  <w:tc>
                                    <w:tcPr>
                                      <w:tcW w:w="1581" w:type="dxa"/>
                                      <w:shd w:val="clear" w:color="auto" w:fill="002060"/>
                                    </w:tcPr>
                                    <w:p w14:paraId="1EEDE5DD" w14:textId="6C8F965F" w:rsidR="00CC00D9" w:rsidRPr="009868CA" w:rsidRDefault="00CC00D9" w:rsidP="008935AD">
                                      <w:pPr>
                                        <w:pStyle w:val="af0"/>
                                        <w:jc w:val="left"/>
                                        <w:rPr>
                                          <w:ins w:id="3889" w:author="作成者"/>
                                          <w:b/>
                                          <w:color w:val="FFFFFF" w:themeColor="background1"/>
                                          <w:sz w:val="12"/>
                                        </w:rPr>
                                      </w:pPr>
                                      <w:r w:rsidRPr="009868CA">
                                        <w:rPr>
                                          <w:rFonts w:hint="eastAsia"/>
                                          <w:b/>
                                          <w:color w:val="FFFFFF" w:themeColor="background1"/>
                                          <w:sz w:val="12"/>
                                        </w:rPr>
                                        <w:t>M</w:t>
                                      </w:r>
                                      <w:r w:rsidRPr="009868CA">
                                        <w:rPr>
                                          <w:b/>
                                          <w:color w:val="FFFFFF" w:themeColor="background1"/>
                                          <w:sz w:val="12"/>
                                        </w:rPr>
                                        <w:t xml:space="preserve">ember </w:t>
                                      </w:r>
                                      <w:r w:rsidRPr="009868CA">
                                        <w:rPr>
                                          <w:rFonts w:hint="eastAsia"/>
                                          <w:b/>
                                          <w:color w:val="FFFFFF" w:themeColor="background1"/>
                                          <w:sz w:val="12"/>
                                        </w:rPr>
                                        <w:t>Variable name</w:t>
                                      </w:r>
                                      <w:ins w:id="3890" w:author="作成者">
                                        <w:r w:rsidRPr="009868CA">
                                          <w:rPr>
                                            <w:rFonts w:hint="eastAsia"/>
                                            <w:b/>
                                            <w:color w:val="FFFFFF" w:themeColor="background1"/>
                                            <w:sz w:val="12"/>
                                          </w:rPr>
                                          <w:t>（</w:t>
                                        </w:r>
                                      </w:ins>
                                      <w:r w:rsidRPr="009868CA">
                                        <w:rPr>
                                          <w:rFonts w:hint="eastAsia"/>
                                          <w:b/>
                                          <w:color w:val="FFFFFF" w:themeColor="background1"/>
                                          <w:sz w:val="12"/>
                                        </w:rPr>
                                        <w:t>W</w:t>
                                      </w:r>
                                      <w:r w:rsidRPr="009868CA">
                                        <w:rPr>
                                          <w:b/>
                                          <w:color w:val="FFFFFF" w:themeColor="background1"/>
                                          <w:sz w:val="12"/>
                                        </w:rPr>
                                        <w:t>ith repetitions</w:t>
                                      </w:r>
                                      <w:ins w:id="3891" w:author="作成者">
                                        <w:r w:rsidRPr="009868CA">
                                          <w:rPr>
                                            <w:rFonts w:hint="eastAsia"/>
                                            <w:b/>
                                            <w:color w:val="FFFFFF" w:themeColor="background1"/>
                                            <w:sz w:val="12"/>
                                          </w:rPr>
                                          <w:t>）</w:t>
                                        </w:r>
                                      </w:ins>
                                    </w:p>
                                  </w:tc>
                                  <w:tc>
                                    <w:tcPr>
                                      <w:tcW w:w="1534" w:type="dxa"/>
                                      <w:shd w:val="clear" w:color="auto" w:fill="002060"/>
                                    </w:tcPr>
                                    <w:p w14:paraId="279824C8" w14:textId="22B280EA" w:rsidR="00CC00D9" w:rsidRDefault="00CC00D9" w:rsidP="00DD1144">
                                      <w:pPr>
                                        <w:pStyle w:val="af0"/>
                                        <w:jc w:val="left"/>
                                        <w:rPr>
                                          <w:ins w:id="3892" w:author="作成者"/>
                                          <w:b/>
                                          <w:color w:val="FFFFFF" w:themeColor="background1"/>
                                        </w:rPr>
                                      </w:pPr>
                                      <w:r w:rsidRPr="00B64215">
                                        <w:rPr>
                                          <w:b/>
                                          <w:color w:val="FFFFFF" w:themeColor="background1"/>
                                          <w:sz w:val="14"/>
                                        </w:rPr>
                                        <w:t>Maximum amount of repetitions</w:t>
                                      </w:r>
                                    </w:p>
                                  </w:tc>
                                </w:tr>
                                <w:tr w:rsidR="00CC00D9" w14:paraId="78A7BFB0" w14:textId="77777777" w:rsidTr="00DD1144">
                                  <w:trPr>
                                    <w:trHeight w:val="220"/>
                                    <w:jc w:val="center"/>
                                    <w:ins w:id="3893" w:author="作成者"/>
                                  </w:trPr>
                                  <w:tc>
                                    <w:tcPr>
                                      <w:tcW w:w="862" w:type="dxa"/>
                                    </w:tcPr>
                                    <w:p w14:paraId="1907F1A4" w14:textId="77777777" w:rsidR="00CC00D9" w:rsidRDefault="00CC00D9" w:rsidP="00DD1144">
                                      <w:pPr>
                                        <w:pStyle w:val="af0"/>
                                        <w:jc w:val="left"/>
                                        <w:rPr>
                                          <w:ins w:id="3894" w:author="作成者"/>
                                        </w:rPr>
                                      </w:pPr>
                                      <w:ins w:id="3895" w:author="作成者">
                                        <w:r>
                                          <w:rPr>
                                            <w:rFonts w:hint="eastAsia"/>
                                          </w:rPr>
                                          <w:t>1</w:t>
                                        </w:r>
                                      </w:ins>
                                    </w:p>
                                  </w:tc>
                                  <w:tc>
                                    <w:tcPr>
                                      <w:tcW w:w="1581" w:type="dxa"/>
                                    </w:tcPr>
                                    <w:p w14:paraId="60CDD9E6" w14:textId="77777777" w:rsidR="00CC00D9" w:rsidRDefault="00CC00D9" w:rsidP="00DD1144">
                                      <w:pPr>
                                        <w:pStyle w:val="af0"/>
                                        <w:jc w:val="left"/>
                                        <w:rPr>
                                          <w:ins w:id="3896" w:author="作成者"/>
                                        </w:rPr>
                                      </w:pPr>
                                      <w:ins w:id="3897" w:author="作成者">
                                        <w:r>
                                          <w:rPr>
                                            <w:rFonts w:hint="eastAsia"/>
                                          </w:rPr>
                                          <w:t>V</w:t>
                                        </w:r>
                                        <w:r>
                                          <w:t>AR_hoge</w:t>
                                        </w:r>
                                      </w:ins>
                                    </w:p>
                                  </w:tc>
                                  <w:tc>
                                    <w:tcPr>
                                      <w:tcW w:w="1581" w:type="dxa"/>
                                    </w:tcPr>
                                    <w:p w14:paraId="542D24AB" w14:textId="77777777" w:rsidR="00CC00D9" w:rsidRDefault="00CC00D9" w:rsidP="00DD1144">
                                      <w:pPr>
                                        <w:pStyle w:val="af0"/>
                                        <w:jc w:val="left"/>
                                        <w:rPr>
                                          <w:ins w:id="3898" w:author="作成者"/>
                                        </w:rPr>
                                      </w:pPr>
                                    </w:p>
                                  </w:tc>
                                  <w:tc>
                                    <w:tcPr>
                                      <w:tcW w:w="1534" w:type="dxa"/>
                                    </w:tcPr>
                                    <w:p w14:paraId="62E4A556" w14:textId="77777777" w:rsidR="00CC00D9" w:rsidRDefault="00CC00D9" w:rsidP="00DD1144">
                                      <w:pPr>
                                        <w:pStyle w:val="af0"/>
                                        <w:jc w:val="left"/>
                                        <w:rPr>
                                          <w:ins w:id="3899" w:author="作成者"/>
                                        </w:rPr>
                                      </w:pPr>
                                      <w:ins w:id="3900" w:author="作成者">
                                        <w:r>
                                          <w:rPr>
                                            <w:rFonts w:hint="eastAsia"/>
                                            <w:color w:val="FF0000"/>
                                          </w:rPr>
                                          <w:t>2</w:t>
                                        </w:r>
                                      </w:ins>
                                    </w:p>
                                  </w:tc>
                                </w:tr>
                              </w:tbl>
                              <w:p w14:paraId="5671AEE8" w14:textId="77777777" w:rsidR="00CC00D9" w:rsidRPr="005E05C6" w:rsidRDefault="00CC00D9" w:rsidP="00366ECC">
                                <w:pPr>
                                  <w:jc w:val="left"/>
                                  <w:rPr>
                                    <w:ins w:id="3901" w:author="作成者"/>
                                    <w:b/>
                                    <w:sz w:val="20"/>
                                    <w:szCs w:val="20"/>
                                  </w:rPr>
                                </w:pPr>
                              </w:p>
                              <w:p w14:paraId="624FF0BE" w14:textId="77777777" w:rsidR="00CC00D9" w:rsidRDefault="00CC00D9" w:rsidP="00366ECC">
                                <w:pPr>
                                  <w:jc w:val="left"/>
                                  <w:rPr>
                                    <w:ins w:id="3902" w:author="作成者"/>
                                    <w:sz w:val="20"/>
                                    <w:szCs w:val="20"/>
                                  </w:rPr>
                                </w:pPr>
                                <w:ins w:id="3903" w:author="作成者">
                                  <w:r>
                                    <w:rPr>
                                      <w:rFonts w:hint="eastAsia"/>
                                      <w:sz w:val="20"/>
                                      <w:szCs w:val="20"/>
                                    </w:rPr>
                                    <w:t xml:space="preserve">      </w:t>
                                  </w:r>
                                </w:ins>
                              </w:p>
                              <w:p w14:paraId="2FD38988" w14:textId="77777777" w:rsidR="00CC00D9" w:rsidRDefault="00CC00D9" w:rsidP="00366ECC">
                                <w:pPr>
                                  <w:jc w:val="left"/>
                                  <w:rPr>
                                    <w:ins w:id="3904" w:author="作成者"/>
                                    <w:sz w:val="20"/>
                                    <w:szCs w:val="20"/>
                                  </w:rPr>
                                </w:pPr>
                              </w:p>
                              <w:p w14:paraId="614FFE72" w14:textId="77777777" w:rsidR="00CC00D9" w:rsidRDefault="00CC00D9" w:rsidP="00366ECC">
                                <w:pPr>
                                  <w:jc w:val="left"/>
                                  <w:rPr>
                                    <w:ins w:id="3905" w:author="作成者"/>
                                    <w:sz w:val="20"/>
                                    <w:szCs w:val="20"/>
                                  </w:rPr>
                                </w:pPr>
                                <w:ins w:id="3906" w:author="作成者">
                                  <w:r>
                                    <w:rPr>
                                      <w:rFonts w:hint="eastAsia"/>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 </w:t>
                                  </w:r>
                                </w:ins>
                              </w:p>
                              <w:p w14:paraId="54E145A9" w14:textId="77777777" w:rsidR="00CC00D9" w:rsidRPr="00D464F6" w:rsidRDefault="00CC00D9" w:rsidP="00366ECC">
                                <w:pPr>
                                  <w:jc w:val="left"/>
                                  <w:rPr>
                                    <w:ins w:id="3907" w:author="作成者"/>
                                    <w:b/>
                                    <w:sz w:val="20"/>
                                    <w:szCs w:val="20"/>
                                  </w:rPr>
                                </w:pPr>
                                <w:ins w:id="3908" w:author="作成者">
                                  <w:r>
                                    <w:rPr>
                                      <w:rFonts w:hint="eastAsia"/>
                                      <w:sz w:val="20"/>
                                      <w:szCs w:val="20"/>
                                    </w:rPr>
                                    <w:t xml:space="preserve">　</w:t>
                                  </w:r>
                                  <w:r>
                                    <w:rPr>
                                      <w:sz w:val="20"/>
                                      <w:szCs w:val="20"/>
                                    </w:rPr>
                                    <w:t xml:space="preserve">　　　　</w:t>
                                  </w:r>
                                </w:ins>
                              </w:p>
                              <w:p w14:paraId="613A53F6" w14:textId="77777777" w:rsidR="00CC00D9" w:rsidRPr="003177F7" w:rsidRDefault="00CC00D9" w:rsidP="00366ECC">
                                <w:pPr>
                                  <w:jc w:val="left"/>
                                  <w:rPr>
                                    <w:ins w:id="3909"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2" name="下矢印 522"/>
                          <wps:cNvSpPr/>
                          <wps:spPr>
                            <a:xfrm>
                              <a:off x="114300" y="558327"/>
                              <a:ext cx="400050" cy="2595182"/>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角丸四角形 526"/>
                          <wps:cNvSpPr/>
                          <wps:spPr>
                            <a:xfrm>
                              <a:off x="114122" y="467045"/>
                              <a:ext cx="2635250" cy="145619"/>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309AA47" w14:textId="2B5EE2B5" w:rsidR="00CC00D9" w:rsidRPr="00982EAC" w:rsidRDefault="00CC00D9" w:rsidP="00366ECC">
                                <w:pPr>
                                  <w:jc w:val="left"/>
                                  <w:rPr>
                                    <w:ins w:id="3910" w:author="作成者"/>
                                    <w:b/>
                                    <w:color w:val="003C8A" w:themeColor="accent6" w:themeTint="E6"/>
                                    <w:sz w:val="20"/>
                                    <w:szCs w:val="20"/>
                                  </w:rPr>
                                </w:pPr>
                                <w:ins w:id="3911"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1F0356" id="グループ化 520" o:spid="_x0000_s1204" style="position:absolute;left:0;text-align:left;margin-left:36.15pt;margin-top:-231.5pt;width:476.25pt;height:618.9pt;z-index:251827200;mso-position-horizontal-relative:text;mso-position-vertical-relative:text;mso-width-relative:margin;mso-height-relative:margin" coordorigin=",4213" coordsize="60483,31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">
                  <v:shape id="フローチャート: 処理 521" o:spid="_x0000_s1205" type="#_x0000_t109" style="position:absolute;top:4213;width:60483;height:3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" fillcolor="#f2f2f2 [3052]" strokecolor="#d8d8d8 [2732]" strokeweight="2pt">
                    <v:textbox>
                      <w:txbxContent>
                        <w:p w14:paraId="75A4A76C" w14:textId="77777777" w:rsidR="00CC00D9" w:rsidRDefault="00CC00D9" w:rsidP="00366ECC">
                          <w:pPr>
                            <w:jc w:val="left"/>
                            <w:rPr>
                              <w:ins w:id="3912" w:author="作成者"/>
                              <w:sz w:val="20"/>
                              <w:szCs w:val="20"/>
                            </w:rPr>
                          </w:pPr>
                        </w:p>
                        <w:p w14:paraId="48B7DAF6" w14:textId="4EE45C66" w:rsidR="00CC00D9" w:rsidRDefault="00CC00D9" w:rsidP="00366ECC">
                          <w:pPr>
                            <w:jc w:val="left"/>
                            <w:rPr>
                              <w:sz w:val="20"/>
                              <w:szCs w:val="20"/>
                            </w:rPr>
                          </w:pPr>
                        </w:p>
                        <w:p w14:paraId="29B99FAF" w14:textId="77777777" w:rsidR="00CC00D9" w:rsidRPr="003177F7" w:rsidRDefault="00CC00D9" w:rsidP="00366ECC">
                          <w:pPr>
                            <w:jc w:val="left"/>
                            <w:rPr>
                              <w:ins w:id="3913" w:author="作成者"/>
                              <w:sz w:val="20"/>
                              <w:szCs w:val="20"/>
                            </w:rPr>
                          </w:pPr>
                        </w:p>
                        <w:tbl>
                          <w:tblPr>
                            <w:tblStyle w:val="ab"/>
                            <w:tblW w:w="7166" w:type="dxa"/>
                            <w:tblInd w:w="1028" w:type="dxa"/>
                            <w:tblLook w:val="04A0" w:firstRow="1" w:lastRow="0" w:firstColumn="1" w:lastColumn="0" w:noHBand="0" w:noVBand="1"/>
                          </w:tblPr>
                          <w:tblGrid>
                            <w:gridCol w:w="7166"/>
                          </w:tblGrid>
                          <w:tr w:rsidR="00CC00D9" w:rsidRPr="003177F7" w14:paraId="234B518F" w14:textId="77777777" w:rsidTr="00DD1144">
                            <w:trPr>
                              <w:trHeight w:val="1425"/>
                              <w:ins w:id="3914" w:author="作成者"/>
                            </w:trPr>
                            <w:tc>
                              <w:tcPr>
                                <w:tcW w:w="7166" w:type="dxa"/>
                                <w:tcBorders>
                                  <w:top w:val="single" w:sz="4" w:space="0" w:color="auto"/>
                                  <w:left w:val="single" w:sz="4" w:space="0" w:color="auto"/>
                                  <w:bottom w:val="single" w:sz="4" w:space="0" w:color="auto"/>
                                  <w:right w:val="single" w:sz="4" w:space="0" w:color="auto"/>
                                </w:tcBorders>
                              </w:tcPr>
                              <w:p w14:paraId="5057F6FE" w14:textId="77777777" w:rsidR="00CC00D9" w:rsidRPr="0088327F" w:rsidRDefault="00CC00D9" w:rsidP="00DD1144">
                                <w:pPr>
                                  <w:rPr>
                                    <w:ins w:id="3915" w:author="作成者"/>
                                    <w:sz w:val="20"/>
                                    <w:szCs w:val="20"/>
                                  </w:rPr>
                                </w:pPr>
                                <w:ins w:id="3916" w:author="作成者">
                                  <w:r w:rsidRPr="0088327F">
                                    <w:rPr>
                                      <w:sz w:val="20"/>
                                      <w:szCs w:val="20"/>
                                    </w:rPr>
                                    <w:t>variable "VAR_hoge" {</w:t>
                                  </w:r>
                                </w:ins>
                              </w:p>
                              <w:p w14:paraId="59AB5021" w14:textId="77777777" w:rsidR="00CC00D9" w:rsidRPr="0088327F" w:rsidRDefault="00CC00D9" w:rsidP="00DD1144">
                                <w:pPr>
                                  <w:ind w:firstLineChars="200" w:firstLine="400"/>
                                  <w:rPr>
                                    <w:ins w:id="3917" w:author="作成者"/>
                                    <w:sz w:val="20"/>
                                    <w:szCs w:val="20"/>
                                  </w:rPr>
                                </w:pPr>
                                <w:ins w:id="3918" w:author="作成者">
                                  <w:r w:rsidRPr="0088327F">
                                    <w:rPr>
                                      <w:sz w:val="20"/>
                                      <w:szCs w:val="20"/>
                                    </w:rPr>
                                    <w:t xml:space="preserve">type = </w:t>
                                  </w:r>
                                  <w:r>
                                    <w:rPr>
                                      <w:sz w:val="20"/>
                                      <w:szCs w:val="20"/>
                                    </w:rPr>
                                    <w:t>list(object({ IP = string, NAME = string</w:t>
                                  </w:r>
                                  <w:r>
                                    <w:rPr>
                                      <w:rFonts w:hint="eastAsia"/>
                                      <w:sz w:val="20"/>
                                      <w:szCs w:val="20"/>
                                    </w:rPr>
                                    <w:t xml:space="preserve"> </w:t>
                                  </w:r>
                                  <w:r>
                                    <w:rPr>
                                      <w:sz w:val="20"/>
                                      <w:szCs w:val="20"/>
                                    </w:rPr>
                                    <w:t>}))</w:t>
                                  </w:r>
                                </w:ins>
                              </w:p>
                              <w:p w14:paraId="1C2DE45F" w14:textId="77777777" w:rsidR="00CC00D9" w:rsidRPr="0088327F" w:rsidRDefault="00CC00D9" w:rsidP="00DD1144">
                                <w:pPr>
                                  <w:rPr>
                                    <w:ins w:id="3919" w:author="作成者"/>
                                    <w:sz w:val="20"/>
                                    <w:szCs w:val="20"/>
                                  </w:rPr>
                                </w:pPr>
                                <w:ins w:id="3920" w:author="作成者">
                                  <w:r>
                                    <w:rPr>
                                      <w:sz w:val="20"/>
                                      <w:szCs w:val="20"/>
                                    </w:rPr>
                                    <w:t xml:space="preserve">default = </w:t>
                                  </w:r>
                                  <w:r w:rsidRPr="0088327F">
                                    <w:rPr>
                                      <w:sz w:val="20"/>
                                      <w:szCs w:val="20"/>
                                    </w:rPr>
                                    <w:t>[</w:t>
                                  </w:r>
                                </w:ins>
                              </w:p>
                              <w:p w14:paraId="279ED6F2" w14:textId="77777777" w:rsidR="00CC00D9" w:rsidRDefault="00CC00D9" w:rsidP="00DD1144">
                                <w:pPr>
                                  <w:rPr>
                                    <w:ins w:id="3921" w:author="作成者"/>
                                    <w:sz w:val="20"/>
                                    <w:szCs w:val="20"/>
                                  </w:rPr>
                                </w:pPr>
                                <w:ins w:id="3922" w:author="作成者">
                                  <w:r>
                                    <w:rPr>
                                      <w:sz w:val="20"/>
                                      <w:szCs w:val="20"/>
                                    </w:rPr>
                                    <w:t xml:space="preserve">        { “IP” = “127.0.0.1”, NAME = “machine01”},</w:t>
                                  </w:r>
                                </w:ins>
                              </w:p>
                              <w:p w14:paraId="13A8D1DE" w14:textId="77777777" w:rsidR="00CC00D9" w:rsidRDefault="00CC00D9" w:rsidP="00DD1144">
                                <w:pPr>
                                  <w:rPr>
                                    <w:ins w:id="3923" w:author="作成者"/>
                                    <w:sz w:val="20"/>
                                    <w:szCs w:val="20"/>
                                  </w:rPr>
                                </w:pPr>
                                <w:ins w:id="3924" w:author="作成者">
                                  <w:r>
                                    <w:rPr>
                                      <w:rFonts w:hint="eastAsia"/>
                                      <w:sz w:val="20"/>
                                      <w:szCs w:val="20"/>
                                    </w:rPr>
                                    <w:t xml:space="preserve">        </w:t>
                                  </w:r>
                                  <w:r>
                                    <w:rPr>
                                      <w:sz w:val="20"/>
                                      <w:szCs w:val="20"/>
                                    </w:rPr>
                                    <w:t>{ “IP” = “127.0.0.2”, NAME = “machine02”},</w:t>
                                  </w:r>
                                </w:ins>
                              </w:p>
                              <w:p w14:paraId="4E87DDDB" w14:textId="77777777" w:rsidR="00CC00D9" w:rsidRPr="0088327F" w:rsidRDefault="00CC00D9" w:rsidP="00DD1144">
                                <w:pPr>
                                  <w:rPr>
                                    <w:ins w:id="3925" w:author="作成者"/>
                                    <w:sz w:val="20"/>
                                    <w:szCs w:val="20"/>
                                  </w:rPr>
                                </w:pPr>
                                <w:ins w:id="3926" w:author="作成者">
                                  <w:r>
                                    <w:rPr>
                                      <w:rFonts w:hint="eastAsia"/>
                                      <w:sz w:val="20"/>
                                      <w:szCs w:val="20"/>
                                    </w:rPr>
                                    <w:t xml:space="preserve">        </w:t>
                                  </w:r>
                                  <w:r>
                                    <w:rPr>
                                      <w:sz w:val="20"/>
                                      <w:szCs w:val="20"/>
                                    </w:rPr>
                                    <w:t>{ “IP” = “127.0.0.3”, NAME = “machine03”}</w:t>
                                  </w:r>
                                </w:ins>
                              </w:p>
                              <w:p w14:paraId="4D56FAD7" w14:textId="77777777" w:rsidR="00CC00D9" w:rsidRPr="0088327F" w:rsidRDefault="00CC00D9" w:rsidP="00DD1144">
                                <w:pPr>
                                  <w:ind w:firstLineChars="200" w:firstLine="400"/>
                                  <w:rPr>
                                    <w:ins w:id="3927" w:author="作成者"/>
                                    <w:sz w:val="20"/>
                                    <w:szCs w:val="20"/>
                                  </w:rPr>
                                </w:pPr>
                                <w:ins w:id="3928" w:author="作成者">
                                  <w:r w:rsidRPr="0088327F">
                                    <w:rPr>
                                      <w:sz w:val="20"/>
                                      <w:szCs w:val="20"/>
                                    </w:rPr>
                                    <w:t>],</w:t>
                                  </w:r>
                                </w:ins>
                              </w:p>
                              <w:p w14:paraId="1CE1F39B" w14:textId="77777777" w:rsidR="00CC00D9" w:rsidRPr="003177F7" w:rsidRDefault="00CC00D9" w:rsidP="00DD1144">
                                <w:pPr>
                                  <w:pStyle w:val="af0"/>
                                  <w:rPr>
                                    <w:ins w:id="3929" w:author="作成者"/>
                                    <w:sz w:val="20"/>
                                    <w:szCs w:val="20"/>
                                  </w:rPr>
                                </w:pPr>
                                <w:ins w:id="3930" w:author="作成者">
                                  <w:r w:rsidRPr="0088327F">
                                    <w:rPr>
                                      <w:sz w:val="20"/>
                                      <w:szCs w:val="20"/>
                                    </w:rPr>
                                    <w:t>}</w:t>
                                  </w:r>
                                </w:ins>
                              </w:p>
                            </w:tc>
                          </w:tr>
                        </w:tbl>
                        <w:p w14:paraId="1B84A308" w14:textId="77777777" w:rsidR="00CC00D9" w:rsidRDefault="00CC00D9" w:rsidP="00366ECC">
                          <w:pPr>
                            <w:jc w:val="left"/>
                            <w:rPr>
                              <w:ins w:id="3931" w:author="作成者"/>
                              <w:sz w:val="20"/>
                              <w:szCs w:val="20"/>
                            </w:rPr>
                          </w:pPr>
                        </w:p>
                        <w:p w14:paraId="4A6F39B4" w14:textId="77777777" w:rsidR="00CC00D9" w:rsidRDefault="00CC00D9" w:rsidP="00366ECC">
                          <w:pPr>
                            <w:jc w:val="left"/>
                            <w:rPr>
                              <w:ins w:id="3932" w:author="作成者"/>
                              <w:sz w:val="20"/>
                              <w:szCs w:val="20"/>
                            </w:rPr>
                          </w:pPr>
                        </w:p>
                        <w:p w14:paraId="28059964" w14:textId="77777777" w:rsidR="00CC00D9" w:rsidRDefault="00CC00D9" w:rsidP="00366ECC">
                          <w:pPr>
                            <w:jc w:val="left"/>
                            <w:rPr>
                              <w:ins w:id="3933" w:author="作成者"/>
                              <w:sz w:val="20"/>
                              <w:szCs w:val="20"/>
                            </w:rPr>
                          </w:pPr>
                        </w:p>
                        <w:p w14:paraId="79DA537D" w14:textId="7E4FC74F" w:rsidR="00CC00D9" w:rsidRPr="00422C9F" w:rsidRDefault="00CC00D9" w:rsidP="00366ECC">
                          <w:pPr>
                            <w:jc w:val="left"/>
                            <w:rPr>
                              <w:ins w:id="3934" w:author="作成者"/>
                              <w:b/>
                              <w:sz w:val="20"/>
                              <w:szCs w:val="20"/>
                            </w:rPr>
                          </w:pPr>
                          <w:ins w:id="3935" w:author="作成者">
                            <w:r>
                              <w:rPr>
                                <w:rFonts w:hint="eastAsia"/>
                                <w:sz w:val="20"/>
                                <w:szCs w:val="20"/>
                              </w:rPr>
                              <w:t xml:space="preserve">　</w:t>
                            </w:r>
                            <w:r>
                              <w:rPr>
                                <w:sz w:val="20"/>
                                <w:szCs w:val="20"/>
                              </w:rPr>
                              <w:t xml:space="preserve">　　　　　</w:t>
                            </w:r>
                          </w:ins>
                          <w:r>
                            <w:rPr>
                              <w:rFonts w:hint="eastAsia"/>
                              <w:b/>
                              <w:sz w:val="20"/>
                              <w:szCs w:val="20"/>
                            </w:rPr>
                            <w:t>Nested variable list</w:t>
                          </w:r>
                          <w:ins w:id="3936" w:author="作成者">
                            <w:r w:rsidRPr="00422C9F">
                              <w:rPr>
                                <w:rFonts w:hint="eastAsia"/>
                                <w:b/>
                                <w:sz w:val="20"/>
                                <w:szCs w:val="20"/>
                              </w:rPr>
                              <w:t>（</w:t>
                            </w:r>
                          </w:ins>
                          <w:r w:rsidRPr="00422C9F">
                            <w:rPr>
                              <w:rFonts w:hint="eastAsia"/>
                              <w:b/>
                              <w:sz w:val="20"/>
                              <w:szCs w:val="20"/>
                            </w:rPr>
                            <w:t xml:space="preserve">When </w:t>
                          </w:r>
                          <w:r w:rsidRPr="00422C9F">
                            <w:rPr>
                              <w:b/>
                              <w:sz w:val="20"/>
                              <w:szCs w:val="20"/>
                            </w:rPr>
                            <w:t>registering</w:t>
                          </w:r>
                          <w:ins w:id="3937" w:author="作成者">
                            <w:r w:rsidRPr="00422C9F">
                              <w:rPr>
                                <w:b/>
                                <w:sz w:val="20"/>
                                <w:szCs w:val="20"/>
                              </w:rPr>
                              <w:t>）</w:t>
                            </w:r>
                          </w:ins>
                        </w:p>
                        <w:tbl>
                          <w:tblPr>
                            <w:tblStyle w:val="ab"/>
                            <w:tblW w:w="0" w:type="auto"/>
                            <w:jc w:val="center"/>
                            <w:tblLook w:val="04A0" w:firstRow="1" w:lastRow="0" w:firstColumn="1" w:lastColumn="0" w:noHBand="0" w:noVBand="1"/>
                          </w:tblPr>
                          <w:tblGrid>
                            <w:gridCol w:w="862"/>
                            <w:gridCol w:w="1581"/>
                            <w:gridCol w:w="1581"/>
                            <w:gridCol w:w="1534"/>
                          </w:tblGrid>
                          <w:tr w:rsidR="00CC00D9" w14:paraId="7DE28985" w14:textId="77777777" w:rsidTr="00DD1144">
                            <w:trPr>
                              <w:trHeight w:val="699"/>
                              <w:jc w:val="center"/>
                              <w:ins w:id="3938" w:author="作成者"/>
                            </w:trPr>
                            <w:tc>
                              <w:tcPr>
                                <w:tcW w:w="862" w:type="dxa"/>
                                <w:shd w:val="clear" w:color="auto" w:fill="002060"/>
                              </w:tcPr>
                              <w:p w14:paraId="47C1CB29" w14:textId="3E2ECF87" w:rsidR="00CC00D9" w:rsidRPr="00C80F48" w:rsidRDefault="00CC00D9" w:rsidP="00DD1144">
                                <w:pPr>
                                  <w:pStyle w:val="af0"/>
                                  <w:jc w:val="left"/>
                                  <w:rPr>
                                    <w:ins w:id="3939" w:author="作成者"/>
                                    <w:b/>
                                    <w:color w:val="FFFFFF" w:themeColor="background1"/>
                                  </w:rPr>
                                </w:pPr>
                                <w:r>
                                  <w:rPr>
                                    <w:rFonts w:hint="eastAsia"/>
                                    <w:b/>
                                    <w:color w:val="FFFFFF" w:themeColor="background1"/>
                                  </w:rPr>
                                  <w:t>Item No.</w:t>
                                </w:r>
                              </w:p>
                            </w:tc>
                            <w:tc>
                              <w:tcPr>
                                <w:tcW w:w="1581" w:type="dxa"/>
                                <w:shd w:val="clear" w:color="auto" w:fill="002060"/>
                              </w:tcPr>
                              <w:p w14:paraId="709BBB55" w14:textId="5B608B5C" w:rsidR="00CC00D9" w:rsidRPr="00C80F48" w:rsidRDefault="00CC00D9" w:rsidP="00DD1144">
                                <w:pPr>
                                  <w:pStyle w:val="af0"/>
                                  <w:jc w:val="left"/>
                                  <w:rPr>
                                    <w:ins w:id="3940" w:author="作成者"/>
                                    <w:b/>
                                    <w:color w:val="FFFFFF" w:themeColor="background1"/>
                                  </w:rPr>
                                </w:pPr>
                                <w:r>
                                  <w:rPr>
                                    <w:rFonts w:hint="eastAsia"/>
                                    <w:b/>
                                    <w:color w:val="FFFFFF" w:themeColor="background1"/>
                                  </w:rPr>
                                  <w:t>Variable name</w:t>
                                </w:r>
                              </w:p>
                            </w:tc>
                            <w:tc>
                              <w:tcPr>
                                <w:tcW w:w="1581" w:type="dxa"/>
                                <w:shd w:val="clear" w:color="auto" w:fill="002060"/>
                              </w:tcPr>
                              <w:p w14:paraId="216EAB1C" w14:textId="422D0568" w:rsidR="00CC00D9" w:rsidRPr="00C80F48" w:rsidRDefault="00CC00D9" w:rsidP="00DD1144">
                                <w:pPr>
                                  <w:pStyle w:val="af0"/>
                                  <w:jc w:val="left"/>
                                  <w:rPr>
                                    <w:ins w:id="3941" w:author="作成者"/>
                                    <w:b/>
                                    <w:color w:val="FFFFFF" w:themeColor="background1"/>
                                  </w:rPr>
                                </w:pPr>
                                <w:r w:rsidRPr="009868CA">
                                  <w:rPr>
                                    <w:rFonts w:hint="eastAsia"/>
                                    <w:b/>
                                    <w:color w:val="FFFFFF" w:themeColor="background1"/>
                                    <w:sz w:val="12"/>
                                  </w:rPr>
                                  <w:t>M</w:t>
                                </w:r>
                                <w:r w:rsidRPr="009868CA">
                                  <w:rPr>
                                    <w:b/>
                                    <w:color w:val="FFFFFF" w:themeColor="background1"/>
                                    <w:sz w:val="12"/>
                                  </w:rPr>
                                  <w:t xml:space="preserve">ember </w:t>
                                </w:r>
                                <w:r w:rsidRPr="009868CA">
                                  <w:rPr>
                                    <w:rFonts w:hint="eastAsia"/>
                                    <w:b/>
                                    <w:color w:val="FFFFFF" w:themeColor="background1"/>
                                    <w:sz w:val="12"/>
                                  </w:rPr>
                                  <w:t>Variable name</w:t>
                                </w:r>
                                <w:ins w:id="3942" w:author="作成者">
                                  <w:r w:rsidRPr="009868CA">
                                    <w:rPr>
                                      <w:rFonts w:hint="eastAsia"/>
                                      <w:b/>
                                      <w:color w:val="FFFFFF" w:themeColor="background1"/>
                                      <w:sz w:val="12"/>
                                    </w:rPr>
                                    <w:t>（</w:t>
                                  </w:r>
                                </w:ins>
                                <w:r w:rsidRPr="009868CA">
                                  <w:rPr>
                                    <w:rFonts w:hint="eastAsia"/>
                                    <w:b/>
                                    <w:color w:val="FFFFFF" w:themeColor="background1"/>
                                    <w:sz w:val="12"/>
                                  </w:rPr>
                                  <w:t>With repetitions</w:t>
                                </w:r>
                                <w:ins w:id="3943" w:author="作成者">
                                  <w:r w:rsidRPr="009868CA">
                                    <w:rPr>
                                      <w:rFonts w:hint="eastAsia"/>
                                      <w:b/>
                                      <w:color w:val="FFFFFF" w:themeColor="background1"/>
                                      <w:sz w:val="12"/>
                                    </w:rPr>
                                    <w:t>）</w:t>
                                  </w:r>
                                </w:ins>
                              </w:p>
                            </w:tc>
                            <w:tc>
                              <w:tcPr>
                                <w:tcW w:w="1534" w:type="dxa"/>
                                <w:shd w:val="clear" w:color="auto" w:fill="002060"/>
                              </w:tcPr>
                              <w:p w14:paraId="2DA71522" w14:textId="324CAC94" w:rsidR="00CC00D9" w:rsidRDefault="00CC00D9" w:rsidP="00DD1144">
                                <w:pPr>
                                  <w:pStyle w:val="af0"/>
                                  <w:jc w:val="left"/>
                                  <w:rPr>
                                    <w:ins w:id="3944" w:author="作成者"/>
                                    <w:b/>
                                    <w:color w:val="FFFFFF" w:themeColor="background1"/>
                                  </w:rPr>
                                </w:pPr>
                                <w:r w:rsidRPr="00B64215">
                                  <w:rPr>
                                    <w:b/>
                                    <w:color w:val="FFFFFF" w:themeColor="background1"/>
                                    <w:sz w:val="14"/>
                                  </w:rPr>
                                  <w:t>Maximum amount of repetitions</w:t>
                                </w:r>
                              </w:p>
                            </w:tc>
                          </w:tr>
                          <w:tr w:rsidR="00CC00D9" w14:paraId="3E8F3888" w14:textId="77777777" w:rsidTr="00DD1144">
                            <w:trPr>
                              <w:trHeight w:val="220"/>
                              <w:jc w:val="center"/>
                              <w:ins w:id="3945" w:author="作成者"/>
                            </w:trPr>
                            <w:tc>
                              <w:tcPr>
                                <w:tcW w:w="862" w:type="dxa"/>
                              </w:tcPr>
                              <w:p w14:paraId="76C2C127" w14:textId="77777777" w:rsidR="00CC00D9" w:rsidRDefault="00CC00D9" w:rsidP="00DD1144">
                                <w:pPr>
                                  <w:pStyle w:val="af0"/>
                                  <w:jc w:val="left"/>
                                  <w:rPr>
                                    <w:ins w:id="3946" w:author="作成者"/>
                                  </w:rPr>
                                </w:pPr>
                                <w:ins w:id="3947" w:author="作成者">
                                  <w:r>
                                    <w:rPr>
                                      <w:rFonts w:hint="eastAsia"/>
                                    </w:rPr>
                                    <w:t>1</w:t>
                                  </w:r>
                                </w:ins>
                              </w:p>
                            </w:tc>
                            <w:tc>
                              <w:tcPr>
                                <w:tcW w:w="1581" w:type="dxa"/>
                              </w:tcPr>
                              <w:p w14:paraId="2878EF87" w14:textId="77777777" w:rsidR="00CC00D9" w:rsidRDefault="00CC00D9" w:rsidP="00DD1144">
                                <w:pPr>
                                  <w:pStyle w:val="af0"/>
                                  <w:jc w:val="left"/>
                                  <w:rPr>
                                    <w:ins w:id="3948" w:author="作成者"/>
                                  </w:rPr>
                                </w:pPr>
                                <w:ins w:id="3949" w:author="作成者">
                                  <w:r>
                                    <w:rPr>
                                      <w:rFonts w:hint="eastAsia"/>
                                    </w:rPr>
                                    <w:t>V</w:t>
                                  </w:r>
                                  <w:r>
                                    <w:t>AR_hoge</w:t>
                                  </w:r>
                                </w:ins>
                              </w:p>
                            </w:tc>
                            <w:tc>
                              <w:tcPr>
                                <w:tcW w:w="1581" w:type="dxa"/>
                              </w:tcPr>
                              <w:p w14:paraId="4289D959" w14:textId="77777777" w:rsidR="00CC00D9" w:rsidRDefault="00CC00D9" w:rsidP="00DD1144">
                                <w:pPr>
                                  <w:pStyle w:val="af0"/>
                                  <w:jc w:val="left"/>
                                  <w:rPr>
                                    <w:ins w:id="3950" w:author="作成者"/>
                                  </w:rPr>
                                </w:pPr>
                              </w:p>
                            </w:tc>
                            <w:tc>
                              <w:tcPr>
                                <w:tcW w:w="1534" w:type="dxa"/>
                              </w:tcPr>
                              <w:p w14:paraId="3D63F3DD" w14:textId="77777777" w:rsidR="00CC00D9" w:rsidRDefault="00CC00D9" w:rsidP="00DD1144">
                                <w:pPr>
                                  <w:pStyle w:val="af0"/>
                                  <w:jc w:val="left"/>
                                  <w:rPr>
                                    <w:ins w:id="3951" w:author="作成者"/>
                                  </w:rPr>
                                </w:pPr>
                                <w:ins w:id="3952" w:author="作成者">
                                  <w:r>
                                    <w:rPr>
                                      <w:rFonts w:hint="eastAsia"/>
                                    </w:rPr>
                                    <w:t>3</w:t>
                                  </w:r>
                                </w:ins>
                              </w:p>
                            </w:tc>
                          </w:tr>
                        </w:tbl>
                        <w:p w14:paraId="17788BAE" w14:textId="77777777" w:rsidR="00CC00D9" w:rsidRDefault="00CC00D9" w:rsidP="00366ECC">
                          <w:pPr>
                            <w:jc w:val="left"/>
                            <w:rPr>
                              <w:ins w:id="3953" w:author="作成者"/>
                              <w:sz w:val="20"/>
                              <w:szCs w:val="20"/>
                            </w:rPr>
                          </w:pPr>
                        </w:p>
                        <w:p w14:paraId="069356A0" w14:textId="3019DA8F" w:rsidR="00CC00D9" w:rsidRDefault="00CC00D9" w:rsidP="00366ECC">
                          <w:pPr>
                            <w:jc w:val="left"/>
                            <w:rPr>
                              <w:ins w:id="3954" w:author="作成者"/>
                              <w:b/>
                              <w:sz w:val="20"/>
                              <w:szCs w:val="20"/>
                            </w:rPr>
                          </w:pPr>
                          <w:ins w:id="3955" w:author="作成者">
                            <w:r>
                              <w:rPr>
                                <w:rFonts w:hint="eastAsia"/>
                                <w:sz w:val="20"/>
                                <w:szCs w:val="20"/>
                              </w:rPr>
                              <w:t xml:space="preserve">　</w:t>
                            </w:r>
                            <w:r>
                              <w:rPr>
                                <w:sz w:val="20"/>
                                <w:szCs w:val="20"/>
                              </w:rPr>
                              <w:t xml:space="preserve">　　　　</w:t>
                            </w:r>
                            <w:r>
                              <w:rPr>
                                <w:rFonts w:hint="eastAsia"/>
                                <w:sz w:val="20"/>
                                <w:szCs w:val="20"/>
                              </w:rPr>
                              <w:t xml:space="preserve">　</w:t>
                            </w:r>
                          </w:ins>
                          <w:r>
                            <w:rPr>
                              <w:rFonts w:hint="eastAsia"/>
                              <w:b/>
                              <w:sz w:val="20"/>
                              <w:szCs w:val="20"/>
                            </w:rPr>
                            <w:t>Nested variable list</w:t>
                          </w:r>
                          <w:ins w:id="3956" w:author="作成者">
                            <w:r w:rsidRPr="005E05C6">
                              <w:rPr>
                                <w:b/>
                                <w:sz w:val="20"/>
                                <w:szCs w:val="20"/>
                              </w:rPr>
                              <w:t>（</w:t>
                            </w:r>
                          </w:ins>
                          <w:r>
                            <w:rPr>
                              <w:b/>
                              <w:sz w:val="20"/>
                              <w:szCs w:val="20"/>
                            </w:rPr>
                            <w:t>When updating</w:t>
                          </w:r>
                          <w:ins w:id="3957" w:author="作成者">
                            <w:r w:rsidRPr="005E05C6">
                              <w:rPr>
                                <w:rFonts w:hint="eastAsia"/>
                                <w:b/>
                                <w:sz w:val="20"/>
                                <w:szCs w:val="20"/>
                              </w:rPr>
                              <w:t>）</w:t>
                            </w:r>
                          </w:ins>
                        </w:p>
                        <w:tbl>
                          <w:tblPr>
                            <w:tblStyle w:val="ab"/>
                            <w:tblW w:w="0" w:type="auto"/>
                            <w:jc w:val="center"/>
                            <w:tblLook w:val="04A0" w:firstRow="1" w:lastRow="0" w:firstColumn="1" w:lastColumn="0" w:noHBand="0" w:noVBand="1"/>
                          </w:tblPr>
                          <w:tblGrid>
                            <w:gridCol w:w="862"/>
                            <w:gridCol w:w="1581"/>
                            <w:gridCol w:w="1581"/>
                            <w:gridCol w:w="1534"/>
                          </w:tblGrid>
                          <w:tr w:rsidR="00CC00D9" w14:paraId="12C7E0CE" w14:textId="77777777" w:rsidTr="00DD1144">
                            <w:trPr>
                              <w:trHeight w:val="699"/>
                              <w:jc w:val="center"/>
                              <w:ins w:id="3958" w:author="作成者"/>
                            </w:trPr>
                            <w:tc>
                              <w:tcPr>
                                <w:tcW w:w="862" w:type="dxa"/>
                                <w:shd w:val="clear" w:color="auto" w:fill="002060"/>
                              </w:tcPr>
                              <w:p w14:paraId="5D6EE561" w14:textId="30150DEA" w:rsidR="00CC00D9" w:rsidRPr="00C80F48" w:rsidRDefault="00CC00D9" w:rsidP="00DD1144">
                                <w:pPr>
                                  <w:pStyle w:val="af0"/>
                                  <w:jc w:val="left"/>
                                  <w:rPr>
                                    <w:ins w:id="3959" w:author="作成者"/>
                                    <w:b/>
                                    <w:color w:val="FFFFFF" w:themeColor="background1"/>
                                  </w:rPr>
                                </w:pPr>
                                <w:r>
                                  <w:rPr>
                                    <w:rFonts w:hint="eastAsia"/>
                                    <w:b/>
                                    <w:color w:val="FFFFFF" w:themeColor="background1"/>
                                  </w:rPr>
                                  <w:t>Item No.</w:t>
                                </w:r>
                              </w:p>
                            </w:tc>
                            <w:tc>
                              <w:tcPr>
                                <w:tcW w:w="1581" w:type="dxa"/>
                                <w:shd w:val="clear" w:color="auto" w:fill="002060"/>
                              </w:tcPr>
                              <w:p w14:paraId="0262AF5B" w14:textId="7B6EB20A" w:rsidR="00CC00D9" w:rsidRPr="00C80F48" w:rsidRDefault="00CC00D9" w:rsidP="00DD1144">
                                <w:pPr>
                                  <w:pStyle w:val="af0"/>
                                  <w:jc w:val="left"/>
                                  <w:rPr>
                                    <w:ins w:id="3960" w:author="作成者"/>
                                    <w:b/>
                                    <w:color w:val="FFFFFF" w:themeColor="background1"/>
                                  </w:rPr>
                                </w:pPr>
                                <w:r>
                                  <w:rPr>
                                    <w:rFonts w:hint="eastAsia"/>
                                    <w:b/>
                                    <w:color w:val="FFFFFF" w:themeColor="background1"/>
                                  </w:rPr>
                                  <w:t>Variable name</w:t>
                                </w:r>
                              </w:p>
                            </w:tc>
                            <w:tc>
                              <w:tcPr>
                                <w:tcW w:w="1581" w:type="dxa"/>
                                <w:shd w:val="clear" w:color="auto" w:fill="002060"/>
                              </w:tcPr>
                              <w:p w14:paraId="1EEDE5DD" w14:textId="6C8F965F" w:rsidR="00CC00D9" w:rsidRPr="009868CA" w:rsidRDefault="00CC00D9" w:rsidP="008935AD">
                                <w:pPr>
                                  <w:pStyle w:val="af0"/>
                                  <w:jc w:val="left"/>
                                  <w:rPr>
                                    <w:ins w:id="3961" w:author="作成者"/>
                                    <w:b/>
                                    <w:color w:val="FFFFFF" w:themeColor="background1"/>
                                    <w:sz w:val="12"/>
                                  </w:rPr>
                                </w:pPr>
                                <w:r w:rsidRPr="009868CA">
                                  <w:rPr>
                                    <w:rFonts w:hint="eastAsia"/>
                                    <w:b/>
                                    <w:color w:val="FFFFFF" w:themeColor="background1"/>
                                    <w:sz w:val="12"/>
                                  </w:rPr>
                                  <w:t>M</w:t>
                                </w:r>
                                <w:r w:rsidRPr="009868CA">
                                  <w:rPr>
                                    <w:b/>
                                    <w:color w:val="FFFFFF" w:themeColor="background1"/>
                                    <w:sz w:val="12"/>
                                  </w:rPr>
                                  <w:t xml:space="preserve">ember </w:t>
                                </w:r>
                                <w:r w:rsidRPr="009868CA">
                                  <w:rPr>
                                    <w:rFonts w:hint="eastAsia"/>
                                    <w:b/>
                                    <w:color w:val="FFFFFF" w:themeColor="background1"/>
                                    <w:sz w:val="12"/>
                                  </w:rPr>
                                  <w:t>Variable name</w:t>
                                </w:r>
                                <w:ins w:id="3962" w:author="作成者">
                                  <w:r w:rsidRPr="009868CA">
                                    <w:rPr>
                                      <w:rFonts w:hint="eastAsia"/>
                                      <w:b/>
                                      <w:color w:val="FFFFFF" w:themeColor="background1"/>
                                      <w:sz w:val="12"/>
                                    </w:rPr>
                                    <w:t>（</w:t>
                                  </w:r>
                                </w:ins>
                                <w:r w:rsidRPr="009868CA">
                                  <w:rPr>
                                    <w:rFonts w:hint="eastAsia"/>
                                    <w:b/>
                                    <w:color w:val="FFFFFF" w:themeColor="background1"/>
                                    <w:sz w:val="12"/>
                                  </w:rPr>
                                  <w:t>W</w:t>
                                </w:r>
                                <w:r w:rsidRPr="009868CA">
                                  <w:rPr>
                                    <w:b/>
                                    <w:color w:val="FFFFFF" w:themeColor="background1"/>
                                    <w:sz w:val="12"/>
                                  </w:rPr>
                                  <w:t>ith repetitions</w:t>
                                </w:r>
                                <w:ins w:id="3963" w:author="作成者">
                                  <w:r w:rsidRPr="009868CA">
                                    <w:rPr>
                                      <w:rFonts w:hint="eastAsia"/>
                                      <w:b/>
                                      <w:color w:val="FFFFFF" w:themeColor="background1"/>
                                      <w:sz w:val="12"/>
                                    </w:rPr>
                                    <w:t>）</w:t>
                                  </w:r>
                                </w:ins>
                              </w:p>
                            </w:tc>
                            <w:tc>
                              <w:tcPr>
                                <w:tcW w:w="1534" w:type="dxa"/>
                                <w:shd w:val="clear" w:color="auto" w:fill="002060"/>
                              </w:tcPr>
                              <w:p w14:paraId="279824C8" w14:textId="22B280EA" w:rsidR="00CC00D9" w:rsidRDefault="00CC00D9" w:rsidP="00DD1144">
                                <w:pPr>
                                  <w:pStyle w:val="af0"/>
                                  <w:jc w:val="left"/>
                                  <w:rPr>
                                    <w:ins w:id="3964" w:author="作成者"/>
                                    <w:b/>
                                    <w:color w:val="FFFFFF" w:themeColor="background1"/>
                                  </w:rPr>
                                </w:pPr>
                                <w:r w:rsidRPr="00B64215">
                                  <w:rPr>
                                    <w:b/>
                                    <w:color w:val="FFFFFF" w:themeColor="background1"/>
                                    <w:sz w:val="14"/>
                                  </w:rPr>
                                  <w:t>Maximum amount of repetitions</w:t>
                                </w:r>
                              </w:p>
                            </w:tc>
                          </w:tr>
                          <w:tr w:rsidR="00CC00D9" w14:paraId="78A7BFB0" w14:textId="77777777" w:rsidTr="00DD1144">
                            <w:trPr>
                              <w:trHeight w:val="220"/>
                              <w:jc w:val="center"/>
                              <w:ins w:id="3965" w:author="作成者"/>
                            </w:trPr>
                            <w:tc>
                              <w:tcPr>
                                <w:tcW w:w="862" w:type="dxa"/>
                              </w:tcPr>
                              <w:p w14:paraId="1907F1A4" w14:textId="77777777" w:rsidR="00CC00D9" w:rsidRDefault="00CC00D9" w:rsidP="00DD1144">
                                <w:pPr>
                                  <w:pStyle w:val="af0"/>
                                  <w:jc w:val="left"/>
                                  <w:rPr>
                                    <w:ins w:id="3966" w:author="作成者"/>
                                  </w:rPr>
                                </w:pPr>
                                <w:ins w:id="3967" w:author="作成者">
                                  <w:r>
                                    <w:rPr>
                                      <w:rFonts w:hint="eastAsia"/>
                                    </w:rPr>
                                    <w:t>1</w:t>
                                  </w:r>
                                </w:ins>
                              </w:p>
                            </w:tc>
                            <w:tc>
                              <w:tcPr>
                                <w:tcW w:w="1581" w:type="dxa"/>
                              </w:tcPr>
                              <w:p w14:paraId="60CDD9E6" w14:textId="77777777" w:rsidR="00CC00D9" w:rsidRDefault="00CC00D9" w:rsidP="00DD1144">
                                <w:pPr>
                                  <w:pStyle w:val="af0"/>
                                  <w:jc w:val="left"/>
                                  <w:rPr>
                                    <w:ins w:id="3968" w:author="作成者"/>
                                  </w:rPr>
                                </w:pPr>
                                <w:ins w:id="3969" w:author="作成者">
                                  <w:r>
                                    <w:rPr>
                                      <w:rFonts w:hint="eastAsia"/>
                                    </w:rPr>
                                    <w:t>V</w:t>
                                  </w:r>
                                  <w:r>
                                    <w:t>AR_hoge</w:t>
                                  </w:r>
                                </w:ins>
                              </w:p>
                            </w:tc>
                            <w:tc>
                              <w:tcPr>
                                <w:tcW w:w="1581" w:type="dxa"/>
                              </w:tcPr>
                              <w:p w14:paraId="542D24AB" w14:textId="77777777" w:rsidR="00CC00D9" w:rsidRDefault="00CC00D9" w:rsidP="00DD1144">
                                <w:pPr>
                                  <w:pStyle w:val="af0"/>
                                  <w:jc w:val="left"/>
                                  <w:rPr>
                                    <w:ins w:id="3970" w:author="作成者"/>
                                  </w:rPr>
                                </w:pPr>
                              </w:p>
                            </w:tc>
                            <w:tc>
                              <w:tcPr>
                                <w:tcW w:w="1534" w:type="dxa"/>
                              </w:tcPr>
                              <w:p w14:paraId="62E4A556" w14:textId="77777777" w:rsidR="00CC00D9" w:rsidRDefault="00CC00D9" w:rsidP="00DD1144">
                                <w:pPr>
                                  <w:pStyle w:val="af0"/>
                                  <w:jc w:val="left"/>
                                  <w:rPr>
                                    <w:ins w:id="3971" w:author="作成者"/>
                                  </w:rPr>
                                </w:pPr>
                                <w:ins w:id="3972" w:author="作成者">
                                  <w:r>
                                    <w:rPr>
                                      <w:rFonts w:hint="eastAsia"/>
                                      <w:color w:val="FF0000"/>
                                    </w:rPr>
                                    <w:t>2</w:t>
                                  </w:r>
                                </w:ins>
                              </w:p>
                            </w:tc>
                          </w:tr>
                        </w:tbl>
                        <w:p w14:paraId="5671AEE8" w14:textId="77777777" w:rsidR="00CC00D9" w:rsidRPr="005E05C6" w:rsidRDefault="00CC00D9" w:rsidP="00366ECC">
                          <w:pPr>
                            <w:jc w:val="left"/>
                            <w:rPr>
                              <w:ins w:id="3973" w:author="作成者"/>
                              <w:b/>
                              <w:sz w:val="20"/>
                              <w:szCs w:val="20"/>
                            </w:rPr>
                          </w:pPr>
                        </w:p>
                        <w:p w14:paraId="624FF0BE" w14:textId="77777777" w:rsidR="00CC00D9" w:rsidRDefault="00CC00D9" w:rsidP="00366ECC">
                          <w:pPr>
                            <w:jc w:val="left"/>
                            <w:rPr>
                              <w:ins w:id="3974" w:author="作成者"/>
                              <w:sz w:val="20"/>
                              <w:szCs w:val="20"/>
                            </w:rPr>
                          </w:pPr>
                          <w:ins w:id="3975" w:author="作成者">
                            <w:r>
                              <w:rPr>
                                <w:rFonts w:hint="eastAsia"/>
                                <w:sz w:val="20"/>
                                <w:szCs w:val="20"/>
                              </w:rPr>
                              <w:t xml:space="preserve">      </w:t>
                            </w:r>
                          </w:ins>
                        </w:p>
                        <w:p w14:paraId="2FD38988" w14:textId="77777777" w:rsidR="00CC00D9" w:rsidRDefault="00CC00D9" w:rsidP="00366ECC">
                          <w:pPr>
                            <w:jc w:val="left"/>
                            <w:rPr>
                              <w:ins w:id="3976" w:author="作成者"/>
                              <w:sz w:val="20"/>
                              <w:szCs w:val="20"/>
                            </w:rPr>
                          </w:pPr>
                        </w:p>
                        <w:p w14:paraId="614FFE72" w14:textId="77777777" w:rsidR="00CC00D9" w:rsidRDefault="00CC00D9" w:rsidP="00366ECC">
                          <w:pPr>
                            <w:jc w:val="left"/>
                            <w:rPr>
                              <w:ins w:id="3977" w:author="作成者"/>
                              <w:sz w:val="20"/>
                              <w:szCs w:val="20"/>
                            </w:rPr>
                          </w:pPr>
                          <w:ins w:id="3978" w:author="作成者">
                            <w:r>
                              <w:rPr>
                                <w:rFonts w:hint="eastAsia"/>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 </w:t>
                            </w:r>
                          </w:ins>
                        </w:p>
                        <w:p w14:paraId="54E145A9" w14:textId="77777777" w:rsidR="00CC00D9" w:rsidRPr="00D464F6" w:rsidRDefault="00CC00D9" w:rsidP="00366ECC">
                          <w:pPr>
                            <w:jc w:val="left"/>
                            <w:rPr>
                              <w:ins w:id="3979" w:author="作成者"/>
                              <w:b/>
                              <w:sz w:val="20"/>
                              <w:szCs w:val="20"/>
                            </w:rPr>
                          </w:pPr>
                          <w:ins w:id="3980" w:author="作成者">
                            <w:r>
                              <w:rPr>
                                <w:rFonts w:hint="eastAsia"/>
                                <w:sz w:val="20"/>
                                <w:szCs w:val="20"/>
                              </w:rPr>
                              <w:t xml:space="preserve">　</w:t>
                            </w:r>
                            <w:r>
                              <w:rPr>
                                <w:sz w:val="20"/>
                                <w:szCs w:val="20"/>
                              </w:rPr>
                              <w:t xml:space="preserve">　　　　</w:t>
                            </w:r>
                          </w:ins>
                        </w:p>
                        <w:p w14:paraId="613A53F6" w14:textId="77777777" w:rsidR="00CC00D9" w:rsidRPr="003177F7" w:rsidRDefault="00CC00D9" w:rsidP="00366ECC">
                          <w:pPr>
                            <w:jc w:val="left"/>
                            <w:rPr>
                              <w:ins w:id="3981" w:author="作成者"/>
                              <w:sz w:val="20"/>
                              <w:szCs w:val="20"/>
                            </w:rPr>
                          </w:pPr>
                        </w:p>
                      </w:txbxContent>
                    </v:textbox>
                  </v:shape>
                  <v:shape id="下矢印 522" o:spid="_x0000_s1206" type="#_x0000_t67" style="position:absolute;left:1143;top:5583;width:4000;height:25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" adj="19935" fillcolor="#0057c9 [2425]" strokecolor="#003c8c [2905]" strokeweight="2pt"/>
                  <v:roundrect id="角丸四角形 526" o:spid="_x0000_s1207" style="position:absolute;left:1141;top:4670;width:26352;height:14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" fillcolor="white [3201]" strokecolor="#003c8c [2905]" strokeweight="2pt">
                    <v:shadow on="t" color="black" opacity="26214f" origin="-.5,-.5" offset=".74836mm,.74836mm"/>
                    <v:textbox inset="1mm,0,0,0">
                      <w:txbxContent>
                        <w:p w14:paraId="3309AA47" w14:textId="2B5EE2B5" w:rsidR="00CC00D9" w:rsidRPr="00982EAC" w:rsidRDefault="00CC00D9" w:rsidP="00366ECC">
                          <w:pPr>
                            <w:jc w:val="left"/>
                            <w:rPr>
                              <w:ins w:id="3982" w:author="作成者"/>
                              <w:b/>
                              <w:color w:val="003C8A" w:themeColor="accent6" w:themeTint="E6"/>
                              <w:sz w:val="20"/>
                              <w:szCs w:val="20"/>
                            </w:rPr>
                          </w:pPr>
                          <w:ins w:id="3983" w:author="作成者">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ins>
                          <w:r>
                            <w:rPr>
                              <w:rFonts w:hint="eastAsia"/>
                              <w:b/>
                              <w:color w:val="003C8A" w:themeColor="accent6" w:themeTint="E6"/>
                              <w:sz w:val="20"/>
                              <w:szCs w:val="20"/>
                            </w:rPr>
                            <w:t>Register Module file</w:t>
                          </w:r>
                        </w:p>
                      </w:txbxContent>
                    </v:textbox>
                  </v:roundrect>
                  <w10:wrap type="topAndBottom"/>
                </v:group>
              </w:pict>
            </mc:Fallback>
          </mc:AlternateContent>
        </w:r>
      </w:ins>
    </w:p>
    <w:p w14:paraId="7373F2B0" w14:textId="7E27E441" w:rsidR="00366ECC" w:rsidRPr="00CB0166" w:rsidRDefault="00422C9F" w:rsidP="00084B0C">
      <w:pPr>
        <w:widowControl/>
        <w:jc w:val="left"/>
        <w:rPr>
          <w:rFonts w:asciiTheme="majorHAnsi" w:hAnsiTheme="majorHAnsi" w:cstheme="majorHAnsi"/>
        </w:rPr>
      </w:pPr>
      <w:ins w:id="3984" w:author="作成者">
        <w:r w:rsidRPr="00CB0166">
          <w:rPr>
            <w:rFonts w:asciiTheme="majorHAnsi" w:hAnsiTheme="majorHAnsi" w:cstheme="majorHAnsi"/>
            <w:noProof/>
          </w:rPr>
          <w:lastRenderedPageBreak/>
          <mc:AlternateContent>
            <mc:Choice Requires="wps">
              <w:drawing>
                <wp:anchor distT="0" distB="0" distL="114300" distR="114300" simplePos="0" relativeHeight="251831296" behindDoc="0" locked="0" layoutInCell="1" allowOverlap="1" wp14:anchorId="104F4F66" wp14:editId="36BABAFC">
                  <wp:simplePos x="0" y="0"/>
                  <wp:positionH relativeFrom="column">
                    <wp:posOffset>1492250</wp:posOffset>
                  </wp:positionH>
                  <wp:positionV relativeFrom="paragraph">
                    <wp:posOffset>4020185</wp:posOffset>
                  </wp:positionV>
                  <wp:extent cx="4360545" cy="767715"/>
                  <wp:effectExtent l="0" t="152400" r="20955" b="13335"/>
                  <wp:wrapNone/>
                  <wp:docPr id="541" name="四角形吹き出し 541"/>
                  <wp:cNvGraphicFramePr/>
                  <a:graphic xmlns:a="http://schemas.openxmlformats.org/drawingml/2006/main">
                    <a:graphicData uri="http://schemas.microsoft.com/office/word/2010/wordprocessingShape">
                      <wps:wsp>
                        <wps:cNvSpPr/>
                        <wps:spPr>
                          <a:xfrm>
                            <a:off x="0" y="0"/>
                            <a:ext cx="4360545" cy="767715"/>
                          </a:xfrm>
                          <a:prstGeom prst="wedgeRectCallout">
                            <a:avLst>
                              <a:gd name="adj1" fmla="val 7008"/>
                              <a:gd name="adj2" fmla="val -68912"/>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010602A9" w14:textId="0E27A365" w:rsidR="00CC00D9" w:rsidRPr="00EE1748" w:rsidRDefault="00CC00D9" w:rsidP="00366ECC">
                              <w:pPr>
                                <w:jc w:val="center"/>
                                <w:rPr>
                                  <w:ins w:id="3985" w:author="作成者"/>
                                </w:rPr>
                              </w:pPr>
                              <w:r>
                                <w:t xml:space="preserve">Updating the Nested variable list made it not </w:t>
                              </w:r>
                              <w:r w:rsidRPr="008935AD">
                                <w:t xml:space="preserve">possible to </w:t>
                              </w:r>
                              <w:r>
                                <w:t>select Member variable [2].IP and</w:t>
                              </w:r>
                              <w:r w:rsidRPr="008935AD">
                                <w:t xml:space="preserve"> [2].NAME.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F4F66" id="四角形吹き出し 541" o:spid="_x0000_s1208" type="#_x0000_t61" style="position:absolute;margin-left:117.5pt;margin-top:316.55pt;width:343.35pt;height:60.4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" adj="12314,-4085" fillcolor="white [3201]" strokecolor="red" strokeweight="2pt">
                  <v:textbox>
                    <w:txbxContent>
                      <w:p w14:paraId="010602A9" w14:textId="0E27A365" w:rsidR="00CC00D9" w:rsidRPr="00EE1748" w:rsidRDefault="00CC00D9" w:rsidP="00366ECC">
                        <w:pPr>
                          <w:jc w:val="center"/>
                          <w:rPr>
                            <w:ins w:id="3986" w:author="作成者"/>
                          </w:rPr>
                        </w:pPr>
                        <w:r>
                          <w:t xml:space="preserve">Updating the Nested variable list made it not </w:t>
                        </w:r>
                        <w:r w:rsidRPr="008935AD">
                          <w:t xml:space="preserve">possible to </w:t>
                        </w:r>
                        <w:r>
                          <w:t>select Member variable [2].IP and</w:t>
                        </w:r>
                        <w:r w:rsidRPr="008935AD">
                          <w:t xml:space="preserve"> [2].NAME.</w:t>
                        </w:r>
                      </w:p>
                    </w:txbxContent>
                  </v:textbox>
                </v:shape>
              </w:pict>
            </mc:Fallback>
          </mc:AlternateContent>
        </w:r>
        <w:r w:rsidR="00084B0C" w:rsidRPr="00CB0166">
          <w:rPr>
            <w:rFonts w:asciiTheme="majorHAnsi" w:hAnsiTheme="majorHAnsi" w:cstheme="majorHAnsi"/>
            <w:noProof/>
          </w:rPr>
          <mc:AlternateContent>
            <mc:Choice Requires="wps">
              <w:drawing>
                <wp:anchor distT="0" distB="0" distL="114300" distR="114300" simplePos="0" relativeHeight="251830272" behindDoc="0" locked="0" layoutInCell="1" allowOverlap="1" wp14:anchorId="68F27E93" wp14:editId="64D81B7F">
                  <wp:simplePos x="0" y="0"/>
                  <wp:positionH relativeFrom="column">
                    <wp:posOffset>1092493</wp:posOffset>
                  </wp:positionH>
                  <wp:positionV relativeFrom="paragraph">
                    <wp:posOffset>3180226</wp:posOffset>
                  </wp:positionV>
                  <wp:extent cx="4525108" cy="738065"/>
                  <wp:effectExtent l="0" t="0" r="27940" b="24130"/>
                  <wp:wrapNone/>
                  <wp:docPr id="540" name="正方形/長方形 540"/>
                  <wp:cNvGraphicFramePr/>
                  <a:graphic xmlns:a="http://schemas.openxmlformats.org/drawingml/2006/main">
                    <a:graphicData uri="http://schemas.microsoft.com/office/word/2010/wordprocessingShape">
                      <wps:wsp>
                        <wps:cNvSpPr/>
                        <wps:spPr>
                          <a:xfrm>
                            <a:off x="0" y="0"/>
                            <a:ext cx="4525108" cy="7380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0E5B1" id="正方形/長方形 540" o:spid="_x0000_s1026" style="position:absolute;left:0;text-align:left;margin-left:86pt;margin-top:250.4pt;width:356.3pt;height:58.1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" filled="f" strokecolor="red" strokeweight="2pt"/>
              </w:pict>
            </mc:Fallback>
          </mc:AlternateContent>
        </w:r>
        <w:r w:rsidR="00A612FF" w:rsidRPr="00CB0166">
          <w:rPr>
            <w:rFonts w:asciiTheme="majorHAnsi" w:hAnsiTheme="majorHAnsi" w:cstheme="majorHAnsi"/>
            <w:noProof/>
          </w:rPr>
          <mc:AlternateContent>
            <mc:Choice Requires="wpg">
              <w:drawing>
                <wp:anchor distT="0" distB="0" distL="114300" distR="114300" simplePos="0" relativeHeight="251828224" behindDoc="0" locked="0" layoutInCell="1" allowOverlap="1" wp14:anchorId="3EAF403D" wp14:editId="772F5E59">
                  <wp:simplePos x="0" y="0"/>
                  <wp:positionH relativeFrom="column">
                    <wp:posOffset>335915</wp:posOffset>
                  </wp:positionH>
                  <wp:positionV relativeFrom="paragraph">
                    <wp:posOffset>196215</wp:posOffset>
                  </wp:positionV>
                  <wp:extent cx="6048375" cy="7244715"/>
                  <wp:effectExtent l="0" t="0" r="28575" b="13335"/>
                  <wp:wrapTopAndBottom/>
                  <wp:docPr id="530" name="グループ化 530"/>
                  <wp:cNvGraphicFramePr/>
                  <a:graphic xmlns:a="http://schemas.openxmlformats.org/drawingml/2006/main">
                    <a:graphicData uri="http://schemas.microsoft.com/office/word/2010/wordprocessingGroup">
                      <wpg:wgp>
                        <wpg:cNvGrpSpPr/>
                        <wpg:grpSpPr>
                          <a:xfrm>
                            <a:off x="0" y="0"/>
                            <a:ext cx="6048375" cy="7244715"/>
                            <a:chOff x="-1" y="421304"/>
                            <a:chExt cx="6048375" cy="2817254"/>
                          </a:xfrm>
                        </wpg:grpSpPr>
                        <wps:wsp>
                          <wps:cNvPr id="531" name="フローチャート: 処理 531"/>
                          <wps:cNvSpPr/>
                          <wps:spPr>
                            <a:xfrm>
                              <a:off x="-1" y="421304"/>
                              <a:ext cx="6048375" cy="2817254"/>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779F3AB0" w14:textId="77777777" w:rsidR="00CC00D9" w:rsidRDefault="00CC00D9" w:rsidP="00366ECC">
                                <w:pPr>
                                  <w:jc w:val="left"/>
                                  <w:rPr>
                                    <w:ins w:id="3987" w:author="作成者"/>
                                    <w:sz w:val="20"/>
                                    <w:szCs w:val="20"/>
                                  </w:rPr>
                                </w:pPr>
                              </w:p>
                              <w:p w14:paraId="329B6D6C" w14:textId="77777777" w:rsidR="00CC00D9" w:rsidRDefault="00CC00D9" w:rsidP="00366ECC">
                                <w:pPr>
                                  <w:jc w:val="left"/>
                                  <w:rPr>
                                    <w:ins w:id="3988" w:author="作成者"/>
                                    <w:sz w:val="20"/>
                                    <w:szCs w:val="20"/>
                                  </w:rPr>
                                </w:pPr>
                              </w:p>
                              <w:p w14:paraId="0FC188E7" w14:textId="77777777" w:rsidR="00CC00D9" w:rsidRDefault="00CC00D9" w:rsidP="00366ECC">
                                <w:pPr>
                                  <w:jc w:val="left"/>
                                  <w:rPr>
                                    <w:ins w:id="3989" w:author="作成者"/>
                                    <w:sz w:val="20"/>
                                    <w:szCs w:val="20"/>
                                  </w:rPr>
                                </w:pPr>
                              </w:p>
                              <w:p w14:paraId="0EADB008" w14:textId="77777777" w:rsidR="00CC00D9" w:rsidRDefault="00CC00D9" w:rsidP="00366ECC">
                                <w:pPr>
                                  <w:jc w:val="left"/>
                                  <w:rPr>
                                    <w:ins w:id="3990" w:author="作成者"/>
                                    <w:sz w:val="20"/>
                                    <w:szCs w:val="20"/>
                                  </w:rPr>
                                </w:pPr>
                              </w:p>
                              <w:p w14:paraId="63E4A2E9" w14:textId="77777777" w:rsidR="00CC00D9" w:rsidRDefault="00CC00D9" w:rsidP="00366ECC">
                                <w:pPr>
                                  <w:jc w:val="left"/>
                                  <w:rPr>
                                    <w:sz w:val="20"/>
                                    <w:szCs w:val="20"/>
                                  </w:rPr>
                                </w:pPr>
                                <w:ins w:id="3991" w:author="作成者">
                                  <w:r>
                                    <w:rPr>
                                      <w:rFonts w:hint="eastAsia"/>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 </w:t>
                                  </w:r>
                                </w:ins>
                              </w:p>
                              <w:p w14:paraId="3846D988" w14:textId="0285D90E" w:rsidR="00CC00D9" w:rsidRPr="0088327F" w:rsidRDefault="00CC00D9" w:rsidP="009868CA">
                                <w:pPr>
                                  <w:ind w:firstLine="840"/>
                                  <w:jc w:val="left"/>
                                  <w:rPr>
                                    <w:ins w:id="3992" w:author="作成者"/>
                                    <w:b/>
                                    <w:sz w:val="20"/>
                                    <w:szCs w:val="20"/>
                                  </w:rPr>
                                </w:pPr>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73"/>
                                </w:tblGrid>
                                <w:tr w:rsidR="00CC00D9" w14:paraId="077A604B" w14:textId="77777777" w:rsidTr="00455654">
                                  <w:trPr>
                                    <w:jc w:val="center"/>
                                    <w:ins w:id="3993" w:author="作成者"/>
                                  </w:trPr>
                                  <w:tc>
                                    <w:tcPr>
                                      <w:tcW w:w="704" w:type="dxa"/>
                                      <w:shd w:val="clear" w:color="auto" w:fill="002060"/>
                                    </w:tcPr>
                                    <w:p w14:paraId="1113F9D8" w14:textId="15CAD502" w:rsidR="00CC00D9" w:rsidRPr="00C80F48" w:rsidRDefault="00CC00D9" w:rsidP="00DD1144">
                                      <w:pPr>
                                        <w:pStyle w:val="af0"/>
                                        <w:jc w:val="left"/>
                                        <w:rPr>
                                          <w:ins w:id="3994" w:author="作成者"/>
                                          <w:b/>
                                          <w:color w:val="FFFFFF" w:themeColor="background1"/>
                                        </w:rPr>
                                      </w:pPr>
                                      <w:r>
                                        <w:rPr>
                                          <w:rFonts w:hint="eastAsia"/>
                                          <w:b/>
                                          <w:color w:val="FFFFFF" w:themeColor="background1"/>
                                        </w:rPr>
                                        <w:t>Item No.</w:t>
                                      </w:r>
                                    </w:p>
                                  </w:tc>
                                  <w:tc>
                                    <w:tcPr>
                                      <w:tcW w:w="1291" w:type="dxa"/>
                                      <w:shd w:val="clear" w:color="auto" w:fill="002060"/>
                                    </w:tcPr>
                                    <w:p w14:paraId="4664993A" w14:textId="0D620645" w:rsidR="00CC00D9" w:rsidRPr="00C80F48" w:rsidRDefault="00CC00D9" w:rsidP="00DD1144">
                                      <w:pPr>
                                        <w:pStyle w:val="af0"/>
                                        <w:jc w:val="left"/>
                                        <w:rPr>
                                          <w:ins w:id="3995" w:author="作成者"/>
                                          <w:b/>
                                          <w:color w:val="FFFFFF" w:themeColor="background1"/>
                                        </w:rPr>
                                      </w:pPr>
                                      <w:r>
                                        <w:rPr>
                                          <w:rFonts w:hint="eastAsia"/>
                                          <w:b/>
                                          <w:color w:val="FFFFFF" w:themeColor="background1"/>
                                        </w:rPr>
                                        <w:t>Variable name</w:t>
                                      </w:r>
                                    </w:p>
                                  </w:tc>
                                  <w:tc>
                                    <w:tcPr>
                                      <w:tcW w:w="1291" w:type="dxa"/>
                                      <w:shd w:val="clear" w:color="auto" w:fill="002060"/>
                                    </w:tcPr>
                                    <w:p w14:paraId="1C572408" w14:textId="79F8638E" w:rsidR="00CC00D9" w:rsidRPr="0088327F" w:rsidRDefault="00CC00D9" w:rsidP="00DD1144">
                                      <w:pPr>
                                        <w:pStyle w:val="af0"/>
                                        <w:jc w:val="left"/>
                                        <w:rPr>
                                          <w:ins w:id="3996" w:author="作成者"/>
                                          <w:b/>
                                          <w:color w:val="FFFFFF" w:themeColor="background1"/>
                                        </w:rPr>
                                      </w:pPr>
                                      <w:r>
                                        <w:rPr>
                                          <w:rFonts w:hint="eastAsia"/>
                                          <w:b/>
                                        </w:rPr>
                                        <w:t>HCL SETTINGS</w:t>
                                      </w:r>
                                    </w:p>
                                  </w:tc>
                                  <w:tc>
                                    <w:tcPr>
                                      <w:tcW w:w="1291" w:type="dxa"/>
                                      <w:shd w:val="clear" w:color="auto" w:fill="002060"/>
                                    </w:tcPr>
                                    <w:p w14:paraId="560E1834" w14:textId="2437564B" w:rsidR="00CC00D9" w:rsidRPr="00C80F48" w:rsidRDefault="00CC00D9" w:rsidP="00DD1144">
                                      <w:pPr>
                                        <w:pStyle w:val="af0"/>
                                        <w:jc w:val="left"/>
                                        <w:rPr>
                                          <w:ins w:id="3997" w:author="作成者"/>
                                          <w:b/>
                                          <w:color w:val="FFFFFF" w:themeColor="background1"/>
                                        </w:rPr>
                                      </w:pPr>
                                      <w:r>
                                        <w:rPr>
                                          <w:rFonts w:hint="eastAsia"/>
                                          <w:b/>
                                          <w:color w:val="FFFFFF" w:themeColor="background1"/>
                                        </w:rPr>
                                        <w:t>Member variable</w:t>
                                      </w:r>
                                    </w:p>
                                  </w:tc>
                                  <w:tc>
                                    <w:tcPr>
                                      <w:tcW w:w="1253" w:type="dxa"/>
                                      <w:shd w:val="clear" w:color="auto" w:fill="002060"/>
                                    </w:tcPr>
                                    <w:p w14:paraId="75C35FCC" w14:textId="04A4C3A4" w:rsidR="00CC00D9" w:rsidRDefault="00CC00D9" w:rsidP="00DD1144">
                                      <w:pPr>
                                        <w:pStyle w:val="af0"/>
                                        <w:jc w:val="left"/>
                                        <w:rPr>
                                          <w:ins w:id="3998" w:author="作成者"/>
                                          <w:b/>
                                          <w:color w:val="FFFFFF" w:themeColor="background1"/>
                                        </w:rPr>
                                      </w:pPr>
                                      <w:r>
                                        <w:rPr>
                                          <w:rFonts w:hint="eastAsia"/>
                                          <w:b/>
                                          <w:color w:val="FFFFFF" w:themeColor="background1"/>
                                        </w:rPr>
                                        <w:t>Substitute order</w:t>
                                      </w:r>
                                    </w:p>
                                  </w:tc>
                                  <w:tc>
                                    <w:tcPr>
                                      <w:tcW w:w="1273" w:type="dxa"/>
                                      <w:shd w:val="clear" w:color="auto" w:fill="002060"/>
                                    </w:tcPr>
                                    <w:p w14:paraId="633F1E4D" w14:textId="0E9B1598" w:rsidR="00CC00D9" w:rsidRDefault="00CC00D9" w:rsidP="00DD1144">
                                      <w:pPr>
                                        <w:pStyle w:val="af0"/>
                                        <w:jc w:val="left"/>
                                        <w:rPr>
                                          <w:ins w:id="3999" w:author="作成者"/>
                                          <w:b/>
                                          <w:color w:val="FFFFFF" w:themeColor="background1"/>
                                        </w:rPr>
                                      </w:pPr>
                                      <w:r>
                                        <w:rPr>
                                          <w:rFonts w:hint="eastAsia"/>
                                          <w:b/>
                                          <w:color w:val="FFFFFF" w:themeColor="background1"/>
                                        </w:rPr>
                                        <w:t>Specific value</w:t>
                                      </w:r>
                                    </w:p>
                                  </w:tc>
                                </w:tr>
                                <w:tr w:rsidR="00CC00D9" w14:paraId="68BEE7C4" w14:textId="77777777" w:rsidTr="00455654">
                                  <w:trPr>
                                    <w:jc w:val="center"/>
                                    <w:ins w:id="4000" w:author="作成者"/>
                                  </w:trPr>
                                  <w:tc>
                                    <w:tcPr>
                                      <w:tcW w:w="704" w:type="dxa"/>
                                    </w:tcPr>
                                    <w:p w14:paraId="7CCCDB6F" w14:textId="77777777" w:rsidR="00CC00D9" w:rsidRDefault="00CC00D9" w:rsidP="00455654">
                                      <w:pPr>
                                        <w:pStyle w:val="af0"/>
                                        <w:jc w:val="left"/>
                                        <w:rPr>
                                          <w:ins w:id="4001" w:author="作成者"/>
                                        </w:rPr>
                                      </w:pPr>
                                      <w:ins w:id="4002" w:author="作成者">
                                        <w:r>
                                          <w:rPr>
                                            <w:rFonts w:hint="eastAsia"/>
                                          </w:rPr>
                                          <w:t>1</w:t>
                                        </w:r>
                                      </w:ins>
                                    </w:p>
                                  </w:tc>
                                  <w:tc>
                                    <w:tcPr>
                                      <w:tcW w:w="1291" w:type="dxa"/>
                                    </w:tcPr>
                                    <w:p w14:paraId="5A0B2862" w14:textId="77777777" w:rsidR="00CC00D9" w:rsidRDefault="00CC00D9" w:rsidP="00455654">
                                      <w:pPr>
                                        <w:pStyle w:val="af0"/>
                                        <w:jc w:val="left"/>
                                        <w:rPr>
                                          <w:ins w:id="4003" w:author="作成者"/>
                                        </w:rPr>
                                      </w:pPr>
                                      <w:ins w:id="4004" w:author="作成者">
                                        <w:r>
                                          <w:rPr>
                                            <w:rFonts w:hint="eastAsia"/>
                                          </w:rPr>
                                          <w:t>V</w:t>
                                        </w:r>
                                        <w:r>
                                          <w:t>AR_hoge</w:t>
                                        </w:r>
                                      </w:ins>
                                    </w:p>
                                  </w:tc>
                                  <w:tc>
                                    <w:tcPr>
                                      <w:tcW w:w="1291" w:type="dxa"/>
                                    </w:tcPr>
                                    <w:p w14:paraId="79192990" w14:textId="77777777" w:rsidR="00CC00D9" w:rsidRDefault="00CC00D9" w:rsidP="00455654">
                                      <w:pPr>
                                        <w:pStyle w:val="af0"/>
                                        <w:jc w:val="left"/>
                                        <w:rPr>
                                          <w:ins w:id="4005" w:author="作成者"/>
                                        </w:rPr>
                                      </w:pPr>
                                      <w:ins w:id="4006" w:author="作成者">
                                        <w:r w:rsidRPr="009817DD">
                                          <w:t>OFF</w:t>
                                        </w:r>
                                      </w:ins>
                                    </w:p>
                                  </w:tc>
                                  <w:tc>
                                    <w:tcPr>
                                      <w:tcW w:w="1291" w:type="dxa"/>
                                    </w:tcPr>
                                    <w:p w14:paraId="555C8414" w14:textId="77777777" w:rsidR="00CC00D9" w:rsidRDefault="00CC00D9" w:rsidP="00455654">
                                      <w:pPr>
                                        <w:pStyle w:val="af0"/>
                                        <w:jc w:val="left"/>
                                        <w:rPr>
                                          <w:ins w:id="4007" w:author="作成者"/>
                                        </w:rPr>
                                      </w:pPr>
                                      <w:ins w:id="4008" w:author="作成者">
                                        <w:r>
                                          <w:t>[0].IP</w:t>
                                        </w:r>
                                      </w:ins>
                                    </w:p>
                                  </w:tc>
                                  <w:tc>
                                    <w:tcPr>
                                      <w:tcW w:w="1253" w:type="dxa"/>
                                    </w:tcPr>
                                    <w:p w14:paraId="5943DC64" w14:textId="42B390BD" w:rsidR="00CC00D9" w:rsidRDefault="00CC00D9" w:rsidP="00455654">
                                      <w:pPr>
                                        <w:pStyle w:val="af0"/>
                                        <w:jc w:val="left"/>
                                        <w:rPr>
                                          <w:ins w:id="4009" w:author="作成者"/>
                                        </w:rPr>
                                      </w:pPr>
                                      <w:r w:rsidRPr="009A691B">
                                        <w:rPr>
                                          <w:rFonts w:hint="eastAsia"/>
                                        </w:rPr>
                                        <w:t>No input required</w:t>
                                      </w:r>
                                    </w:p>
                                  </w:tc>
                                  <w:tc>
                                    <w:tcPr>
                                      <w:tcW w:w="1273" w:type="dxa"/>
                                    </w:tcPr>
                                    <w:p w14:paraId="1B6ABC1A" w14:textId="77777777" w:rsidR="00CC00D9" w:rsidRDefault="00CC00D9" w:rsidP="00455654">
                                      <w:pPr>
                                        <w:pStyle w:val="af0"/>
                                        <w:jc w:val="left"/>
                                        <w:rPr>
                                          <w:ins w:id="4010" w:author="作成者"/>
                                        </w:rPr>
                                      </w:pPr>
                                      <w:ins w:id="4011" w:author="作成者">
                                        <w:r w:rsidRPr="00084418">
                                          <w:rPr>
                                            <w:sz w:val="20"/>
                                            <w:szCs w:val="20"/>
                                          </w:rPr>
                                          <w:t>192.168.1.1</w:t>
                                        </w:r>
                                      </w:ins>
                                    </w:p>
                                  </w:tc>
                                </w:tr>
                                <w:tr w:rsidR="00CC00D9" w14:paraId="47324B36" w14:textId="77777777" w:rsidTr="00455654">
                                  <w:trPr>
                                    <w:jc w:val="center"/>
                                    <w:ins w:id="4012" w:author="作成者"/>
                                  </w:trPr>
                                  <w:tc>
                                    <w:tcPr>
                                      <w:tcW w:w="704" w:type="dxa"/>
                                    </w:tcPr>
                                    <w:p w14:paraId="7ECE3E7D" w14:textId="77777777" w:rsidR="00CC00D9" w:rsidRDefault="00CC00D9" w:rsidP="00455654">
                                      <w:pPr>
                                        <w:pStyle w:val="af0"/>
                                        <w:jc w:val="left"/>
                                        <w:rPr>
                                          <w:ins w:id="4013" w:author="作成者"/>
                                        </w:rPr>
                                      </w:pPr>
                                      <w:ins w:id="4014" w:author="作成者">
                                        <w:r>
                                          <w:rPr>
                                            <w:rFonts w:hint="eastAsia"/>
                                          </w:rPr>
                                          <w:t>2</w:t>
                                        </w:r>
                                      </w:ins>
                                    </w:p>
                                  </w:tc>
                                  <w:tc>
                                    <w:tcPr>
                                      <w:tcW w:w="1291" w:type="dxa"/>
                                    </w:tcPr>
                                    <w:p w14:paraId="49403E04" w14:textId="77777777" w:rsidR="00CC00D9" w:rsidRDefault="00CC00D9" w:rsidP="00455654">
                                      <w:pPr>
                                        <w:pStyle w:val="af0"/>
                                        <w:jc w:val="left"/>
                                        <w:rPr>
                                          <w:ins w:id="4015" w:author="作成者"/>
                                        </w:rPr>
                                      </w:pPr>
                                      <w:ins w:id="4016" w:author="作成者">
                                        <w:r>
                                          <w:rPr>
                                            <w:rFonts w:hint="eastAsia"/>
                                          </w:rPr>
                                          <w:t>V</w:t>
                                        </w:r>
                                        <w:r>
                                          <w:t>AR_hoge</w:t>
                                        </w:r>
                                      </w:ins>
                                    </w:p>
                                  </w:tc>
                                  <w:tc>
                                    <w:tcPr>
                                      <w:tcW w:w="1291" w:type="dxa"/>
                                    </w:tcPr>
                                    <w:p w14:paraId="4097FBFD" w14:textId="77777777" w:rsidR="00CC00D9" w:rsidRDefault="00CC00D9" w:rsidP="00455654">
                                      <w:pPr>
                                        <w:pStyle w:val="af0"/>
                                        <w:jc w:val="left"/>
                                        <w:rPr>
                                          <w:ins w:id="4017" w:author="作成者"/>
                                        </w:rPr>
                                      </w:pPr>
                                      <w:ins w:id="4018" w:author="作成者">
                                        <w:r w:rsidRPr="009817DD">
                                          <w:t>OFF</w:t>
                                        </w:r>
                                      </w:ins>
                                    </w:p>
                                  </w:tc>
                                  <w:tc>
                                    <w:tcPr>
                                      <w:tcW w:w="1291" w:type="dxa"/>
                                    </w:tcPr>
                                    <w:p w14:paraId="21AAFF44" w14:textId="77777777" w:rsidR="00CC00D9" w:rsidRDefault="00CC00D9" w:rsidP="00455654">
                                      <w:pPr>
                                        <w:pStyle w:val="af0"/>
                                        <w:jc w:val="left"/>
                                        <w:rPr>
                                          <w:ins w:id="4019" w:author="作成者"/>
                                        </w:rPr>
                                      </w:pPr>
                                      <w:ins w:id="4020" w:author="作成者">
                                        <w:r>
                                          <w:t>[0].NAME</w:t>
                                        </w:r>
                                      </w:ins>
                                    </w:p>
                                  </w:tc>
                                  <w:tc>
                                    <w:tcPr>
                                      <w:tcW w:w="1253" w:type="dxa"/>
                                    </w:tcPr>
                                    <w:p w14:paraId="380F8BD3" w14:textId="72CCCFFE" w:rsidR="00CC00D9" w:rsidRPr="00E708CA" w:rsidRDefault="00CC00D9" w:rsidP="00455654">
                                      <w:pPr>
                                        <w:pStyle w:val="af0"/>
                                        <w:jc w:val="left"/>
                                        <w:rPr>
                                          <w:ins w:id="4021" w:author="作成者"/>
                                        </w:rPr>
                                      </w:pPr>
                                      <w:r w:rsidRPr="009A691B">
                                        <w:rPr>
                                          <w:rFonts w:hint="eastAsia"/>
                                        </w:rPr>
                                        <w:t>No input required</w:t>
                                      </w:r>
                                    </w:p>
                                  </w:tc>
                                  <w:tc>
                                    <w:tcPr>
                                      <w:tcW w:w="1273" w:type="dxa"/>
                                    </w:tcPr>
                                    <w:p w14:paraId="4773F95D" w14:textId="77777777" w:rsidR="00CC00D9" w:rsidRDefault="00CC00D9" w:rsidP="00455654">
                                      <w:pPr>
                                        <w:pStyle w:val="af0"/>
                                        <w:jc w:val="left"/>
                                        <w:rPr>
                                          <w:ins w:id="4022" w:author="作成者"/>
                                        </w:rPr>
                                      </w:pPr>
                                      <w:ins w:id="4023" w:author="作成者">
                                        <w:r>
                                          <w:rPr>
                                            <w:sz w:val="20"/>
                                            <w:szCs w:val="20"/>
                                          </w:rPr>
                                          <w:t>yamamoto</w:t>
                                        </w:r>
                                      </w:ins>
                                    </w:p>
                                  </w:tc>
                                </w:tr>
                                <w:tr w:rsidR="00CC00D9" w14:paraId="6B4FE2D9" w14:textId="77777777" w:rsidTr="00455654">
                                  <w:trPr>
                                    <w:jc w:val="center"/>
                                    <w:ins w:id="4024" w:author="作成者"/>
                                  </w:trPr>
                                  <w:tc>
                                    <w:tcPr>
                                      <w:tcW w:w="704" w:type="dxa"/>
                                    </w:tcPr>
                                    <w:p w14:paraId="6F7C3C11" w14:textId="77777777" w:rsidR="00CC00D9" w:rsidRPr="00FF5991" w:rsidRDefault="00CC00D9" w:rsidP="00455654">
                                      <w:pPr>
                                        <w:pStyle w:val="af0"/>
                                        <w:jc w:val="left"/>
                                        <w:rPr>
                                          <w:ins w:id="4025" w:author="作成者"/>
                                        </w:rPr>
                                      </w:pPr>
                                      <w:ins w:id="4026" w:author="作成者">
                                        <w:r w:rsidRPr="00FF5991">
                                          <w:rPr>
                                            <w:rFonts w:hint="eastAsia"/>
                                          </w:rPr>
                                          <w:t>3</w:t>
                                        </w:r>
                                      </w:ins>
                                    </w:p>
                                  </w:tc>
                                  <w:tc>
                                    <w:tcPr>
                                      <w:tcW w:w="1291" w:type="dxa"/>
                                    </w:tcPr>
                                    <w:p w14:paraId="0C195622" w14:textId="77777777" w:rsidR="00CC00D9" w:rsidRPr="00FF5991" w:rsidRDefault="00CC00D9" w:rsidP="00455654">
                                      <w:pPr>
                                        <w:pStyle w:val="af0"/>
                                        <w:jc w:val="left"/>
                                        <w:rPr>
                                          <w:ins w:id="4027" w:author="作成者"/>
                                        </w:rPr>
                                      </w:pPr>
                                      <w:ins w:id="4028" w:author="作成者">
                                        <w:r w:rsidRPr="00FF5991">
                                          <w:rPr>
                                            <w:rFonts w:hint="eastAsia"/>
                                          </w:rPr>
                                          <w:t>V</w:t>
                                        </w:r>
                                        <w:r w:rsidRPr="00FF5991">
                                          <w:t>AR_hoge</w:t>
                                        </w:r>
                                      </w:ins>
                                    </w:p>
                                  </w:tc>
                                  <w:tc>
                                    <w:tcPr>
                                      <w:tcW w:w="1291" w:type="dxa"/>
                                    </w:tcPr>
                                    <w:p w14:paraId="430A16DD" w14:textId="77777777" w:rsidR="00CC00D9" w:rsidRPr="00FF5991" w:rsidRDefault="00CC00D9" w:rsidP="00455654">
                                      <w:pPr>
                                        <w:pStyle w:val="af0"/>
                                        <w:jc w:val="left"/>
                                        <w:rPr>
                                          <w:ins w:id="4029" w:author="作成者"/>
                                        </w:rPr>
                                      </w:pPr>
                                      <w:ins w:id="4030" w:author="作成者">
                                        <w:r w:rsidRPr="00FF5991">
                                          <w:t>OFF</w:t>
                                        </w:r>
                                      </w:ins>
                                    </w:p>
                                  </w:tc>
                                  <w:tc>
                                    <w:tcPr>
                                      <w:tcW w:w="1291" w:type="dxa"/>
                                    </w:tcPr>
                                    <w:p w14:paraId="751C052F" w14:textId="77777777" w:rsidR="00CC00D9" w:rsidRPr="00FF5991" w:rsidRDefault="00CC00D9" w:rsidP="00455654">
                                      <w:pPr>
                                        <w:pStyle w:val="af0"/>
                                        <w:jc w:val="left"/>
                                        <w:rPr>
                                          <w:ins w:id="4031" w:author="作成者"/>
                                        </w:rPr>
                                      </w:pPr>
                                      <w:ins w:id="4032" w:author="作成者">
                                        <w:r w:rsidRPr="00FF5991">
                                          <w:rPr>
                                            <w:rFonts w:hint="eastAsia"/>
                                          </w:rPr>
                                          <w:t>[</w:t>
                                        </w:r>
                                        <w:r w:rsidRPr="00FF5991">
                                          <w:t>1].IP</w:t>
                                        </w:r>
                                      </w:ins>
                                    </w:p>
                                  </w:tc>
                                  <w:tc>
                                    <w:tcPr>
                                      <w:tcW w:w="1253" w:type="dxa"/>
                                    </w:tcPr>
                                    <w:p w14:paraId="4EFFC14D" w14:textId="5837C1E1" w:rsidR="00CC00D9" w:rsidRPr="00FF5991" w:rsidRDefault="00CC00D9" w:rsidP="00455654">
                                      <w:pPr>
                                        <w:pStyle w:val="af0"/>
                                        <w:jc w:val="left"/>
                                        <w:rPr>
                                          <w:ins w:id="4033" w:author="作成者"/>
                                        </w:rPr>
                                      </w:pPr>
                                      <w:r w:rsidRPr="009A691B">
                                        <w:rPr>
                                          <w:rFonts w:hint="eastAsia"/>
                                        </w:rPr>
                                        <w:t>No input required</w:t>
                                      </w:r>
                                    </w:p>
                                  </w:tc>
                                  <w:tc>
                                    <w:tcPr>
                                      <w:tcW w:w="1273" w:type="dxa"/>
                                    </w:tcPr>
                                    <w:p w14:paraId="44A79019" w14:textId="77777777" w:rsidR="00CC00D9" w:rsidRPr="00FF5991" w:rsidRDefault="00CC00D9" w:rsidP="00455654">
                                      <w:pPr>
                                        <w:pStyle w:val="af0"/>
                                        <w:jc w:val="left"/>
                                        <w:rPr>
                                          <w:ins w:id="4034" w:author="作成者"/>
                                        </w:rPr>
                                      </w:pPr>
                                      <w:ins w:id="4035" w:author="作成者">
                                        <w:r w:rsidRPr="00FF5991">
                                          <w:rPr>
                                            <w:sz w:val="20"/>
                                            <w:szCs w:val="20"/>
                                          </w:rPr>
                                          <w:t>192.168.1.2</w:t>
                                        </w:r>
                                      </w:ins>
                                    </w:p>
                                  </w:tc>
                                </w:tr>
                                <w:tr w:rsidR="00CC00D9" w14:paraId="21736024" w14:textId="77777777" w:rsidTr="00455654">
                                  <w:trPr>
                                    <w:jc w:val="center"/>
                                    <w:ins w:id="4036" w:author="作成者"/>
                                  </w:trPr>
                                  <w:tc>
                                    <w:tcPr>
                                      <w:tcW w:w="704" w:type="dxa"/>
                                      <w:tcBorders>
                                        <w:bottom w:val="nil"/>
                                      </w:tcBorders>
                                    </w:tcPr>
                                    <w:p w14:paraId="72BEA1E1" w14:textId="77777777" w:rsidR="00CC00D9" w:rsidRPr="00FF5991" w:rsidRDefault="00CC00D9" w:rsidP="00455654">
                                      <w:pPr>
                                        <w:pStyle w:val="af0"/>
                                        <w:jc w:val="left"/>
                                        <w:rPr>
                                          <w:ins w:id="4037" w:author="作成者"/>
                                        </w:rPr>
                                      </w:pPr>
                                      <w:ins w:id="4038" w:author="作成者">
                                        <w:r w:rsidRPr="00FF5991">
                                          <w:rPr>
                                            <w:rFonts w:hint="eastAsia"/>
                                          </w:rPr>
                                          <w:t>4</w:t>
                                        </w:r>
                                      </w:ins>
                                    </w:p>
                                  </w:tc>
                                  <w:tc>
                                    <w:tcPr>
                                      <w:tcW w:w="1291" w:type="dxa"/>
                                      <w:tcBorders>
                                        <w:bottom w:val="nil"/>
                                      </w:tcBorders>
                                    </w:tcPr>
                                    <w:p w14:paraId="1655291B" w14:textId="77777777" w:rsidR="00CC00D9" w:rsidRPr="00FF5991" w:rsidRDefault="00CC00D9" w:rsidP="00455654">
                                      <w:pPr>
                                        <w:pStyle w:val="af0"/>
                                        <w:jc w:val="left"/>
                                        <w:rPr>
                                          <w:ins w:id="4039" w:author="作成者"/>
                                        </w:rPr>
                                      </w:pPr>
                                      <w:ins w:id="4040" w:author="作成者">
                                        <w:r w:rsidRPr="00FF5991">
                                          <w:rPr>
                                            <w:rFonts w:hint="eastAsia"/>
                                          </w:rPr>
                                          <w:t>V</w:t>
                                        </w:r>
                                        <w:r w:rsidRPr="00FF5991">
                                          <w:t>AR_hoge</w:t>
                                        </w:r>
                                      </w:ins>
                                    </w:p>
                                  </w:tc>
                                  <w:tc>
                                    <w:tcPr>
                                      <w:tcW w:w="1291" w:type="dxa"/>
                                      <w:tcBorders>
                                        <w:bottom w:val="nil"/>
                                      </w:tcBorders>
                                    </w:tcPr>
                                    <w:p w14:paraId="5C16A7BB" w14:textId="77777777" w:rsidR="00CC00D9" w:rsidRPr="00FF5991" w:rsidRDefault="00CC00D9" w:rsidP="00455654">
                                      <w:pPr>
                                        <w:pStyle w:val="af0"/>
                                        <w:jc w:val="left"/>
                                        <w:rPr>
                                          <w:ins w:id="4041" w:author="作成者"/>
                                        </w:rPr>
                                      </w:pPr>
                                      <w:ins w:id="4042" w:author="作成者">
                                        <w:r w:rsidRPr="00FF5991">
                                          <w:rPr>
                                            <w:rFonts w:hint="eastAsia"/>
                                          </w:rPr>
                                          <w:t>OFF</w:t>
                                        </w:r>
                                      </w:ins>
                                    </w:p>
                                  </w:tc>
                                  <w:tc>
                                    <w:tcPr>
                                      <w:tcW w:w="1291" w:type="dxa"/>
                                      <w:tcBorders>
                                        <w:bottom w:val="nil"/>
                                      </w:tcBorders>
                                    </w:tcPr>
                                    <w:p w14:paraId="6C2D903D" w14:textId="77777777" w:rsidR="00CC00D9" w:rsidRPr="00FF5991" w:rsidRDefault="00CC00D9" w:rsidP="00455654">
                                      <w:pPr>
                                        <w:pStyle w:val="af0"/>
                                        <w:jc w:val="left"/>
                                        <w:rPr>
                                          <w:ins w:id="4043" w:author="作成者"/>
                                        </w:rPr>
                                      </w:pPr>
                                      <w:ins w:id="4044" w:author="作成者">
                                        <w:r w:rsidRPr="00FF5991">
                                          <w:rPr>
                                            <w:rFonts w:hint="eastAsia"/>
                                          </w:rPr>
                                          <w:t>[1].NAME</w:t>
                                        </w:r>
                                      </w:ins>
                                    </w:p>
                                  </w:tc>
                                  <w:tc>
                                    <w:tcPr>
                                      <w:tcW w:w="1253" w:type="dxa"/>
                                      <w:tcBorders>
                                        <w:bottom w:val="nil"/>
                                      </w:tcBorders>
                                    </w:tcPr>
                                    <w:p w14:paraId="2B03762A" w14:textId="519D8C83" w:rsidR="00CC00D9" w:rsidRPr="00FF5991" w:rsidRDefault="00CC00D9" w:rsidP="00455654">
                                      <w:pPr>
                                        <w:pStyle w:val="af0"/>
                                        <w:jc w:val="left"/>
                                        <w:rPr>
                                          <w:ins w:id="4045" w:author="作成者"/>
                                        </w:rPr>
                                      </w:pPr>
                                      <w:r w:rsidRPr="009A691B">
                                        <w:rPr>
                                          <w:rFonts w:hint="eastAsia"/>
                                        </w:rPr>
                                        <w:t>No input required</w:t>
                                      </w:r>
                                    </w:p>
                                  </w:tc>
                                  <w:tc>
                                    <w:tcPr>
                                      <w:tcW w:w="1273" w:type="dxa"/>
                                      <w:tcBorders>
                                        <w:bottom w:val="nil"/>
                                      </w:tcBorders>
                                    </w:tcPr>
                                    <w:p w14:paraId="3ED8E26E" w14:textId="77777777" w:rsidR="00CC00D9" w:rsidRPr="00FF5991" w:rsidRDefault="00CC00D9" w:rsidP="00455654">
                                      <w:pPr>
                                        <w:pStyle w:val="af0"/>
                                        <w:jc w:val="left"/>
                                        <w:rPr>
                                          <w:ins w:id="4046" w:author="作成者"/>
                                          <w:sz w:val="20"/>
                                          <w:szCs w:val="20"/>
                                        </w:rPr>
                                      </w:pPr>
                                      <w:ins w:id="4047" w:author="作成者">
                                        <w:r w:rsidRPr="00FF5991">
                                          <w:rPr>
                                            <w:rFonts w:hint="eastAsia"/>
                                            <w:sz w:val="20"/>
                                            <w:szCs w:val="20"/>
                                          </w:rPr>
                                          <w:t>suzuki</w:t>
                                        </w:r>
                                      </w:ins>
                                    </w:p>
                                  </w:tc>
                                </w:tr>
                                <w:tr w:rsidR="00CC00D9" w14:paraId="2B9C6F4C" w14:textId="77777777" w:rsidTr="00455654">
                                  <w:trPr>
                                    <w:jc w:val="center"/>
                                    <w:ins w:id="4048" w:author="作成者"/>
                                  </w:trPr>
                                  <w:tc>
                                    <w:tcPr>
                                      <w:tcW w:w="704" w:type="dxa"/>
                                      <w:tcBorders>
                                        <w:top w:val="nil"/>
                                        <w:left w:val="nil"/>
                                        <w:bottom w:val="nil"/>
                                        <w:right w:val="nil"/>
                                      </w:tcBorders>
                                    </w:tcPr>
                                    <w:p w14:paraId="623C182C" w14:textId="77777777" w:rsidR="00CC00D9" w:rsidRPr="00410688" w:rsidRDefault="00CC00D9" w:rsidP="00455654">
                                      <w:pPr>
                                        <w:pStyle w:val="af0"/>
                                        <w:jc w:val="left"/>
                                        <w:rPr>
                                          <w:ins w:id="4049" w:author="作成者"/>
                                          <w:color w:val="A6A6A6" w:themeColor="background1" w:themeShade="A6"/>
                                        </w:rPr>
                                      </w:pPr>
                                      <w:ins w:id="4050" w:author="作成者">
                                        <w:r w:rsidRPr="00410688">
                                          <w:rPr>
                                            <w:rFonts w:hint="eastAsia"/>
                                            <w:color w:val="A6A6A6" w:themeColor="background1" w:themeShade="A6"/>
                                          </w:rPr>
                                          <w:t>5</w:t>
                                        </w:r>
                                      </w:ins>
                                    </w:p>
                                  </w:tc>
                                  <w:tc>
                                    <w:tcPr>
                                      <w:tcW w:w="1291" w:type="dxa"/>
                                      <w:tcBorders>
                                        <w:top w:val="nil"/>
                                        <w:left w:val="nil"/>
                                        <w:bottom w:val="nil"/>
                                        <w:right w:val="nil"/>
                                      </w:tcBorders>
                                    </w:tcPr>
                                    <w:p w14:paraId="36783AAF" w14:textId="77777777" w:rsidR="00CC00D9" w:rsidRPr="00410688" w:rsidRDefault="00CC00D9" w:rsidP="00455654">
                                      <w:pPr>
                                        <w:pStyle w:val="af0"/>
                                        <w:jc w:val="left"/>
                                        <w:rPr>
                                          <w:ins w:id="4051" w:author="作成者"/>
                                          <w:color w:val="A6A6A6" w:themeColor="background1" w:themeShade="A6"/>
                                        </w:rPr>
                                      </w:pPr>
                                      <w:ins w:id="4052" w:author="作成者">
                                        <w:r w:rsidRPr="00410688">
                                          <w:rPr>
                                            <w:rFonts w:hint="eastAsia"/>
                                            <w:color w:val="A6A6A6" w:themeColor="background1" w:themeShade="A6"/>
                                          </w:rPr>
                                          <w:t>VAR_hoge</w:t>
                                        </w:r>
                                      </w:ins>
                                    </w:p>
                                  </w:tc>
                                  <w:tc>
                                    <w:tcPr>
                                      <w:tcW w:w="1291" w:type="dxa"/>
                                      <w:tcBorders>
                                        <w:top w:val="nil"/>
                                        <w:left w:val="nil"/>
                                        <w:bottom w:val="nil"/>
                                        <w:right w:val="nil"/>
                                      </w:tcBorders>
                                    </w:tcPr>
                                    <w:p w14:paraId="3D70183A" w14:textId="77777777" w:rsidR="00CC00D9" w:rsidRPr="00410688" w:rsidRDefault="00CC00D9" w:rsidP="00455654">
                                      <w:pPr>
                                        <w:pStyle w:val="af0"/>
                                        <w:jc w:val="left"/>
                                        <w:rPr>
                                          <w:ins w:id="4053" w:author="作成者"/>
                                          <w:color w:val="A6A6A6" w:themeColor="background1" w:themeShade="A6"/>
                                        </w:rPr>
                                      </w:pPr>
                                      <w:ins w:id="4054" w:author="作成者">
                                        <w:r w:rsidRPr="00410688">
                                          <w:rPr>
                                            <w:rFonts w:hint="eastAsia"/>
                                            <w:color w:val="A6A6A6" w:themeColor="background1" w:themeShade="A6"/>
                                          </w:rPr>
                                          <w:t>OFF</w:t>
                                        </w:r>
                                      </w:ins>
                                    </w:p>
                                  </w:tc>
                                  <w:tc>
                                    <w:tcPr>
                                      <w:tcW w:w="1291" w:type="dxa"/>
                                      <w:tcBorders>
                                        <w:top w:val="nil"/>
                                        <w:left w:val="nil"/>
                                        <w:bottom w:val="nil"/>
                                        <w:right w:val="nil"/>
                                      </w:tcBorders>
                                    </w:tcPr>
                                    <w:p w14:paraId="105E3BF2" w14:textId="77777777" w:rsidR="00CC00D9" w:rsidRPr="00410688" w:rsidRDefault="00CC00D9" w:rsidP="00455654">
                                      <w:pPr>
                                        <w:pStyle w:val="af0"/>
                                        <w:jc w:val="left"/>
                                        <w:rPr>
                                          <w:ins w:id="4055" w:author="作成者"/>
                                          <w:color w:val="A6A6A6" w:themeColor="background1" w:themeShade="A6"/>
                                        </w:rPr>
                                      </w:pPr>
                                      <w:ins w:id="4056" w:author="作成者">
                                        <w:r w:rsidRPr="00410688">
                                          <w:rPr>
                                            <w:rFonts w:hint="eastAsia"/>
                                            <w:color w:val="A6A6A6" w:themeColor="background1" w:themeShade="A6"/>
                                          </w:rPr>
                                          <w:t>[2].IP</w:t>
                                        </w:r>
                                      </w:ins>
                                    </w:p>
                                  </w:tc>
                                  <w:tc>
                                    <w:tcPr>
                                      <w:tcW w:w="1253" w:type="dxa"/>
                                      <w:tcBorders>
                                        <w:top w:val="nil"/>
                                        <w:left w:val="nil"/>
                                        <w:bottom w:val="nil"/>
                                        <w:right w:val="nil"/>
                                      </w:tcBorders>
                                    </w:tcPr>
                                    <w:p w14:paraId="0A2E6259" w14:textId="248DC25B" w:rsidR="00CC00D9" w:rsidRPr="00410688" w:rsidRDefault="00CC00D9" w:rsidP="00455654">
                                      <w:pPr>
                                        <w:pStyle w:val="af0"/>
                                        <w:jc w:val="left"/>
                                        <w:rPr>
                                          <w:ins w:id="4057" w:author="作成者"/>
                                          <w:color w:val="A6A6A6" w:themeColor="background1" w:themeShade="A6"/>
                                        </w:rPr>
                                      </w:pPr>
                                      <w:r w:rsidRPr="009A691B">
                                        <w:rPr>
                                          <w:rFonts w:hint="eastAsia"/>
                                        </w:rPr>
                                        <w:t>No input required</w:t>
                                      </w:r>
                                    </w:p>
                                  </w:tc>
                                  <w:tc>
                                    <w:tcPr>
                                      <w:tcW w:w="1273" w:type="dxa"/>
                                      <w:tcBorders>
                                        <w:top w:val="nil"/>
                                        <w:left w:val="nil"/>
                                        <w:bottom w:val="nil"/>
                                        <w:right w:val="nil"/>
                                      </w:tcBorders>
                                    </w:tcPr>
                                    <w:p w14:paraId="307FA2FC" w14:textId="77777777" w:rsidR="00CC00D9" w:rsidRPr="00410688" w:rsidRDefault="00CC00D9" w:rsidP="00455654">
                                      <w:pPr>
                                        <w:pStyle w:val="af0"/>
                                        <w:jc w:val="left"/>
                                        <w:rPr>
                                          <w:ins w:id="4058" w:author="作成者"/>
                                          <w:color w:val="A6A6A6" w:themeColor="background1" w:themeShade="A6"/>
                                          <w:sz w:val="20"/>
                                          <w:szCs w:val="20"/>
                                        </w:rPr>
                                      </w:pPr>
                                    </w:p>
                                  </w:tc>
                                </w:tr>
                                <w:tr w:rsidR="00CC00D9" w14:paraId="188091D6" w14:textId="77777777" w:rsidTr="00455654">
                                  <w:trPr>
                                    <w:jc w:val="center"/>
                                    <w:ins w:id="4059" w:author="作成者"/>
                                  </w:trPr>
                                  <w:tc>
                                    <w:tcPr>
                                      <w:tcW w:w="704" w:type="dxa"/>
                                      <w:tcBorders>
                                        <w:top w:val="nil"/>
                                        <w:left w:val="nil"/>
                                        <w:bottom w:val="nil"/>
                                        <w:right w:val="nil"/>
                                      </w:tcBorders>
                                    </w:tcPr>
                                    <w:p w14:paraId="2B66709B" w14:textId="77777777" w:rsidR="00CC00D9" w:rsidRPr="00410688" w:rsidRDefault="00CC00D9" w:rsidP="00455654">
                                      <w:pPr>
                                        <w:pStyle w:val="af0"/>
                                        <w:jc w:val="left"/>
                                        <w:rPr>
                                          <w:ins w:id="4060" w:author="作成者"/>
                                          <w:color w:val="A6A6A6" w:themeColor="background1" w:themeShade="A6"/>
                                        </w:rPr>
                                      </w:pPr>
                                      <w:ins w:id="4061" w:author="作成者">
                                        <w:r w:rsidRPr="00410688">
                                          <w:rPr>
                                            <w:rFonts w:hint="eastAsia"/>
                                            <w:color w:val="A6A6A6" w:themeColor="background1" w:themeShade="A6"/>
                                          </w:rPr>
                                          <w:t>6</w:t>
                                        </w:r>
                                      </w:ins>
                                    </w:p>
                                  </w:tc>
                                  <w:tc>
                                    <w:tcPr>
                                      <w:tcW w:w="1291" w:type="dxa"/>
                                      <w:tcBorders>
                                        <w:top w:val="nil"/>
                                        <w:left w:val="nil"/>
                                        <w:bottom w:val="nil"/>
                                        <w:right w:val="nil"/>
                                      </w:tcBorders>
                                    </w:tcPr>
                                    <w:p w14:paraId="13FAB46A" w14:textId="77777777" w:rsidR="00CC00D9" w:rsidRPr="00410688" w:rsidRDefault="00CC00D9" w:rsidP="00455654">
                                      <w:pPr>
                                        <w:pStyle w:val="af0"/>
                                        <w:jc w:val="left"/>
                                        <w:rPr>
                                          <w:ins w:id="4062" w:author="作成者"/>
                                          <w:color w:val="A6A6A6" w:themeColor="background1" w:themeShade="A6"/>
                                        </w:rPr>
                                      </w:pPr>
                                      <w:ins w:id="4063" w:author="作成者">
                                        <w:r w:rsidRPr="00410688">
                                          <w:rPr>
                                            <w:rFonts w:hint="eastAsia"/>
                                            <w:color w:val="A6A6A6" w:themeColor="background1" w:themeShade="A6"/>
                                          </w:rPr>
                                          <w:t>VAR_hoge</w:t>
                                        </w:r>
                                      </w:ins>
                                    </w:p>
                                  </w:tc>
                                  <w:tc>
                                    <w:tcPr>
                                      <w:tcW w:w="1291" w:type="dxa"/>
                                      <w:tcBorders>
                                        <w:top w:val="nil"/>
                                        <w:left w:val="nil"/>
                                        <w:bottom w:val="nil"/>
                                        <w:right w:val="nil"/>
                                      </w:tcBorders>
                                    </w:tcPr>
                                    <w:p w14:paraId="13E812A3" w14:textId="77777777" w:rsidR="00CC00D9" w:rsidRPr="00410688" w:rsidRDefault="00CC00D9" w:rsidP="00455654">
                                      <w:pPr>
                                        <w:pStyle w:val="af0"/>
                                        <w:jc w:val="left"/>
                                        <w:rPr>
                                          <w:ins w:id="4064" w:author="作成者"/>
                                          <w:color w:val="A6A6A6" w:themeColor="background1" w:themeShade="A6"/>
                                        </w:rPr>
                                      </w:pPr>
                                      <w:ins w:id="4065" w:author="作成者">
                                        <w:r w:rsidRPr="00410688">
                                          <w:rPr>
                                            <w:rFonts w:hint="eastAsia"/>
                                            <w:color w:val="A6A6A6" w:themeColor="background1" w:themeShade="A6"/>
                                          </w:rPr>
                                          <w:t>OFF</w:t>
                                        </w:r>
                                      </w:ins>
                                    </w:p>
                                  </w:tc>
                                  <w:tc>
                                    <w:tcPr>
                                      <w:tcW w:w="1291" w:type="dxa"/>
                                      <w:tcBorders>
                                        <w:top w:val="nil"/>
                                        <w:left w:val="nil"/>
                                        <w:bottom w:val="nil"/>
                                        <w:right w:val="nil"/>
                                      </w:tcBorders>
                                    </w:tcPr>
                                    <w:p w14:paraId="491FBFAC" w14:textId="77777777" w:rsidR="00CC00D9" w:rsidRPr="00410688" w:rsidRDefault="00CC00D9" w:rsidP="00455654">
                                      <w:pPr>
                                        <w:pStyle w:val="af0"/>
                                        <w:jc w:val="left"/>
                                        <w:rPr>
                                          <w:ins w:id="4066" w:author="作成者"/>
                                          <w:color w:val="A6A6A6" w:themeColor="background1" w:themeShade="A6"/>
                                        </w:rPr>
                                      </w:pPr>
                                      <w:ins w:id="4067" w:author="作成者">
                                        <w:r w:rsidRPr="00410688">
                                          <w:rPr>
                                            <w:rFonts w:hint="eastAsia"/>
                                            <w:color w:val="A6A6A6" w:themeColor="background1" w:themeShade="A6"/>
                                          </w:rPr>
                                          <w:t>[2].NAME</w:t>
                                        </w:r>
                                      </w:ins>
                                    </w:p>
                                  </w:tc>
                                  <w:tc>
                                    <w:tcPr>
                                      <w:tcW w:w="1253" w:type="dxa"/>
                                      <w:tcBorders>
                                        <w:top w:val="nil"/>
                                        <w:left w:val="nil"/>
                                        <w:bottom w:val="nil"/>
                                        <w:right w:val="nil"/>
                                      </w:tcBorders>
                                    </w:tcPr>
                                    <w:p w14:paraId="6208F5C2" w14:textId="77179CC4" w:rsidR="00CC00D9" w:rsidRPr="00410688" w:rsidRDefault="00CC00D9" w:rsidP="00455654">
                                      <w:pPr>
                                        <w:pStyle w:val="af0"/>
                                        <w:jc w:val="left"/>
                                        <w:rPr>
                                          <w:ins w:id="4068" w:author="作成者"/>
                                          <w:color w:val="A6A6A6" w:themeColor="background1" w:themeShade="A6"/>
                                        </w:rPr>
                                      </w:pPr>
                                      <w:r w:rsidRPr="009A691B">
                                        <w:rPr>
                                          <w:rFonts w:hint="eastAsia"/>
                                        </w:rPr>
                                        <w:t>No input required</w:t>
                                      </w:r>
                                    </w:p>
                                  </w:tc>
                                  <w:tc>
                                    <w:tcPr>
                                      <w:tcW w:w="1273" w:type="dxa"/>
                                      <w:tcBorders>
                                        <w:top w:val="nil"/>
                                        <w:left w:val="nil"/>
                                        <w:bottom w:val="nil"/>
                                        <w:right w:val="nil"/>
                                      </w:tcBorders>
                                    </w:tcPr>
                                    <w:p w14:paraId="0CC9103C" w14:textId="77777777" w:rsidR="00CC00D9" w:rsidRPr="00410688" w:rsidRDefault="00CC00D9" w:rsidP="00455654">
                                      <w:pPr>
                                        <w:pStyle w:val="af0"/>
                                        <w:jc w:val="left"/>
                                        <w:rPr>
                                          <w:ins w:id="4069" w:author="作成者"/>
                                          <w:color w:val="A6A6A6" w:themeColor="background1" w:themeShade="A6"/>
                                          <w:sz w:val="20"/>
                                          <w:szCs w:val="20"/>
                                        </w:rPr>
                                      </w:pPr>
                                    </w:p>
                                  </w:tc>
                                </w:tr>
                              </w:tbl>
                              <w:p w14:paraId="17676F86" w14:textId="77777777" w:rsidR="00CC00D9" w:rsidRDefault="00CC00D9" w:rsidP="00366ECC">
                                <w:pPr>
                                  <w:jc w:val="left"/>
                                  <w:rPr>
                                    <w:ins w:id="4070" w:author="作成者"/>
                                    <w:sz w:val="20"/>
                                    <w:szCs w:val="20"/>
                                  </w:rPr>
                                </w:pPr>
                              </w:p>
                              <w:p w14:paraId="762E24AB" w14:textId="77777777" w:rsidR="00CC00D9" w:rsidRPr="00D464F6" w:rsidRDefault="00CC00D9" w:rsidP="00366ECC">
                                <w:pPr>
                                  <w:jc w:val="left"/>
                                  <w:rPr>
                                    <w:ins w:id="4071" w:author="作成者"/>
                                    <w:b/>
                                    <w:sz w:val="20"/>
                                    <w:szCs w:val="20"/>
                                  </w:rPr>
                                </w:pPr>
                                <w:ins w:id="4072" w:author="作成者">
                                  <w:r>
                                    <w:rPr>
                                      <w:rFonts w:hint="eastAsia"/>
                                      <w:sz w:val="20"/>
                                      <w:szCs w:val="20"/>
                                    </w:rPr>
                                    <w:t xml:space="preserve">　</w:t>
                                  </w:r>
                                  <w:r>
                                    <w:rPr>
                                      <w:sz w:val="20"/>
                                      <w:szCs w:val="20"/>
                                    </w:rPr>
                                    <w:t xml:space="preserve">　　　　　</w:t>
                                  </w:r>
                                </w:ins>
                              </w:p>
                              <w:p w14:paraId="6341AEC7" w14:textId="77777777" w:rsidR="00CC00D9" w:rsidRDefault="00CC00D9" w:rsidP="00366ECC">
                                <w:pPr>
                                  <w:jc w:val="left"/>
                                  <w:rPr>
                                    <w:ins w:id="4073" w:author="作成者"/>
                                    <w:sz w:val="20"/>
                                    <w:szCs w:val="20"/>
                                  </w:rPr>
                                </w:pPr>
                              </w:p>
                              <w:p w14:paraId="69DAEF78" w14:textId="77777777" w:rsidR="00CC00D9" w:rsidRDefault="00CC00D9" w:rsidP="00366ECC">
                                <w:pPr>
                                  <w:jc w:val="left"/>
                                  <w:rPr>
                                    <w:ins w:id="4074" w:author="作成者"/>
                                    <w:sz w:val="20"/>
                                    <w:szCs w:val="20"/>
                                  </w:rPr>
                                </w:pPr>
                              </w:p>
                              <w:p w14:paraId="0F21AD02" w14:textId="77777777" w:rsidR="00CC00D9" w:rsidRDefault="00CC00D9" w:rsidP="00366ECC">
                                <w:pPr>
                                  <w:jc w:val="left"/>
                                  <w:rPr>
                                    <w:ins w:id="4075" w:author="作成者"/>
                                    <w:sz w:val="20"/>
                                    <w:szCs w:val="20"/>
                                  </w:rPr>
                                </w:pPr>
                              </w:p>
                              <w:p w14:paraId="19F6D41C" w14:textId="2182C32F" w:rsidR="00CC00D9" w:rsidRPr="00D464F6" w:rsidRDefault="00CC00D9" w:rsidP="00366ECC">
                                <w:pPr>
                                  <w:ind w:firstLineChars="400" w:firstLine="803"/>
                                  <w:jc w:val="left"/>
                                  <w:rPr>
                                    <w:ins w:id="4076" w:author="作成者"/>
                                    <w:b/>
                                    <w:sz w:val="20"/>
                                    <w:szCs w:val="20"/>
                                  </w:rPr>
                                </w:pPr>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1008" w:type="dxa"/>
                                  <w:tblLook w:val="04A0" w:firstRow="1" w:lastRow="0" w:firstColumn="1" w:lastColumn="0" w:noHBand="0" w:noVBand="1"/>
                                </w:tblPr>
                                <w:tblGrid>
                                  <w:gridCol w:w="1756"/>
                                  <w:gridCol w:w="5435"/>
                                </w:tblGrid>
                                <w:tr w:rsidR="00CC00D9" w:rsidRPr="00A024A7" w14:paraId="4746CBD4" w14:textId="77777777" w:rsidTr="00DD1144">
                                  <w:trPr>
                                    <w:trHeight w:val="374"/>
                                    <w:ins w:id="4077" w:author="作成者"/>
                                  </w:trPr>
                                  <w:tc>
                                    <w:tcPr>
                                      <w:tcW w:w="1756" w:type="dxa"/>
                                      <w:shd w:val="clear" w:color="auto" w:fill="002060"/>
                                    </w:tcPr>
                                    <w:p w14:paraId="2D33FA5C" w14:textId="77777777" w:rsidR="00CC00D9" w:rsidRPr="00A024A7" w:rsidRDefault="00CC00D9" w:rsidP="00DD1144">
                                      <w:pPr>
                                        <w:jc w:val="left"/>
                                        <w:rPr>
                                          <w:ins w:id="4078" w:author="作成者"/>
                                          <w:b/>
                                          <w:color w:val="FFFFFF" w:themeColor="background1"/>
                                          <w:sz w:val="20"/>
                                          <w:szCs w:val="20"/>
                                        </w:rPr>
                                      </w:pPr>
                                      <w:ins w:id="4079" w:author="作成者">
                                        <w:r w:rsidRPr="00A024A7">
                                          <w:rPr>
                                            <w:rFonts w:hint="eastAsia"/>
                                            <w:b/>
                                            <w:color w:val="FFFFFF" w:themeColor="background1"/>
                                            <w:sz w:val="20"/>
                                            <w:szCs w:val="20"/>
                                          </w:rPr>
                                          <w:t>Key</w:t>
                                        </w:r>
                                      </w:ins>
                                    </w:p>
                                  </w:tc>
                                  <w:tc>
                                    <w:tcPr>
                                      <w:tcW w:w="5435" w:type="dxa"/>
                                      <w:shd w:val="clear" w:color="auto" w:fill="002060"/>
                                    </w:tcPr>
                                    <w:p w14:paraId="3E185A23" w14:textId="77777777" w:rsidR="00CC00D9" w:rsidRPr="00A024A7" w:rsidRDefault="00CC00D9" w:rsidP="00DD1144">
                                      <w:pPr>
                                        <w:jc w:val="left"/>
                                        <w:rPr>
                                          <w:ins w:id="4080" w:author="作成者"/>
                                          <w:b/>
                                          <w:color w:val="FFFFFF" w:themeColor="background1"/>
                                          <w:sz w:val="20"/>
                                          <w:szCs w:val="20"/>
                                        </w:rPr>
                                      </w:pPr>
                                      <w:ins w:id="4081" w:author="作成者">
                                        <w:r w:rsidRPr="00A024A7">
                                          <w:rPr>
                                            <w:rFonts w:hint="eastAsia"/>
                                            <w:b/>
                                            <w:color w:val="FFFFFF" w:themeColor="background1"/>
                                            <w:sz w:val="20"/>
                                            <w:szCs w:val="20"/>
                                          </w:rPr>
                                          <w:t>Value</w:t>
                                        </w:r>
                                      </w:ins>
                                    </w:p>
                                  </w:tc>
                                </w:tr>
                                <w:tr w:rsidR="00CC00D9" w14:paraId="74E7EF2B" w14:textId="77777777" w:rsidTr="00DD1144">
                                  <w:trPr>
                                    <w:trHeight w:val="354"/>
                                    <w:ins w:id="4082" w:author="作成者"/>
                                  </w:trPr>
                                  <w:tc>
                                    <w:tcPr>
                                      <w:tcW w:w="1756" w:type="dxa"/>
                                    </w:tcPr>
                                    <w:p w14:paraId="02065910" w14:textId="77777777" w:rsidR="00CC00D9" w:rsidRPr="00515ED5" w:rsidRDefault="00CC00D9" w:rsidP="00DD1144">
                                      <w:pPr>
                                        <w:jc w:val="left"/>
                                        <w:rPr>
                                          <w:ins w:id="4083" w:author="作成者"/>
                                          <w:sz w:val="20"/>
                                          <w:szCs w:val="20"/>
                                        </w:rPr>
                                      </w:pPr>
                                      <w:ins w:id="4084" w:author="作成者">
                                        <w:r w:rsidRPr="00515ED5">
                                          <w:rPr>
                                            <w:rFonts w:hint="eastAsia"/>
                                            <w:sz w:val="20"/>
                                            <w:szCs w:val="20"/>
                                          </w:rPr>
                                          <w:t>VAR_hoge</w:t>
                                        </w:r>
                                      </w:ins>
                                    </w:p>
                                  </w:tc>
                                  <w:tc>
                                    <w:tcPr>
                                      <w:tcW w:w="5435" w:type="dxa"/>
                                    </w:tcPr>
                                    <w:p w14:paraId="48937482" w14:textId="77777777" w:rsidR="00CC00D9" w:rsidRPr="0088327F" w:rsidRDefault="00CC00D9" w:rsidP="00DD1144">
                                      <w:pPr>
                                        <w:rPr>
                                          <w:ins w:id="4085" w:author="作成者"/>
                                          <w:sz w:val="20"/>
                                          <w:szCs w:val="20"/>
                                        </w:rPr>
                                      </w:pPr>
                                      <w:ins w:id="4086" w:author="作成者">
                                        <w:r>
                                          <w:rPr>
                                            <w:sz w:val="20"/>
                                            <w:szCs w:val="20"/>
                                          </w:rPr>
                                          <w:t>[</w:t>
                                        </w:r>
                                      </w:ins>
                                    </w:p>
                                    <w:p w14:paraId="5BE973D2" w14:textId="77777777" w:rsidR="00CC00D9" w:rsidRDefault="00CC00D9" w:rsidP="00DD1144">
                                      <w:pPr>
                                        <w:rPr>
                                          <w:ins w:id="4087" w:author="作成者"/>
                                          <w:sz w:val="20"/>
                                          <w:szCs w:val="20"/>
                                        </w:rPr>
                                      </w:pPr>
                                      <w:ins w:id="4088" w:author="作成者">
                                        <w:r>
                                          <w:rPr>
                                            <w:sz w:val="20"/>
                                            <w:szCs w:val="20"/>
                                          </w:rPr>
                                          <w:t xml:space="preserve">    { “IP” = “192.168.1.1”, “NAME” = “yamamoto” },</w:t>
                                        </w:r>
                                      </w:ins>
                                    </w:p>
                                    <w:p w14:paraId="260D32E8" w14:textId="77777777" w:rsidR="00CC00D9" w:rsidRDefault="00CC00D9" w:rsidP="00DD1144">
                                      <w:pPr>
                                        <w:pStyle w:val="af0"/>
                                        <w:ind w:firstLineChars="200" w:firstLine="400"/>
                                        <w:rPr>
                                          <w:ins w:id="4089" w:author="作成者"/>
                                          <w:sz w:val="20"/>
                                          <w:szCs w:val="20"/>
                                        </w:rPr>
                                      </w:pPr>
                                      <w:ins w:id="4090" w:author="作成者">
                                        <w:r>
                                          <w:rPr>
                                            <w:sz w:val="20"/>
                                            <w:szCs w:val="20"/>
                                          </w:rPr>
                                          <w:t>{ “IP” = “192.168.1.2”, “NAME” = “suzuki” },</w:t>
                                        </w:r>
                                      </w:ins>
                                    </w:p>
                                    <w:p w14:paraId="6366AC2C" w14:textId="77777777" w:rsidR="00CC00D9" w:rsidRPr="00515ED5" w:rsidRDefault="00CC00D9" w:rsidP="00DD1144">
                                      <w:pPr>
                                        <w:pStyle w:val="af0"/>
                                        <w:rPr>
                                          <w:ins w:id="4091" w:author="作成者"/>
                                          <w:sz w:val="20"/>
                                          <w:szCs w:val="20"/>
                                        </w:rPr>
                                      </w:pPr>
                                      <w:ins w:id="4092" w:author="作成者">
                                        <w:r w:rsidRPr="0088327F">
                                          <w:rPr>
                                            <w:sz w:val="20"/>
                                            <w:szCs w:val="20"/>
                                          </w:rPr>
                                          <w:t>]</w:t>
                                        </w:r>
                                      </w:ins>
                                    </w:p>
                                  </w:tc>
                                </w:tr>
                              </w:tbl>
                              <w:p w14:paraId="00CF4700" w14:textId="77777777" w:rsidR="00CC00D9" w:rsidRPr="003177F7" w:rsidRDefault="00CC00D9" w:rsidP="00366ECC">
                                <w:pPr>
                                  <w:jc w:val="left"/>
                                  <w:rPr>
                                    <w:ins w:id="4093" w:author="作成者"/>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2" name="下矢印 532"/>
                          <wps:cNvSpPr/>
                          <wps:spPr>
                            <a:xfrm>
                              <a:off x="114300" y="558327"/>
                              <a:ext cx="400050" cy="2595182"/>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3" name="グループ化 533"/>
                          <wpg:cNvGrpSpPr/>
                          <wpg:grpSpPr>
                            <a:xfrm>
                              <a:off x="419095" y="596272"/>
                              <a:ext cx="2818954" cy="186490"/>
                              <a:chOff x="-47639" y="-814247"/>
                              <a:chExt cx="2819470" cy="186678"/>
                            </a:xfrm>
                          </wpg:grpSpPr>
                          <wps:wsp>
                            <wps:cNvPr id="534" name="角丸四角形 534"/>
                            <wps:cNvSpPr/>
                            <wps:spPr>
                              <a:xfrm>
                                <a:off x="676316" y="-793409"/>
                                <a:ext cx="2095515" cy="14943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4C85C5F" w14:textId="40649069" w:rsidR="00CC00D9" w:rsidRDefault="00CC00D9" w:rsidP="00366ECC">
                                  <w:pPr>
                                    <w:pStyle w:val="Web"/>
                                    <w:rPr>
                                      <w:ins w:id="4094" w:author="作成者"/>
                                    </w:rPr>
                                  </w:pPr>
                                  <w:ins w:id="4095" w:author="作成者">
                                    <w:r>
                                      <w:rPr>
                                        <w:rFonts w:cs="Times New Roman" w:hint="eastAsia"/>
                                        <w:b/>
                                        <w:bCs/>
                                        <w:color w:val="325121"/>
                                        <w:sz w:val="20"/>
                                        <w:szCs w:val="20"/>
                                      </w:rPr>
                                      <w:t xml:space="preserve">⑬ </w:t>
                                    </w:r>
                                  </w:ins>
                                  <w:r>
                                    <w:rPr>
                                      <w:rFonts w:cs="Times New Roman" w:hint="eastAsia"/>
                                      <w:b/>
                                      <w:bCs/>
                                      <w:color w:val="325121"/>
                                      <w:sz w:val="20"/>
                                      <w:szCs w:val="20"/>
                                    </w:rPr>
                                    <w:t>Configure Variable values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535" name="下矢印 535"/>
                            <wps:cNvSpPr/>
                            <wps:spPr>
                              <a:xfrm rot="5400000">
                                <a:off x="192419" y="-1054305"/>
                                <a:ext cx="186678"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EAF403D" id="グループ化 530" o:spid="_x0000_s1209" style="position:absolute;margin-left:26.45pt;margin-top:15.45pt;width:476.25pt;height:570.45pt;z-index:251828224;mso-position-horizontal-relative:text;mso-position-vertical-relative:text;mso-width-relative:margin;mso-height-relative:margin" coordorigin=",4213" coordsize="60483,28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">
                  <v:shape id="フローチャート: 処理 531" o:spid="_x0000_s1210" type="#_x0000_t109" style="position:absolute;top:4213;width:60483;height:28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" fillcolor="#f2f2f2 [3052]" strokecolor="#d8d8d8 [2732]" strokeweight="2pt">
                    <v:textbox>
                      <w:txbxContent>
                        <w:p w14:paraId="779F3AB0" w14:textId="77777777" w:rsidR="00CC00D9" w:rsidRDefault="00CC00D9" w:rsidP="00366ECC">
                          <w:pPr>
                            <w:jc w:val="left"/>
                            <w:rPr>
                              <w:ins w:id="4096" w:author="作成者"/>
                              <w:sz w:val="20"/>
                              <w:szCs w:val="20"/>
                            </w:rPr>
                          </w:pPr>
                        </w:p>
                        <w:p w14:paraId="329B6D6C" w14:textId="77777777" w:rsidR="00CC00D9" w:rsidRDefault="00CC00D9" w:rsidP="00366ECC">
                          <w:pPr>
                            <w:jc w:val="left"/>
                            <w:rPr>
                              <w:ins w:id="4097" w:author="作成者"/>
                              <w:sz w:val="20"/>
                              <w:szCs w:val="20"/>
                            </w:rPr>
                          </w:pPr>
                        </w:p>
                        <w:p w14:paraId="0FC188E7" w14:textId="77777777" w:rsidR="00CC00D9" w:rsidRDefault="00CC00D9" w:rsidP="00366ECC">
                          <w:pPr>
                            <w:jc w:val="left"/>
                            <w:rPr>
                              <w:ins w:id="4098" w:author="作成者"/>
                              <w:sz w:val="20"/>
                              <w:szCs w:val="20"/>
                            </w:rPr>
                          </w:pPr>
                        </w:p>
                        <w:p w14:paraId="0EADB008" w14:textId="77777777" w:rsidR="00CC00D9" w:rsidRDefault="00CC00D9" w:rsidP="00366ECC">
                          <w:pPr>
                            <w:jc w:val="left"/>
                            <w:rPr>
                              <w:ins w:id="4099" w:author="作成者"/>
                              <w:sz w:val="20"/>
                              <w:szCs w:val="20"/>
                            </w:rPr>
                          </w:pPr>
                        </w:p>
                        <w:p w14:paraId="63E4A2E9" w14:textId="77777777" w:rsidR="00CC00D9" w:rsidRDefault="00CC00D9" w:rsidP="00366ECC">
                          <w:pPr>
                            <w:jc w:val="left"/>
                            <w:rPr>
                              <w:sz w:val="20"/>
                              <w:szCs w:val="20"/>
                            </w:rPr>
                          </w:pPr>
                          <w:ins w:id="4100" w:author="作成者">
                            <w:r>
                              <w:rPr>
                                <w:rFonts w:hint="eastAsia"/>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 </w:t>
                            </w:r>
                          </w:ins>
                        </w:p>
                        <w:p w14:paraId="3846D988" w14:textId="0285D90E" w:rsidR="00CC00D9" w:rsidRPr="0088327F" w:rsidRDefault="00CC00D9" w:rsidP="009868CA">
                          <w:pPr>
                            <w:ind w:firstLine="840"/>
                            <w:jc w:val="left"/>
                            <w:rPr>
                              <w:ins w:id="4101" w:author="作成者"/>
                              <w:b/>
                              <w:sz w:val="20"/>
                              <w:szCs w:val="20"/>
                            </w:rPr>
                          </w:pPr>
                          <w:r>
                            <w:rPr>
                              <w:rFonts w:hint="eastAsia"/>
                              <w:b/>
                              <w:sz w:val="20"/>
                              <w:szCs w:val="20"/>
                            </w:rPr>
                            <w:t>Substitute value auto registration settings/Substitute value list</w:t>
                          </w:r>
                        </w:p>
                        <w:tbl>
                          <w:tblPr>
                            <w:tblStyle w:val="ab"/>
                            <w:tblW w:w="0" w:type="auto"/>
                            <w:jc w:val="center"/>
                            <w:tblLook w:val="04A0" w:firstRow="1" w:lastRow="0" w:firstColumn="1" w:lastColumn="0" w:noHBand="0" w:noVBand="1"/>
                          </w:tblPr>
                          <w:tblGrid>
                            <w:gridCol w:w="704"/>
                            <w:gridCol w:w="1291"/>
                            <w:gridCol w:w="1291"/>
                            <w:gridCol w:w="1291"/>
                            <w:gridCol w:w="1253"/>
                            <w:gridCol w:w="1273"/>
                          </w:tblGrid>
                          <w:tr w:rsidR="00CC00D9" w14:paraId="077A604B" w14:textId="77777777" w:rsidTr="00455654">
                            <w:trPr>
                              <w:jc w:val="center"/>
                              <w:ins w:id="4102" w:author="作成者"/>
                            </w:trPr>
                            <w:tc>
                              <w:tcPr>
                                <w:tcW w:w="704" w:type="dxa"/>
                                <w:shd w:val="clear" w:color="auto" w:fill="002060"/>
                              </w:tcPr>
                              <w:p w14:paraId="1113F9D8" w14:textId="15CAD502" w:rsidR="00CC00D9" w:rsidRPr="00C80F48" w:rsidRDefault="00CC00D9" w:rsidP="00DD1144">
                                <w:pPr>
                                  <w:pStyle w:val="af0"/>
                                  <w:jc w:val="left"/>
                                  <w:rPr>
                                    <w:ins w:id="4103" w:author="作成者"/>
                                    <w:b/>
                                    <w:color w:val="FFFFFF" w:themeColor="background1"/>
                                  </w:rPr>
                                </w:pPr>
                                <w:r>
                                  <w:rPr>
                                    <w:rFonts w:hint="eastAsia"/>
                                    <w:b/>
                                    <w:color w:val="FFFFFF" w:themeColor="background1"/>
                                  </w:rPr>
                                  <w:t>Item No.</w:t>
                                </w:r>
                              </w:p>
                            </w:tc>
                            <w:tc>
                              <w:tcPr>
                                <w:tcW w:w="1291" w:type="dxa"/>
                                <w:shd w:val="clear" w:color="auto" w:fill="002060"/>
                              </w:tcPr>
                              <w:p w14:paraId="4664993A" w14:textId="0D620645" w:rsidR="00CC00D9" w:rsidRPr="00C80F48" w:rsidRDefault="00CC00D9" w:rsidP="00DD1144">
                                <w:pPr>
                                  <w:pStyle w:val="af0"/>
                                  <w:jc w:val="left"/>
                                  <w:rPr>
                                    <w:ins w:id="4104" w:author="作成者"/>
                                    <w:b/>
                                    <w:color w:val="FFFFFF" w:themeColor="background1"/>
                                  </w:rPr>
                                </w:pPr>
                                <w:r>
                                  <w:rPr>
                                    <w:rFonts w:hint="eastAsia"/>
                                    <w:b/>
                                    <w:color w:val="FFFFFF" w:themeColor="background1"/>
                                  </w:rPr>
                                  <w:t>Variable name</w:t>
                                </w:r>
                              </w:p>
                            </w:tc>
                            <w:tc>
                              <w:tcPr>
                                <w:tcW w:w="1291" w:type="dxa"/>
                                <w:shd w:val="clear" w:color="auto" w:fill="002060"/>
                              </w:tcPr>
                              <w:p w14:paraId="1C572408" w14:textId="79F8638E" w:rsidR="00CC00D9" w:rsidRPr="0088327F" w:rsidRDefault="00CC00D9" w:rsidP="00DD1144">
                                <w:pPr>
                                  <w:pStyle w:val="af0"/>
                                  <w:jc w:val="left"/>
                                  <w:rPr>
                                    <w:ins w:id="4105" w:author="作成者"/>
                                    <w:b/>
                                    <w:color w:val="FFFFFF" w:themeColor="background1"/>
                                  </w:rPr>
                                </w:pPr>
                                <w:r>
                                  <w:rPr>
                                    <w:rFonts w:hint="eastAsia"/>
                                    <w:b/>
                                  </w:rPr>
                                  <w:t>HCL SETTINGS</w:t>
                                </w:r>
                              </w:p>
                            </w:tc>
                            <w:tc>
                              <w:tcPr>
                                <w:tcW w:w="1291" w:type="dxa"/>
                                <w:shd w:val="clear" w:color="auto" w:fill="002060"/>
                              </w:tcPr>
                              <w:p w14:paraId="560E1834" w14:textId="2437564B" w:rsidR="00CC00D9" w:rsidRPr="00C80F48" w:rsidRDefault="00CC00D9" w:rsidP="00DD1144">
                                <w:pPr>
                                  <w:pStyle w:val="af0"/>
                                  <w:jc w:val="left"/>
                                  <w:rPr>
                                    <w:ins w:id="4106" w:author="作成者"/>
                                    <w:b/>
                                    <w:color w:val="FFFFFF" w:themeColor="background1"/>
                                  </w:rPr>
                                </w:pPr>
                                <w:r>
                                  <w:rPr>
                                    <w:rFonts w:hint="eastAsia"/>
                                    <w:b/>
                                    <w:color w:val="FFFFFF" w:themeColor="background1"/>
                                  </w:rPr>
                                  <w:t>Member variable</w:t>
                                </w:r>
                              </w:p>
                            </w:tc>
                            <w:tc>
                              <w:tcPr>
                                <w:tcW w:w="1253" w:type="dxa"/>
                                <w:shd w:val="clear" w:color="auto" w:fill="002060"/>
                              </w:tcPr>
                              <w:p w14:paraId="75C35FCC" w14:textId="04A4C3A4" w:rsidR="00CC00D9" w:rsidRDefault="00CC00D9" w:rsidP="00DD1144">
                                <w:pPr>
                                  <w:pStyle w:val="af0"/>
                                  <w:jc w:val="left"/>
                                  <w:rPr>
                                    <w:ins w:id="4107" w:author="作成者"/>
                                    <w:b/>
                                    <w:color w:val="FFFFFF" w:themeColor="background1"/>
                                  </w:rPr>
                                </w:pPr>
                                <w:r>
                                  <w:rPr>
                                    <w:rFonts w:hint="eastAsia"/>
                                    <w:b/>
                                    <w:color w:val="FFFFFF" w:themeColor="background1"/>
                                  </w:rPr>
                                  <w:t>Substitute order</w:t>
                                </w:r>
                              </w:p>
                            </w:tc>
                            <w:tc>
                              <w:tcPr>
                                <w:tcW w:w="1273" w:type="dxa"/>
                                <w:shd w:val="clear" w:color="auto" w:fill="002060"/>
                              </w:tcPr>
                              <w:p w14:paraId="633F1E4D" w14:textId="0E9B1598" w:rsidR="00CC00D9" w:rsidRDefault="00CC00D9" w:rsidP="00DD1144">
                                <w:pPr>
                                  <w:pStyle w:val="af0"/>
                                  <w:jc w:val="left"/>
                                  <w:rPr>
                                    <w:ins w:id="4108" w:author="作成者"/>
                                    <w:b/>
                                    <w:color w:val="FFFFFF" w:themeColor="background1"/>
                                  </w:rPr>
                                </w:pPr>
                                <w:r>
                                  <w:rPr>
                                    <w:rFonts w:hint="eastAsia"/>
                                    <w:b/>
                                    <w:color w:val="FFFFFF" w:themeColor="background1"/>
                                  </w:rPr>
                                  <w:t>Specific value</w:t>
                                </w:r>
                              </w:p>
                            </w:tc>
                          </w:tr>
                          <w:tr w:rsidR="00CC00D9" w14:paraId="68BEE7C4" w14:textId="77777777" w:rsidTr="00455654">
                            <w:trPr>
                              <w:jc w:val="center"/>
                              <w:ins w:id="4109" w:author="作成者"/>
                            </w:trPr>
                            <w:tc>
                              <w:tcPr>
                                <w:tcW w:w="704" w:type="dxa"/>
                              </w:tcPr>
                              <w:p w14:paraId="7CCCDB6F" w14:textId="77777777" w:rsidR="00CC00D9" w:rsidRDefault="00CC00D9" w:rsidP="00455654">
                                <w:pPr>
                                  <w:pStyle w:val="af0"/>
                                  <w:jc w:val="left"/>
                                  <w:rPr>
                                    <w:ins w:id="4110" w:author="作成者"/>
                                  </w:rPr>
                                </w:pPr>
                                <w:ins w:id="4111" w:author="作成者">
                                  <w:r>
                                    <w:rPr>
                                      <w:rFonts w:hint="eastAsia"/>
                                    </w:rPr>
                                    <w:t>1</w:t>
                                  </w:r>
                                </w:ins>
                              </w:p>
                            </w:tc>
                            <w:tc>
                              <w:tcPr>
                                <w:tcW w:w="1291" w:type="dxa"/>
                              </w:tcPr>
                              <w:p w14:paraId="5A0B2862" w14:textId="77777777" w:rsidR="00CC00D9" w:rsidRDefault="00CC00D9" w:rsidP="00455654">
                                <w:pPr>
                                  <w:pStyle w:val="af0"/>
                                  <w:jc w:val="left"/>
                                  <w:rPr>
                                    <w:ins w:id="4112" w:author="作成者"/>
                                  </w:rPr>
                                </w:pPr>
                                <w:ins w:id="4113" w:author="作成者">
                                  <w:r>
                                    <w:rPr>
                                      <w:rFonts w:hint="eastAsia"/>
                                    </w:rPr>
                                    <w:t>V</w:t>
                                  </w:r>
                                  <w:r>
                                    <w:t>AR_hoge</w:t>
                                  </w:r>
                                </w:ins>
                              </w:p>
                            </w:tc>
                            <w:tc>
                              <w:tcPr>
                                <w:tcW w:w="1291" w:type="dxa"/>
                              </w:tcPr>
                              <w:p w14:paraId="79192990" w14:textId="77777777" w:rsidR="00CC00D9" w:rsidRDefault="00CC00D9" w:rsidP="00455654">
                                <w:pPr>
                                  <w:pStyle w:val="af0"/>
                                  <w:jc w:val="left"/>
                                  <w:rPr>
                                    <w:ins w:id="4114" w:author="作成者"/>
                                  </w:rPr>
                                </w:pPr>
                                <w:ins w:id="4115" w:author="作成者">
                                  <w:r w:rsidRPr="009817DD">
                                    <w:t>OFF</w:t>
                                  </w:r>
                                </w:ins>
                              </w:p>
                            </w:tc>
                            <w:tc>
                              <w:tcPr>
                                <w:tcW w:w="1291" w:type="dxa"/>
                              </w:tcPr>
                              <w:p w14:paraId="555C8414" w14:textId="77777777" w:rsidR="00CC00D9" w:rsidRDefault="00CC00D9" w:rsidP="00455654">
                                <w:pPr>
                                  <w:pStyle w:val="af0"/>
                                  <w:jc w:val="left"/>
                                  <w:rPr>
                                    <w:ins w:id="4116" w:author="作成者"/>
                                  </w:rPr>
                                </w:pPr>
                                <w:ins w:id="4117" w:author="作成者">
                                  <w:r>
                                    <w:t>[0].IP</w:t>
                                  </w:r>
                                </w:ins>
                              </w:p>
                            </w:tc>
                            <w:tc>
                              <w:tcPr>
                                <w:tcW w:w="1253" w:type="dxa"/>
                              </w:tcPr>
                              <w:p w14:paraId="5943DC64" w14:textId="42B390BD" w:rsidR="00CC00D9" w:rsidRDefault="00CC00D9" w:rsidP="00455654">
                                <w:pPr>
                                  <w:pStyle w:val="af0"/>
                                  <w:jc w:val="left"/>
                                  <w:rPr>
                                    <w:ins w:id="4118" w:author="作成者"/>
                                  </w:rPr>
                                </w:pPr>
                                <w:r w:rsidRPr="009A691B">
                                  <w:rPr>
                                    <w:rFonts w:hint="eastAsia"/>
                                  </w:rPr>
                                  <w:t>No input required</w:t>
                                </w:r>
                              </w:p>
                            </w:tc>
                            <w:tc>
                              <w:tcPr>
                                <w:tcW w:w="1273" w:type="dxa"/>
                              </w:tcPr>
                              <w:p w14:paraId="1B6ABC1A" w14:textId="77777777" w:rsidR="00CC00D9" w:rsidRDefault="00CC00D9" w:rsidP="00455654">
                                <w:pPr>
                                  <w:pStyle w:val="af0"/>
                                  <w:jc w:val="left"/>
                                  <w:rPr>
                                    <w:ins w:id="4119" w:author="作成者"/>
                                  </w:rPr>
                                </w:pPr>
                                <w:ins w:id="4120" w:author="作成者">
                                  <w:r w:rsidRPr="00084418">
                                    <w:rPr>
                                      <w:sz w:val="20"/>
                                      <w:szCs w:val="20"/>
                                    </w:rPr>
                                    <w:t>192.168.1.1</w:t>
                                  </w:r>
                                </w:ins>
                              </w:p>
                            </w:tc>
                          </w:tr>
                          <w:tr w:rsidR="00CC00D9" w14:paraId="47324B36" w14:textId="77777777" w:rsidTr="00455654">
                            <w:trPr>
                              <w:jc w:val="center"/>
                              <w:ins w:id="4121" w:author="作成者"/>
                            </w:trPr>
                            <w:tc>
                              <w:tcPr>
                                <w:tcW w:w="704" w:type="dxa"/>
                              </w:tcPr>
                              <w:p w14:paraId="7ECE3E7D" w14:textId="77777777" w:rsidR="00CC00D9" w:rsidRDefault="00CC00D9" w:rsidP="00455654">
                                <w:pPr>
                                  <w:pStyle w:val="af0"/>
                                  <w:jc w:val="left"/>
                                  <w:rPr>
                                    <w:ins w:id="4122" w:author="作成者"/>
                                  </w:rPr>
                                </w:pPr>
                                <w:ins w:id="4123" w:author="作成者">
                                  <w:r>
                                    <w:rPr>
                                      <w:rFonts w:hint="eastAsia"/>
                                    </w:rPr>
                                    <w:t>2</w:t>
                                  </w:r>
                                </w:ins>
                              </w:p>
                            </w:tc>
                            <w:tc>
                              <w:tcPr>
                                <w:tcW w:w="1291" w:type="dxa"/>
                              </w:tcPr>
                              <w:p w14:paraId="49403E04" w14:textId="77777777" w:rsidR="00CC00D9" w:rsidRDefault="00CC00D9" w:rsidP="00455654">
                                <w:pPr>
                                  <w:pStyle w:val="af0"/>
                                  <w:jc w:val="left"/>
                                  <w:rPr>
                                    <w:ins w:id="4124" w:author="作成者"/>
                                  </w:rPr>
                                </w:pPr>
                                <w:ins w:id="4125" w:author="作成者">
                                  <w:r>
                                    <w:rPr>
                                      <w:rFonts w:hint="eastAsia"/>
                                    </w:rPr>
                                    <w:t>V</w:t>
                                  </w:r>
                                  <w:r>
                                    <w:t>AR_hoge</w:t>
                                  </w:r>
                                </w:ins>
                              </w:p>
                            </w:tc>
                            <w:tc>
                              <w:tcPr>
                                <w:tcW w:w="1291" w:type="dxa"/>
                              </w:tcPr>
                              <w:p w14:paraId="4097FBFD" w14:textId="77777777" w:rsidR="00CC00D9" w:rsidRDefault="00CC00D9" w:rsidP="00455654">
                                <w:pPr>
                                  <w:pStyle w:val="af0"/>
                                  <w:jc w:val="left"/>
                                  <w:rPr>
                                    <w:ins w:id="4126" w:author="作成者"/>
                                  </w:rPr>
                                </w:pPr>
                                <w:ins w:id="4127" w:author="作成者">
                                  <w:r w:rsidRPr="009817DD">
                                    <w:t>OFF</w:t>
                                  </w:r>
                                </w:ins>
                              </w:p>
                            </w:tc>
                            <w:tc>
                              <w:tcPr>
                                <w:tcW w:w="1291" w:type="dxa"/>
                              </w:tcPr>
                              <w:p w14:paraId="21AAFF44" w14:textId="77777777" w:rsidR="00CC00D9" w:rsidRDefault="00CC00D9" w:rsidP="00455654">
                                <w:pPr>
                                  <w:pStyle w:val="af0"/>
                                  <w:jc w:val="left"/>
                                  <w:rPr>
                                    <w:ins w:id="4128" w:author="作成者"/>
                                  </w:rPr>
                                </w:pPr>
                                <w:ins w:id="4129" w:author="作成者">
                                  <w:r>
                                    <w:t>[0].NAME</w:t>
                                  </w:r>
                                </w:ins>
                              </w:p>
                            </w:tc>
                            <w:tc>
                              <w:tcPr>
                                <w:tcW w:w="1253" w:type="dxa"/>
                              </w:tcPr>
                              <w:p w14:paraId="380F8BD3" w14:textId="72CCCFFE" w:rsidR="00CC00D9" w:rsidRPr="00E708CA" w:rsidRDefault="00CC00D9" w:rsidP="00455654">
                                <w:pPr>
                                  <w:pStyle w:val="af0"/>
                                  <w:jc w:val="left"/>
                                  <w:rPr>
                                    <w:ins w:id="4130" w:author="作成者"/>
                                  </w:rPr>
                                </w:pPr>
                                <w:r w:rsidRPr="009A691B">
                                  <w:rPr>
                                    <w:rFonts w:hint="eastAsia"/>
                                  </w:rPr>
                                  <w:t>No input required</w:t>
                                </w:r>
                              </w:p>
                            </w:tc>
                            <w:tc>
                              <w:tcPr>
                                <w:tcW w:w="1273" w:type="dxa"/>
                              </w:tcPr>
                              <w:p w14:paraId="4773F95D" w14:textId="77777777" w:rsidR="00CC00D9" w:rsidRDefault="00CC00D9" w:rsidP="00455654">
                                <w:pPr>
                                  <w:pStyle w:val="af0"/>
                                  <w:jc w:val="left"/>
                                  <w:rPr>
                                    <w:ins w:id="4131" w:author="作成者"/>
                                  </w:rPr>
                                </w:pPr>
                                <w:ins w:id="4132" w:author="作成者">
                                  <w:r>
                                    <w:rPr>
                                      <w:sz w:val="20"/>
                                      <w:szCs w:val="20"/>
                                    </w:rPr>
                                    <w:t>yamamoto</w:t>
                                  </w:r>
                                </w:ins>
                              </w:p>
                            </w:tc>
                          </w:tr>
                          <w:tr w:rsidR="00CC00D9" w14:paraId="6B4FE2D9" w14:textId="77777777" w:rsidTr="00455654">
                            <w:trPr>
                              <w:jc w:val="center"/>
                              <w:ins w:id="4133" w:author="作成者"/>
                            </w:trPr>
                            <w:tc>
                              <w:tcPr>
                                <w:tcW w:w="704" w:type="dxa"/>
                              </w:tcPr>
                              <w:p w14:paraId="6F7C3C11" w14:textId="77777777" w:rsidR="00CC00D9" w:rsidRPr="00FF5991" w:rsidRDefault="00CC00D9" w:rsidP="00455654">
                                <w:pPr>
                                  <w:pStyle w:val="af0"/>
                                  <w:jc w:val="left"/>
                                  <w:rPr>
                                    <w:ins w:id="4134" w:author="作成者"/>
                                  </w:rPr>
                                </w:pPr>
                                <w:ins w:id="4135" w:author="作成者">
                                  <w:r w:rsidRPr="00FF5991">
                                    <w:rPr>
                                      <w:rFonts w:hint="eastAsia"/>
                                    </w:rPr>
                                    <w:t>3</w:t>
                                  </w:r>
                                </w:ins>
                              </w:p>
                            </w:tc>
                            <w:tc>
                              <w:tcPr>
                                <w:tcW w:w="1291" w:type="dxa"/>
                              </w:tcPr>
                              <w:p w14:paraId="0C195622" w14:textId="77777777" w:rsidR="00CC00D9" w:rsidRPr="00FF5991" w:rsidRDefault="00CC00D9" w:rsidP="00455654">
                                <w:pPr>
                                  <w:pStyle w:val="af0"/>
                                  <w:jc w:val="left"/>
                                  <w:rPr>
                                    <w:ins w:id="4136" w:author="作成者"/>
                                  </w:rPr>
                                </w:pPr>
                                <w:ins w:id="4137" w:author="作成者">
                                  <w:r w:rsidRPr="00FF5991">
                                    <w:rPr>
                                      <w:rFonts w:hint="eastAsia"/>
                                    </w:rPr>
                                    <w:t>V</w:t>
                                  </w:r>
                                  <w:r w:rsidRPr="00FF5991">
                                    <w:t>AR_hoge</w:t>
                                  </w:r>
                                </w:ins>
                              </w:p>
                            </w:tc>
                            <w:tc>
                              <w:tcPr>
                                <w:tcW w:w="1291" w:type="dxa"/>
                              </w:tcPr>
                              <w:p w14:paraId="430A16DD" w14:textId="77777777" w:rsidR="00CC00D9" w:rsidRPr="00FF5991" w:rsidRDefault="00CC00D9" w:rsidP="00455654">
                                <w:pPr>
                                  <w:pStyle w:val="af0"/>
                                  <w:jc w:val="left"/>
                                  <w:rPr>
                                    <w:ins w:id="4138" w:author="作成者"/>
                                  </w:rPr>
                                </w:pPr>
                                <w:ins w:id="4139" w:author="作成者">
                                  <w:r w:rsidRPr="00FF5991">
                                    <w:t>OFF</w:t>
                                  </w:r>
                                </w:ins>
                              </w:p>
                            </w:tc>
                            <w:tc>
                              <w:tcPr>
                                <w:tcW w:w="1291" w:type="dxa"/>
                              </w:tcPr>
                              <w:p w14:paraId="751C052F" w14:textId="77777777" w:rsidR="00CC00D9" w:rsidRPr="00FF5991" w:rsidRDefault="00CC00D9" w:rsidP="00455654">
                                <w:pPr>
                                  <w:pStyle w:val="af0"/>
                                  <w:jc w:val="left"/>
                                  <w:rPr>
                                    <w:ins w:id="4140" w:author="作成者"/>
                                  </w:rPr>
                                </w:pPr>
                                <w:ins w:id="4141" w:author="作成者">
                                  <w:r w:rsidRPr="00FF5991">
                                    <w:rPr>
                                      <w:rFonts w:hint="eastAsia"/>
                                    </w:rPr>
                                    <w:t>[</w:t>
                                  </w:r>
                                  <w:r w:rsidRPr="00FF5991">
                                    <w:t>1].IP</w:t>
                                  </w:r>
                                </w:ins>
                              </w:p>
                            </w:tc>
                            <w:tc>
                              <w:tcPr>
                                <w:tcW w:w="1253" w:type="dxa"/>
                              </w:tcPr>
                              <w:p w14:paraId="4EFFC14D" w14:textId="5837C1E1" w:rsidR="00CC00D9" w:rsidRPr="00FF5991" w:rsidRDefault="00CC00D9" w:rsidP="00455654">
                                <w:pPr>
                                  <w:pStyle w:val="af0"/>
                                  <w:jc w:val="left"/>
                                  <w:rPr>
                                    <w:ins w:id="4142" w:author="作成者"/>
                                  </w:rPr>
                                </w:pPr>
                                <w:r w:rsidRPr="009A691B">
                                  <w:rPr>
                                    <w:rFonts w:hint="eastAsia"/>
                                  </w:rPr>
                                  <w:t>No input required</w:t>
                                </w:r>
                              </w:p>
                            </w:tc>
                            <w:tc>
                              <w:tcPr>
                                <w:tcW w:w="1273" w:type="dxa"/>
                              </w:tcPr>
                              <w:p w14:paraId="44A79019" w14:textId="77777777" w:rsidR="00CC00D9" w:rsidRPr="00FF5991" w:rsidRDefault="00CC00D9" w:rsidP="00455654">
                                <w:pPr>
                                  <w:pStyle w:val="af0"/>
                                  <w:jc w:val="left"/>
                                  <w:rPr>
                                    <w:ins w:id="4143" w:author="作成者"/>
                                  </w:rPr>
                                </w:pPr>
                                <w:ins w:id="4144" w:author="作成者">
                                  <w:r w:rsidRPr="00FF5991">
                                    <w:rPr>
                                      <w:sz w:val="20"/>
                                      <w:szCs w:val="20"/>
                                    </w:rPr>
                                    <w:t>192.168.1.2</w:t>
                                  </w:r>
                                </w:ins>
                              </w:p>
                            </w:tc>
                          </w:tr>
                          <w:tr w:rsidR="00CC00D9" w14:paraId="21736024" w14:textId="77777777" w:rsidTr="00455654">
                            <w:trPr>
                              <w:jc w:val="center"/>
                              <w:ins w:id="4145" w:author="作成者"/>
                            </w:trPr>
                            <w:tc>
                              <w:tcPr>
                                <w:tcW w:w="704" w:type="dxa"/>
                                <w:tcBorders>
                                  <w:bottom w:val="nil"/>
                                </w:tcBorders>
                              </w:tcPr>
                              <w:p w14:paraId="72BEA1E1" w14:textId="77777777" w:rsidR="00CC00D9" w:rsidRPr="00FF5991" w:rsidRDefault="00CC00D9" w:rsidP="00455654">
                                <w:pPr>
                                  <w:pStyle w:val="af0"/>
                                  <w:jc w:val="left"/>
                                  <w:rPr>
                                    <w:ins w:id="4146" w:author="作成者"/>
                                  </w:rPr>
                                </w:pPr>
                                <w:ins w:id="4147" w:author="作成者">
                                  <w:r w:rsidRPr="00FF5991">
                                    <w:rPr>
                                      <w:rFonts w:hint="eastAsia"/>
                                    </w:rPr>
                                    <w:t>4</w:t>
                                  </w:r>
                                </w:ins>
                              </w:p>
                            </w:tc>
                            <w:tc>
                              <w:tcPr>
                                <w:tcW w:w="1291" w:type="dxa"/>
                                <w:tcBorders>
                                  <w:bottom w:val="nil"/>
                                </w:tcBorders>
                              </w:tcPr>
                              <w:p w14:paraId="1655291B" w14:textId="77777777" w:rsidR="00CC00D9" w:rsidRPr="00FF5991" w:rsidRDefault="00CC00D9" w:rsidP="00455654">
                                <w:pPr>
                                  <w:pStyle w:val="af0"/>
                                  <w:jc w:val="left"/>
                                  <w:rPr>
                                    <w:ins w:id="4148" w:author="作成者"/>
                                  </w:rPr>
                                </w:pPr>
                                <w:ins w:id="4149" w:author="作成者">
                                  <w:r w:rsidRPr="00FF5991">
                                    <w:rPr>
                                      <w:rFonts w:hint="eastAsia"/>
                                    </w:rPr>
                                    <w:t>V</w:t>
                                  </w:r>
                                  <w:r w:rsidRPr="00FF5991">
                                    <w:t>AR_hoge</w:t>
                                  </w:r>
                                </w:ins>
                              </w:p>
                            </w:tc>
                            <w:tc>
                              <w:tcPr>
                                <w:tcW w:w="1291" w:type="dxa"/>
                                <w:tcBorders>
                                  <w:bottom w:val="nil"/>
                                </w:tcBorders>
                              </w:tcPr>
                              <w:p w14:paraId="5C16A7BB" w14:textId="77777777" w:rsidR="00CC00D9" w:rsidRPr="00FF5991" w:rsidRDefault="00CC00D9" w:rsidP="00455654">
                                <w:pPr>
                                  <w:pStyle w:val="af0"/>
                                  <w:jc w:val="left"/>
                                  <w:rPr>
                                    <w:ins w:id="4150" w:author="作成者"/>
                                  </w:rPr>
                                </w:pPr>
                                <w:ins w:id="4151" w:author="作成者">
                                  <w:r w:rsidRPr="00FF5991">
                                    <w:rPr>
                                      <w:rFonts w:hint="eastAsia"/>
                                    </w:rPr>
                                    <w:t>OFF</w:t>
                                  </w:r>
                                </w:ins>
                              </w:p>
                            </w:tc>
                            <w:tc>
                              <w:tcPr>
                                <w:tcW w:w="1291" w:type="dxa"/>
                                <w:tcBorders>
                                  <w:bottom w:val="nil"/>
                                </w:tcBorders>
                              </w:tcPr>
                              <w:p w14:paraId="6C2D903D" w14:textId="77777777" w:rsidR="00CC00D9" w:rsidRPr="00FF5991" w:rsidRDefault="00CC00D9" w:rsidP="00455654">
                                <w:pPr>
                                  <w:pStyle w:val="af0"/>
                                  <w:jc w:val="left"/>
                                  <w:rPr>
                                    <w:ins w:id="4152" w:author="作成者"/>
                                  </w:rPr>
                                </w:pPr>
                                <w:ins w:id="4153" w:author="作成者">
                                  <w:r w:rsidRPr="00FF5991">
                                    <w:rPr>
                                      <w:rFonts w:hint="eastAsia"/>
                                    </w:rPr>
                                    <w:t>[1].NAME</w:t>
                                  </w:r>
                                </w:ins>
                              </w:p>
                            </w:tc>
                            <w:tc>
                              <w:tcPr>
                                <w:tcW w:w="1253" w:type="dxa"/>
                                <w:tcBorders>
                                  <w:bottom w:val="nil"/>
                                </w:tcBorders>
                              </w:tcPr>
                              <w:p w14:paraId="2B03762A" w14:textId="519D8C83" w:rsidR="00CC00D9" w:rsidRPr="00FF5991" w:rsidRDefault="00CC00D9" w:rsidP="00455654">
                                <w:pPr>
                                  <w:pStyle w:val="af0"/>
                                  <w:jc w:val="left"/>
                                  <w:rPr>
                                    <w:ins w:id="4154" w:author="作成者"/>
                                  </w:rPr>
                                </w:pPr>
                                <w:r w:rsidRPr="009A691B">
                                  <w:rPr>
                                    <w:rFonts w:hint="eastAsia"/>
                                  </w:rPr>
                                  <w:t>No input required</w:t>
                                </w:r>
                              </w:p>
                            </w:tc>
                            <w:tc>
                              <w:tcPr>
                                <w:tcW w:w="1273" w:type="dxa"/>
                                <w:tcBorders>
                                  <w:bottom w:val="nil"/>
                                </w:tcBorders>
                              </w:tcPr>
                              <w:p w14:paraId="3ED8E26E" w14:textId="77777777" w:rsidR="00CC00D9" w:rsidRPr="00FF5991" w:rsidRDefault="00CC00D9" w:rsidP="00455654">
                                <w:pPr>
                                  <w:pStyle w:val="af0"/>
                                  <w:jc w:val="left"/>
                                  <w:rPr>
                                    <w:ins w:id="4155" w:author="作成者"/>
                                    <w:sz w:val="20"/>
                                    <w:szCs w:val="20"/>
                                  </w:rPr>
                                </w:pPr>
                                <w:ins w:id="4156" w:author="作成者">
                                  <w:r w:rsidRPr="00FF5991">
                                    <w:rPr>
                                      <w:rFonts w:hint="eastAsia"/>
                                      <w:sz w:val="20"/>
                                      <w:szCs w:val="20"/>
                                    </w:rPr>
                                    <w:t>suzuki</w:t>
                                  </w:r>
                                </w:ins>
                              </w:p>
                            </w:tc>
                          </w:tr>
                          <w:tr w:rsidR="00CC00D9" w14:paraId="2B9C6F4C" w14:textId="77777777" w:rsidTr="00455654">
                            <w:trPr>
                              <w:jc w:val="center"/>
                              <w:ins w:id="4157" w:author="作成者"/>
                            </w:trPr>
                            <w:tc>
                              <w:tcPr>
                                <w:tcW w:w="704" w:type="dxa"/>
                                <w:tcBorders>
                                  <w:top w:val="nil"/>
                                  <w:left w:val="nil"/>
                                  <w:bottom w:val="nil"/>
                                  <w:right w:val="nil"/>
                                </w:tcBorders>
                              </w:tcPr>
                              <w:p w14:paraId="623C182C" w14:textId="77777777" w:rsidR="00CC00D9" w:rsidRPr="00410688" w:rsidRDefault="00CC00D9" w:rsidP="00455654">
                                <w:pPr>
                                  <w:pStyle w:val="af0"/>
                                  <w:jc w:val="left"/>
                                  <w:rPr>
                                    <w:ins w:id="4158" w:author="作成者"/>
                                    <w:color w:val="A6A6A6" w:themeColor="background1" w:themeShade="A6"/>
                                  </w:rPr>
                                </w:pPr>
                                <w:ins w:id="4159" w:author="作成者">
                                  <w:r w:rsidRPr="00410688">
                                    <w:rPr>
                                      <w:rFonts w:hint="eastAsia"/>
                                      <w:color w:val="A6A6A6" w:themeColor="background1" w:themeShade="A6"/>
                                    </w:rPr>
                                    <w:t>5</w:t>
                                  </w:r>
                                </w:ins>
                              </w:p>
                            </w:tc>
                            <w:tc>
                              <w:tcPr>
                                <w:tcW w:w="1291" w:type="dxa"/>
                                <w:tcBorders>
                                  <w:top w:val="nil"/>
                                  <w:left w:val="nil"/>
                                  <w:bottom w:val="nil"/>
                                  <w:right w:val="nil"/>
                                </w:tcBorders>
                              </w:tcPr>
                              <w:p w14:paraId="36783AAF" w14:textId="77777777" w:rsidR="00CC00D9" w:rsidRPr="00410688" w:rsidRDefault="00CC00D9" w:rsidP="00455654">
                                <w:pPr>
                                  <w:pStyle w:val="af0"/>
                                  <w:jc w:val="left"/>
                                  <w:rPr>
                                    <w:ins w:id="4160" w:author="作成者"/>
                                    <w:color w:val="A6A6A6" w:themeColor="background1" w:themeShade="A6"/>
                                  </w:rPr>
                                </w:pPr>
                                <w:ins w:id="4161" w:author="作成者">
                                  <w:r w:rsidRPr="00410688">
                                    <w:rPr>
                                      <w:rFonts w:hint="eastAsia"/>
                                      <w:color w:val="A6A6A6" w:themeColor="background1" w:themeShade="A6"/>
                                    </w:rPr>
                                    <w:t>VAR_hoge</w:t>
                                  </w:r>
                                </w:ins>
                              </w:p>
                            </w:tc>
                            <w:tc>
                              <w:tcPr>
                                <w:tcW w:w="1291" w:type="dxa"/>
                                <w:tcBorders>
                                  <w:top w:val="nil"/>
                                  <w:left w:val="nil"/>
                                  <w:bottom w:val="nil"/>
                                  <w:right w:val="nil"/>
                                </w:tcBorders>
                              </w:tcPr>
                              <w:p w14:paraId="3D70183A" w14:textId="77777777" w:rsidR="00CC00D9" w:rsidRPr="00410688" w:rsidRDefault="00CC00D9" w:rsidP="00455654">
                                <w:pPr>
                                  <w:pStyle w:val="af0"/>
                                  <w:jc w:val="left"/>
                                  <w:rPr>
                                    <w:ins w:id="4162" w:author="作成者"/>
                                    <w:color w:val="A6A6A6" w:themeColor="background1" w:themeShade="A6"/>
                                  </w:rPr>
                                </w:pPr>
                                <w:ins w:id="4163" w:author="作成者">
                                  <w:r w:rsidRPr="00410688">
                                    <w:rPr>
                                      <w:rFonts w:hint="eastAsia"/>
                                      <w:color w:val="A6A6A6" w:themeColor="background1" w:themeShade="A6"/>
                                    </w:rPr>
                                    <w:t>OFF</w:t>
                                  </w:r>
                                </w:ins>
                              </w:p>
                            </w:tc>
                            <w:tc>
                              <w:tcPr>
                                <w:tcW w:w="1291" w:type="dxa"/>
                                <w:tcBorders>
                                  <w:top w:val="nil"/>
                                  <w:left w:val="nil"/>
                                  <w:bottom w:val="nil"/>
                                  <w:right w:val="nil"/>
                                </w:tcBorders>
                              </w:tcPr>
                              <w:p w14:paraId="105E3BF2" w14:textId="77777777" w:rsidR="00CC00D9" w:rsidRPr="00410688" w:rsidRDefault="00CC00D9" w:rsidP="00455654">
                                <w:pPr>
                                  <w:pStyle w:val="af0"/>
                                  <w:jc w:val="left"/>
                                  <w:rPr>
                                    <w:ins w:id="4164" w:author="作成者"/>
                                    <w:color w:val="A6A6A6" w:themeColor="background1" w:themeShade="A6"/>
                                  </w:rPr>
                                </w:pPr>
                                <w:ins w:id="4165" w:author="作成者">
                                  <w:r w:rsidRPr="00410688">
                                    <w:rPr>
                                      <w:rFonts w:hint="eastAsia"/>
                                      <w:color w:val="A6A6A6" w:themeColor="background1" w:themeShade="A6"/>
                                    </w:rPr>
                                    <w:t>[2].IP</w:t>
                                  </w:r>
                                </w:ins>
                              </w:p>
                            </w:tc>
                            <w:tc>
                              <w:tcPr>
                                <w:tcW w:w="1253" w:type="dxa"/>
                                <w:tcBorders>
                                  <w:top w:val="nil"/>
                                  <w:left w:val="nil"/>
                                  <w:bottom w:val="nil"/>
                                  <w:right w:val="nil"/>
                                </w:tcBorders>
                              </w:tcPr>
                              <w:p w14:paraId="0A2E6259" w14:textId="248DC25B" w:rsidR="00CC00D9" w:rsidRPr="00410688" w:rsidRDefault="00CC00D9" w:rsidP="00455654">
                                <w:pPr>
                                  <w:pStyle w:val="af0"/>
                                  <w:jc w:val="left"/>
                                  <w:rPr>
                                    <w:ins w:id="4166" w:author="作成者"/>
                                    <w:color w:val="A6A6A6" w:themeColor="background1" w:themeShade="A6"/>
                                  </w:rPr>
                                </w:pPr>
                                <w:r w:rsidRPr="009A691B">
                                  <w:rPr>
                                    <w:rFonts w:hint="eastAsia"/>
                                  </w:rPr>
                                  <w:t>No input required</w:t>
                                </w:r>
                              </w:p>
                            </w:tc>
                            <w:tc>
                              <w:tcPr>
                                <w:tcW w:w="1273" w:type="dxa"/>
                                <w:tcBorders>
                                  <w:top w:val="nil"/>
                                  <w:left w:val="nil"/>
                                  <w:bottom w:val="nil"/>
                                  <w:right w:val="nil"/>
                                </w:tcBorders>
                              </w:tcPr>
                              <w:p w14:paraId="307FA2FC" w14:textId="77777777" w:rsidR="00CC00D9" w:rsidRPr="00410688" w:rsidRDefault="00CC00D9" w:rsidP="00455654">
                                <w:pPr>
                                  <w:pStyle w:val="af0"/>
                                  <w:jc w:val="left"/>
                                  <w:rPr>
                                    <w:ins w:id="4167" w:author="作成者"/>
                                    <w:color w:val="A6A6A6" w:themeColor="background1" w:themeShade="A6"/>
                                    <w:sz w:val="20"/>
                                    <w:szCs w:val="20"/>
                                  </w:rPr>
                                </w:pPr>
                              </w:p>
                            </w:tc>
                          </w:tr>
                          <w:tr w:rsidR="00CC00D9" w14:paraId="188091D6" w14:textId="77777777" w:rsidTr="00455654">
                            <w:trPr>
                              <w:jc w:val="center"/>
                              <w:ins w:id="4168" w:author="作成者"/>
                            </w:trPr>
                            <w:tc>
                              <w:tcPr>
                                <w:tcW w:w="704" w:type="dxa"/>
                                <w:tcBorders>
                                  <w:top w:val="nil"/>
                                  <w:left w:val="nil"/>
                                  <w:bottom w:val="nil"/>
                                  <w:right w:val="nil"/>
                                </w:tcBorders>
                              </w:tcPr>
                              <w:p w14:paraId="2B66709B" w14:textId="77777777" w:rsidR="00CC00D9" w:rsidRPr="00410688" w:rsidRDefault="00CC00D9" w:rsidP="00455654">
                                <w:pPr>
                                  <w:pStyle w:val="af0"/>
                                  <w:jc w:val="left"/>
                                  <w:rPr>
                                    <w:ins w:id="4169" w:author="作成者"/>
                                    <w:color w:val="A6A6A6" w:themeColor="background1" w:themeShade="A6"/>
                                  </w:rPr>
                                </w:pPr>
                                <w:ins w:id="4170" w:author="作成者">
                                  <w:r w:rsidRPr="00410688">
                                    <w:rPr>
                                      <w:rFonts w:hint="eastAsia"/>
                                      <w:color w:val="A6A6A6" w:themeColor="background1" w:themeShade="A6"/>
                                    </w:rPr>
                                    <w:t>6</w:t>
                                  </w:r>
                                </w:ins>
                              </w:p>
                            </w:tc>
                            <w:tc>
                              <w:tcPr>
                                <w:tcW w:w="1291" w:type="dxa"/>
                                <w:tcBorders>
                                  <w:top w:val="nil"/>
                                  <w:left w:val="nil"/>
                                  <w:bottom w:val="nil"/>
                                  <w:right w:val="nil"/>
                                </w:tcBorders>
                              </w:tcPr>
                              <w:p w14:paraId="13FAB46A" w14:textId="77777777" w:rsidR="00CC00D9" w:rsidRPr="00410688" w:rsidRDefault="00CC00D9" w:rsidP="00455654">
                                <w:pPr>
                                  <w:pStyle w:val="af0"/>
                                  <w:jc w:val="left"/>
                                  <w:rPr>
                                    <w:ins w:id="4171" w:author="作成者"/>
                                    <w:color w:val="A6A6A6" w:themeColor="background1" w:themeShade="A6"/>
                                  </w:rPr>
                                </w:pPr>
                                <w:ins w:id="4172" w:author="作成者">
                                  <w:r w:rsidRPr="00410688">
                                    <w:rPr>
                                      <w:rFonts w:hint="eastAsia"/>
                                      <w:color w:val="A6A6A6" w:themeColor="background1" w:themeShade="A6"/>
                                    </w:rPr>
                                    <w:t>VAR_hoge</w:t>
                                  </w:r>
                                </w:ins>
                              </w:p>
                            </w:tc>
                            <w:tc>
                              <w:tcPr>
                                <w:tcW w:w="1291" w:type="dxa"/>
                                <w:tcBorders>
                                  <w:top w:val="nil"/>
                                  <w:left w:val="nil"/>
                                  <w:bottom w:val="nil"/>
                                  <w:right w:val="nil"/>
                                </w:tcBorders>
                              </w:tcPr>
                              <w:p w14:paraId="13E812A3" w14:textId="77777777" w:rsidR="00CC00D9" w:rsidRPr="00410688" w:rsidRDefault="00CC00D9" w:rsidP="00455654">
                                <w:pPr>
                                  <w:pStyle w:val="af0"/>
                                  <w:jc w:val="left"/>
                                  <w:rPr>
                                    <w:ins w:id="4173" w:author="作成者"/>
                                    <w:color w:val="A6A6A6" w:themeColor="background1" w:themeShade="A6"/>
                                  </w:rPr>
                                </w:pPr>
                                <w:ins w:id="4174" w:author="作成者">
                                  <w:r w:rsidRPr="00410688">
                                    <w:rPr>
                                      <w:rFonts w:hint="eastAsia"/>
                                      <w:color w:val="A6A6A6" w:themeColor="background1" w:themeShade="A6"/>
                                    </w:rPr>
                                    <w:t>OFF</w:t>
                                  </w:r>
                                </w:ins>
                              </w:p>
                            </w:tc>
                            <w:tc>
                              <w:tcPr>
                                <w:tcW w:w="1291" w:type="dxa"/>
                                <w:tcBorders>
                                  <w:top w:val="nil"/>
                                  <w:left w:val="nil"/>
                                  <w:bottom w:val="nil"/>
                                  <w:right w:val="nil"/>
                                </w:tcBorders>
                              </w:tcPr>
                              <w:p w14:paraId="491FBFAC" w14:textId="77777777" w:rsidR="00CC00D9" w:rsidRPr="00410688" w:rsidRDefault="00CC00D9" w:rsidP="00455654">
                                <w:pPr>
                                  <w:pStyle w:val="af0"/>
                                  <w:jc w:val="left"/>
                                  <w:rPr>
                                    <w:ins w:id="4175" w:author="作成者"/>
                                    <w:color w:val="A6A6A6" w:themeColor="background1" w:themeShade="A6"/>
                                  </w:rPr>
                                </w:pPr>
                                <w:ins w:id="4176" w:author="作成者">
                                  <w:r w:rsidRPr="00410688">
                                    <w:rPr>
                                      <w:rFonts w:hint="eastAsia"/>
                                      <w:color w:val="A6A6A6" w:themeColor="background1" w:themeShade="A6"/>
                                    </w:rPr>
                                    <w:t>[2].NAME</w:t>
                                  </w:r>
                                </w:ins>
                              </w:p>
                            </w:tc>
                            <w:tc>
                              <w:tcPr>
                                <w:tcW w:w="1253" w:type="dxa"/>
                                <w:tcBorders>
                                  <w:top w:val="nil"/>
                                  <w:left w:val="nil"/>
                                  <w:bottom w:val="nil"/>
                                  <w:right w:val="nil"/>
                                </w:tcBorders>
                              </w:tcPr>
                              <w:p w14:paraId="6208F5C2" w14:textId="77179CC4" w:rsidR="00CC00D9" w:rsidRPr="00410688" w:rsidRDefault="00CC00D9" w:rsidP="00455654">
                                <w:pPr>
                                  <w:pStyle w:val="af0"/>
                                  <w:jc w:val="left"/>
                                  <w:rPr>
                                    <w:ins w:id="4177" w:author="作成者"/>
                                    <w:color w:val="A6A6A6" w:themeColor="background1" w:themeShade="A6"/>
                                  </w:rPr>
                                </w:pPr>
                                <w:r w:rsidRPr="009A691B">
                                  <w:rPr>
                                    <w:rFonts w:hint="eastAsia"/>
                                  </w:rPr>
                                  <w:t>No input required</w:t>
                                </w:r>
                              </w:p>
                            </w:tc>
                            <w:tc>
                              <w:tcPr>
                                <w:tcW w:w="1273" w:type="dxa"/>
                                <w:tcBorders>
                                  <w:top w:val="nil"/>
                                  <w:left w:val="nil"/>
                                  <w:bottom w:val="nil"/>
                                  <w:right w:val="nil"/>
                                </w:tcBorders>
                              </w:tcPr>
                              <w:p w14:paraId="0CC9103C" w14:textId="77777777" w:rsidR="00CC00D9" w:rsidRPr="00410688" w:rsidRDefault="00CC00D9" w:rsidP="00455654">
                                <w:pPr>
                                  <w:pStyle w:val="af0"/>
                                  <w:jc w:val="left"/>
                                  <w:rPr>
                                    <w:ins w:id="4178" w:author="作成者"/>
                                    <w:color w:val="A6A6A6" w:themeColor="background1" w:themeShade="A6"/>
                                    <w:sz w:val="20"/>
                                    <w:szCs w:val="20"/>
                                  </w:rPr>
                                </w:pPr>
                              </w:p>
                            </w:tc>
                          </w:tr>
                        </w:tbl>
                        <w:p w14:paraId="17676F86" w14:textId="77777777" w:rsidR="00CC00D9" w:rsidRDefault="00CC00D9" w:rsidP="00366ECC">
                          <w:pPr>
                            <w:jc w:val="left"/>
                            <w:rPr>
                              <w:ins w:id="4179" w:author="作成者"/>
                              <w:sz w:val="20"/>
                              <w:szCs w:val="20"/>
                            </w:rPr>
                          </w:pPr>
                        </w:p>
                        <w:p w14:paraId="762E24AB" w14:textId="77777777" w:rsidR="00CC00D9" w:rsidRPr="00D464F6" w:rsidRDefault="00CC00D9" w:rsidP="00366ECC">
                          <w:pPr>
                            <w:jc w:val="left"/>
                            <w:rPr>
                              <w:ins w:id="4180" w:author="作成者"/>
                              <w:b/>
                              <w:sz w:val="20"/>
                              <w:szCs w:val="20"/>
                            </w:rPr>
                          </w:pPr>
                          <w:ins w:id="4181" w:author="作成者">
                            <w:r>
                              <w:rPr>
                                <w:rFonts w:hint="eastAsia"/>
                                <w:sz w:val="20"/>
                                <w:szCs w:val="20"/>
                              </w:rPr>
                              <w:t xml:space="preserve">　</w:t>
                            </w:r>
                            <w:r>
                              <w:rPr>
                                <w:sz w:val="20"/>
                                <w:szCs w:val="20"/>
                              </w:rPr>
                              <w:t xml:space="preserve">　　　　　</w:t>
                            </w:r>
                          </w:ins>
                        </w:p>
                        <w:p w14:paraId="6341AEC7" w14:textId="77777777" w:rsidR="00CC00D9" w:rsidRDefault="00CC00D9" w:rsidP="00366ECC">
                          <w:pPr>
                            <w:jc w:val="left"/>
                            <w:rPr>
                              <w:ins w:id="4182" w:author="作成者"/>
                              <w:sz w:val="20"/>
                              <w:szCs w:val="20"/>
                            </w:rPr>
                          </w:pPr>
                        </w:p>
                        <w:p w14:paraId="69DAEF78" w14:textId="77777777" w:rsidR="00CC00D9" w:rsidRDefault="00CC00D9" w:rsidP="00366ECC">
                          <w:pPr>
                            <w:jc w:val="left"/>
                            <w:rPr>
                              <w:ins w:id="4183" w:author="作成者"/>
                              <w:sz w:val="20"/>
                              <w:szCs w:val="20"/>
                            </w:rPr>
                          </w:pPr>
                        </w:p>
                        <w:p w14:paraId="0F21AD02" w14:textId="77777777" w:rsidR="00CC00D9" w:rsidRDefault="00CC00D9" w:rsidP="00366ECC">
                          <w:pPr>
                            <w:jc w:val="left"/>
                            <w:rPr>
                              <w:ins w:id="4184" w:author="作成者"/>
                              <w:sz w:val="20"/>
                              <w:szCs w:val="20"/>
                            </w:rPr>
                          </w:pPr>
                        </w:p>
                        <w:p w14:paraId="19F6D41C" w14:textId="2182C32F" w:rsidR="00CC00D9" w:rsidRPr="00D464F6" w:rsidRDefault="00CC00D9" w:rsidP="00366ECC">
                          <w:pPr>
                            <w:ind w:firstLineChars="400" w:firstLine="803"/>
                            <w:jc w:val="left"/>
                            <w:rPr>
                              <w:ins w:id="4185" w:author="作成者"/>
                              <w:b/>
                              <w:sz w:val="20"/>
                              <w:szCs w:val="20"/>
                            </w:rPr>
                          </w:pPr>
                          <w:r>
                            <w:rPr>
                              <w:rFonts w:hint="eastAsia"/>
                              <w:b/>
                              <w:sz w:val="20"/>
                              <w:szCs w:val="20"/>
                            </w:rPr>
                            <w:t>Value registered to Terraform</w:t>
                          </w:r>
                          <w:r>
                            <w:rPr>
                              <w:rFonts w:hint="eastAsia"/>
                              <w:b/>
                              <w:sz w:val="20"/>
                              <w:szCs w:val="20"/>
                            </w:rPr>
                            <w:t>’</w:t>
                          </w:r>
                          <w:r>
                            <w:rPr>
                              <w:rFonts w:hint="eastAsia"/>
                              <w:b/>
                              <w:sz w:val="20"/>
                              <w:szCs w:val="20"/>
                            </w:rPr>
                            <w:t>s Variables</w:t>
                          </w:r>
                        </w:p>
                        <w:tbl>
                          <w:tblPr>
                            <w:tblStyle w:val="ab"/>
                            <w:tblW w:w="0" w:type="auto"/>
                            <w:tblInd w:w="1008" w:type="dxa"/>
                            <w:tblLook w:val="04A0" w:firstRow="1" w:lastRow="0" w:firstColumn="1" w:lastColumn="0" w:noHBand="0" w:noVBand="1"/>
                          </w:tblPr>
                          <w:tblGrid>
                            <w:gridCol w:w="1756"/>
                            <w:gridCol w:w="5435"/>
                          </w:tblGrid>
                          <w:tr w:rsidR="00CC00D9" w:rsidRPr="00A024A7" w14:paraId="4746CBD4" w14:textId="77777777" w:rsidTr="00DD1144">
                            <w:trPr>
                              <w:trHeight w:val="374"/>
                              <w:ins w:id="4186" w:author="作成者"/>
                            </w:trPr>
                            <w:tc>
                              <w:tcPr>
                                <w:tcW w:w="1756" w:type="dxa"/>
                                <w:shd w:val="clear" w:color="auto" w:fill="002060"/>
                              </w:tcPr>
                              <w:p w14:paraId="2D33FA5C" w14:textId="77777777" w:rsidR="00CC00D9" w:rsidRPr="00A024A7" w:rsidRDefault="00CC00D9" w:rsidP="00DD1144">
                                <w:pPr>
                                  <w:jc w:val="left"/>
                                  <w:rPr>
                                    <w:ins w:id="4187" w:author="作成者"/>
                                    <w:b/>
                                    <w:color w:val="FFFFFF" w:themeColor="background1"/>
                                    <w:sz w:val="20"/>
                                    <w:szCs w:val="20"/>
                                  </w:rPr>
                                </w:pPr>
                                <w:ins w:id="4188" w:author="作成者">
                                  <w:r w:rsidRPr="00A024A7">
                                    <w:rPr>
                                      <w:rFonts w:hint="eastAsia"/>
                                      <w:b/>
                                      <w:color w:val="FFFFFF" w:themeColor="background1"/>
                                      <w:sz w:val="20"/>
                                      <w:szCs w:val="20"/>
                                    </w:rPr>
                                    <w:t>Key</w:t>
                                  </w:r>
                                </w:ins>
                              </w:p>
                            </w:tc>
                            <w:tc>
                              <w:tcPr>
                                <w:tcW w:w="5435" w:type="dxa"/>
                                <w:shd w:val="clear" w:color="auto" w:fill="002060"/>
                              </w:tcPr>
                              <w:p w14:paraId="3E185A23" w14:textId="77777777" w:rsidR="00CC00D9" w:rsidRPr="00A024A7" w:rsidRDefault="00CC00D9" w:rsidP="00DD1144">
                                <w:pPr>
                                  <w:jc w:val="left"/>
                                  <w:rPr>
                                    <w:ins w:id="4189" w:author="作成者"/>
                                    <w:b/>
                                    <w:color w:val="FFFFFF" w:themeColor="background1"/>
                                    <w:sz w:val="20"/>
                                    <w:szCs w:val="20"/>
                                  </w:rPr>
                                </w:pPr>
                                <w:ins w:id="4190" w:author="作成者">
                                  <w:r w:rsidRPr="00A024A7">
                                    <w:rPr>
                                      <w:rFonts w:hint="eastAsia"/>
                                      <w:b/>
                                      <w:color w:val="FFFFFF" w:themeColor="background1"/>
                                      <w:sz w:val="20"/>
                                      <w:szCs w:val="20"/>
                                    </w:rPr>
                                    <w:t>Value</w:t>
                                  </w:r>
                                </w:ins>
                              </w:p>
                            </w:tc>
                          </w:tr>
                          <w:tr w:rsidR="00CC00D9" w14:paraId="74E7EF2B" w14:textId="77777777" w:rsidTr="00DD1144">
                            <w:trPr>
                              <w:trHeight w:val="354"/>
                              <w:ins w:id="4191" w:author="作成者"/>
                            </w:trPr>
                            <w:tc>
                              <w:tcPr>
                                <w:tcW w:w="1756" w:type="dxa"/>
                              </w:tcPr>
                              <w:p w14:paraId="02065910" w14:textId="77777777" w:rsidR="00CC00D9" w:rsidRPr="00515ED5" w:rsidRDefault="00CC00D9" w:rsidP="00DD1144">
                                <w:pPr>
                                  <w:jc w:val="left"/>
                                  <w:rPr>
                                    <w:ins w:id="4192" w:author="作成者"/>
                                    <w:sz w:val="20"/>
                                    <w:szCs w:val="20"/>
                                  </w:rPr>
                                </w:pPr>
                                <w:ins w:id="4193" w:author="作成者">
                                  <w:r w:rsidRPr="00515ED5">
                                    <w:rPr>
                                      <w:rFonts w:hint="eastAsia"/>
                                      <w:sz w:val="20"/>
                                      <w:szCs w:val="20"/>
                                    </w:rPr>
                                    <w:t>VAR_hoge</w:t>
                                  </w:r>
                                </w:ins>
                              </w:p>
                            </w:tc>
                            <w:tc>
                              <w:tcPr>
                                <w:tcW w:w="5435" w:type="dxa"/>
                              </w:tcPr>
                              <w:p w14:paraId="48937482" w14:textId="77777777" w:rsidR="00CC00D9" w:rsidRPr="0088327F" w:rsidRDefault="00CC00D9" w:rsidP="00DD1144">
                                <w:pPr>
                                  <w:rPr>
                                    <w:ins w:id="4194" w:author="作成者"/>
                                    <w:sz w:val="20"/>
                                    <w:szCs w:val="20"/>
                                  </w:rPr>
                                </w:pPr>
                                <w:ins w:id="4195" w:author="作成者">
                                  <w:r>
                                    <w:rPr>
                                      <w:sz w:val="20"/>
                                      <w:szCs w:val="20"/>
                                    </w:rPr>
                                    <w:t>[</w:t>
                                  </w:r>
                                </w:ins>
                              </w:p>
                              <w:p w14:paraId="5BE973D2" w14:textId="77777777" w:rsidR="00CC00D9" w:rsidRDefault="00CC00D9" w:rsidP="00DD1144">
                                <w:pPr>
                                  <w:rPr>
                                    <w:ins w:id="4196" w:author="作成者"/>
                                    <w:sz w:val="20"/>
                                    <w:szCs w:val="20"/>
                                  </w:rPr>
                                </w:pPr>
                                <w:ins w:id="4197" w:author="作成者">
                                  <w:r>
                                    <w:rPr>
                                      <w:sz w:val="20"/>
                                      <w:szCs w:val="20"/>
                                    </w:rPr>
                                    <w:t xml:space="preserve">    { “IP” = “192.168.1.1”, “NAME” = “yamamoto” },</w:t>
                                  </w:r>
                                </w:ins>
                              </w:p>
                              <w:p w14:paraId="260D32E8" w14:textId="77777777" w:rsidR="00CC00D9" w:rsidRDefault="00CC00D9" w:rsidP="00DD1144">
                                <w:pPr>
                                  <w:pStyle w:val="af0"/>
                                  <w:ind w:firstLineChars="200" w:firstLine="400"/>
                                  <w:rPr>
                                    <w:ins w:id="4198" w:author="作成者"/>
                                    <w:sz w:val="20"/>
                                    <w:szCs w:val="20"/>
                                  </w:rPr>
                                </w:pPr>
                                <w:ins w:id="4199" w:author="作成者">
                                  <w:r>
                                    <w:rPr>
                                      <w:sz w:val="20"/>
                                      <w:szCs w:val="20"/>
                                    </w:rPr>
                                    <w:t>{ “IP” = “192.168.1.2”, “NAME” = “suzuki” },</w:t>
                                  </w:r>
                                </w:ins>
                              </w:p>
                              <w:p w14:paraId="6366AC2C" w14:textId="77777777" w:rsidR="00CC00D9" w:rsidRPr="00515ED5" w:rsidRDefault="00CC00D9" w:rsidP="00DD1144">
                                <w:pPr>
                                  <w:pStyle w:val="af0"/>
                                  <w:rPr>
                                    <w:ins w:id="4200" w:author="作成者"/>
                                    <w:sz w:val="20"/>
                                    <w:szCs w:val="20"/>
                                  </w:rPr>
                                </w:pPr>
                                <w:ins w:id="4201" w:author="作成者">
                                  <w:r w:rsidRPr="0088327F">
                                    <w:rPr>
                                      <w:sz w:val="20"/>
                                      <w:szCs w:val="20"/>
                                    </w:rPr>
                                    <w:t>]</w:t>
                                  </w:r>
                                </w:ins>
                              </w:p>
                            </w:tc>
                          </w:tr>
                        </w:tbl>
                        <w:p w14:paraId="00CF4700" w14:textId="77777777" w:rsidR="00CC00D9" w:rsidRPr="003177F7" w:rsidRDefault="00CC00D9" w:rsidP="00366ECC">
                          <w:pPr>
                            <w:jc w:val="left"/>
                            <w:rPr>
                              <w:ins w:id="4202" w:author="作成者"/>
                              <w:sz w:val="20"/>
                              <w:szCs w:val="20"/>
                            </w:rPr>
                          </w:pPr>
                        </w:p>
                      </w:txbxContent>
                    </v:textbox>
                  </v:shape>
                  <v:shape id="下矢印 532" o:spid="_x0000_s1211" type="#_x0000_t67" style="position:absolute;left:1143;top:5583;width:4000;height:25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" adj="19935" fillcolor="#0057c9 [2425]" strokecolor="#003c8c [2905]" strokeweight="2pt"/>
                  <v:group id="グループ化 533" o:spid="_x0000_s1212" style="position:absolute;left:4190;top:5962;width:28190;height:1865" coordorigin="-476,-8142" coordsize="28194,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roundrect id="角丸四角形 534" o:spid="_x0000_s1213" style="position:absolute;left:6763;top:-7934;width:20955;height:14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" fillcolor="white [3212]" strokecolor="#508035 [2422]" strokeweight="2pt">
                      <v:shadow on="t" color="black" opacity="26214f" origin="-.5,-.5" offset=".74836mm,.74836mm"/>
                      <v:textbox inset="1mm,0,0,0">
                        <w:txbxContent>
                          <w:p w14:paraId="74C85C5F" w14:textId="40649069" w:rsidR="00CC00D9" w:rsidRDefault="00CC00D9" w:rsidP="00366ECC">
                            <w:pPr>
                              <w:pStyle w:val="Web"/>
                              <w:rPr>
                                <w:ins w:id="4203" w:author="作成者"/>
                              </w:rPr>
                            </w:pPr>
                            <w:ins w:id="4204" w:author="作成者">
                              <w:r>
                                <w:rPr>
                                  <w:rFonts w:cs="Times New Roman" w:hint="eastAsia"/>
                                  <w:b/>
                                  <w:bCs/>
                                  <w:color w:val="325121"/>
                                  <w:sz w:val="20"/>
                                  <w:szCs w:val="20"/>
                                </w:rPr>
                                <w:t xml:space="preserve">⑬ </w:t>
                              </w:r>
                            </w:ins>
                            <w:r>
                              <w:rPr>
                                <w:rFonts w:cs="Times New Roman" w:hint="eastAsia"/>
                                <w:b/>
                                <w:bCs/>
                                <w:color w:val="325121"/>
                                <w:sz w:val="20"/>
                                <w:szCs w:val="20"/>
                              </w:rPr>
                              <w:t>Configure Variable values</w:t>
                            </w:r>
                          </w:p>
                        </w:txbxContent>
                      </v:textbox>
                    </v:roundrect>
                    <v:shape id="下矢印 535" o:spid="_x0000_s1214" type="#_x0000_t67" style="position:absolute;left:1924;top:-10542;width:1867;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" adj="19460" fillcolor="#518135" strokecolor="#508035 [2422]" strokeweight="2pt">
                      <v:fill opacity="52428f"/>
                    </v:shape>
                  </v:group>
                  <w10:wrap type="topAndBottom"/>
                </v:group>
              </w:pict>
            </mc:Fallback>
          </mc:AlternateContent>
        </w:r>
      </w:ins>
      <w:r w:rsidR="002A3754">
        <w:rPr>
          <w:rFonts w:asciiTheme="majorHAnsi" w:hAnsiTheme="majorHAnsi" w:cstheme="majorHAnsi" w:hint="eastAsia"/>
        </w:rPr>
        <w:t>9</w:t>
      </w:r>
      <w:r w:rsidR="002A3754">
        <w:rPr>
          <w:rFonts w:asciiTheme="majorHAnsi" w:hAnsiTheme="majorHAnsi" w:cstheme="majorHAnsi"/>
        </w:rPr>
        <w:t>99</w:t>
      </w:r>
    </w:p>
    <w:sectPr w:rsidR="00366ECC" w:rsidRPr="00CB0166" w:rsidSect="006A19B3">
      <w:type w:val="continuous"/>
      <w:pgSz w:w="11906" w:h="16838" w:code="9"/>
      <w:pgMar w:top="1361" w:right="851" w:bottom="1134" w:left="1418" w:header="851" w:footer="992" w:gutter="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5C3974" w14:textId="77777777" w:rsidR="006C1516" w:rsidRDefault="006C1516" w:rsidP="002D068D">
      <w:r>
        <w:separator/>
      </w:r>
    </w:p>
  </w:endnote>
  <w:endnote w:type="continuationSeparator" w:id="0">
    <w:p w14:paraId="38901D4E" w14:textId="77777777" w:rsidR="006C1516" w:rsidRDefault="006C1516"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0BBD8" w14:textId="77777777" w:rsidR="00CC00D9" w:rsidRDefault="00CC00D9">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CC00D9" w:rsidRDefault="00CC00D9" w:rsidP="002D068D">
    <w:pPr>
      <w:pStyle w:val="a7"/>
    </w:pPr>
  </w:p>
  <w:p w14:paraId="7197A072" w14:textId="5918C95C" w:rsidR="00CC00D9" w:rsidRDefault="00CC00D9" w:rsidP="002D068D">
    <w:pPr>
      <w:pStyle w:val="a7"/>
      <w:jc w:val="center"/>
    </w:pPr>
    <w:r w:rsidRPr="00A04220">
      <w:rPr>
        <w:kern w:val="0"/>
      </w:rPr>
      <w:t>Exastro-ITA_User Ins</w:t>
    </w:r>
    <w:r>
      <w:rPr>
        <w:kern w:val="0"/>
      </w:rPr>
      <w:t>truction Manual_Terraform-CLI-drive</w:t>
    </w:r>
    <w:r>
      <w:t>r</w:t>
    </w:r>
    <w:r>
      <w:rPr>
        <w:rFonts w:hint="eastAsia"/>
      </w:rPr>
      <w:t xml:space="preserve">　　　</w:t>
    </w:r>
    <w:sdt>
      <w:sdtPr>
        <w:id w:val="-804615441"/>
        <w:docPartObj>
          <w:docPartGallery w:val="Page Numbers (Bottom of Page)"/>
          <w:docPartUnique/>
        </w:docPartObj>
      </w:sdtPr>
      <w:sdtContent>
        <w:r>
          <w:fldChar w:fldCharType="begin"/>
        </w:r>
        <w:r>
          <w:instrText>PAGE   \* MERGEFORMAT</w:instrText>
        </w:r>
        <w:r>
          <w:fldChar w:fldCharType="separate"/>
        </w:r>
        <w:r w:rsidR="00D751A3">
          <w:rPr>
            <w:noProof/>
          </w:rPr>
          <w:t>62</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D751A3">
          <w:rPr>
            <w:noProof/>
          </w:rPr>
          <w:t>62</w:t>
        </w:r>
        <w:r>
          <w:rPr>
            <w:noProof/>
          </w:rPr>
          <w:fldChar w:fldCharType="end"/>
        </w:r>
      </w:sdtContent>
    </w:sdt>
  </w:p>
  <w:p w14:paraId="60F318FE" w14:textId="406D9274" w:rsidR="00CC00D9" w:rsidRDefault="00CC00D9" w:rsidP="002D068D">
    <w:pPr>
      <w:pStyle w:val="a7"/>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249" name="図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9BEBC" w14:textId="77777777" w:rsidR="00CC00D9" w:rsidRDefault="00CC00D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F0C35E" w14:textId="77777777" w:rsidR="006C1516" w:rsidRDefault="006C1516" w:rsidP="002D068D">
      <w:r>
        <w:separator/>
      </w:r>
    </w:p>
  </w:footnote>
  <w:footnote w:type="continuationSeparator" w:id="0">
    <w:p w14:paraId="096B2F2A" w14:textId="77777777" w:rsidR="006C1516" w:rsidRDefault="006C1516"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16FD9" w14:textId="77777777" w:rsidR="00CC00D9" w:rsidRDefault="00CC00D9">
    <w:pPr>
      <w:pStyle w:val="a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CC00D9" w:rsidRDefault="00CC00D9" w:rsidP="002D068D">
    <w:pPr>
      <w:pStyle w:val="a5"/>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CC00D9" w:rsidRDefault="00CC00D9">
    <w:pPr>
      <w:pStyle w:val="a5"/>
    </w:pPr>
    <w:r>
      <w:rPr>
        <w:noProof/>
      </w:rPr>
      <w:drawing>
        <wp:inline distT="0" distB="0" distL="0" distR="0" wp14:anchorId="72D02CD5" wp14:editId="3754E0B0">
          <wp:extent cx="3063875" cy="718185"/>
          <wp:effectExtent l="0" t="0" r="0" b="5715"/>
          <wp:docPr id="250" name="図 250"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59A0C39"/>
    <w:multiLevelType w:val="hybridMultilevel"/>
    <w:tmpl w:val="E252E5A2"/>
    <w:lvl w:ilvl="0" w:tplc="0409000F">
      <w:start w:val="1"/>
      <w:numFmt w:val="decimal"/>
      <w:lvlText w:val="(%1)"/>
      <w:lvlJc w:val="left"/>
      <w:pPr>
        <w:ind w:left="709"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3" w15:restartNumberingAfterBreak="0">
    <w:nsid w:val="08A0159B"/>
    <w:multiLevelType w:val="hybridMultilevel"/>
    <w:tmpl w:val="2676F908"/>
    <w:lvl w:ilvl="0" w:tplc="1BB68D96">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1EB28BD"/>
    <w:multiLevelType w:val="hybridMultilevel"/>
    <w:tmpl w:val="92DA4D56"/>
    <w:lvl w:ilvl="0" w:tplc="FDD0C100">
      <w:start w:val="1"/>
      <w:numFmt w:val="decimal"/>
      <w:lvlText w:val="(%1)"/>
      <w:lvlJc w:val="left"/>
      <w:pPr>
        <w:ind w:left="703"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3" w:hanging="420"/>
      </w:pPr>
    </w:lvl>
    <w:lvl w:ilvl="2" w:tplc="0409001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5"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6" w15:restartNumberingAfterBreak="0">
    <w:nsid w:val="1A172B51"/>
    <w:multiLevelType w:val="hybridMultilevel"/>
    <w:tmpl w:val="26305134"/>
    <w:lvl w:ilvl="0" w:tplc="64F4753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09B7FF4"/>
    <w:multiLevelType w:val="hybridMultilevel"/>
    <w:tmpl w:val="3D22A2F8"/>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8" w15:restartNumberingAfterBreak="0">
    <w:nsid w:val="2177056B"/>
    <w:multiLevelType w:val="hybridMultilevel"/>
    <w:tmpl w:val="0E063BC8"/>
    <w:lvl w:ilvl="0" w:tplc="358495C4">
      <w:start w:val="1"/>
      <w:numFmt w:val="decimalEnclosedCircle"/>
      <w:lvlText w:val="%1"/>
      <w:lvlJc w:val="left"/>
      <w:pPr>
        <w:ind w:left="78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312D4EED"/>
    <w:multiLevelType w:val="hybridMultilevel"/>
    <w:tmpl w:val="FC503324"/>
    <w:lvl w:ilvl="0" w:tplc="E6BEA966">
      <w:start w:val="1"/>
      <w:numFmt w:val="decimalEnclosedCircle"/>
      <w:lvlText w:val="%1"/>
      <w:lvlJc w:val="left"/>
      <w:pPr>
        <w:ind w:left="360" w:hanging="360"/>
      </w:pPr>
      <w:rPr>
        <w:rFonts w:hint="default"/>
      </w:rPr>
    </w:lvl>
    <w:lvl w:ilvl="1" w:tplc="7318F706">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7893E0D"/>
    <w:multiLevelType w:val="hybridMultilevel"/>
    <w:tmpl w:val="2676F908"/>
    <w:lvl w:ilvl="0" w:tplc="1BB68D96">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15:restartNumberingAfterBreak="0">
    <w:nsid w:val="3F987152"/>
    <w:multiLevelType w:val="hybridMultilevel"/>
    <w:tmpl w:val="E252E5A2"/>
    <w:lvl w:ilvl="0" w:tplc="0409000F">
      <w:start w:val="1"/>
      <w:numFmt w:val="decimal"/>
      <w:lvlText w:val="(%1)"/>
      <w:lvlJc w:val="left"/>
      <w:pPr>
        <w:ind w:left="709"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6"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7" w15:restartNumberingAfterBreak="0">
    <w:nsid w:val="491B5466"/>
    <w:multiLevelType w:val="multilevel"/>
    <w:tmpl w:val="D6FC25B2"/>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4A920026"/>
    <w:multiLevelType w:val="hybridMultilevel"/>
    <w:tmpl w:val="D1F661D6"/>
    <w:lvl w:ilvl="0" w:tplc="04090011">
      <w:start w:val="1"/>
      <w:numFmt w:val="decimalEnclosedCircle"/>
      <w:lvlText w:val="%1"/>
      <w:lvlJc w:val="left"/>
      <w:pPr>
        <w:ind w:left="710" w:hanging="420"/>
      </w:pPr>
    </w:lvl>
    <w:lvl w:ilvl="1" w:tplc="04090017" w:tentative="1">
      <w:start w:val="1"/>
      <w:numFmt w:val="aiueoFullWidth"/>
      <w:lvlText w:val="(%2)"/>
      <w:lvlJc w:val="left"/>
      <w:pPr>
        <w:ind w:left="1130" w:hanging="420"/>
      </w:pPr>
    </w:lvl>
    <w:lvl w:ilvl="2" w:tplc="04090011" w:tentative="1">
      <w:start w:val="1"/>
      <w:numFmt w:val="decimalEnclosedCircle"/>
      <w:lvlText w:val="%3"/>
      <w:lvlJc w:val="left"/>
      <w:pPr>
        <w:ind w:left="1550" w:hanging="420"/>
      </w:pPr>
    </w:lvl>
    <w:lvl w:ilvl="3" w:tplc="0409000F" w:tentative="1">
      <w:start w:val="1"/>
      <w:numFmt w:val="decimal"/>
      <w:lvlText w:val="%4."/>
      <w:lvlJc w:val="left"/>
      <w:pPr>
        <w:ind w:left="1970" w:hanging="420"/>
      </w:pPr>
    </w:lvl>
    <w:lvl w:ilvl="4" w:tplc="04090017" w:tentative="1">
      <w:start w:val="1"/>
      <w:numFmt w:val="aiueoFullWidth"/>
      <w:lvlText w:val="(%5)"/>
      <w:lvlJc w:val="left"/>
      <w:pPr>
        <w:ind w:left="2390" w:hanging="420"/>
      </w:pPr>
    </w:lvl>
    <w:lvl w:ilvl="5" w:tplc="04090011" w:tentative="1">
      <w:start w:val="1"/>
      <w:numFmt w:val="decimalEnclosedCircle"/>
      <w:lvlText w:val="%6"/>
      <w:lvlJc w:val="left"/>
      <w:pPr>
        <w:ind w:left="2810" w:hanging="420"/>
      </w:pPr>
    </w:lvl>
    <w:lvl w:ilvl="6" w:tplc="0409000F" w:tentative="1">
      <w:start w:val="1"/>
      <w:numFmt w:val="decimal"/>
      <w:lvlText w:val="%7."/>
      <w:lvlJc w:val="left"/>
      <w:pPr>
        <w:ind w:left="3230" w:hanging="420"/>
      </w:pPr>
    </w:lvl>
    <w:lvl w:ilvl="7" w:tplc="04090017" w:tentative="1">
      <w:start w:val="1"/>
      <w:numFmt w:val="aiueoFullWidth"/>
      <w:lvlText w:val="(%8)"/>
      <w:lvlJc w:val="left"/>
      <w:pPr>
        <w:ind w:left="3650" w:hanging="420"/>
      </w:pPr>
    </w:lvl>
    <w:lvl w:ilvl="8" w:tplc="04090011" w:tentative="1">
      <w:start w:val="1"/>
      <w:numFmt w:val="decimalEnclosedCircle"/>
      <w:lvlText w:val="%9"/>
      <w:lvlJc w:val="left"/>
      <w:pPr>
        <w:ind w:left="4070" w:hanging="420"/>
      </w:pPr>
    </w:lvl>
  </w:abstractNum>
  <w:abstractNum w:abstractNumId="19" w15:restartNumberingAfterBreak="0">
    <w:nsid w:val="4BEA0B9B"/>
    <w:multiLevelType w:val="hybridMultilevel"/>
    <w:tmpl w:val="DCAC5972"/>
    <w:lvl w:ilvl="0" w:tplc="58AAE962">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0" w15:restartNumberingAfterBreak="0">
    <w:nsid w:val="4CCE363A"/>
    <w:multiLevelType w:val="hybridMultilevel"/>
    <w:tmpl w:val="3F3C40F2"/>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1" w15:restartNumberingAfterBreak="0">
    <w:nsid w:val="4D0E4705"/>
    <w:multiLevelType w:val="hybridMultilevel"/>
    <w:tmpl w:val="92DA4D56"/>
    <w:lvl w:ilvl="0" w:tplc="FDD0C100">
      <w:start w:val="1"/>
      <w:numFmt w:val="decimal"/>
      <w:lvlText w:val="(%1)"/>
      <w:lvlJc w:val="left"/>
      <w:pPr>
        <w:ind w:left="703"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3" w:hanging="420"/>
      </w:pPr>
    </w:lvl>
    <w:lvl w:ilvl="2" w:tplc="0409001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2"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23" w15:restartNumberingAfterBreak="0">
    <w:nsid w:val="5DEA31A8"/>
    <w:multiLevelType w:val="hybridMultilevel"/>
    <w:tmpl w:val="2AC0915E"/>
    <w:lvl w:ilvl="0" w:tplc="0352B6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4" w15:restartNumberingAfterBreak="0">
    <w:nsid w:val="5E9E18F2"/>
    <w:multiLevelType w:val="multilevel"/>
    <w:tmpl w:val="0409001D"/>
    <w:numStyleLink w:val="3"/>
  </w:abstractNum>
  <w:abstractNum w:abstractNumId="25" w15:restartNumberingAfterBreak="0">
    <w:nsid w:val="5EE54576"/>
    <w:multiLevelType w:val="hybridMultilevel"/>
    <w:tmpl w:val="7396C694"/>
    <w:lvl w:ilvl="0" w:tplc="BCD48606">
      <w:start w:val="1"/>
      <w:numFmt w:val="decimalEnclosedCircle"/>
      <w:lvlText w:val="%1"/>
      <w:lvlJc w:val="left"/>
      <w:pPr>
        <w:ind w:left="644" w:hanging="360"/>
      </w:pPr>
      <w:rPr>
        <w:rFonts w:hint="default"/>
        <w:b/>
      </w:rPr>
    </w:lvl>
    <w:lvl w:ilvl="1" w:tplc="0409000F">
      <w:start w:val="1"/>
      <w:numFmt w:val="decimal"/>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63B85B13"/>
    <w:multiLevelType w:val="hybridMultilevel"/>
    <w:tmpl w:val="E8B03A72"/>
    <w:lvl w:ilvl="0" w:tplc="5C16334C">
      <w:start w:val="1"/>
      <w:numFmt w:val="decimalEnclosedCircle"/>
      <w:pStyle w:val="a0"/>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27" w15:restartNumberingAfterBreak="0">
    <w:nsid w:val="66FE7BC6"/>
    <w:multiLevelType w:val="hybridMultilevel"/>
    <w:tmpl w:val="05A83BDA"/>
    <w:lvl w:ilvl="0" w:tplc="79122042">
      <w:start w:val="1"/>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671724A4"/>
    <w:multiLevelType w:val="hybridMultilevel"/>
    <w:tmpl w:val="2676F908"/>
    <w:lvl w:ilvl="0" w:tplc="1BB68D96">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6A980695"/>
    <w:multiLevelType w:val="hybridMultilevel"/>
    <w:tmpl w:val="E252E5A2"/>
    <w:lvl w:ilvl="0" w:tplc="0409000F">
      <w:start w:val="1"/>
      <w:numFmt w:val="decimal"/>
      <w:lvlText w:val="(%1)"/>
      <w:lvlJc w:val="left"/>
      <w:pPr>
        <w:ind w:left="709"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30" w15:restartNumberingAfterBreak="0">
    <w:nsid w:val="6D33124B"/>
    <w:multiLevelType w:val="hybridMultilevel"/>
    <w:tmpl w:val="ED8E1244"/>
    <w:lvl w:ilvl="0" w:tplc="0409000F">
      <w:start w:val="1"/>
      <w:numFmt w:val="decimal"/>
      <w:lvlText w:val="(%1)"/>
      <w:lvlJc w:val="left"/>
      <w:pPr>
        <w:ind w:left="709"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31" w15:restartNumberingAfterBreak="0">
    <w:nsid w:val="70815F2C"/>
    <w:multiLevelType w:val="hybridMultilevel"/>
    <w:tmpl w:val="454E3422"/>
    <w:lvl w:ilvl="0" w:tplc="0409000F">
      <w:start w:val="1"/>
      <w:numFmt w:val="decimal"/>
      <w:lvlText w:val="%1."/>
      <w:lvlJc w:val="left"/>
      <w:pPr>
        <w:ind w:left="420" w:hanging="420"/>
      </w:pPr>
    </w:lvl>
    <w:lvl w:ilvl="1" w:tplc="6B5E575A">
      <w:start w:val="1"/>
      <w:numFmt w:val="decimal"/>
      <w:lvlText w:val="(%2)"/>
      <w:lvlJc w:val="left"/>
      <w:pPr>
        <w:ind w:left="840" w:hanging="420"/>
      </w:pPr>
      <w:rPr>
        <w:rFonts w:ascii="Arial" w:eastAsiaTheme="minorEastAsia" w:hAnsi="Arial" w:cstheme="minorBidi"/>
        <w:b/>
      </w:r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3" w15:restartNumberingAfterBreak="0">
    <w:nsid w:val="7E36278C"/>
    <w:multiLevelType w:val="hybridMultilevel"/>
    <w:tmpl w:val="2676F908"/>
    <w:lvl w:ilvl="0" w:tplc="1BB68D96">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2"/>
  </w:num>
  <w:num w:numId="2">
    <w:abstractNumId w:val="11"/>
  </w:num>
  <w:num w:numId="3">
    <w:abstractNumId w:val="24"/>
    <w:lvlOverride w:ilvl="2">
      <w:lvl w:ilvl="2">
        <w:start w:val="1"/>
        <w:numFmt w:val="decimal"/>
        <w:pStyle w:val="40"/>
        <w:lvlText w:val="%1.%2.%3"/>
        <w:lvlJc w:val="left"/>
        <w:pPr>
          <w:ind w:left="1418" w:hanging="567"/>
        </w:pPr>
      </w:lvl>
    </w:lvlOverride>
  </w:num>
  <w:num w:numId="4">
    <w:abstractNumId w:val="5"/>
  </w:num>
  <w:num w:numId="5">
    <w:abstractNumId w:val="1"/>
  </w:num>
  <w:num w:numId="6">
    <w:abstractNumId w:val="14"/>
  </w:num>
  <w:num w:numId="7">
    <w:abstractNumId w:val="7"/>
  </w:num>
  <w:num w:numId="8">
    <w:abstractNumId w:val="22"/>
  </w:num>
  <w:num w:numId="9">
    <w:abstractNumId w:val="16"/>
  </w:num>
  <w:num w:numId="10">
    <w:abstractNumId w:val="13"/>
  </w:num>
  <w:num w:numId="11">
    <w:abstractNumId w:val="26"/>
  </w:num>
  <w:num w:numId="12">
    <w:abstractNumId w:val="26"/>
    <w:lvlOverride w:ilvl="0">
      <w:startOverride w:val="1"/>
    </w:lvlOverride>
  </w:num>
  <w:num w:numId="13">
    <w:abstractNumId w:val="20"/>
  </w:num>
  <w:num w:numId="14">
    <w:abstractNumId w:val="25"/>
  </w:num>
  <w:num w:numId="15">
    <w:abstractNumId w:val="21"/>
    <w:lvlOverride w:ilvl="0">
      <w:startOverride w:val="1"/>
    </w:lvlOverride>
  </w:num>
  <w:num w:numId="16">
    <w:abstractNumId w:val="21"/>
    <w:lvlOverride w:ilvl="0">
      <w:startOverride w:val="1"/>
    </w:lvlOverride>
  </w:num>
  <w:num w:numId="17">
    <w:abstractNumId w:val="21"/>
  </w:num>
  <w:num w:numId="18">
    <w:abstractNumId w:val="21"/>
    <w:lvlOverride w:ilvl="0">
      <w:startOverride w:val="1"/>
    </w:lvlOverride>
  </w:num>
  <w:num w:numId="19">
    <w:abstractNumId w:val="21"/>
    <w:lvlOverride w:ilvl="0">
      <w:startOverride w:val="1"/>
    </w:lvlOverride>
  </w:num>
  <w:num w:numId="20">
    <w:abstractNumId w:val="21"/>
    <w:lvlOverride w:ilvl="0">
      <w:startOverride w:val="1"/>
    </w:lvlOverride>
  </w:num>
  <w:num w:numId="21">
    <w:abstractNumId w:val="21"/>
    <w:lvlOverride w:ilvl="0">
      <w:startOverride w:val="1"/>
    </w:lvlOverride>
  </w:num>
  <w:num w:numId="22">
    <w:abstractNumId w:val="23"/>
  </w:num>
  <w:num w:numId="23">
    <w:abstractNumId w:val="0"/>
  </w:num>
  <w:num w:numId="24">
    <w:abstractNumId w:val="17"/>
  </w:num>
  <w:num w:numId="25">
    <w:abstractNumId w:val="17"/>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1"/>
    </w:lvlOverride>
  </w:num>
  <w:num w:numId="27">
    <w:abstractNumId w:val="21"/>
  </w:num>
  <w:num w:numId="28">
    <w:abstractNumId w:val="19"/>
  </w:num>
  <w:num w:numId="29">
    <w:abstractNumId w:val="6"/>
  </w:num>
  <w:num w:numId="30">
    <w:abstractNumId w:val="31"/>
  </w:num>
  <w:num w:numId="31">
    <w:abstractNumId w:val="30"/>
  </w:num>
  <w:num w:numId="32">
    <w:abstractNumId w:val="18"/>
  </w:num>
  <w:num w:numId="33">
    <w:abstractNumId w:val="9"/>
  </w:num>
  <w:num w:numId="34">
    <w:abstractNumId w:val="28"/>
  </w:num>
  <w:num w:numId="35">
    <w:abstractNumId w:val="3"/>
  </w:num>
  <w:num w:numId="36">
    <w:abstractNumId w:val="33"/>
  </w:num>
  <w:num w:numId="37">
    <w:abstractNumId w:val="12"/>
  </w:num>
  <w:num w:numId="38">
    <w:abstractNumId w:val="10"/>
  </w:num>
  <w:num w:numId="39">
    <w:abstractNumId w:val="8"/>
  </w:num>
  <w:num w:numId="40">
    <w:abstractNumId w:val="27"/>
  </w:num>
  <w:num w:numId="41">
    <w:abstractNumId w:val="2"/>
  </w:num>
  <w:num w:numId="42">
    <w:abstractNumId w:val="15"/>
  </w:num>
  <w:num w:numId="43">
    <w:abstractNumId w:val="29"/>
  </w:num>
  <w:num w:numId="44">
    <w:abstractNumId w:val="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bordersDoNotSurroundHeader/>
  <w:bordersDoNotSurroundFooter/>
  <w:hideSpellingErrors/>
  <w:revisionView w:markup="0"/>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920"/>
    <w:rsid w:val="00001C99"/>
    <w:rsid w:val="00001CF1"/>
    <w:rsid w:val="00003112"/>
    <w:rsid w:val="0000426C"/>
    <w:rsid w:val="00004452"/>
    <w:rsid w:val="00004905"/>
    <w:rsid w:val="000055F8"/>
    <w:rsid w:val="00005CC6"/>
    <w:rsid w:val="00005D0C"/>
    <w:rsid w:val="0000663F"/>
    <w:rsid w:val="00006A72"/>
    <w:rsid w:val="00006AC6"/>
    <w:rsid w:val="0000706D"/>
    <w:rsid w:val="00010DA5"/>
    <w:rsid w:val="00011050"/>
    <w:rsid w:val="0001277E"/>
    <w:rsid w:val="0001308F"/>
    <w:rsid w:val="0001342D"/>
    <w:rsid w:val="00013637"/>
    <w:rsid w:val="00013646"/>
    <w:rsid w:val="00013696"/>
    <w:rsid w:val="00013CC7"/>
    <w:rsid w:val="00013CFD"/>
    <w:rsid w:val="00013E5E"/>
    <w:rsid w:val="000143C4"/>
    <w:rsid w:val="000147F1"/>
    <w:rsid w:val="00015366"/>
    <w:rsid w:val="00015449"/>
    <w:rsid w:val="00015B1C"/>
    <w:rsid w:val="00015ECB"/>
    <w:rsid w:val="00016C86"/>
    <w:rsid w:val="00016CB1"/>
    <w:rsid w:val="00017C67"/>
    <w:rsid w:val="000201E1"/>
    <w:rsid w:val="00020E27"/>
    <w:rsid w:val="000224AA"/>
    <w:rsid w:val="000228C5"/>
    <w:rsid w:val="000229DD"/>
    <w:rsid w:val="00022AD8"/>
    <w:rsid w:val="000231F6"/>
    <w:rsid w:val="00023830"/>
    <w:rsid w:val="00024334"/>
    <w:rsid w:val="00024936"/>
    <w:rsid w:val="00024C4D"/>
    <w:rsid w:val="00025323"/>
    <w:rsid w:val="00025446"/>
    <w:rsid w:val="000257DA"/>
    <w:rsid w:val="00025D69"/>
    <w:rsid w:val="00026BE2"/>
    <w:rsid w:val="000277F5"/>
    <w:rsid w:val="00030A90"/>
    <w:rsid w:val="00030C49"/>
    <w:rsid w:val="000311E2"/>
    <w:rsid w:val="000319D8"/>
    <w:rsid w:val="00031ACE"/>
    <w:rsid w:val="00031C2E"/>
    <w:rsid w:val="00031F2A"/>
    <w:rsid w:val="00032C32"/>
    <w:rsid w:val="00032D75"/>
    <w:rsid w:val="00033279"/>
    <w:rsid w:val="000345F2"/>
    <w:rsid w:val="00034815"/>
    <w:rsid w:val="000349B6"/>
    <w:rsid w:val="00034A08"/>
    <w:rsid w:val="00034B4A"/>
    <w:rsid w:val="00034E3F"/>
    <w:rsid w:val="00036180"/>
    <w:rsid w:val="000362C0"/>
    <w:rsid w:val="00036AA2"/>
    <w:rsid w:val="00037077"/>
    <w:rsid w:val="0003765D"/>
    <w:rsid w:val="00037DB7"/>
    <w:rsid w:val="0004020C"/>
    <w:rsid w:val="000403CA"/>
    <w:rsid w:val="00041837"/>
    <w:rsid w:val="000419C4"/>
    <w:rsid w:val="00041C4B"/>
    <w:rsid w:val="0004224C"/>
    <w:rsid w:val="000429B2"/>
    <w:rsid w:val="00043572"/>
    <w:rsid w:val="000436A1"/>
    <w:rsid w:val="000437C9"/>
    <w:rsid w:val="00043ABF"/>
    <w:rsid w:val="000448C7"/>
    <w:rsid w:val="000449EA"/>
    <w:rsid w:val="00044B11"/>
    <w:rsid w:val="00046768"/>
    <w:rsid w:val="00047D99"/>
    <w:rsid w:val="00050961"/>
    <w:rsid w:val="00050A3E"/>
    <w:rsid w:val="00050EB0"/>
    <w:rsid w:val="000516E5"/>
    <w:rsid w:val="00051708"/>
    <w:rsid w:val="000520F5"/>
    <w:rsid w:val="000522A2"/>
    <w:rsid w:val="000525A2"/>
    <w:rsid w:val="000525E5"/>
    <w:rsid w:val="00052A2E"/>
    <w:rsid w:val="000531A1"/>
    <w:rsid w:val="000531A6"/>
    <w:rsid w:val="00053713"/>
    <w:rsid w:val="00054732"/>
    <w:rsid w:val="00054DC7"/>
    <w:rsid w:val="00055963"/>
    <w:rsid w:val="0005605A"/>
    <w:rsid w:val="00056389"/>
    <w:rsid w:val="000567C7"/>
    <w:rsid w:val="0005695A"/>
    <w:rsid w:val="00056A5A"/>
    <w:rsid w:val="00057352"/>
    <w:rsid w:val="0005786C"/>
    <w:rsid w:val="0005789C"/>
    <w:rsid w:val="00057DFE"/>
    <w:rsid w:val="00060929"/>
    <w:rsid w:val="00060B82"/>
    <w:rsid w:val="00060DE0"/>
    <w:rsid w:val="000611FB"/>
    <w:rsid w:val="00061390"/>
    <w:rsid w:val="00061E69"/>
    <w:rsid w:val="00062207"/>
    <w:rsid w:val="000632C4"/>
    <w:rsid w:val="0006407B"/>
    <w:rsid w:val="000651C1"/>
    <w:rsid w:val="00065410"/>
    <w:rsid w:val="00065536"/>
    <w:rsid w:val="00065BC7"/>
    <w:rsid w:val="00066C86"/>
    <w:rsid w:val="00066EFE"/>
    <w:rsid w:val="00067B81"/>
    <w:rsid w:val="00067C60"/>
    <w:rsid w:val="00070233"/>
    <w:rsid w:val="0007023E"/>
    <w:rsid w:val="00071C83"/>
    <w:rsid w:val="00072B46"/>
    <w:rsid w:val="00073263"/>
    <w:rsid w:val="00073547"/>
    <w:rsid w:val="00073D0C"/>
    <w:rsid w:val="00073D36"/>
    <w:rsid w:val="000747B9"/>
    <w:rsid w:val="0007503E"/>
    <w:rsid w:val="00075C61"/>
    <w:rsid w:val="00075D42"/>
    <w:rsid w:val="00076D31"/>
    <w:rsid w:val="00076DBD"/>
    <w:rsid w:val="00077F56"/>
    <w:rsid w:val="000800CE"/>
    <w:rsid w:val="00080AE7"/>
    <w:rsid w:val="000818D2"/>
    <w:rsid w:val="00081A5E"/>
    <w:rsid w:val="00081CB7"/>
    <w:rsid w:val="00082DBA"/>
    <w:rsid w:val="000836F4"/>
    <w:rsid w:val="000837C8"/>
    <w:rsid w:val="00083AC4"/>
    <w:rsid w:val="00083CD4"/>
    <w:rsid w:val="000840FD"/>
    <w:rsid w:val="0008429E"/>
    <w:rsid w:val="00084B0C"/>
    <w:rsid w:val="00084FEE"/>
    <w:rsid w:val="000852C8"/>
    <w:rsid w:val="00085C8A"/>
    <w:rsid w:val="000868F6"/>
    <w:rsid w:val="00086E99"/>
    <w:rsid w:val="00087381"/>
    <w:rsid w:val="00087A10"/>
    <w:rsid w:val="00087A36"/>
    <w:rsid w:val="00090530"/>
    <w:rsid w:val="00090776"/>
    <w:rsid w:val="00090C13"/>
    <w:rsid w:val="00091BCD"/>
    <w:rsid w:val="000923C0"/>
    <w:rsid w:val="0009258E"/>
    <w:rsid w:val="000926A0"/>
    <w:rsid w:val="00092706"/>
    <w:rsid w:val="000951DC"/>
    <w:rsid w:val="000963F8"/>
    <w:rsid w:val="00097683"/>
    <w:rsid w:val="00097E3D"/>
    <w:rsid w:val="00097EE6"/>
    <w:rsid w:val="00097EEC"/>
    <w:rsid w:val="00097F97"/>
    <w:rsid w:val="000A0193"/>
    <w:rsid w:val="000A02C8"/>
    <w:rsid w:val="000A0371"/>
    <w:rsid w:val="000A0DCD"/>
    <w:rsid w:val="000A0FB1"/>
    <w:rsid w:val="000A10BE"/>
    <w:rsid w:val="000A154F"/>
    <w:rsid w:val="000A19C3"/>
    <w:rsid w:val="000A2171"/>
    <w:rsid w:val="000A24C3"/>
    <w:rsid w:val="000A2C37"/>
    <w:rsid w:val="000A30B1"/>
    <w:rsid w:val="000A35F3"/>
    <w:rsid w:val="000A3A46"/>
    <w:rsid w:val="000A4345"/>
    <w:rsid w:val="000A59A7"/>
    <w:rsid w:val="000A5E6F"/>
    <w:rsid w:val="000A5EFA"/>
    <w:rsid w:val="000A6A7F"/>
    <w:rsid w:val="000A704E"/>
    <w:rsid w:val="000B0ECE"/>
    <w:rsid w:val="000B10AC"/>
    <w:rsid w:val="000B10E5"/>
    <w:rsid w:val="000B16B3"/>
    <w:rsid w:val="000B175A"/>
    <w:rsid w:val="000B20AB"/>
    <w:rsid w:val="000B2C90"/>
    <w:rsid w:val="000B3ACC"/>
    <w:rsid w:val="000B3BA3"/>
    <w:rsid w:val="000B3F9F"/>
    <w:rsid w:val="000B4F00"/>
    <w:rsid w:val="000B5775"/>
    <w:rsid w:val="000B58EB"/>
    <w:rsid w:val="000B5C13"/>
    <w:rsid w:val="000B6641"/>
    <w:rsid w:val="000B6EAC"/>
    <w:rsid w:val="000B7D29"/>
    <w:rsid w:val="000B7D44"/>
    <w:rsid w:val="000C07D9"/>
    <w:rsid w:val="000C0B17"/>
    <w:rsid w:val="000C1249"/>
    <w:rsid w:val="000C1351"/>
    <w:rsid w:val="000C1957"/>
    <w:rsid w:val="000C251D"/>
    <w:rsid w:val="000C2BFE"/>
    <w:rsid w:val="000C2F25"/>
    <w:rsid w:val="000C2FED"/>
    <w:rsid w:val="000C3610"/>
    <w:rsid w:val="000C3ED9"/>
    <w:rsid w:val="000C45D2"/>
    <w:rsid w:val="000C59D0"/>
    <w:rsid w:val="000C5B0E"/>
    <w:rsid w:val="000C5CC8"/>
    <w:rsid w:val="000C5D1B"/>
    <w:rsid w:val="000C5FD3"/>
    <w:rsid w:val="000C6459"/>
    <w:rsid w:val="000C7D0B"/>
    <w:rsid w:val="000D036A"/>
    <w:rsid w:val="000D0462"/>
    <w:rsid w:val="000D0A99"/>
    <w:rsid w:val="000D0E77"/>
    <w:rsid w:val="000D109E"/>
    <w:rsid w:val="000D163D"/>
    <w:rsid w:val="000D196F"/>
    <w:rsid w:val="000D1FE3"/>
    <w:rsid w:val="000D3229"/>
    <w:rsid w:val="000D3637"/>
    <w:rsid w:val="000D4A96"/>
    <w:rsid w:val="000D591E"/>
    <w:rsid w:val="000D5E26"/>
    <w:rsid w:val="000D657D"/>
    <w:rsid w:val="000D6F03"/>
    <w:rsid w:val="000D760A"/>
    <w:rsid w:val="000D7C76"/>
    <w:rsid w:val="000D7EB0"/>
    <w:rsid w:val="000E019C"/>
    <w:rsid w:val="000E057F"/>
    <w:rsid w:val="000E0E9C"/>
    <w:rsid w:val="000E0F99"/>
    <w:rsid w:val="000E1610"/>
    <w:rsid w:val="000E17C4"/>
    <w:rsid w:val="000E1832"/>
    <w:rsid w:val="000E1A85"/>
    <w:rsid w:val="000E28D6"/>
    <w:rsid w:val="000E2BC9"/>
    <w:rsid w:val="000E3145"/>
    <w:rsid w:val="000E33A4"/>
    <w:rsid w:val="000E39AA"/>
    <w:rsid w:val="000E40E5"/>
    <w:rsid w:val="000E5E75"/>
    <w:rsid w:val="000E62F8"/>
    <w:rsid w:val="000E64DF"/>
    <w:rsid w:val="000E7BAE"/>
    <w:rsid w:val="000F0ECC"/>
    <w:rsid w:val="000F165E"/>
    <w:rsid w:val="000F1FB8"/>
    <w:rsid w:val="000F317B"/>
    <w:rsid w:val="000F40C0"/>
    <w:rsid w:val="000F44ED"/>
    <w:rsid w:val="000F47E6"/>
    <w:rsid w:val="000F5854"/>
    <w:rsid w:val="000F5C63"/>
    <w:rsid w:val="000F66C2"/>
    <w:rsid w:val="000F67C0"/>
    <w:rsid w:val="000F6F8F"/>
    <w:rsid w:val="00100304"/>
    <w:rsid w:val="00100E9E"/>
    <w:rsid w:val="0010134D"/>
    <w:rsid w:val="001025C6"/>
    <w:rsid w:val="00102998"/>
    <w:rsid w:val="00102F39"/>
    <w:rsid w:val="00102F5B"/>
    <w:rsid w:val="00103546"/>
    <w:rsid w:val="001047BD"/>
    <w:rsid w:val="00104D1F"/>
    <w:rsid w:val="0010515D"/>
    <w:rsid w:val="001052A1"/>
    <w:rsid w:val="00105AD8"/>
    <w:rsid w:val="00105FE9"/>
    <w:rsid w:val="00106001"/>
    <w:rsid w:val="001060D7"/>
    <w:rsid w:val="001076CB"/>
    <w:rsid w:val="001079F6"/>
    <w:rsid w:val="0011092E"/>
    <w:rsid w:val="00110B13"/>
    <w:rsid w:val="00110E64"/>
    <w:rsid w:val="00110F99"/>
    <w:rsid w:val="00111C41"/>
    <w:rsid w:val="00112D27"/>
    <w:rsid w:val="00113845"/>
    <w:rsid w:val="00113A33"/>
    <w:rsid w:val="00113C33"/>
    <w:rsid w:val="001140B1"/>
    <w:rsid w:val="001153B8"/>
    <w:rsid w:val="001159D7"/>
    <w:rsid w:val="00115DE5"/>
    <w:rsid w:val="0011610F"/>
    <w:rsid w:val="001162CC"/>
    <w:rsid w:val="001164B7"/>
    <w:rsid w:val="00117C5C"/>
    <w:rsid w:val="00120EBB"/>
    <w:rsid w:val="0012127A"/>
    <w:rsid w:val="00121805"/>
    <w:rsid w:val="00121BBC"/>
    <w:rsid w:val="00121C9B"/>
    <w:rsid w:val="0012210D"/>
    <w:rsid w:val="0012278B"/>
    <w:rsid w:val="001228A0"/>
    <w:rsid w:val="00122AED"/>
    <w:rsid w:val="00122B2C"/>
    <w:rsid w:val="00122C2F"/>
    <w:rsid w:val="00122FCE"/>
    <w:rsid w:val="001231DE"/>
    <w:rsid w:val="001235BF"/>
    <w:rsid w:val="0012383C"/>
    <w:rsid w:val="00124E7C"/>
    <w:rsid w:val="00125862"/>
    <w:rsid w:val="00126145"/>
    <w:rsid w:val="001262F6"/>
    <w:rsid w:val="001266B1"/>
    <w:rsid w:val="00126C20"/>
    <w:rsid w:val="00127A4B"/>
    <w:rsid w:val="00127C72"/>
    <w:rsid w:val="001306E6"/>
    <w:rsid w:val="0013133E"/>
    <w:rsid w:val="00131403"/>
    <w:rsid w:val="00131E7D"/>
    <w:rsid w:val="00132AC7"/>
    <w:rsid w:val="00133252"/>
    <w:rsid w:val="001334DE"/>
    <w:rsid w:val="00134FE0"/>
    <w:rsid w:val="00135334"/>
    <w:rsid w:val="001356BB"/>
    <w:rsid w:val="00135791"/>
    <w:rsid w:val="001364A9"/>
    <w:rsid w:val="00136A91"/>
    <w:rsid w:val="00137CCE"/>
    <w:rsid w:val="00140164"/>
    <w:rsid w:val="00140D96"/>
    <w:rsid w:val="00141416"/>
    <w:rsid w:val="00141904"/>
    <w:rsid w:val="00141908"/>
    <w:rsid w:val="00141FC3"/>
    <w:rsid w:val="0014452C"/>
    <w:rsid w:val="00144798"/>
    <w:rsid w:val="00145201"/>
    <w:rsid w:val="00145412"/>
    <w:rsid w:val="00145AF5"/>
    <w:rsid w:val="00146480"/>
    <w:rsid w:val="00146671"/>
    <w:rsid w:val="001476E4"/>
    <w:rsid w:val="00150884"/>
    <w:rsid w:val="00150B4D"/>
    <w:rsid w:val="001510E1"/>
    <w:rsid w:val="00152FDB"/>
    <w:rsid w:val="0015326D"/>
    <w:rsid w:val="0015447D"/>
    <w:rsid w:val="00154F71"/>
    <w:rsid w:val="001551DF"/>
    <w:rsid w:val="00156741"/>
    <w:rsid w:val="0015679D"/>
    <w:rsid w:val="00157619"/>
    <w:rsid w:val="00157CE8"/>
    <w:rsid w:val="00157EFC"/>
    <w:rsid w:val="00157FEA"/>
    <w:rsid w:val="001603D3"/>
    <w:rsid w:val="00160484"/>
    <w:rsid w:val="00160E7A"/>
    <w:rsid w:val="0016162D"/>
    <w:rsid w:val="00161ACC"/>
    <w:rsid w:val="00161C0E"/>
    <w:rsid w:val="00162518"/>
    <w:rsid w:val="00162A26"/>
    <w:rsid w:val="00162C84"/>
    <w:rsid w:val="00162E16"/>
    <w:rsid w:val="001647B0"/>
    <w:rsid w:val="00164E39"/>
    <w:rsid w:val="00165AA1"/>
    <w:rsid w:val="00165AB8"/>
    <w:rsid w:val="00165F8E"/>
    <w:rsid w:val="0016618E"/>
    <w:rsid w:val="00166FDD"/>
    <w:rsid w:val="0016716E"/>
    <w:rsid w:val="0016723A"/>
    <w:rsid w:val="00167926"/>
    <w:rsid w:val="0016797E"/>
    <w:rsid w:val="00167B6C"/>
    <w:rsid w:val="00170BCD"/>
    <w:rsid w:val="00170F1F"/>
    <w:rsid w:val="00170F9C"/>
    <w:rsid w:val="00171517"/>
    <w:rsid w:val="00171790"/>
    <w:rsid w:val="00172703"/>
    <w:rsid w:val="00172BD2"/>
    <w:rsid w:val="00172C36"/>
    <w:rsid w:val="00173486"/>
    <w:rsid w:val="00173CEF"/>
    <w:rsid w:val="0017408C"/>
    <w:rsid w:val="00174BCD"/>
    <w:rsid w:val="0017586D"/>
    <w:rsid w:val="00176145"/>
    <w:rsid w:val="0017690E"/>
    <w:rsid w:val="00176923"/>
    <w:rsid w:val="00177478"/>
    <w:rsid w:val="001777B0"/>
    <w:rsid w:val="00177E7A"/>
    <w:rsid w:val="00177F31"/>
    <w:rsid w:val="0018033D"/>
    <w:rsid w:val="001804FD"/>
    <w:rsid w:val="00180EBD"/>
    <w:rsid w:val="00180F17"/>
    <w:rsid w:val="0018158B"/>
    <w:rsid w:val="00181703"/>
    <w:rsid w:val="001837A3"/>
    <w:rsid w:val="00183DBF"/>
    <w:rsid w:val="0018510D"/>
    <w:rsid w:val="001858A6"/>
    <w:rsid w:val="00185C5D"/>
    <w:rsid w:val="00186503"/>
    <w:rsid w:val="0018658C"/>
    <w:rsid w:val="00186AC8"/>
    <w:rsid w:val="0018711E"/>
    <w:rsid w:val="00187398"/>
    <w:rsid w:val="001878FF"/>
    <w:rsid w:val="00187B4C"/>
    <w:rsid w:val="001905D2"/>
    <w:rsid w:val="00190A79"/>
    <w:rsid w:val="00191991"/>
    <w:rsid w:val="001920F6"/>
    <w:rsid w:val="001921E6"/>
    <w:rsid w:val="00192FD5"/>
    <w:rsid w:val="00193418"/>
    <w:rsid w:val="00193C53"/>
    <w:rsid w:val="00193CAF"/>
    <w:rsid w:val="00193DA2"/>
    <w:rsid w:val="00194253"/>
    <w:rsid w:val="0019435C"/>
    <w:rsid w:val="00194F7B"/>
    <w:rsid w:val="0019551E"/>
    <w:rsid w:val="00195C61"/>
    <w:rsid w:val="00195CCB"/>
    <w:rsid w:val="00196727"/>
    <w:rsid w:val="00197ADD"/>
    <w:rsid w:val="001A029C"/>
    <w:rsid w:val="001A0417"/>
    <w:rsid w:val="001A053D"/>
    <w:rsid w:val="001A0ADD"/>
    <w:rsid w:val="001A0E6D"/>
    <w:rsid w:val="001A1062"/>
    <w:rsid w:val="001A24DA"/>
    <w:rsid w:val="001A26BA"/>
    <w:rsid w:val="001A2776"/>
    <w:rsid w:val="001A283E"/>
    <w:rsid w:val="001A28FC"/>
    <w:rsid w:val="001A29C8"/>
    <w:rsid w:val="001A2B85"/>
    <w:rsid w:val="001A2BCC"/>
    <w:rsid w:val="001A2C02"/>
    <w:rsid w:val="001A2F9F"/>
    <w:rsid w:val="001A3223"/>
    <w:rsid w:val="001A347D"/>
    <w:rsid w:val="001A3B88"/>
    <w:rsid w:val="001A49A3"/>
    <w:rsid w:val="001A6AFE"/>
    <w:rsid w:val="001A6C0D"/>
    <w:rsid w:val="001A79E9"/>
    <w:rsid w:val="001A7D2E"/>
    <w:rsid w:val="001A7FF3"/>
    <w:rsid w:val="001B0484"/>
    <w:rsid w:val="001B07B1"/>
    <w:rsid w:val="001B0B27"/>
    <w:rsid w:val="001B161F"/>
    <w:rsid w:val="001B1A88"/>
    <w:rsid w:val="001B219B"/>
    <w:rsid w:val="001B2CB4"/>
    <w:rsid w:val="001B3186"/>
    <w:rsid w:val="001B36E3"/>
    <w:rsid w:val="001B4608"/>
    <w:rsid w:val="001B549B"/>
    <w:rsid w:val="001B565B"/>
    <w:rsid w:val="001B5680"/>
    <w:rsid w:val="001B678B"/>
    <w:rsid w:val="001B6BFF"/>
    <w:rsid w:val="001B6C64"/>
    <w:rsid w:val="001B76F3"/>
    <w:rsid w:val="001C02D8"/>
    <w:rsid w:val="001C05D1"/>
    <w:rsid w:val="001C076F"/>
    <w:rsid w:val="001C0B62"/>
    <w:rsid w:val="001C0E38"/>
    <w:rsid w:val="001C117F"/>
    <w:rsid w:val="001C1344"/>
    <w:rsid w:val="001C1CFF"/>
    <w:rsid w:val="001C2B57"/>
    <w:rsid w:val="001C2BFB"/>
    <w:rsid w:val="001C2D95"/>
    <w:rsid w:val="001C2DD4"/>
    <w:rsid w:val="001C3040"/>
    <w:rsid w:val="001C3215"/>
    <w:rsid w:val="001C322E"/>
    <w:rsid w:val="001C35D5"/>
    <w:rsid w:val="001C436B"/>
    <w:rsid w:val="001C5069"/>
    <w:rsid w:val="001C58C9"/>
    <w:rsid w:val="001C5D71"/>
    <w:rsid w:val="001C5F25"/>
    <w:rsid w:val="001C6CEF"/>
    <w:rsid w:val="001C7541"/>
    <w:rsid w:val="001D0BB5"/>
    <w:rsid w:val="001D10DB"/>
    <w:rsid w:val="001D119F"/>
    <w:rsid w:val="001D148C"/>
    <w:rsid w:val="001D1C1B"/>
    <w:rsid w:val="001D223C"/>
    <w:rsid w:val="001D231A"/>
    <w:rsid w:val="001D2DE2"/>
    <w:rsid w:val="001D41C8"/>
    <w:rsid w:val="001D453E"/>
    <w:rsid w:val="001D5149"/>
    <w:rsid w:val="001D5362"/>
    <w:rsid w:val="001D649E"/>
    <w:rsid w:val="001D7040"/>
    <w:rsid w:val="001D712A"/>
    <w:rsid w:val="001D7195"/>
    <w:rsid w:val="001D745C"/>
    <w:rsid w:val="001D790A"/>
    <w:rsid w:val="001E0667"/>
    <w:rsid w:val="001E0FF5"/>
    <w:rsid w:val="001E2C7F"/>
    <w:rsid w:val="001E3077"/>
    <w:rsid w:val="001E34E5"/>
    <w:rsid w:val="001E3635"/>
    <w:rsid w:val="001E3863"/>
    <w:rsid w:val="001E41B0"/>
    <w:rsid w:val="001E4B6E"/>
    <w:rsid w:val="001E4D24"/>
    <w:rsid w:val="001E5912"/>
    <w:rsid w:val="001E5A97"/>
    <w:rsid w:val="001E63A5"/>
    <w:rsid w:val="001E67D2"/>
    <w:rsid w:val="001E6DA2"/>
    <w:rsid w:val="001E6DFD"/>
    <w:rsid w:val="001E79D4"/>
    <w:rsid w:val="001E7D9E"/>
    <w:rsid w:val="001F026F"/>
    <w:rsid w:val="001F0852"/>
    <w:rsid w:val="001F0F67"/>
    <w:rsid w:val="001F1774"/>
    <w:rsid w:val="001F243B"/>
    <w:rsid w:val="001F3036"/>
    <w:rsid w:val="001F3D79"/>
    <w:rsid w:val="001F4268"/>
    <w:rsid w:val="001F43E7"/>
    <w:rsid w:val="001F4AA5"/>
    <w:rsid w:val="001F4C3E"/>
    <w:rsid w:val="001F59BB"/>
    <w:rsid w:val="001F5E61"/>
    <w:rsid w:val="001F6246"/>
    <w:rsid w:val="001F67F4"/>
    <w:rsid w:val="001F74C7"/>
    <w:rsid w:val="001F78F2"/>
    <w:rsid w:val="001F7BF0"/>
    <w:rsid w:val="001F7E40"/>
    <w:rsid w:val="001F7EEE"/>
    <w:rsid w:val="00200462"/>
    <w:rsid w:val="002009C7"/>
    <w:rsid w:val="00200B1C"/>
    <w:rsid w:val="00200D46"/>
    <w:rsid w:val="0020110A"/>
    <w:rsid w:val="0020122F"/>
    <w:rsid w:val="002016B7"/>
    <w:rsid w:val="002021F5"/>
    <w:rsid w:val="0020260E"/>
    <w:rsid w:val="00202612"/>
    <w:rsid w:val="00202F5E"/>
    <w:rsid w:val="00202FBA"/>
    <w:rsid w:val="00203242"/>
    <w:rsid w:val="002037B6"/>
    <w:rsid w:val="00203ACE"/>
    <w:rsid w:val="00203FCF"/>
    <w:rsid w:val="00206884"/>
    <w:rsid w:val="00207767"/>
    <w:rsid w:val="00210978"/>
    <w:rsid w:val="00210A07"/>
    <w:rsid w:val="00210AFA"/>
    <w:rsid w:val="00210B31"/>
    <w:rsid w:val="00210CB9"/>
    <w:rsid w:val="00210D33"/>
    <w:rsid w:val="00211339"/>
    <w:rsid w:val="00211450"/>
    <w:rsid w:val="002119D7"/>
    <w:rsid w:val="00212129"/>
    <w:rsid w:val="00213A43"/>
    <w:rsid w:val="0021443C"/>
    <w:rsid w:val="00214A9B"/>
    <w:rsid w:val="00214CCD"/>
    <w:rsid w:val="00214F24"/>
    <w:rsid w:val="00215634"/>
    <w:rsid w:val="0021617B"/>
    <w:rsid w:val="00216320"/>
    <w:rsid w:val="00216695"/>
    <w:rsid w:val="00217231"/>
    <w:rsid w:val="0021724A"/>
    <w:rsid w:val="00217A86"/>
    <w:rsid w:val="00220344"/>
    <w:rsid w:val="00222072"/>
    <w:rsid w:val="00222326"/>
    <w:rsid w:val="00222FC9"/>
    <w:rsid w:val="00223379"/>
    <w:rsid w:val="00223C55"/>
    <w:rsid w:val="00224B15"/>
    <w:rsid w:val="00224EA6"/>
    <w:rsid w:val="00225027"/>
    <w:rsid w:val="002256F4"/>
    <w:rsid w:val="00225BCF"/>
    <w:rsid w:val="00225C80"/>
    <w:rsid w:val="00230282"/>
    <w:rsid w:val="00230ED4"/>
    <w:rsid w:val="002312BF"/>
    <w:rsid w:val="002313B9"/>
    <w:rsid w:val="002325C8"/>
    <w:rsid w:val="0023287A"/>
    <w:rsid w:val="00232DE9"/>
    <w:rsid w:val="00233759"/>
    <w:rsid w:val="002344AA"/>
    <w:rsid w:val="0023450F"/>
    <w:rsid w:val="00234AA5"/>
    <w:rsid w:val="00234AE3"/>
    <w:rsid w:val="00234C91"/>
    <w:rsid w:val="00235B3E"/>
    <w:rsid w:val="00235C79"/>
    <w:rsid w:val="00235FFF"/>
    <w:rsid w:val="002362ED"/>
    <w:rsid w:val="0023648D"/>
    <w:rsid w:val="00236675"/>
    <w:rsid w:val="002367A3"/>
    <w:rsid w:val="00236B2C"/>
    <w:rsid w:val="0023731D"/>
    <w:rsid w:val="00240AF5"/>
    <w:rsid w:val="0024335E"/>
    <w:rsid w:val="002449E9"/>
    <w:rsid w:val="0024501B"/>
    <w:rsid w:val="002451EF"/>
    <w:rsid w:val="0024549C"/>
    <w:rsid w:val="00245EEE"/>
    <w:rsid w:val="00246316"/>
    <w:rsid w:val="0024649E"/>
    <w:rsid w:val="0024696A"/>
    <w:rsid w:val="00247451"/>
    <w:rsid w:val="00250183"/>
    <w:rsid w:val="00250C15"/>
    <w:rsid w:val="00250E4E"/>
    <w:rsid w:val="00251655"/>
    <w:rsid w:val="00251724"/>
    <w:rsid w:val="002521CA"/>
    <w:rsid w:val="002531EF"/>
    <w:rsid w:val="00253774"/>
    <w:rsid w:val="00253DB7"/>
    <w:rsid w:val="00254DFD"/>
    <w:rsid w:val="00255060"/>
    <w:rsid w:val="002557C6"/>
    <w:rsid w:val="0025618C"/>
    <w:rsid w:val="0025652D"/>
    <w:rsid w:val="0025711E"/>
    <w:rsid w:val="00260048"/>
    <w:rsid w:val="00260263"/>
    <w:rsid w:val="002603FE"/>
    <w:rsid w:val="00260951"/>
    <w:rsid w:val="00261485"/>
    <w:rsid w:val="00261784"/>
    <w:rsid w:val="00261ABA"/>
    <w:rsid w:val="002624CB"/>
    <w:rsid w:val="00263480"/>
    <w:rsid w:val="002634FB"/>
    <w:rsid w:val="002638A7"/>
    <w:rsid w:val="002641A6"/>
    <w:rsid w:val="002646CF"/>
    <w:rsid w:val="0026561E"/>
    <w:rsid w:val="00265B19"/>
    <w:rsid w:val="00266044"/>
    <w:rsid w:val="002665E1"/>
    <w:rsid w:val="00267057"/>
    <w:rsid w:val="00267D12"/>
    <w:rsid w:val="00270A3F"/>
    <w:rsid w:val="00271B4C"/>
    <w:rsid w:val="00272374"/>
    <w:rsid w:val="00272409"/>
    <w:rsid w:val="00272850"/>
    <w:rsid w:val="00272F6A"/>
    <w:rsid w:val="00273FCE"/>
    <w:rsid w:val="002743C7"/>
    <w:rsid w:val="002748A5"/>
    <w:rsid w:val="00274CBD"/>
    <w:rsid w:val="0027502B"/>
    <w:rsid w:val="00275246"/>
    <w:rsid w:val="00275323"/>
    <w:rsid w:val="00275354"/>
    <w:rsid w:val="002762A2"/>
    <w:rsid w:val="00276964"/>
    <w:rsid w:val="00276CE5"/>
    <w:rsid w:val="00277164"/>
    <w:rsid w:val="002778B5"/>
    <w:rsid w:val="002779D9"/>
    <w:rsid w:val="00277ADE"/>
    <w:rsid w:val="0028151C"/>
    <w:rsid w:val="002817B5"/>
    <w:rsid w:val="002817D4"/>
    <w:rsid w:val="002828F5"/>
    <w:rsid w:val="002829E5"/>
    <w:rsid w:val="00282A52"/>
    <w:rsid w:val="00282B9B"/>
    <w:rsid w:val="00282E03"/>
    <w:rsid w:val="0028310A"/>
    <w:rsid w:val="002833A8"/>
    <w:rsid w:val="002834A1"/>
    <w:rsid w:val="00283B29"/>
    <w:rsid w:val="00284034"/>
    <w:rsid w:val="0028516A"/>
    <w:rsid w:val="002859A1"/>
    <w:rsid w:val="00285D11"/>
    <w:rsid w:val="00285E7C"/>
    <w:rsid w:val="0028675B"/>
    <w:rsid w:val="00286A2C"/>
    <w:rsid w:val="00287ACC"/>
    <w:rsid w:val="00287CEE"/>
    <w:rsid w:val="0029045E"/>
    <w:rsid w:val="00290614"/>
    <w:rsid w:val="00290737"/>
    <w:rsid w:val="00290C36"/>
    <w:rsid w:val="00291B8C"/>
    <w:rsid w:val="00292A4B"/>
    <w:rsid w:val="00292F9F"/>
    <w:rsid w:val="00293902"/>
    <w:rsid w:val="00293CED"/>
    <w:rsid w:val="00293EA0"/>
    <w:rsid w:val="00293F31"/>
    <w:rsid w:val="002945B4"/>
    <w:rsid w:val="00294DF8"/>
    <w:rsid w:val="00294F5C"/>
    <w:rsid w:val="0029558D"/>
    <w:rsid w:val="002956BD"/>
    <w:rsid w:val="0029610E"/>
    <w:rsid w:val="00296C47"/>
    <w:rsid w:val="00296E81"/>
    <w:rsid w:val="00296E91"/>
    <w:rsid w:val="00297181"/>
    <w:rsid w:val="00297990"/>
    <w:rsid w:val="002A102C"/>
    <w:rsid w:val="002A17F3"/>
    <w:rsid w:val="002A1B70"/>
    <w:rsid w:val="002A1ED2"/>
    <w:rsid w:val="002A203D"/>
    <w:rsid w:val="002A28AB"/>
    <w:rsid w:val="002A2C9B"/>
    <w:rsid w:val="002A3078"/>
    <w:rsid w:val="002A3754"/>
    <w:rsid w:val="002A3FDB"/>
    <w:rsid w:val="002A416D"/>
    <w:rsid w:val="002A540A"/>
    <w:rsid w:val="002A5FBB"/>
    <w:rsid w:val="002A780E"/>
    <w:rsid w:val="002A7BE9"/>
    <w:rsid w:val="002A7CC7"/>
    <w:rsid w:val="002B062B"/>
    <w:rsid w:val="002B0B3D"/>
    <w:rsid w:val="002B1154"/>
    <w:rsid w:val="002B17A1"/>
    <w:rsid w:val="002B19D1"/>
    <w:rsid w:val="002B1AE0"/>
    <w:rsid w:val="002B1FB0"/>
    <w:rsid w:val="002B22CC"/>
    <w:rsid w:val="002B2CDA"/>
    <w:rsid w:val="002B3833"/>
    <w:rsid w:val="002B3C8E"/>
    <w:rsid w:val="002B5CC3"/>
    <w:rsid w:val="002B616B"/>
    <w:rsid w:val="002B6CC7"/>
    <w:rsid w:val="002B701E"/>
    <w:rsid w:val="002B732B"/>
    <w:rsid w:val="002B7C98"/>
    <w:rsid w:val="002C019F"/>
    <w:rsid w:val="002C0751"/>
    <w:rsid w:val="002C0C90"/>
    <w:rsid w:val="002C0E72"/>
    <w:rsid w:val="002C1499"/>
    <w:rsid w:val="002C20FC"/>
    <w:rsid w:val="002C24BF"/>
    <w:rsid w:val="002C2B93"/>
    <w:rsid w:val="002C5038"/>
    <w:rsid w:val="002C505B"/>
    <w:rsid w:val="002C5261"/>
    <w:rsid w:val="002C5B02"/>
    <w:rsid w:val="002C77FA"/>
    <w:rsid w:val="002D068D"/>
    <w:rsid w:val="002D14D5"/>
    <w:rsid w:val="002D1801"/>
    <w:rsid w:val="002D1CF2"/>
    <w:rsid w:val="002D23CC"/>
    <w:rsid w:val="002D2DDB"/>
    <w:rsid w:val="002D2E77"/>
    <w:rsid w:val="002D32D7"/>
    <w:rsid w:val="002D32F9"/>
    <w:rsid w:val="002D3F28"/>
    <w:rsid w:val="002D434B"/>
    <w:rsid w:val="002D44EC"/>
    <w:rsid w:val="002D56A8"/>
    <w:rsid w:val="002D56EB"/>
    <w:rsid w:val="002D5972"/>
    <w:rsid w:val="002D5E6E"/>
    <w:rsid w:val="002D7178"/>
    <w:rsid w:val="002D75C4"/>
    <w:rsid w:val="002E0240"/>
    <w:rsid w:val="002E0D17"/>
    <w:rsid w:val="002E14AC"/>
    <w:rsid w:val="002E23CE"/>
    <w:rsid w:val="002E3109"/>
    <w:rsid w:val="002E3276"/>
    <w:rsid w:val="002E3E41"/>
    <w:rsid w:val="002E3F0A"/>
    <w:rsid w:val="002E41C5"/>
    <w:rsid w:val="002E46C9"/>
    <w:rsid w:val="002E488E"/>
    <w:rsid w:val="002E4A92"/>
    <w:rsid w:val="002E5281"/>
    <w:rsid w:val="002E574E"/>
    <w:rsid w:val="002E5FD5"/>
    <w:rsid w:val="002E702E"/>
    <w:rsid w:val="002E735D"/>
    <w:rsid w:val="002E7577"/>
    <w:rsid w:val="002E7DB2"/>
    <w:rsid w:val="002E7F45"/>
    <w:rsid w:val="002F03CE"/>
    <w:rsid w:val="002F0419"/>
    <w:rsid w:val="002F0A7A"/>
    <w:rsid w:val="002F1713"/>
    <w:rsid w:val="002F1A45"/>
    <w:rsid w:val="002F22C4"/>
    <w:rsid w:val="002F2A15"/>
    <w:rsid w:val="002F4981"/>
    <w:rsid w:val="002F4DDB"/>
    <w:rsid w:val="002F5B08"/>
    <w:rsid w:val="002F5D9B"/>
    <w:rsid w:val="002F7E41"/>
    <w:rsid w:val="002F7E84"/>
    <w:rsid w:val="003000E6"/>
    <w:rsid w:val="003015BE"/>
    <w:rsid w:val="00301706"/>
    <w:rsid w:val="003020DB"/>
    <w:rsid w:val="003021D4"/>
    <w:rsid w:val="003029A1"/>
    <w:rsid w:val="00303751"/>
    <w:rsid w:val="00304E96"/>
    <w:rsid w:val="003055C5"/>
    <w:rsid w:val="00306AC8"/>
    <w:rsid w:val="0030759D"/>
    <w:rsid w:val="00307AEE"/>
    <w:rsid w:val="00310345"/>
    <w:rsid w:val="00310523"/>
    <w:rsid w:val="00310F4F"/>
    <w:rsid w:val="00311771"/>
    <w:rsid w:val="00313569"/>
    <w:rsid w:val="00313790"/>
    <w:rsid w:val="00313BF7"/>
    <w:rsid w:val="0031403B"/>
    <w:rsid w:val="00314A95"/>
    <w:rsid w:val="00314BC6"/>
    <w:rsid w:val="00314C84"/>
    <w:rsid w:val="0031518B"/>
    <w:rsid w:val="0031523C"/>
    <w:rsid w:val="00315827"/>
    <w:rsid w:val="00315F28"/>
    <w:rsid w:val="003161A5"/>
    <w:rsid w:val="0031644E"/>
    <w:rsid w:val="00316579"/>
    <w:rsid w:val="003168C0"/>
    <w:rsid w:val="003169AF"/>
    <w:rsid w:val="00316E9B"/>
    <w:rsid w:val="00316F54"/>
    <w:rsid w:val="00317D24"/>
    <w:rsid w:val="00317F0F"/>
    <w:rsid w:val="00320375"/>
    <w:rsid w:val="0032058C"/>
    <w:rsid w:val="00320A68"/>
    <w:rsid w:val="0032187C"/>
    <w:rsid w:val="00321B0B"/>
    <w:rsid w:val="00322062"/>
    <w:rsid w:val="0032228A"/>
    <w:rsid w:val="00322822"/>
    <w:rsid w:val="00322B93"/>
    <w:rsid w:val="00322FE6"/>
    <w:rsid w:val="00323065"/>
    <w:rsid w:val="003236CD"/>
    <w:rsid w:val="00323906"/>
    <w:rsid w:val="00324089"/>
    <w:rsid w:val="003243B3"/>
    <w:rsid w:val="00325004"/>
    <w:rsid w:val="00325E88"/>
    <w:rsid w:val="0032635A"/>
    <w:rsid w:val="00326DAA"/>
    <w:rsid w:val="00326E84"/>
    <w:rsid w:val="00327AC0"/>
    <w:rsid w:val="00331986"/>
    <w:rsid w:val="00331CF3"/>
    <w:rsid w:val="00331E70"/>
    <w:rsid w:val="0033365D"/>
    <w:rsid w:val="00333AD2"/>
    <w:rsid w:val="00334B2D"/>
    <w:rsid w:val="0033519E"/>
    <w:rsid w:val="003355C4"/>
    <w:rsid w:val="00335B56"/>
    <w:rsid w:val="003374CF"/>
    <w:rsid w:val="00337BA3"/>
    <w:rsid w:val="00337C83"/>
    <w:rsid w:val="00337D29"/>
    <w:rsid w:val="003402BE"/>
    <w:rsid w:val="00341269"/>
    <w:rsid w:val="00342EC4"/>
    <w:rsid w:val="00343EBE"/>
    <w:rsid w:val="00344139"/>
    <w:rsid w:val="003445BA"/>
    <w:rsid w:val="003446F5"/>
    <w:rsid w:val="00345063"/>
    <w:rsid w:val="00345387"/>
    <w:rsid w:val="00345663"/>
    <w:rsid w:val="0034647C"/>
    <w:rsid w:val="00347136"/>
    <w:rsid w:val="0034764B"/>
    <w:rsid w:val="00347762"/>
    <w:rsid w:val="00347784"/>
    <w:rsid w:val="00347870"/>
    <w:rsid w:val="00347B67"/>
    <w:rsid w:val="003520A2"/>
    <w:rsid w:val="00352205"/>
    <w:rsid w:val="00352568"/>
    <w:rsid w:val="00352E32"/>
    <w:rsid w:val="00352E4F"/>
    <w:rsid w:val="0035423B"/>
    <w:rsid w:val="0035437B"/>
    <w:rsid w:val="00354F4E"/>
    <w:rsid w:val="00355721"/>
    <w:rsid w:val="003558C2"/>
    <w:rsid w:val="00355E08"/>
    <w:rsid w:val="00355E61"/>
    <w:rsid w:val="00356B8F"/>
    <w:rsid w:val="00357822"/>
    <w:rsid w:val="00357EA6"/>
    <w:rsid w:val="003600CB"/>
    <w:rsid w:val="00360284"/>
    <w:rsid w:val="0036046E"/>
    <w:rsid w:val="00360E36"/>
    <w:rsid w:val="003616CB"/>
    <w:rsid w:val="0036248D"/>
    <w:rsid w:val="00362B42"/>
    <w:rsid w:val="00362E55"/>
    <w:rsid w:val="003636CB"/>
    <w:rsid w:val="00363A25"/>
    <w:rsid w:val="003642F4"/>
    <w:rsid w:val="00364D00"/>
    <w:rsid w:val="00365914"/>
    <w:rsid w:val="00365DE2"/>
    <w:rsid w:val="00366260"/>
    <w:rsid w:val="00366796"/>
    <w:rsid w:val="00366ECC"/>
    <w:rsid w:val="003671A5"/>
    <w:rsid w:val="00367274"/>
    <w:rsid w:val="00367ADF"/>
    <w:rsid w:val="00367C42"/>
    <w:rsid w:val="00367D7D"/>
    <w:rsid w:val="00372321"/>
    <w:rsid w:val="0037291F"/>
    <w:rsid w:val="00372DFF"/>
    <w:rsid w:val="00372F53"/>
    <w:rsid w:val="0037369B"/>
    <w:rsid w:val="00373789"/>
    <w:rsid w:val="00373AA7"/>
    <w:rsid w:val="00374E17"/>
    <w:rsid w:val="003753F3"/>
    <w:rsid w:val="00375C2E"/>
    <w:rsid w:val="00375FC4"/>
    <w:rsid w:val="00376623"/>
    <w:rsid w:val="0037694F"/>
    <w:rsid w:val="003774C2"/>
    <w:rsid w:val="00380703"/>
    <w:rsid w:val="0038085F"/>
    <w:rsid w:val="00380BAD"/>
    <w:rsid w:val="00381783"/>
    <w:rsid w:val="003817D8"/>
    <w:rsid w:val="00381CB8"/>
    <w:rsid w:val="00382516"/>
    <w:rsid w:val="003827E7"/>
    <w:rsid w:val="0038315D"/>
    <w:rsid w:val="00383BE9"/>
    <w:rsid w:val="00383F08"/>
    <w:rsid w:val="0038553A"/>
    <w:rsid w:val="00385BCE"/>
    <w:rsid w:val="0038609D"/>
    <w:rsid w:val="003861FD"/>
    <w:rsid w:val="0038640B"/>
    <w:rsid w:val="0038755A"/>
    <w:rsid w:val="0038781F"/>
    <w:rsid w:val="00387FDC"/>
    <w:rsid w:val="0039025A"/>
    <w:rsid w:val="00390D3D"/>
    <w:rsid w:val="00391139"/>
    <w:rsid w:val="003913DA"/>
    <w:rsid w:val="0039163D"/>
    <w:rsid w:val="00391663"/>
    <w:rsid w:val="0039300E"/>
    <w:rsid w:val="003932AB"/>
    <w:rsid w:val="0039348A"/>
    <w:rsid w:val="00393675"/>
    <w:rsid w:val="00393AAF"/>
    <w:rsid w:val="00393F50"/>
    <w:rsid w:val="003953A9"/>
    <w:rsid w:val="003954D7"/>
    <w:rsid w:val="00395A44"/>
    <w:rsid w:val="00395F61"/>
    <w:rsid w:val="00396BF5"/>
    <w:rsid w:val="00396CAB"/>
    <w:rsid w:val="00397481"/>
    <w:rsid w:val="00397530"/>
    <w:rsid w:val="003976FF"/>
    <w:rsid w:val="003977ED"/>
    <w:rsid w:val="003A052B"/>
    <w:rsid w:val="003A0715"/>
    <w:rsid w:val="003A22D1"/>
    <w:rsid w:val="003A2DE5"/>
    <w:rsid w:val="003A34BE"/>
    <w:rsid w:val="003A35EA"/>
    <w:rsid w:val="003A3AA7"/>
    <w:rsid w:val="003A3D52"/>
    <w:rsid w:val="003A3E75"/>
    <w:rsid w:val="003A3FCF"/>
    <w:rsid w:val="003A4767"/>
    <w:rsid w:val="003A6DA0"/>
    <w:rsid w:val="003B03FE"/>
    <w:rsid w:val="003B0B1B"/>
    <w:rsid w:val="003B1514"/>
    <w:rsid w:val="003B1A30"/>
    <w:rsid w:val="003B1CD0"/>
    <w:rsid w:val="003B2DA3"/>
    <w:rsid w:val="003B2DBA"/>
    <w:rsid w:val="003B3006"/>
    <w:rsid w:val="003B3299"/>
    <w:rsid w:val="003B3BD8"/>
    <w:rsid w:val="003B46D0"/>
    <w:rsid w:val="003B4842"/>
    <w:rsid w:val="003B4D8C"/>
    <w:rsid w:val="003B537C"/>
    <w:rsid w:val="003B6B81"/>
    <w:rsid w:val="003B6D01"/>
    <w:rsid w:val="003B7382"/>
    <w:rsid w:val="003B7738"/>
    <w:rsid w:val="003B7A06"/>
    <w:rsid w:val="003B7E7D"/>
    <w:rsid w:val="003C02D5"/>
    <w:rsid w:val="003C17BD"/>
    <w:rsid w:val="003C247F"/>
    <w:rsid w:val="003C257E"/>
    <w:rsid w:val="003C2F77"/>
    <w:rsid w:val="003C37F9"/>
    <w:rsid w:val="003C39EB"/>
    <w:rsid w:val="003C439D"/>
    <w:rsid w:val="003C4AFA"/>
    <w:rsid w:val="003C5D76"/>
    <w:rsid w:val="003C6780"/>
    <w:rsid w:val="003C684B"/>
    <w:rsid w:val="003C72C5"/>
    <w:rsid w:val="003C7D86"/>
    <w:rsid w:val="003D0844"/>
    <w:rsid w:val="003D0A9D"/>
    <w:rsid w:val="003D2485"/>
    <w:rsid w:val="003D2F11"/>
    <w:rsid w:val="003D309D"/>
    <w:rsid w:val="003D36ED"/>
    <w:rsid w:val="003D41CC"/>
    <w:rsid w:val="003D534B"/>
    <w:rsid w:val="003D567F"/>
    <w:rsid w:val="003D5B41"/>
    <w:rsid w:val="003D650A"/>
    <w:rsid w:val="003D6846"/>
    <w:rsid w:val="003D6A30"/>
    <w:rsid w:val="003D6D49"/>
    <w:rsid w:val="003D71B2"/>
    <w:rsid w:val="003D7250"/>
    <w:rsid w:val="003D76E0"/>
    <w:rsid w:val="003D7F75"/>
    <w:rsid w:val="003E01D1"/>
    <w:rsid w:val="003E04F9"/>
    <w:rsid w:val="003E2024"/>
    <w:rsid w:val="003E24BF"/>
    <w:rsid w:val="003E2565"/>
    <w:rsid w:val="003E307E"/>
    <w:rsid w:val="003E46CD"/>
    <w:rsid w:val="003E497B"/>
    <w:rsid w:val="003E49A2"/>
    <w:rsid w:val="003E4A61"/>
    <w:rsid w:val="003E4AAA"/>
    <w:rsid w:val="003E4C2D"/>
    <w:rsid w:val="003E4D6F"/>
    <w:rsid w:val="003E52CD"/>
    <w:rsid w:val="003E5563"/>
    <w:rsid w:val="003E5A5F"/>
    <w:rsid w:val="003E6144"/>
    <w:rsid w:val="003E626B"/>
    <w:rsid w:val="003E66C8"/>
    <w:rsid w:val="003E6CAD"/>
    <w:rsid w:val="003E7440"/>
    <w:rsid w:val="003E75CF"/>
    <w:rsid w:val="003E7A90"/>
    <w:rsid w:val="003F0048"/>
    <w:rsid w:val="003F012F"/>
    <w:rsid w:val="003F1065"/>
    <w:rsid w:val="003F11D8"/>
    <w:rsid w:val="003F1D56"/>
    <w:rsid w:val="003F2CC0"/>
    <w:rsid w:val="003F4288"/>
    <w:rsid w:val="003F4F72"/>
    <w:rsid w:val="003F5C66"/>
    <w:rsid w:val="003F5DCB"/>
    <w:rsid w:val="003F5E70"/>
    <w:rsid w:val="003F6033"/>
    <w:rsid w:val="003F6214"/>
    <w:rsid w:val="003F68D7"/>
    <w:rsid w:val="004000C3"/>
    <w:rsid w:val="0040097A"/>
    <w:rsid w:val="0040097B"/>
    <w:rsid w:val="00400B78"/>
    <w:rsid w:val="004012DE"/>
    <w:rsid w:val="0040131C"/>
    <w:rsid w:val="004016B2"/>
    <w:rsid w:val="00401C1E"/>
    <w:rsid w:val="00402659"/>
    <w:rsid w:val="00402DCC"/>
    <w:rsid w:val="00403054"/>
    <w:rsid w:val="0040357F"/>
    <w:rsid w:val="004037B1"/>
    <w:rsid w:val="004037BB"/>
    <w:rsid w:val="00403990"/>
    <w:rsid w:val="004042C1"/>
    <w:rsid w:val="004046D2"/>
    <w:rsid w:val="00404C62"/>
    <w:rsid w:val="004056A3"/>
    <w:rsid w:val="00405A4A"/>
    <w:rsid w:val="00405DF1"/>
    <w:rsid w:val="00407C72"/>
    <w:rsid w:val="00410493"/>
    <w:rsid w:val="00410845"/>
    <w:rsid w:val="00410B15"/>
    <w:rsid w:val="00411C08"/>
    <w:rsid w:val="0041335C"/>
    <w:rsid w:val="00413EB6"/>
    <w:rsid w:val="0041436B"/>
    <w:rsid w:val="00414859"/>
    <w:rsid w:val="00414F75"/>
    <w:rsid w:val="004150C4"/>
    <w:rsid w:val="0041543C"/>
    <w:rsid w:val="00415A3A"/>
    <w:rsid w:val="00415C98"/>
    <w:rsid w:val="00415D80"/>
    <w:rsid w:val="0041607A"/>
    <w:rsid w:val="00416293"/>
    <w:rsid w:val="004166C4"/>
    <w:rsid w:val="00416785"/>
    <w:rsid w:val="00416EE7"/>
    <w:rsid w:val="00417DBD"/>
    <w:rsid w:val="00420127"/>
    <w:rsid w:val="004203AC"/>
    <w:rsid w:val="00420950"/>
    <w:rsid w:val="00421709"/>
    <w:rsid w:val="00421B6A"/>
    <w:rsid w:val="00422571"/>
    <w:rsid w:val="00422A90"/>
    <w:rsid w:val="00422C9F"/>
    <w:rsid w:val="00423249"/>
    <w:rsid w:val="004236CA"/>
    <w:rsid w:val="00424168"/>
    <w:rsid w:val="00424461"/>
    <w:rsid w:val="004248A6"/>
    <w:rsid w:val="00425081"/>
    <w:rsid w:val="00425546"/>
    <w:rsid w:val="004260E4"/>
    <w:rsid w:val="004260F6"/>
    <w:rsid w:val="00426220"/>
    <w:rsid w:val="00426377"/>
    <w:rsid w:val="00426BD5"/>
    <w:rsid w:val="004274D2"/>
    <w:rsid w:val="004305FC"/>
    <w:rsid w:val="00430DF0"/>
    <w:rsid w:val="00430E49"/>
    <w:rsid w:val="00432740"/>
    <w:rsid w:val="00432A33"/>
    <w:rsid w:val="004330F5"/>
    <w:rsid w:val="00433665"/>
    <w:rsid w:val="004336B8"/>
    <w:rsid w:val="00433AE2"/>
    <w:rsid w:val="00433D23"/>
    <w:rsid w:val="0043479B"/>
    <w:rsid w:val="004347DE"/>
    <w:rsid w:val="00434C00"/>
    <w:rsid w:val="00434F5D"/>
    <w:rsid w:val="00435898"/>
    <w:rsid w:val="00435A3C"/>
    <w:rsid w:val="00435A94"/>
    <w:rsid w:val="00437020"/>
    <w:rsid w:val="0043717F"/>
    <w:rsid w:val="00437EF4"/>
    <w:rsid w:val="0044088C"/>
    <w:rsid w:val="004425DB"/>
    <w:rsid w:val="00442D9B"/>
    <w:rsid w:val="004434FD"/>
    <w:rsid w:val="0044428F"/>
    <w:rsid w:val="00444D49"/>
    <w:rsid w:val="00444E63"/>
    <w:rsid w:val="00445066"/>
    <w:rsid w:val="00446A6E"/>
    <w:rsid w:val="00446B43"/>
    <w:rsid w:val="004472D3"/>
    <w:rsid w:val="0044734E"/>
    <w:rsid w:val="00447383"/>
    <w:rsid w:val="004503EC"/>
    <w:rsid w:val="004529C5"/>
    <w:rsid w:val="00452B66"/>
    <w:rsid w:val="00452E9E"/>
    <w:rsid w:val="00453999"/>
    <w:rsid w:val="00453B99"/>
    <w:rsid w:val="004553A4"/>
    <w:rsid w:val="00455654"/>
    <w:rsid w:val="00455B1C"/>
    <w:rsid w:val="004564DE"/>
    <w:rsid w:val="00456628"/>
    <w:rsid w:val="00456859"/>
    <w:rsid w:val="004575A5"/>
    <w:rsid w:val="004576BC"/>
    <w:rsid w:val="00460BF7"/>
    <w:rsid w:val="00460D70"/>
    <w:rsid w:val="0046105E"/>
    <w:rsid w:val="00461659"/>
    <w:rsid w:val="00461BA8"/>
    <w:rsid w:val="0046218D"/>
    <w:rsid w:val="00462543"/>
    <w:rsid w:val="00462D3F"/>
    <w:rsid w:val="004633D1"/>
    <w:rsid w:val="0046369F"/>
    <w:rsid w:val="004637DE"/>
    <w:rsid w:val="004638CF"/>
    <w:rsid w:val="00465226"/>
    <w:rsid w:val="00465C36"/>
    <w:rsid w:val="00465F6B"/>
    <w:rsid w:val="004667C6"/>
    <w:rsid w:val="004669F3"/>
    <w:rsid w:val="00467BB3"/>
    <w:rsid w:val="00467FAE"/>
    <w:rsid w:val="00470357"/>
    <w:rsid w:val="00470CF9"/>
    <w:rsid w:val="004719FA"/>
    <w:rsid w:val="0047260A"/>
    <w:rsid w:val="00472B53"/>
    <w:rsid w:val="004737A5"/>
    <w:rsid w:val="004738A6"/>
    <w:rsid w:val="00473C1F"/>
    <w:rsid w:val="00474283"/>
    <w:rsid w:val="004743D3"/>
    <w:rsid w:val="00474ED1"/>
    <w:rsid w:val="00474FB0"/>
    <w:rsid w:val="00475013"/>
    <w:rsid w:val="004755AA"/>
    <w:rsid w:val="00475E54"/>
    <w:rsid w:val="004762E9"/>
    <w:rsid w:val="00476901"/>
    <w:rsid w:val="00476F23"/>
    <w:rsid w:val="0048078F"/>
    <w:rsid w:val="00480C44"/>
    <w:rsid w:val="004811E1"/>
    <w:rsid w:val="004816E2"/>
    <w:rsid w:val="00481C94"/>
    <w:rsid w:val="00482A69"/>
    <w:rsid w:val="00482D72"/>
    <w:rsid w:val="00483124"/>
    <w:rsid w:val="004835CF"/>
    <w:rsid w:val="00483B81"/>
    <w:rsid w:val="00484658"/>
    <w:rsid w:val="00485689"/>
    <w:rsid w:val="0048609A"/>
    <w:rsid w:val="00486466"/>
    <w:rsid w:val="004869A0"/>
    <w:rsid w:val="00486CEA"/>
    <w:rsid w:val="00486E36"/>
    <w:rsid w:val="0048774A"/>
    <w:rsid w:val="00487993"/>
    <w:rsid w:val="00487DE7"/>
    <w:rsid w:val="004900DF"/>
    <w:rsid w:val="00490320"/>
    <w:rsid w:val="0049038A"/>
    <w:rsid w:val="00490D9F"/>
    <w:rsid w:val="00491198"/>
    <w:rsid w:val="0049126A"/>
    <w:rsid w:val="00492295"/>
    <w:rsid w:val="004926D2"/>
    <w:rsid w:val="004926E2"/>
    <w:rsid w:val="00492A3D"/>
    <w:rsid w:val="0049419D"/>
    <w:rsid w:val="00494577"/>
    <w:rsid w:val="00494A1B"/>
    <w:rsid w:val="0049682A"/>
    <w:rsid w:val="00496BC0"/>
    <w:rsid w:val="00496C96"/>
    <w:rsid w:val="00496DA6"/>
    <w:rsid w:val="00497379"/>
    <w:rsid w:val="00497A81"/>
    <w:rsid w:val="004A04E2"/>
    <w:rsid w:val="004A05F2"/>
    <w:rsid w:val="004A08E2"/>
    <w:rsid w:val="004A0EB7"/>
    <w:rsid w:val="004A1577"/>
    <w:rsid w:val="004A1DE9"/>
    <w:rsid w:val="004A215F"/>
    <w:rsid w:val="004A2506"/>
    <w:rsid w:val="004A2A6D"/>
    <w:rsid w:val="004A3188"/>
    <w:rsid w:val="004A329D"/>
    <w:rsid w:val="004A35DD"/>
    <w:rsid w:val="004A3DD5"/>
    <w:rsid w:val="004A4340"/>
    <w:rsid w:val="004A60F4"/>
    <w:rsid w:val="004A6377"/>
    <w:rsid w:val="004A646D"/>
    <w:rsid w:val="004A65D6"/>
    <w:rsid w:val="004A66F6"/>
    <w:rsid w:val="004A7748"/>
    <w:rsid w:val="004A7CE4"/>
    <w:rsid w:val="004B307B"/>
    <w:rsid w:val="004B42E4"/>
    <w:rsid w:val="004B44BA"/>
    <w:rsid w:val="004B520B"/>
    <w:rsid w:val="004B538C"/>
    <w:rsid w:val="004B69CB"/>
    <w:rsid w:val="004B6FF3"/>
    <w:rsid w:val="004B714C"/>
    <w:rsid w:val="004B77AD"/>
    <w:rsid w:val="004B7904"/>
    <w:rsid w:val="004B7A18"/>
    <w:rsid w:val="004B7AA0"/>
    <w:rsid w:val="004C0294"/>
    <w:rsid w:val="004C0E5A"/>
    <w:rsid w:val="004C10F8"/>
    <w:rsid w:val="004C12B4"/>
    <w:rsid w:val="004C1E8D"/>
    <w:rsid w:val="004C228D"/>
    <w:rsid w:val="004C357C"/>
    <w:rsid w:val="004C409C"/>
    <w:rsid w:val="004C41D8"/>
    <w:rsid w:val="004C4A83"/>
    <w:rsid w:val="004C4CC7"/>
    <w:rsid w:val="004C4FF4"/>
    <w:rsid w:val="004C50B1"/>
    <w:rsid w:val="004C53A6"/>
    <w:rsid w:val="004C559C"/>
    <w:rsid w:val="004C5C36"/>
    <w:rsid w:val="004C6424"/>
    <w:rsid w:val="004C65B7"/>
    <w:rsid w:val="004C6890"/>
    <w:rsid w:val="004C7E24"/>
    <w:rsid w:val="004D044E"/>
    <w:rsid w:val="004D0E0C"/>
    <w:rsid w:val="004D1B09"/>
    <w:rsid w:val="004D2516"/>
    <w:rsid w:val="004D34BD"/>
    <w:rsid w:val="004D3583"/>
    <w:rsid w:val="004D3966"/>
    <w:rsid w:val="004D3AAD"/>
    <w:rsid w:val="004D3C3A"/>
    <w:rsid w:val="004D3DFA"/>
    <w:rsid w:val="004D5BB5"/>
    <w:rsid w:val="004D6005"/>
    <w:rsid w:val="004D6105"/>
    <w:rsid w:val="004D6816"/>
    <w:rsid w:val="004D6C82"/>
    <w:rsid w:val="004D77A1"/>
    <w:rsid w:val="004D7F01"/>
    <w:rsid w:val="004E0124"/>
    <w:rsid w:val="004E0178"/>
    <w:rsid w:val="004E075F"/>
    <w:rsid w:val="004E0789"/>
    <w:rsid w:val="004E0F78"/>
    <w:rsid w:val="004E25AD"/>
    <w:rsid w:val="004E27A4"/>
    <w:rsid w:val="004E2AB4"/>
    <w:rsid w:val="004E356D"/>
    <w:rsid w:val="004E4387"/>
    <w:rsid w:val="004E49FD"/>
    <w:rsid w:val="004E5159"/>
    <w:rsid w:val="004E5707"/>
    <w:rsid w:val="004E616B"/>
    <w:rsid w:val="004E63F5"/>
    <w:rsid w:val="004E6AF7"/>
    <w:rsid w:val="004E71F7"/>
    <w:rsid w:val="004E765D"/>
    <w:rsid w:val="004E7A6F"/>
    <w:rsid w:val="004E7BC0"/>
    <w:rsid w:val="004E7F50"/>
    <w:rsid w:val="004F02DC"/>
    <w:rsid w:val="004F104D"/>
    <w:rsid w:val="004F186B"/>
    <w:rsid w:val="004F1AC5"/>
    <w:rsid w:val="004F1BC7"/>
    <w:rsid w:val="004F24E1"/>
    <w:rsid w:val="004F2711"/>
    <w:rsid w:val="004F3234"/>
    <w:rsid w:val="004F5CBB"/>
    <w:rsid w:val="004F5EC5"/>
    <w:rsid w:val="004F7110"/>
    <w:rsid w:val="004F71D6"/>
    <w:rsid w:val="004F7590"/>
    <w:rsid w:val="004F77C3"/>
    <w:rsid w:val="005005F2"/>
    <w:rsid w:val="005018AC"/>
    <w:rsid w:val="00501F9D"/>
    <w:rsid w:val="00502138"/>
    <w:rsid w:val="00502221"/>
    <w:rsid w:val="00502AED"/>
    <w:rsid w:val="005030DA"/>
    <w:rsid w:val="005030F7"/>
    <w:rsid w:val="0050338C"/>
    <w:rsid w:val="0050392E"/>
    <w:rsid w:val="00504A5D"/>
    <w:rsid w:val="00504B69"/>
    <w:rsid w:val="00506123"/>
    <w:rsid w:val="0050620A"/>
    <w:rsid w:val="005066F6"/>
    <w:rsid w:val="005070A4"/>
    <w:rsid w:val="00507271"/>
    <w:rsid w:val="0050736B"/>
    <w:rsid w:val="0051020F"/>
    <w:rsid w:val="0051031D"/>
    <w:rsid w:val="00510759"/>
    <w:rsid w:val="00510E49"/>
    <w:rsid w:val="005111C4"/>
    <w:rsid w:val="005112B3"/>
    <w:rsid w:val="005116DE"/>
    <w:rsid w:val="005118C4"/>
    <w:rsid w:val="005127D0"/>
    <w:rsid w:val="00512DF5"/>
    <w:rsid w:val="00513A2C"/>
    <w:rsid w:val="00513B3F"/>
    <w:rsid w:val="00513FDA"/>
    <w:rsid w:val="00514201"/>
    <w:rsid w:val="00515205"/>
    <w:rsid w:val="0051529A"/>
    <w:rsid w:val="0051556B"/>
    <w:rsid w:val="00515BB1"/>
    <w:rsid w:val="00516229"/>
    <w:rsid w:val="0051632C"/>
    <w:rsid w:val="005165E1"/>
    <w:rsid w:val="00516609"/>
    <w:rsid w:val="0051694C"/>
    <w:rsid w:val="005170B3"/>
    <w:rsid w:val="005177A2"/>
    <w:rsid w:val="00517A48"/>
    <w:rsid w:val="00517B39"/>
    <w:rsid w:val="0052018A"/>
    <w:rsid w:val="00520728"/>
    <w:rsid w:val="0052189C"/>
    <w:rsid w:val="00521A0D"/>
    <w:rsid w:val="0052292F"/>
    <w:rsid w:val="0052372E"/>
    <w:rsid w:val="0052485A"/>
    <w:rsid w:val="005248E1"/>
    <w:rsid w:val="00524A7B"/>
    <w:rsid w:val="00524BA3"/>
    <w:rsid w:val="00524CE8"/>
    <w:rsid w:val="0052523A"/>
    <w:rsid w:val="00525589"/>
    <w:rsid w:val="00525BDE"/>
    <w:rsid w:val="005262F8"/>
    <w:rsid w:val="005263E3"/>
    <w:rsid w:val="0052669E"/>
    <w:rsid w:val="005266BF"/>
    <w:rsid w:val="00527200"/>
    <w:rsid w:val="00527384"/>
    <w:rsid w:val="0052761D"/>
    <w:rsid w:val="00527864"/>
    <w:rsid w:val="00527A25"/>
    <w:rsid w:val="00527D59"/>
    <w:rsid w:val="00527E9D"/>
    <w:rsid w:val="00530302"/>
    <w:rsid w:val="005303D9"/>
    <w:rsid w:val="005304F1"/>
    <w:rsid w:val="005316DE"/>
    <w:rsid w:val="00531B0C"/>
    <w:rsid w:val="00532B5A"/>
    <w:rsid w:val="00532BEF"/>
    <w:rsid w:val="00533138"/>
    <w:rsid w:val="005335E4"/>
    <w:rsid w:val="005337B1"/>
    <w:rsid w:val="00533811"/>
    <w:rsid w:val="00534376"/>
    <w:rsid w:val="0053487B"/>
    <w:rsid w:val="00535591"/>
    <w:rsid w:val="00535FDD"/>
    <w:rsid w:val="00536716"/>
    <w:rsid w:val="005367F7"/>
    <w:rsid w:val="00536A43"/>
    <w:rsid w:val="00536B8E"/>
    <w:rsid w:val="00536BB0"/>
    <w:rsid w:val="005373ED"/>
    <w:rsid w:val="00537700"/>
    <w:rsid w:val="00537ACC"/>
    <w:rsid w:val="00542DF3"/>
    <w:rsid w:val="005430FD"/>
    <w:rsid w:val="0054402F"/>
    <w:rsid w:val="0054493A"/>
    <w:rsid w:val="00544B38"/>
    <w:rsid w:val="00544ECB"/>
    <w:rsid w:val="005454F9"/>
    <w:rsid w:val="00545A0F"/>
    <w:rsid w:val="00545F54"/>
    <w:rsid w:val="005465ED"/>
    <w:rsid w:val="00546944"/>
    <w:rsid w:val="00546B7D"/>
    <w:rsid w:val="00546D0B"/>
    <w:rsid w:val="005479F9"/>
    <w:rsid w:val="005500F1"/>
    <w:rsid w:val="00550362"/>
    <w:rsid w:val="00550940"/>
    <w:rsid w:val="00550B5A"/>
    <w:rsid w:val="00550F68"/>
    <w:rsid w:val="0055237B"/>
    <w:rsid w:val="00553B08"/>
    <w:rsid w:val="00553CAC"/>
    <w:rsid w:val="00553D3F"/>
    <w:rsid w:val="0055459A"/>
    <w:rsid w:val="005558A0"/>
    <w:rsid w:val="00555AD3"/>
    <w:rsid w:val="00555B3C"/>
    <w:rsid w:val="00555B80"/>
    <w:rsid w:val="00555DD2"/>
    <w:rsid w:val="00555EDF"/>
    <w:rsid w:val="00555FBB"/>
    <w:rsid w:val="00556211"/>
    <w:rsid w:val="0055622C"/>
    <w:rsid w:val="00556461"/>
    <w:rsid w:val="0055664A"/>
    <w:rsid w:val="00556E64"/>
    <w:rsid w:val="00560438"/>
    <w:rsid w:val="00560D69"/>
    <w:rsid w:val="00560E96"/>
    <w:rsid w:val="00561823"/>
    <w:rsid w:val="005622BE"/>
    <w:rsid w:val="00563874"/>
    <w:rsid w:val="00563BAF"/>
    <w:rsid w:val="00564225"/>
    <w:rsid w:val="0056468A"/>
    <w:rsid w:val="00564718"/>
    <w:rsid w:val="00565EB5"/>
    <w:rsid w:val="00567093"/>
    <w:rsid w:val="005700DD"/>
    <w:rsid w:val="00570425"/>
    <w:rsid w:val="00570DE6"/>
    <w:rsid w:val="005717AC"/>
    <w:rsid w:val="00571FBA"/>
    <w:rsid w:val="00573AE3"/>
    <w:rsid w:val="00573B7A"/>
    <w:rsid w:val="00574082"/>
    <w:rsid w:val="0057479D"/>
    <w:rsid w:val="005772FE"/>
    <w:rsid w:val="005808BB"/>
    <w:rsid w:val="00580A21"/>
    <w:rsid w:val="00580C45"/>
    <w:rsid w:val="00580F5B"/>
    <w:rsid w:val="005818A2"/>
    <w:rsid w:val="00581C72"/>
    <w:rsid w:val="00582015"/>
    <w:rsid w:val="00582680"/>
    <w:rsid w:val="0058280B"/>
    <w:rsid w:val="0058302D"/>
    <w:rsid w:val="00583041"/>
    <w:rsid w:val="005832C2"/>
    <w:rsid w:val="005837F5"/>
    <w:rsid w:val="00583A9A"/>
    <w:rsid w:val="00584D40"/>
    <w:rsid w:val="00586366"/>
    <w:rsid w:val="00587496"/>
    <w:rsid w:val="005900EF"/>
    <w:rsid w:val="00590838"/>
    <w:rsid w:val="00590B35"/>
    <w:rsid w:val="00592312"/>
    <w:rsid w:val="005924F1"/>
    <w:rsid w:val="00592798"/>
    <w:rsid w:val="005929A9"/>
    <w:rsid w:val="00592BB6"/>
    <w:rsid w:val="00592F49"/>
    <w:rsid w:val="00593D3F"/>
    <w:rsid w:val="005946BA"/>
    <w:rsid w:val="00595A37"/>
    <w:rsid w:val="00595F2B"/>
    <w:rsid w:val="0059615F"/>
    <w:rsid w:val="005963C2"/>
    <w:rsid w:val="0059653B"/>
    <w:rsid w:val="005972F2"/>
    <w:rsid w:val="005977A8"/>
    <w:rsid w:val="005A1A9D"/>
    <w:rsid w:val="005A1B0F"/>
    <w:rsid w:val="005A27C9"/>
    <w:rsid w:val="005A2B4F"/>
    <w:rsid w:val="005A37BB"/>
    <w:rsid w:val="005A3C0E"/>
    <w:rsid w:val="005A4323"/>
    <w:rsid w:val="005A4627"/>
    <w:rsid w:val="005A48C0"/>
    <w:rsid w:val="005A4DF2"/>
    <w:rsid w:val="005A5477"/>
    <w:rsid w:val="005A5F9E"/>
    <w:rsid w:val="005A72AE"/>
    <w:rsid w:val="005B0093"/>
    <w:rsid w:val="005B1187"/>
    <w:rsid w:val="005B13A6"/>
    <w:rsid w:val="005B13D9"/>
    <w:rsid w:val="005B3484"/>
    <w:rsid w:val="005B3FB1"/>
    <w:rsid w:val="005B3FF4"/>
    <w:rsid w:val="005B412E"/>
    <w:rsid w:val="005B52D3"/>
    <w:rsid w:val="005B5F54"/>
    <w:rsid w:val="005B602E"/>
    <w:rsid w:val="005B61B7"/>
    <w:rsid w:val="005B6A8A"/>
    <w:rsid w:val="005B7357"/>
    <w:rsid w:val="005B786B"/>
    <w:rsid w:val="005B7BD4"/>
    <w:rsid w:val="005C067A"/>
    <w:rsid w:val="005C2F09"/>
    <w:rsid w:val="005C35F4"/>
    <w:rsid w:val="005C3788"/>
    <w:rsid w:val="005C3AEA"/>
    <w:rsid w:val="005C4310"/>
    <w:rsid w:val="005C441E"/>
    <w:rsid w:val="005C5038"/>
    <w:rsid w:val="005C53C2"/>
    <w:rsid w:val="005C5561"/>
    <w:rsid w:val="005C55D0"/>
    <w:rsid w:val="005C5F55"/>
    <w:rsid w:val="005C5F67"/>
    <w:rsid w:val="005C6503"/>
    <w:rsid w:val="005C7782"/>
    <w:rsid w:val="005C799D"/>
    <w:rsid w:val="005C7A57"/>
    <w:rsid w:val="005D131E"/>
    <w:rsid w:val="005D1441"/>
    <w:rsid w:val="005D1823"/>
    <w:rsid w:val="005D19B5"/>
    <w:rsid w:val="005D20DC"/>
    <w:rsid w:val="005D2E84"/>
    <w:rsid w:val="005D2F01"/>
    <w:rsid w:val="005D2F8A"/>
    <w:rsid w:val="005D3787"/>
    <w:rsid w:val="005D3DAF"/>
    <w:rsid w:val="005D4099"/>
    <w:rsid w:val="005D61E7"/>
    <w:rsid w:val="005D6762"/>
    <w:rsid w:val="005D7165"/>
    <w:rsid w:val="005E04D3"/>
    <w:rsid w:val="005E0A4E"/>
    <w:rsid w:val="005E10C0"/>
    <w:rsid w:val="005E1FC9"/>
    <w:rsid w:val="005E2374"/>
    <w:rsid w:val="005E2BA4"/>
    <w:rsid w:val="005E4E2B"/>
    <w:rsid w:val="005E5933"/>
    <w:rsid w:val="005E6110"/>
    <w:rsid w:val="005E6183"/>
    <w:rsid w:val="005E61C7"/>
    <w:rsid w:val="005E6301"/>
    <w:rsid w:val="005E6488"/>
    <w:rsid w:val="005E6A72"/>
    <w:rsid w:val="005E6E5E"/>
    <w:rsid w:val="005E74BC"/>
    <w:rsid w:val="005F05F8"/>
    <w:rsid w:val="005F06BC"/>
    <w:rsid w:val="005F0C4F"/>
    <w:rsid w:val="005F1103"/>
    <w:rsid w:val="005F1CE0"/>
    <w:rsid w:val="005F1F31"/>
    <w:rsid w:val="005F22AD"/>
    <w:rsid w:val="005F28F3"/>
    <w:rsid w:val="005F29BC"/>
    <w:rsid w:val="005F3061"/>
    <w:rsid w:val="005F3D31"/>
    <w:rsid w:val="005F4171"/>
    <w:rsid w:val="005F442C"/>
    <w:rsid w:val="005F4B3B"/>
    <w:rsid w:val="005F4C47"/>
    <w:rsid w:val="005F5176"/>
    <w:rsid w:val="005F692D"/>
    <w:rsid w:val="005F6E72"/>
    <w:rsid w:val="005F6F8B"/>
    <w:rsid w:val="005F764F"/>
    <w:rsid w:val="005F79D4"/>
    <w:rsid w:val="005F7D9C"/>
    <w:rsid w:val="006001FF"/>
    <w:rsid w:val="00601DEE"/>
    <w:rsid w:val="00603355"/>
    <w:rsid w:val="00603AB3"/>
    <w:rsid w:val="00604804"/>
    <w:rsid w:val="006049C0"/>
    <w:rsid w:val="00604F17"/>
    <w:rsid w:val="00605191"/>
    <w:rsid w:val="006052D1"/>
    <w:rsid w:val="00605B45"/>
    <w:rsid w:val="006078D1"/>
    <w:rsid w:val="0060793E"/>
    <w:rsid w:val="00611974"/>
    <w:rsid w:val="006120F5"/>
    <w:rsid w:val="00612331"/>
    <w:rsid w:val="0061294B"/>
    <w:rsid w:val="006131A3"/>
    <w:rsid w:val="0061492C"/>
    <w:rsid w:val="00614B3A"/>
    <w:rsid w:val="00614B64"/>
    <w:rsid w:val="00614CA8"/>
    <w:rsid w:val="0061517E"/>
    <w:rsid w:val="00615EE4"/>
    <w:rsid w:val="00615FF8"/>
    <w:rsid w:val="006161A2"/>
    <w:rsid w:val="00620E9A"/>
    <w:rsid w:val="00621398"/>
    <w:rsid w:val="00621CE3"/>
    <w:rsid w:val="00621EC0"/>
    <w:rsid w:val="006225D4"/>
    <w:rsid w:val="00624555"/>
    <w:rsid w:val="00624641"/>
    <w:rsid w:val="00624960"/>
    <w:rsid w:val="00624DBE"/>
    <w:rsid w:val="00625352"/>
    <w:rsid w:val="0062557B"/>
    <w:rsid w:val="006255B2"/>
    <w:rsid w:val="006261CB"/>
    <w:rsid w:val="006303CF"/>
    <w:rsid w:val="00630480"/>
    <w:rsid w:val="006304C3"/>
    <w:rsid w:val="00630862"/>
    <w:rsid w:val="00630AB9"/>
    <w:rsid w:val="00631569"/>
    <w:rsid w:val="00631F14"/>
    <w:rsid w:val="00631F2C"/>
    <w:rsid w:val="00632625"/>
    <w:rsid w:val="006327C7"/>
    <w:rsid w:val="00632991"/>
    <w:rsid w:val="00632FD8"/>
    <w:rsid w:val="00633B92"/>
    <w:rsid w:val="006351AD"/>
    <w:rsid w:val="00635E9F"/>
    <w:rsid w:val="00636A63"/>
    <w:rsid w:val="00636F8F"/>
    <w:rsid w:val="00637396"/>
    <w:rsid w:val="00637D71"/>
    <w:rsid w:val="0064038B"/>
    <w:rsid w:val="00640A68"/>
    <w:rsid w:val="00640AD9"/>
    <w:rsid w:val="00641AAC"/>
    <w:rsid w:val="00641AEB"/>
    <w:rsid w:val="00641C6F"/>
    <w:rsid w:val="00642085"/>
    <w:rsid w:val="006436A4"/>
    <w:rsid w:val="00643DCD"/>
    <w:rsid w:val="00644B00"/>
    <w:rsid w:val="006454D3"/>
    <w:rsid w:val="00645D18"/>
    <w:rsid w:val="0064712F"/>
    <w:rsid w:val="00647256"/>
    <w:rsid w:val="006475BB"/>
    <w:rsid w:val="0065000B"/>
    <w:rsid w:val="00650386"/>
    <w:rsid w:val="00651601"/>
    <w:rsid w:val="00651617"/>
    <w:rsid w:val="0065185D"/>
    <w:rsid w:val="00651EC1"/>
    <w:rsid w:val="00652352"/>
    <w:rsid w:val="0065260A"/>
    <w:rsid w:val="00652747"/>
    <w:rsid w:val="006535F6"/>
    <w:rsid w:val="006540D1"/>
    <w:rsid w:val="0065476F"/>
    <w:rsid w:val="006549B6"/>
    <w:rsid w:val="00654F00"/>
    <w:rsid w:val="00655062"/>
    <w:rsid w:val="00655243"/>
    <w:rsid w:val="006555DC"/>
    <w:rsid w:val="00655BCD"/>
    <w:rsid w:val="00655FAB"/>
    <w:rsid w:val="006561FD"/>
    <w:rsid w:val="006565CD"/>
    <w:rsid w:val="00656A73"/>
    <w:rsid w:val="00656C08"/>
    <w:rsid w:val="00656C4E"/>
    <w:rsid w:val="0065777F"/>
    <w:rsid w:val="00657B55"/>
    <w:rsid w:val="00657E17"/>
    <w:rsid w:val="00657EC7"/>
    <w:rsid w:val="00661A0F"/>
    <w:rsid w:val="00661F3B"/>
    <w:rsid w:val="00662804"/>
    <w:rsid w:val="00662ED7"/>
    <w:rsid w:val="0066393E"/>
    <w:rsid w:val="00663B87"/>
    <w:rsid w:val="0066491C"/>
    <w:rsid w:val="00664CCC"/>
    <w:rsid w:val="00664DAB"/>
    <w:rsid w:val="00664EF4"/>
    <w:rsid w:val="00665593"/>
    <w:rsid w:val="00665781"/>
    <w:rsid w:val="00665ADF"/>
    <w:rsid w:val="006667A3"/>
    <w:rsid w:val="00666E29"/>
    <w:rsid w:val="00667DF8"/>
    <w:rsid w:val="00670530"/>
    <w:rsid w:val="0067063C"/>
    <w:rsid w:val="00670E47"/>
    <w:rsid w:val="006716C8"/>
    <w:rsid w:val="00671C4B"/>
    <w:rsid w:val="00672509"/>
    <w:rsid w:val="0067399F"/>
    <w:rsid w:val="00673FC6"/>
    <w:rsid w:val="00674654"/>
    <w:rsid w:val="00675732"/>
    <w:rsid w:val="00675944"/>
    <w:rsid w:val="006760BD"/>
    <w:rsid w:val="00676181"/>
    <w:rsid w:val="0067652E"/>
    <w:rsid w:val="006766FD"/>
    <w:rsid w:val="00677616"/>
    <w:rsid w:val="0067765C"/>
    <w:rsid w:val="00677893"/>
    <w:rsid w:val="00677D03"/>
    <w:rsid w:val="00680F57"/>
    <w:rsid w:val="00681EAD"/>
    <w:rsid w:val="00681EAF"/>
    <w:rsid w:val="00682060"/>
    <w:rsid w:val="00682625"/>
    <w:rsid w:val="00682C6F"/>
    <w:rsid w:val="00682F88"/>
    <w:rsid w:val="0068338C"/>
    <w:rsid w:val="006838A2"/>
    <w:rsid w:val="00684564"/>
    <w:rsid w:val="006848E8"/>
    <w:rsid w:val="00684B1B"/>
    <w:rsid w:val="00684EC6"/>
    <w:rsid w:val="00684F9C"/>
    <w:rsid w:val="0068514C"/>
    <w:rsid w:val="0068579E"/>
    <w:rsid w:val="0068584C"/>
    <w:rsid w:val="006871FA"/>
    <w:rsid w:val="006873BF"/>
    <w:rsid w:val="00690324"/>
    <w:rsid w:val="00691E31"/>
    <w:rsid w:val="0069270F"/>
    <w:rsid w:val="00693267"/>
    <w:rsid w:val="006932AD"/>
    <w:rsid w:val="0069343D"/>
    <w:rsid w:val="00694D26"/>
    <w:rsid w:val="006957BD"/>
    <w:rsid w:val="00695C52"/>
    <w:rsid w:val="006961A1"/>
    <w:rsid w:val="00696E10"/>
    <w:rsid w:val="006976ED"/>
    <w:rsid w:val="006A0287"/>
    <w:rsid w:val="006A03E2"/>
    <w:rsid w:val="006A0D2F"/>
    <w:rsid w:val="006A1193"/>
    <w:rsid w:val="006A19B3"/>
    <w:rsid w:val="006A2B46"/>
    <w:rsid w:val="006A2D7B"/>
    <w:rsid w:val="006A317E"/>
    <w:rsid w:val="006A331B"/>
    <w:rsid w:val="006A3B88"/>
    <w:rsid w:val="006A3FB8"/>
    <w:rsid w:val="006A40EC"/>
    <w:rsid w:val="006A44C6"/>
    <w:rsid w:val="006A5447"/>
    <w:rsid w:val="006A58BE"/>
    <w:rsid w:val="006A7A83"/>
    <w:rsid w:val="006B0768"/>
    <w:rsid w:val="006B12FA"/>
    <w:rsid w:val="006B1546"/>
    <w:rsid w:val="006B1902"/>
    <w:rsid w:val="006B22EB"/>
    <w:rsid w:val="006B2760"/>
    <w:rsid w:val="006B2B37"/>
    <w:rsid w:val="006B2B7F"/>
    <w:rsid w:val="006B33C9"/>
    <w:rsid w:val="006B35B9"/>
    <w:rsid w:val="006B5492"/>
    <w:rsid w:val="006B6138"/>
    <w:rsid w:val="006B66C1"/>
    <w:rsid w:val="006B789F"/>
    <w:rsid w:val="006B7998"/>
    <w:rsid w:val="006B7FD1"/>
    <w:rsid w:val="006C0564"/>
    <w:rsid w:val="006C0576"/>
    <w:rsid w:val="006C0D2D"/>
    <w:rsid w:val="006C1516"/>
    <w:rsid w:val="006C1573"/>
    <w:rsid w:val="006C1A94"/>
    <w:rsid w:val="006C1AC6"/>
    <w:rsid w:val="006C1B03"/>
    <w:rsid w:val="006C1C92"/>
    <w:rsid w:val="006C25DE"/>
    <w:rsid w:val="006C260F"/>
    <w:rsid w:val="006C294C"/>
    <w:rsid w:val="006C3F59"/>
    <w:rsid w:val="006C4FF8"/>
    <w:rsid w:val="006C5A6F"/>
    <w:rsid w:val="006C61BC"/>
    <w:rsid w:val="006C667F"/>
    <w:rsid w:val="006C6A37"/>
    <w:rsid w:val="006D030E"/>
    <w:rsid w:val="006D0E33"/>
    <w:rsid w:val="006D1515"/>
    <w:rsid w:val="006D19C1"/>
    <w:rsid w:val="006D2E41"/>
    <w:rsid w:val="006D38D8"/>
    <w:rsid w:val="006D40A2"/>
    <w:rsid w:val="006D4848"/>
    <w:rsid w:val="006D48EE"/>
    <w:rsid w:val="006D5840"/>
    <w:rsid w:val="006D5FF2"/>
    <w:rsid w:val="006E10BD"/>
    <w:rsid w:val="006E1A60"/>
    <w:rsid w:val="006E2B00"/>
    <w:rsid w:val="006E3683"/>
    <w:rsid w:val="006E39C6"/>
    <w:rsid w:val="006E3A14"/>
    <w:rsid w:val="006E60F2"/>
    <w:rsid w:val="006E75F4"/>
    <w:rsid w:val="006E79A3"/>
    <w:rsid w:val="006F0699"/>
    <w:rsid w:val="006F0888"/>
    <w:rsid w:val="006F0F17"/>
    <w:rsid w:val="006F18C8"/>
    <w:rsid w:val="006F259A"/>
    <w:rsid w:val="006F26D0"/>
    <w:rsid w:val="006F2916"/>
    <w:rsid w:val="006F2AE9"/>
    <w:rsid w:val="006F35C0"/>
    <w:rsid w:val="006F37A5"/>
    <w:rsid w:val="006F38B9"/>
    <w:rsid w:val="006F3AF2"/>
    <w:rsid w:val="006F45B8"/>
    <w:rsid w:val="006F4D12"/>
    <w:rsid w:val="006F4DE0"/>
    <w:rsid w:val="006F57F1"/>
    <w:rsid w:val="006F59E3"/>
    <w:rsid w:val="006F62ED"/>
    <w:rsid w:val="006F68DC"/>
    <w:rsid w:val="006F77ED"/>
    <w:rsid w:val="006F7A4B"/>
    <w:rsid w:val="006F7D10"/>
    <w:rsid w:val="00700F4C"/>
    <w:rsid w:val="00702DB8"/>
    <w:rsid w:val="007035AF"/>
    <w:rsid w:val="00703BE1"/>
    <w:rsid w:val="00703F8C"/>
    <w:rsid w:val="00704710"/>
    <w:rsid w:val="0070577E"/>
    <w:rsid w:val="00705976"/>
    <w:rsid w:val="00706258"/>
    <w:rsid w:val="00707B7D"/>
    <w:rsid w:val="0071039E"/>
    <w:rsid w:val="007119A2"/>
    <w:rsid w:val="00711BCA"/>
    <w:rsid w:val="00712372"/>
    <w:rsid w:val="00712C0C"/>
    <w:rsid w:val="00713275"/>
    <w:rsid w:val="007133BE"/>
    <w:rsid w:val="00713B4C"/>
    <w:rsid w:val="00713E9B"/>
    <w:rsid w:val="00714331"/>
    <w:rsid w:val="007144F4"/>
    <w:rsid w:val="00715DC2"/>
    <w:rsid w:val="00716614"/>
    <w:rsid w:val="0071692A"/>
    <w:rsid w:val="007173D4"/>
    <w:rsid w:val="00717648"/>
    <w:rsid w:val="00717AC2"/>
    <w:rsid w:val="0072163A"/>
    <w:rsid w:val="00721925"/>
    <w:rsid w:val="00721EB6"/>
    <w:rsid w:val="00722C7D"/>
    <w:rsid w:val="00722FF6"/>
    <w:rsid w:val="007234D9"/>
    <w:rsid w:val="00723E19"/>
    <w:rsid w:val="007243E0"/>
    <w:rsid w:val="00724BB0"/>
    <w:rsid w:val="0072678F"/>
    <w:rsid w:val="00727449"/>
    <w:rsid w:val="007304DC"/>
    <w:rsid w:val="00730DFD"/>
    <w:rsid w:val="00730E1C"/>
    <w:rsid w:val="00731966"/>
    <w:rsid w:val="00732343"/>
    <w:rsid w:val="0073385F"/>
    <w:rsid w:val="00733ECF"/>
    <w:rsid w:val="007345FD"/>
    <w:rsid w:val="00734B20"/>
    <w:rsid w:val="00734E24"/>
    <w:rsid w:val="007351B6"/>
    <w:rsid w:val="00736982"/>
    <w:rsid w:val="00740A46"/>
    <w:rsid w:val="00740CB9"/>
    <w:rsid w:val="00741979"/>
    <w:rsid w:val="00743368"/>
    <w:rsid w:val="00744127"/>
    <w:rsid w:val="00744573"/>
    <w:rsid w:val="00744B3B"/>
    <w:rsid w:val="00744BB2"/>
    <w:rsid w:val="00744CB8"/>
    <w:rsid w:val="00744E90"/>
    <w:rsid w:val="00746220"/>
    <w:rsid w:val="0074639B"/>
    <w:rsid w:val="00747846"/>
    <w:rsid w:val="00747B0E"/>
    <w:rsid w:val="00747B8A"/>
    <w:rsid w:val="00750938"/>
    <w:rsid w:val="0075098F"/>
    <w:rsid w:val="007515D5"/>
    <w:rsid w:val="00751933"/>
    <w:rsid w:val="00751948"/>
    <w:rsid w:val="0075222A"/>
    <w:rsid w:val="00752245"/>
    <w:rsid w:val="00752E90"/>
    <w:rsid w:val="007538D8"/>
    <w:rsid w:val="00753F47"/>
    <w:rsid w:val="00754682"/>
    <w:rsid w:val="00754711"/>
    <w:rsid w:val="00755132"/>
    <w:rsid w:val="0076024B"/>
    <w:rsid w:val="00760FA7"/>
    <w:rsid w:val="0076163C"/>
    <w:rsid w:val="00761845"/>
    <w:rsid w:val="0076207B"/>
    <w:rsid w:val="007620E4"/>
    <w:rsid w:val="00762584"/>
    <w:rsid w:val="007625C5"/>
    <w:rsid w:val="00762B9A"/>
    <w:rsid w:val="00763828"/>
    <w:rsid w:val="00763BA5"/>
    <w:rsid w:val="00764699"/>
    <w:rsid w:val="00766561"/>
    <w:rsid w:val="00770A32"/>
    <w:rsid w:val="00770E61"/>
    <w:rsid w:val="007712A8"/>
    <w:rsid w:val="00771968"/>
    <w:rsid w:val="00772EE9"/>
    <w:rsid w:val="007733E4"/>
    <w:rsid w:val="00773764"/>
    <w:rsid w:val="00773CB9"/>
    <w:rsid w:val="00773D2E"/>
    <w:rsid w:val="00775BB2"/>
    <w:rsid w:val="00775E93"/>
    <w:rsid w:val="00775FA1"/>
    <w:rsid w:val="00776054"/>
    <w:rsid w:val="00776AE9"/>
    <w:rsid w:val="0078039D"/>
    <w:rsid w:val="00781474"/>
    <w:rsid w:val="00781ED4"/>
    <w:rsid w:val="007823AC"/>
    <w:rsid w:val="00782878"/>
    <w:rsid w:val="007831E3"/>
    <w:rsid w:val="007838F4"/>
    <w:rsid w:val="00784014"/>
    <w:rsid w:val="00784646"/>
    <w:rsid w:val="00784D9C"/>
    <w:rsid w:val="00784EEB"/>
    <w:rsid w:val="007852E7"/>
    <w:rsid w:val="007858EC"/>
    <w:rsid w:val="00785A97"/>
    <w:rsid w:val="00786B9C"/>
    <w:rsid w:val="00786D1F"/>
    <w:rsid w:val="00786D33"/>
    <w:rsid w:val="00786D56"/>
    <w:rsid w:val="00786E64"/>
    <w:rsid w:val="00787E10"/>
    <w:rsid w:val="007901BD"/>
    <w:rsid w:val="0079052F"/>
    <w:rsid w:val="007907A3"/>
    <w:rsid w:val="00791609"/>
    <w:rsid w:val="007929CC"/>
    <w:rsid w:val="00792B1C"/>
    <w:rsid w:val="00792C8F"/>
    <w:rsid w:val="00792F6F"/>
    <w:rsid w:val="00793143"/>
    <w:rsid w:val="00793694"/>
    <w:rsid w:val="0079387C"/>
    <w:rsid w:val="00793A45"/>
    <w:rsid w:val="00794100"/>
    <w:rsid w:val="00794505"/>
    <w:rsid w:val="007945BE"/>
    <w:rsid w:val="00794752"/>
    <w:rsid w:val="00794EDC"/>
    <w:rsid w:val="007965C6"/>
    <w:rsid w:val="007966F7"/>
    <w:rsid w:val="00796EFF"/>
    <w:rsid w:val="0079711F"/>
    <w:rsid w:val="0079753B"/>
    <w:rsid w:val="0079763F"/>
    <w:rsid w:val="00797A4F"/>
    <w:rsid w:val="007A076B"/>
    <w:rsid w:val="007A1101"/>
    <w:rsid w:val="007A1675"/>
    <w:rsid w:val="007A1772"/>
    <w:rsid w:val="007A2071"/>
    <w:rsid w:val="007A2850"/>
    <w:rsid w:val="007A334C"/>
    <w:rsid w:val="007A39F4"/>
    <w:rsid w:val="007A43E1"/>
    <w:rsid w:val="007A485E"/>
    <w:rsid w:val="007A5610"/>
    <w:rsid w:val="007A565F"/>
    <w:rsid w:val="007A5BA3"/>
    <w:rsid w:val="007A5CFB"/>
    <w:rsid w:val="007A62B6"/>
    <w:rsid w:val="007A6364"/>
    <w:rsid w:val="007A6723"/>
    <w:rsid w:val="007A6DA2"/>
    <w:rsid w:val="007A6E81"/>
    <w:rsid w:val="007A787F"/>
    <w:rsid w:val="007B00F3"/>
    <w:rsid w:val="007B0EA2"/>
    <w:rsid w:val="007B1EA0"/>
    <w:rsid w:val="007B2CB3"/>
    <w:rsid w:val="007B2FE2"/>
    <w:rsid w:val="007B3170"/>
    <w:rsid w:val="007B3682"/>
    <w:rsid w:val="007B3BB3"/>
    <w:rsid w:val="007B4508"/>
    <w:rsid w:val="007B4F96"/>
    <w:rsid w:val="007B4FDD"/>
    <w:rsid w:val="007B5462"/>
    <w:rsid w:val="007B5626"/>
    <w:rsid w:val="007B5764"/>
    <w:rsid w:val="007B57A6"/>
    <w:rsid w:val="007B6269"/>
    <w:rsid w:val="007B6C68"/>
    <w:rsid w:val="007B7A08"/>
    <w:rsid w:val="007B7A13"/>
    <w:rsid w:val="007C08D3"/>
    <w:rsid w:val="007C0981"/>
    <w:rsid w:val="007C1395"/>
    <w:rsid w:val="007C28FD"/>
    <w:rsid w:val="007C342F"/>
    <w:rsid w:val="007C4787"/>
    <w:rsid w:val="007C48C6"/>
    <w:rsid w:val="007C4A57"/>
    <w:rsid w:val="007C4A72"/>
    <w:rsid w:val="007C4EA1"/>
    <w:rsid w:val="007C51FE"/>
    <w:rsid w:val="007C52AB"/>
    <w:rsid w:val="007C5893"/>
    <w:rsid w:val="007C6DB3"/>
    <w:rsid w:val="007D01DE"/>
    <w:rsid w:val="007D02B6"/>
    <w:rsid w:val="007D0424"/>
    <w:rsid w:val="007D0CCA"/>
    <w:rsid w:val="007D14A4"/>
    <w:rsid w:val="007D1951"/>
    <w:rsid w:val="007D27FE"/>
    <w:rsid w:val="007D2BB2"/>
    <w:rsid w:val="007D355B"/>
    <w:rsid w:val="007D3899"/>
    <w:rsid w:val="007D3987"/>
    <w:rsid w:val="007D4E24"/>
    <w:rsid w:val="007D534B"/>
    <w:rsid w:val="007D5476"/>
    <w:rsid w:val="007D6A27"/>
    <w:rsid w:val="007D72B7"/>
    <w:rsid w:val="007D76F8"/>
    <w:rsid w:val="007D774B"/>
    <w:rsid w:val="007D7B3F"/>
    <w:rsid w:val="007E029E"/>
    <w:rsid w:val="007E151D"/>
    <w:rsid w:val="007E216E"/>
    <w:rsid w:val="007E2DAA"/>
    <w:rsid w:val="007E306C"/>
    <w:rsid w:val="007E4782"/>
    <w:rsid w:val="007E5013"/>
    <w:rsid w:val="007E6057"/>
    <w:rsid w:val="007E6A04"/>
    <w:rsid w:val="007E7A93"/>
    <w:rsid w:val="007F0A5A"/>
    <w:rsid w:val="007F319B"/>
    <w:rsid w:val="007F3534"/>
    <w:rsid w:val="007F369C"/>
    <w:rsid w:val="007F4426"/>
    <w:rsid w:val="007F5E19"/>
    <w:rsid w:val="007F6835"/>
    <w:rsid w:val="007F70E2"/>
    <w:rsid w:val="007F7236"/>
    <w:rsid w:val="007F784D"/>
    <w:rsid w:val="007F7AE9"/>
    <w:rsid w:val="007F7CC6"/>
    <w:rsid w:val="00800679"/>
    <w:rsid w:val="0080196D"/>
    <w:rsid w:val="00802B71"/>
    <w:rsid w:val="00802C8D"/>
    <w:rsid w:val="00802E51"/>
    <w:rsid w:val="00803625"/>
    <w:rsid w:val="00804D08"/>
    <w:rsid w:val="00804FC6"/>
    <w:rsid w:val="00805508"/>
    <w:rsid w:val="00805AD4"/>
    <w:rsid w:val="00805D70"/>
    <w:rsid w:val="00806E39"/>
    <w:rsid w:val="00807F8F"/>
    <w:rsid w:val="00807FBB"/>
    <w:rsid w:val="00810922"/>
    <w:rsid w:val="00810FC5"/>
    <w:rsid w:val="00811557"/>
    <w:rsid w:val="0081177F"/>
    <w:rsid w:val="00811D45"/>
    <w:rsid w:val="00812710"/>
    <w:rsid w:val="0081314B"/>
    <w:rsid w:val="00813267"/>
    <w:rsid w:val="00813550"/>
    <w:rsid w:val="00813D3C"/>
    <w:rsid w:val="008146A6"/>
    <w:rsid w:val="008146BD"/>
    <w:rsid w:val="0081605B"/>
    <w:rsid w:val="00816490"/>
    <w:rsid w:val="008166F2"/>
    <w:rsid w:val="00817E19"/>
    <w:rsid w:val="008202A6"/>
    <w:rsid w:val="008202B6"/>
    <w:rsid w:val="00820EC9"/>
    <w:rsid w:val="00820F80"/>
    <w:rsid w:val="00821D47"/>
    <w:rsid w:val="008220E7"/>
    <w:rsid w:val="008228C6"/>
    <w:rsid w:val="0082290C"/>
    <w:rsid w:val="00822DB6"/>
    <w:rsid w:val="00822DF3"/>
    <w:rsid w:val="00822F43"/>
    <w:rsid w:val="00823545"/>
    <w:rsid w:val="00823BFB"/>
    <w:rsid w:val="008250EA"/>
    <w:rsid w:val="00825B55"/>
    <w:rsid w:val="00825D55"/>
    <w:rsid w:val="00826116"/>
    <w:rsid w:val="0082619F"/>
    <w:rsid w:val="00826ACF"/>
    <w:rsid w:val="00826BB3"/>
    <w:rsid w:val="00827822"/>
    <w:rsid w:val="00827C0A"/>
    <w:rsid w:val="0083137F"/>
    <w:rsid w:val="0083155A"/>
    <w:rsid w:val="008317A1"/>
    <w:rsid w:val="008326DA"/>
    <w:rsid w:val="008326EB"/>
    <w:rsid w:val="0083294D"/>
    <w:rsid w:val="0083339A"/>
    <w:rsid w:val="00833FE4"/>
    <w:rsid w:val="008346BB"/>
    <w:rsid w:val="00834D96"/>
    <w:rsid w:val="00835568"/>
    <w:rsid w:val="00837099"/>
    <w:rsid w:val="00837D55"/>
    <w:rsid w:val="00837F41"/>
    <w:rsid w:val="0084023A"/>
    <w:rsid w:val="00840808"/>
    <w:rsid w:val="00840976"/>
    <w:rsid w:val="008409DA"/>
    <w:rsid w:val="00840C4C"/>
    <w:rsid w:val="00841336"/>
    <w:rsid w:val="00841D86"/>
    <w:rsid w:val="008420A2"/>
    <w:rsid w:val="00842392"/>
    <w:rsid w:val="0084339E"/>
    <w:rsid w:val="0084345B"/>
    <w:rsid w:val="0084350A"/>
    <w:rsid w:val="00843D6D"/>
    <w:rsid w:val="00843ED0"/>
    <w:rsid w:val="0084482C"/>
    <w:rsid w:val="00844D2E"/>
    <w:rsid w:val="00845013"/>
    <w:rsid w:val="00845477"/>
    <w:rsid w:val="00845B9D"/>
    <w:rsid w:val="00845CFE"/>
    <w:rsid w:val="00845D77"/>
    <w:rsid w:val="008464A0"/>
    <w:rsid w:val="00846992"/>
    <w:rsid w:val="00847F4A"/>
    <w:rsid w:val="0085053F"/>
    <w:rsid w:val="00850734"/>
    <w:rsid w:val="00850A67"/>
    <w:rsid w:val="00850FDC"/>
    <w:rsid w:val="008511A3"/>
    <w:rsid w:val="00851462"/>
    <w:rsid w:val="008517D3"/>
    <w:rsid w:val="00852795"/>
    <w:rsid w:val="00853002"/>
    <w:rsid w:val="008532D0"/>
    <w:rsid w:val="0085344F"/>
    <w:rsid w:val="00853BE5"/>
    <w:rsid w:val="00853CAA"/>
    <w:rsid w:val="00854042"/>
    <w:rsid w:val="00854872"/>
    <w:rsid w:val="00854A90"/>
    <w:rsid w:val="008558DD"/>
    <w:rsid w:val="00855FCE"/>
    <w:rsid w:val="0085656D"/>
    <w:rsid w:val="00856936"/>
    <w:rsid w:val="00856FC7"/>
    <w:rsid w:val="0085736A"/>
    <w:rsid w:val="0085759F"/>
    <w:rsid w:val="008576DD"/>
    <w:rsid w:val="0086002B"/>
    <w:rsid w:val="0086017D"/>
    <w:rsid w:val="00860759"/>
    <w:rsid w:val="0086118F"/>
    <w:rsid w:val="00861FDF"/>
    <w:rsid w:val="00862810"/>
    <w:rsid w:val="0086290D"/>
    <w:rsid w:val="008629FE"/>
    <w:rsid w:val="008632C1"/>
    <w:rsid w:val="008634B3"/>
    <w:rsid w:val="008634F9"/>
    <w:rsid w:val="00863687"/>
    <w:rsid w:val="00863B2E"/>
    <w:rsid w:val="00863F3C"/>
    <w:rsid w:val="008643EC"/>
    <w:rsid w:val="00864F7B"/>
    <w:rsid w:val="00865DF1"/>
    <w:rsid w:val="00866DF0"/>
    <w:rsid w:val="00867A4D"/>
    <w:rsid w:val="00867F17"/>
    <w:rsid w:val="00870BCA"/>
    <w:rsid w:val="00870D68"/>
    <w:rsid w:val="00872981"/>
    <w:rsid w:val="00872DFF"/>
    <w:rsid w:val="008740EA"/>
    <w:rsid w:val="0087459A"/>
    <w:rsid w:val="008753BB"/>
    <w:rsid w:val="00875939"/>
    <w:rsid w:val="00875C41"/>
    <w:rsid w:val="00876881"/>
    <w:rsid w:val="00877AF0"/>
    <w:rsid w:val="00877CC5"/>
    <w:rsid w:val="008804F4"/>
    <w:rsid w:val="00880FE3"/>
    <w:rsid w:val="008814A3"/>
    <w:rsid w:val="00881FFD"/>
    <w:rsid w:val="00882510"/>
    <w:rsid w:val="00882D14"/>
    <w:rsid w:val="0088333E"/>
    <w:rsid w:val="008837E7"/>
    <w:rsid w:val="00883B4A"/>
    <w:rsid w:val="00883F5F"/>
    <w:rsid w:val="008854E0"/>
    <w:rsid w:val="00886005"/>
    <w:rsid w:val="00886047"/>
    <w:rsid w:val="008860B2"/>
    <w:rsid w:val="0088635A"/>
    <w:rsid w:val="008865DD"/>
    <w:rsid w:val="00886758"/>
    <w:rsid w:val="00886969"/>
    <w:rsid w:val="0088707D"/>
    <w:rsid w:val="008870CA"/>
    <w:rsid w:val="00890FBD"/>
    <w:rsid w:val="0089127C"/>
    <w:rsid w:val="00891370"/>
    <w:rsid w:val="00892F43"/>
    <w:rsid w:val="008935AD"/>
    <w:rsid w:val="00893776"/>
    <w:rsid w:val="0089395B"/>
    <w:rsid w:val="00893A0C"/>
    <w:rsid w:val="008941DF"/>
    <w:rsid w:val="00894770"/>
    <w:rsid w:val="00895279"/>
    <w:rsid w:val="00896077"/>
    <w:rsid w:val="008970BD"/>
    <w:rsid w:val="008A0843"/>
    <w:rsid w:val="008A0C47"/>
    <w:rsid w:val="008A0E51"/>
    <w:rsid w:val="008A0FA4"/>
    <w:rsid w:val="008A12F3"/>
    <w:rsid w:val="008A25D6"/>
    <w:rsid w:val="008A26C1"/>
    <w:rsid w:val="008A2D25"/>
    <w:rsid w:val="008A33F7"/>
    <w:rsid w:val="008A3714"/>
    <w:rsid w:val="008A3B5C"/>
    <w:rsid w:val="008A4F34"/>
    <w:rsid w:val="008A51D1"/>
    <w:rsid w:val="008A5807"/>
    <w:rsid w:val="008A5D02"/>
    <w:rsid w:val="008A5D63"/>
    <w:rsid w:val="008A6A6C"/>
    <w:rsid w:val="008A6F28"/>
    <w:rsid w:val="008B01B4"/>
    <w:rsid w:val="008B028F"/>
    <w:rsid w:val="008B0F9F"/>
    <w:rsid w:val="008B103E"/>
    <w:rsid w:val="008B13F0"/>
    <w:rsid w:val="008B1E2B"/>
    <w:rsid w:val="008B33AE"/>
    <w:rsid w:val="008B462A"/>
    <w:rsid w:val="008B46D7"/>
    <w:rsid w:val="008B5A12"/>
    <w:rsid w:val="008B5BB4"/>
    <w:rsid w:val="008B65F4"/>
    <w:rsid w:val="008B6768"/>
    <w:rsid w:val="008B6C4F"/>
    <w:rsid w:val="008B6E80"/>
    <w:rsid w:val="008B6F47"/>
    <w:rsid w:val="008B7455"/>
    <w:rsid w:val="008B7709"/>
    <w:rsid w:val="008B7D91"/>
    <w:rsid w:val="008C0338"/>
    <w:rsid w:val="008C06DC"/>
    <w:rsid w:val="008C10F1"/>
    <w:rsid w:val="008C1BF5"/>
    <w:rsid w:val="008C3182"/>
    <w:rsid w:val="008C36F2"/>
    <w:rsid w:val="008C4D80"/>
    <w:rsid w:val="008C5968"/>
    <w:rsid w:val="008C6429"/>
    <w:rsid w:val="008C791D"/>
    <w:rsid w:val="008C7E76"/>
    <w:rsid w:val="008D0B2E"/>
    <w:rsid w:val="008D1E4F"/>
    <w:rsid w:val="008D275E"/>
    <w:rsid w:val="008D2DC5"/>
    <w:rsid w:val="008D3159"/>
    <w:rsid w:val="008D3166"/>
    <w:rsid w:val="008D405E"/>
    <w:rsid w:val="008D45CC"/>
    <w:rsid w:val="008D4AE6"/>
    <w:rsid w:val="008D4D1B"/>
    <w:rsid w:val="008D5182"/>
    <w:rsid w:val="008D56A8"/>
    <w:rsid w:val="008D7248"/>
    <w:rsid w:val="008D7BAB"/>
    <w:rsid w:val="008E0197"/>
    <w:rsid w:val="008E1204"/>
    <w:rsid w:val="008E29C9"/>
    <w:rsid w:val="008E331D"/>
    <w:rsid w:val="008E3DD8"/>
    <w:rsid w:val="008E48A7"/>
    <w:rsid w:val="008E5348"/>
    <w:rsid w:val="008E6173"/>
    <w:rsid w:val="008E6338"/>
    <w:rsid w:val="008E6484"/>
    <w:rsid w:val="008E64F6"/>
    <w:rsid w:val="008E6CC9"/>
    <w:rsid w:val="008E70EF"/>
    <w:rsid w:val="008E7182"/>
    <w:rsid w:val="008E7347"/>
    <w:rsid w:val="008F06EA"/>
    <w:rsid w:val="008F1223"/>
    <w:rsid w:val="008F1426"/>
    <w:rsid w:val="008F1997"/>
    <w:rsid w:val="008F1BE8"/>
    <w:rsid w:val="008F2C10"/>
    <w:rsid w:val="008F3386"/>
    <w:rsid w:val="008F402A"/>
    <w:rsid w:val="008F426E"/>
    <w:rsid w:val="008F49CF"/>
    <w:rsid w:val="008F5174"/>
    <w:rsid w:val="008F5520"/>
    <w:rsid w:val="008F60F2"/>
    <w:rsid w:val="008F65FC"/>
    <w:rsid w:val="008F68E9"/>
    <w:rsid w:val="008F703A"/>
    <w:rsid w:val="008F788F"/>
    <w:rsid w:val="00900264"/>
    <w:rsid w:val="00900BF2"/>
    <w:rsid w:val="00900D3D"/>
    <w:rsid w:val="00901F39"/>
    <w:rsid w:val="00901FEE"/>
    <w:rsid w:val="00902A3F"/>
    <w:rsid w:val="00902AC2"/>
    <w:rsid w:val="0090383D"/>
    <w:rsid w:val="00903E37"/>
    <w:rsid w:val="0090421A"/>
    <w:rsid w:val="00904602"/>
    <w:rsid w:val="009066E1"/>
    <w:rsid w:val="00906CA2"/>
    <w:rsid w:val="00906F4F"/>
    <w:rsid w:val="00907947"/>
    <w:rsid w:val="00907C2A"/>
    <w:rsid w:val="00907E3D"/>
    <w:rsid w:val="009102E4"/>
    <w:rsid w:val="00910E9E"/>
    <w:rsid w:val="0091158D"/>
    <w:rsid w:val="00911863"/>
    <w:rsid w:val="00913250"/>
    <w:rsid w:val="00913725"/>
    <w:rsid w:val="00913748"/>
    <w:rsid w:val="00914770"/>
    <w:rsid w:val="00914777"/>
    <w:rsid w:val="00914A02"/>
    <w:rsid w:val="00914BFB"/>
    <w:rsid w:val="00914FF3"/>
    <w:rsid w:val="0091686D"/>
    <w:rsid w:val="0092051B"/>
    <w:rsid w:val="009207DF"/>
    <w:rsid w:val="00920A1D"/>
    <w:rsid w:val="00921984"/>
    <w:rsid w:val="00921CE1"/>
    <w:rsid w:val="00922EE1"/>
    <w:rsid w:val="00923380"/>
    <w:rsid w:val="009248F2"/>
    <w:rsid w:val="009305F2"/>
    <w:rsid w:val="009313DE"/>
    <w:rsid w:val="00931546"/>
    <w:rsid w:val="009317A4"/>
    <w:rsid w:val="00931952"/>
    <w:rsid w:val="00931DA9"/>
    <w:rsid w:val="00933280"/>
    <w:rsid w:val="0093386C"/>
    <w:rsid w:val="00933F27"/>
    <w:rsid w:val="00934055"/>
    <w:rsid w:val="0093457B"/>
    <w:rsid w:val="009348F3"/>
    <w:rsid w:val="00935A78"/>
    <w:rsid w:val="00935EFE"/>
    <w:rsid w:val="009367D0"/>
    <w:rsid w:val="009379B2"/>
    <w:rsid w:val="009379F7"/>
    <w:rsid w:val="00940340"/>
    <w:rsid w:val="009409AB"/>
    <w:rsid w:val="00940AA6"/>
    <w:rsid w:val="00940F16"/>
    <w:rsid w:val="009411CC"/>
    <w:rsid w:val="00941453"/>
    <w:rsid w:val="00942752"/>
    <w:rsid w:val="00942FEF"/>
    <w:rsid w:val="009436FE"/>
    <w:rsid w:val="009437AE"/>
    <w:rsid w:val="00943B1A"/>
    <w:rsid w:val="00943B6C"/>
    <w:rsid w:val="00943CD3"/>
    <w:rsid w:val="00943CEB"/>
    <w:rsid w:val="00943E8E"/>
    <w:rsid w:val="009444FE"/>
    <w:rsid w:val="0094485D"/>
    <w:rsid w:val="00945420"/>
    <w:rsid w:val="00945680"/>
    <w:rsid w:val="00945823"/>
    <w:rsid w:val="00945A0D"/>
    <w:rsid w:val="0094651E"/>
    <w:rsid w:val="00947F0C"/>
    <w:rsid w:val="0095047C"/>
    <w:rsid w:val="00950547"/>
    <w:rsid w:val="0095114B"/>
    <w:rsid w:val="0095122A"/>
    <w:rsid w:val="009531DA"/>
    <w:rsid w:val="009532CC"/>
    <w:rsid w:val="009538F2"/>
    <w:rsid w:val="009541C3"/>
    <w:rsid w:val="00954A31"/>
    <w:rsid w:val="00955105"/>
    <w:rsid w:val="00956A96"/>
    <w:rsid w:val="00957448"/>
    <w:rsid w:val="00960B0C"/>
    <w:rsid w:val="00961171"/>
    <w:rsid w:val="0096121D"/>
    <w:rsid w:val="00961583"/>
    <w:rsid w:val="00961AE7"/>
    <w:rsid w:val="0096208C"/>
    <w:rsid w:val="0096263C"/>
    <w:rsid w:val="00962677"/>
    <w:rsid w:val="00963433"/>
    <w:rsid w:val="00963677"/>
    <w:rsid w:val="00964668"/>
    <w:rsid w:val="00964A01"/>
    <w:rsid w:val="0096508C"/>
    <w:rsid w:val="009655BD"/>
    <w:rsid w:val="00965637"/>
    <w:rsid w:val="00965836"/>
    <w:rsid w:val="00965A13"/>
    <w:rsid w:val="00965B81"/>
    <w:rsid w:val="00965BEC"/>
    <w:rsid w:val="0096710C"/>
    <w:rsid w:val="009671D9"/>
    <w:rsid w:val="00970052"/>
    <w:rsid w:val="009705C8"/>
    <w:rsid w:val="0097107F"/>
    <w:rsid w:val="009714E9"/>
    <w:rsid w:val="00971982"/>
    <w:rsid w:val="009719B2"/>
    <w:rsid w:val="00972BE6"/>
    <w:rsid w:val="00973095"/>
    <w:rsid w:val="0097317E"/>
    <w:rsid w:val="0097341D"/>
    <w:rsid w:val="00973BBF"/>
    <w:rsid w:val="00973C1B"/>
    <w:rsid w:val="009750F8"/>
    <w:rsid w:val="00976CB2"/>
    <w:rsid w:val="009774C3"/>
    <w:rsid w:val="0098020B"/>
    <w:rsid w:val="0098176D"/>
    <w:rsid w:val="009818D8"/>
    <w:rsid w:val="009819C3"/>
    <w:rsid w:val="00982EAC"/>
    <w:rsid w:val="00983073"/>
    <w:rsid w:val="00983C2C"/>
    <w:rsid w:val="00983EF6"/>
    <w:rsid w:val="009847F1"/>
    <w:rsid w:val="00985A74"/>
    <w:rsid w:val="00986117"/>
    <w:rsid w:val="0098630C"/>
    <w:rsid w:val="009868CA"/>
    <w:rsid w:val="00991B98"/>
    <w:rsid w:val="009928F4"/>
    <w:rsid w:val="00993F26"/>
    <w:rsid w:val="009940AE"/>
    <w:rsid w:val="00994BD9"/>
    <w:rsid w:val="009952BC"/>
    <w:rsid w:val="009960EC"/>
    <w:rsid w:val="00996167"/>
    <w:rsid w:val="009966A6"/>
    <w:rsid w:val="00996708"/>
    <w:rsid w:val="00996733"/>
    <w:rsid w:val="00996F57"/>
    <w:rsid w:val="0099724A"/>
    <w:rsid w:val="009978BE"/>
    <w:rsid w:val="009A02D7"/>
    <w:rsid w:val="009A0572"/>
    <w:rsid w:val="009A06C1"/>
    <w:rsid w:val="009A07C3"/>
    <w:rsid w:val="009A0932"/>
    <w:rsid w:val="009A0FF3"/>
    <w:rsid w:val="009A26F5"/>
    <w:rsid w:val="009A2C43"/>
    <w:rsid w:val="009A34C6"/>
    <w:rsid w:val="009A3CF2"/>
    <w:rsid w:val="009A428E"/>
    <w:rsid w:val="009A43E9"/>
    <w:rsid w:val="009A468F"/>
    <w:rsid w:val="009A4FE5"/>
    <w:rsid w:val="009A56E5"/>
    <w:rsid w:val="009A5A88"/>
    <w:rsid w:val="009A5D37"/>
    <w:rsid w:val="009A5FC9"/>
    <w:rsid w:val="009A6024"/>
    <w:rsid w:val="009A6105"/>
    <w:rsid w:val="009A6F1B"/>
    <w:rsid w:val="009A766B"/>
    <w:rsid w:val="009A7719"/>
    <w:rsid w:val="009A778F"/>
    <w:rsid w:val="009B007F"/>
    <w:rsid w:val="009B02AA"/>
    <w:rsid w:val="009B075D"/>
    <w:rsid w:val="009B1625"/>
    <w:rsid w:val="009B214A"/>
    <w:rsid w:val="009B25A8"/>
    <w:rsid w:val="009B270C"/>
    <w:rsid w:val="009B359B"/>
    <w:rsid w:val="009B3834"/>
    <w:rsid w:val="009B3CB9"/>
    <w:rsid w:val="009B412C"/>
    <w:rsid w:val="009B4DD4"/>
    <w:rsid w:val="009B5264"/>
    <w:rsid w:val="009B571F"/>
    <w:rsid w:val="009B5B50"/>
    <w:rsid w:val="009B6937"/>
    <w:rsid w:val="009B6946"/>
    <w:rsid w:val="009B75BC"/>
    <w:rsid w:val="009B7E1C"/>
    <w:rsid w:val="009C019F"/>
    <w:rsid w:val="009C02C4"/>
    <w:rsid w:val="009C0B70"/>
    <w:rsid w:val="009C0C82"/>
    <w:rsid w:val="009C0E50"/>
    <w:rsid w:val="009C0F51"/>
    <w:rsid w:val="009C16EB"/>
    <w:rsid w:val="009C324E"/>
    <w:rsid w:val="009C34C1"/>
    <w:rsid w:val="009C3C1D"/>
    <w:rsid w:val="009C40E0"/>
    <w:rsid w:val="009C599E"/>
    <w:rsid w:val="009C662F"/>
    <w:rsid w:val="009C68D8"/>
    <w:rsid w:val="009C694D"/>
    <w:rsid w:val="009C75C3"/>
    <w:rsid w:val="009C7656"/>
    <w:rsid w:val="009D0904"/>
    <w:rsid w:val="009D0C1E"/>
    <w:rsid w:val="009D0E38"/>
    <w:rsid w:val="009D0FB1"/>
    <w:rsid w:val="009D163A"/>
    <w:rsid w:val="009D24FA"/>
    <w:rsid w:val="009D2749"/>
    <w:rsid w:val="009D2ABE"/>
    <w:rsid w:val="009D2D27"/>
    <w:rsid w:val="009D3D03"/>
    <w:rsid w:val="009D3FD7"/>
    <w:rsid w:val="009D46F0"/>
    <w:rsid w:val="009D4826"/>
    <w:rsid w:val="009D5212"/>
    <w:rsid w:val="009D5448"/>
    <w:rsid w:val="009D643B"/>
    <w:rsid w:val="009D69B9"/>
    <w:rsid w:val="009D746C"/>
    <w:rsid w:val="009D7488"/>
    <w:rsid w:val="009D751B"/>
    <w:rsid w:val="009D76DA"/>
    <w:rsid w:val="009E062B"/>
    <w:rsid w:val="009E0CB6"/>
    <w:rsid w:val="009E0E2B"/>
    <w:rsid w:val="009E2793"/>
    <w:rsid w:val="009E29F8"/>
    <w:rsid w:val="009E303B"/>
    <w:rsid w:val="009E3367"/>
    <w:rsid w:val="009E33E6"/>
    <w:rsid w:val="009E364C"/>
    <w:rsid w:val="009E398D"/>
    <w:rsid w:val="009E45F8"/>
    <w:rsid w:val="009E4AA2"/>
    <w:rsid w:val="009E5071"/>
    <w:rsid w:val="009E5222"/>
    <w:rsid w:val="009E53BE"/>
    <w:rsid w:val="009E5C67"/>
    <w:rsid w:val="009E6114"/>
    <w:rsid w:val="009E747C"/>
    <w:rsid w:val="009E7DD0"/>
    <w:rsid w:val="009F0173"/>
    <w:rsid w:val="009F063B"/>
    <w:rsid w:val="009F0DB6"/>
    <w:rsid w:val="009F0FD0"/>
    <w:rsid w:val="009F10CA"/>
    <w:rsid w:val="009F11F4"/>
    <w:rsid w:val="009F1276"/>
    <w:rsid w:val="009F1442"/>
    <w:rsid w:val="009F1938"/>
    <w:rsid w:val="009F1D53"/>
    <w:rsid w:val="009F1FA7"/>
    <w:rsid w:val="009F22D9"/>
    <w:rsid w:val="009F2390"/>
    <w:rsid w:val="009F2F39"/>
    <w:rsid w:val="009F378A"/>
    <w:rsid w:val="009F3A1C"/>
    <w:rsid w:val="009F48B9"/>
    <w:rsid w:val="009F4923"/>
    <w:rsid w:val="009F4A92"/>
    <w:rsid w:val="009F4B7F"/>
    <w:rsid w:val="009F4CB3"/>
    <w:rsid w:val="009F4CC0"/>
    <w:rsid w:val="009F4FFF"/>
    <w:rsid w:val="009F511E"/>
    <w:rsid w:val="009F563E"/>
    <w:rsid w:val="009F62B5"/>
    <w:rsid w:val="009F6624"/>
    <w:rsid w:val="009F7B12"/>
    <w:rsid w:val="00A001F2"/>
    <w:rsid w:val="00A010B6"/>
    <w:rsid w:val="00A014DA"/>
    <w:rsid w:val="00A01DF5"/>
    <w:rsid w:val="00A02E26"/>
    <w:rsid w:val="00A0381E"/>
    <w:rsid w:val="00A03A12"/>
    <w:rsid w:val="00A04220"/>
    <w:rsid w:val="00A043FC"/>
    <w:rsid w:val="00A04A0C"/>
    <w:rsid w:val="00A04E42"/>
    <w:rsid w:val="00A0538F"/>
    <w:rsid w:val="00A0547C"/>
    <w:rsid w:val="00A06999"/>
    <w:rsid w:val="00A06ECB"/>
    <w:rsid w:val="00A07423"/>
    <w:rsid w:val="00A10131"/>
    <w:rsid w:val="00A138C5"/>
    <w:rsid w:val="00A13B7F"/>
    <w:rsid w:val="00A140A1"/>
    <w:rsid w:val="00A14674"/>
    <w:rsid w:val="00A14F3B"/>
    <w:rsid w:val="00A1522C"/>
    <w:rsid w:val="00A1635A"/>
    <w:rsid w:val="00A165E7"/>
    <w:rsid w:val="00A16DD6"/>
    <w:rsid w:val="00A20594"/>
    <w:rsid w:val="00A20A4B"/>
    <w:rsid w:val="00A20C1C"/>
    <w:rsid w:val="00A212EC"/>
    <w:rsid w:val="00A213D5"/>
    <w:rsid w:val="00A2210F"/>
    <w:rsid w:val="00A22173"/>
    <w:rsid w:val="00A22460"/>
    <w:rsid w:val="00A22B3E"/>
    <w:rsid w:val="00A22E61"/>
    <w:rsid w:val="00A242DD"/>
    <w:rsid w:val="00A24828"/>
    <w:rsid w:val="00A24C19"/>
    <w:rsid w:val="00A25273"/>
    <w:rsid w:val="00A2566B"/>
    <w:rsid w:val="00A25C1A"/>
    <w:rsid w:val="00A26AED"/>
    <w:rsid w:val="00A27760"/>
    <w:rsid w:val="00A30262"/>
    <w:rsid w:val="00A30D37"/>
    <w:rsid w:val="00A30E07"/>
    <w:rsid w:val="00A3147E"/>
    <w:rsid w:val="00A321F9"/>
    <w:rsid w:val="00A33342"/>
    <w:rsid w:val="00A33606"/>
    <w:rsid w:val="00A3361B"/>
    <w:rsid w:val="00A33C4A"/>
    <w:rsid w:val="00A34FF3"/>
    <w:rsid w:val="00A3575E"/>
    <w:rsid w:val="00A358FB"/>
    <w:rsid w:val="00A3621C"/>
    <w:rsid w:val="00A362F9"/>
    <w:rsid w:val="00A369B9"/>
    <w:rsid w:val="00A3705D"/>
    <w:rsid w:val="00A376CC"/>
    <w:rsid w:val="00A3777D"/>
    <w:rsid w:val="00A37AF6"/>
    <w:rsid w:val="00A37DE9"/>
    <w:rsid w:val="00A40870"/>
    <w:rsid w:val="00A40D79"/>
    <w:rsid w:val="00A413AD"/>
    <w:rsid w:val="00A418E9"/>
    <w:rsid w:val="00A41BC3"/>
    <w:rsid w:val="00A41E03"/>
    <w:rsid w:val="00A41EED"/>
    <w:rsid w:val="00A42E09"/>
    <w:rsid w:val="00A42FC8"/>
    <w:rsid w:val="00A4310A"/>
    <w:rsid w:val="00A436C0"/>
    <w:rsid w:val="00A4375F"/>
    <w:rsid w:val="00A43A63"/>
    <w:rsid w:val="00A44E2F"/>
    <w:rsid w:val="00A44EDB"/>
    <w:rsid w:val="00A44F63"/>
    <w:rsid w:val="00A45FFD"/>
    <w:rsid w:val="00A46191"/>
    <w:rsid w:val="00A470C8"/>
    <w:rsid w:val="00A5053F"/>
    <w:rsid w:val="00A50B4E"/>
    <w:rsid w:val="00A51A5A"/>
    <w:rsid w:val="00A51CF3"/>
    <w:rsid w:val="00A52BA2"/>
    <w:rsid w:val="00A52E41"/>
    <w:rsid w:val="00A531E2"/>
    <w:rsid w:val="00A53573"/>
    <w:rsid w:val="00A536FD"/>
    <w:rsid w:val="00A54C89"/>
    <w:rsid w:val="00A54EFA"/>
    <w:rsid w:val="00A54F66"/>
    <w:rsid w:val="00A551DE"/>
    <w:rsid w:val="00A57430"/>
    <w:rsid w:val="00A577D2"/>
    <w:rsid w:val="00A57876"/>
    <w:rsid w:val="00A57CD6"/>
    <w:rsid w:val="00A57FAB"/>
    <w:rsid w:val="00A60984"/>
    <w:rsid w:val="00A60DF6"/>
    <w:rsid w:val="00A612FF"/>
    <w:rsid w:val="00A6168C"/>
    <w:rsid w:val="00A61B75"/>
    <w:rsid w:val="00A61BFA"/>
    <w:rsid w:val="00A61DB8"/>
    <w:rsid w:val="00A61EB6"/>
    <w:rsid w:val="00A61F0A"/>
    <w:rsid w:val="00A62410"/>
    <w:rsid w:val="00A6249D"/>
    <w:rsid w:val="00A626BA"/>
    <w:rsid w:val="00A629F5"/>
    <w:rsid w:val="00A63EC8"/>
    <w:rsid w:val="00A640A0"/>
    <w:rsid w:val="00A640F1"/>
    <w:rsid w:val="00A6510A"/>
    <w:rsid w:val="00A65146"/>
    <w:rsid w:val="00A654A1"/>
    <w:rsid w:val="00A66943"/>
    <w:rsid w:val="00A678B7"/>
    <w:rsid w:val="00A67A97"/>
    <w:rsid w:val="00A7020A"/>
    <w:rsid w:val="00A70231"/>
    <w:rsid w:val="00A70B86"/>
    <w:rsid w:val="00A70CE6"/>
    <w:rsid w:val="00A71B44"/>
    <w:rsid w:val="00A7232D"/>
    <w:rsid w:val="00A73301"/>
    <w:rsid w:val="00A74D7B"/>
    <w:rsid w:val="00A7542A"/>
    <w:rsid w:val="00A75B82"/>
    <w:rsid w:val="00A76687"/>
    <w:rsid w:val="00A7668E"/>
    <w:rsid w:val="00A77645"/>
    <w:rsid w:val="00A8044E"/>
    <w:rsid w:val="00A810F9"/>
    <w:rsid w:val="00A81CAD"/>
    <w:rsid w:val="00A81CB6"/>
    <w:rsid w:val="00A825F0"/>
    <w:rsid w:val="00A82A46"/>
    <w:rsid w:val="00A82F9D"/>
    <w:rsid w:val="00A83667"/>
    <w:rsid w:val="00A8369C"/>
    <w:rsid w:val="00A83DF3"/>
    <w:rsid w:val="00A84EAB"/>
    <w:rsid w:val="00A857C5"/>
    <w:rsid w:val="00A85E02"/>
    <w:rsid w:val="00A865C7"/>
    <w:rsid w:val="00A86C54"/>
    <w:rsid w:val="00A87E5C"/>
    <w:rsid w:val="00A90D01"/>
    <w:rsid w:val="00A90F72"/>
    <w:rsid w:val="00A9168F"/>
    <w:rsid w:val="00A91951"/>
    <w:rsid w:val="00A91B1D"/>
    <w:rsid w:val="00A91E1F"/>
    <w:rsid w:val="00A9254C"/>
    <w:rsid w:val="00A93595"/>
    <w:rsid w:val="00A9479E"/>
    <w:rsid w:val="00A94AE6"/>
    <w:rsid w:val="00A95CC6"/>
    <w:rsid w:val="00A962A8"/>
    <w:rsid w:val="00A97848"/>
    <w:rsid w:val="00A97E40"/>
    <w:rsid w:val="00A97ED3"/>
    <w:rsid w:val="00A97F3D"/>
    <w:rsid w:val="00AA0D79"/>
    <w:rsid w:val="00AA0F2D"/>
    <w:rsid w:val="00AA1B53"/>
    <w:rsid w:val="00AA1EAB"/>
    <w:rsid w:val="00AA2079"/>
    <w:rsid w:val="00AA2380"/>
    <w:rsid w:val="00AA2DA6"/>
    <w:rsid w:val="00AA32BC"/>
    <w:rsid w:val="00AA347E"/>
    <w:rsid w:val="00AA3623"/>
    <w:rsid w:val="00AA4852"/>
    <w:rsid w:val="00AA641D"/>
    <w:rsid w:val="00AA678B"/>
    <w:rsid w:val="00AA67FA"/>
    <w:rsid w:val="00AA7E40"/>
    <w:rsid w:val="00AB100F"/>
    <w:rsid w:val="00AB102D"/>
    <w:rsid w:val="00AB1061"/>
    <w:rsid w:val="00AB18B2"/>
    <w:rsid w:val="00AB2FFB"/>
    <w:rsid w:val="00AB3109"/>
    <w:rsid w:val="00AB31F4"/>
    <w:rsid w:val="00AB33EC"/>
    <w:rsid w:val="00AB3932"/>
    <w:rsid w:val="00AB3A91"/>
    <w:rsid w:val="00AB3E3B"/>
    <w:rsid w:val="00AB49DD"/>
    <w:rsid w:val="00AB653A"/>
    <w:rsid w:val="00AB6542"/>
    <w:rsid w:val="00AB6F09"/>
    <w:rsid w:val="00AB72CB"/>
    <w:rsid w:val="00AB78AA"/>
    <w:rsid w:val="00AB7D56"/>
    <w:rsid w:val="00AC0CF0"/>
    <w:rsid w:val="00AC14DE"/>
    <w:rsid w:val="00AC1D04"/>
    <w:rsid w:val="00AC1DA0"/>
    <w:rsid w:val="00AC2F14"/>
    <w:rsid w:val="00AC4E68"/>
    <w:rsid w:val="00AC4ED7"/>
    <w:rsid w:val="00AC4FD2"/>
    <w:rsid w:val="00AC5341"/>
    <w:rsid w:val="00AC546D"/>
    <w:rsid w:val="00AC55FF"/>
    <w:rsid w:val="00AC63CB"/>
    <w:rsid w:val="00AC6631"/>
    <w:rsid w:val="00AD004B"/>
    <w:rsid w:val="00AD069D"/>
    <w:rsid w:val="00AD0720"/>
    <w:rsid w:val="00AD1C1D"/>
    <w:rsid w:val="00AD1F8B"/>
    <w:rsid w:val="00AD294C"/>
    <w:rsid w:val="00AD2988"/>
    <w:rsid w:val="00AD2C20"/>
    <w:rsid w:val="00AD3265"/>
    <w:rsid w:val="00AD3D2D"/>
    <w:rsid w:val="00AD43D8"/>
    <w:rsid w:val="00AD4D62"/>
    <w:rsid w:val="00AD6A84"/>
    <w:rsid w:val="00AE0073"/>
    <w:rsid w:val="00AE0A24"/>
    <w:rsid w:val="00AE0BCA"/>
    <w:rsid w:val="00AE1096"/>
    <w:rsid w:val="00AE1A09"/>
    <w:rsid w:val="00AE23DB"/>
    <w:rsid w:val="00AE2C1B"/>
    <w:rsid w:val="00AE3214"/>
    <w:rsid w:val="00AE3CC3"/>
    <w:rsid w:val="00AE3F49"/>
    <w:rsid w:val="00AE401D"/>
    <w:rsid w:val="00AE4355"/>
    <w:rsid w:val="00AE5683"/>
    <w:rsid w:val="00AE5D71"/>
    <w:rsid w:val="00AE7117"/>
    <w:rsid w:val="00AE7823"/>
    <w:rsid w:val="00AE7A1F"/>
    <w:rsid w:val="00AF014B"/>
    <w:rsid w:val="00AF0581"/>
    <w:rsid w:val="00AF13DB"/>
    <w:rsid w:val="00AF1717"/>
    <w:rsid w:val="00AF2BD9"/>
    <w:rsid w:val="00AF2F42"/>
    <w:rsid w:val="00AF3A92"/>
    <w:rsid w:val="00AF4E39"/>
    <w:rsid w:val="00AF501C"/>
    <w:rsid w:val="00AF5B12"/>
    <w:rsid w:val="00AF6359"/>
    <w:rsid w:val="00AF68A0"/>
    <w:rsid w:val="00AF703F"/>
    <w:rsid w:val="00AF734C"/>
    <w:rsid w:val="00AF7381"/>
    <w:rsid w:val="00AF7798"/>
    <w:rsid w:val="00B00268"/>
    <w:rsid w:val="00B00CCA"/>
    <w:rsid w:val="00B011C2"/>
    <w:rsid w:val="00B014F6"/>
    <w:rsid w:val="00B01C30"/>
    <w:rsid w:val="00B029F9"/>
    <w:rsid w:val="00B032BE"/>
    <w:rsid w:val="00B03FFA"/>
    <w:rsid w:val="00B048C0"/>
    <w:rsid w:val="00B0495F"/>
    <w:rsid w:val="00B04E55"/>
    <w:rsid w:val="00B052B4"/>
    <w:rsid w:val="00B0551A"/>
    <w:rsid w:val="00B06312"/>
    <w:rsid w:val="00B06A30"/>
    <w:rsid w:val="00B06BB6"/>
    <w:rsid w:val="00B10003"/>
    <w:rsid w:val="00B10992"/>
    <w:rsid w:val="00B1120B"/>
    <w:rsid w:val="00B13633"/>
    <w:rsid w:val="00B13B7A"/>
    <w:rsid w:val="00B13C13"/>
    <w:rsid w:val="00B13C41"/>
    <w:rsid w:val="00B1410F"/>
    <w:rsid w:val="00B14422"/>
    <w:rsid w:val="00B147E9"/>
    <w:rsid w:val="00B14B40"/>
    <w:rsid w:val="00B14B85"/>
    <w:rsid w:val="00B151A2"/>
    <w:rsid w:val="00B15F8C"/>
    <w:rsid w:val="00B1730F"/>
    <w:rsid w:val="00B17532"/>
    <w:rsid w:val="00B17771"/>
    <w:rsid w:val="00B20312"/>
    <w:rsid w:val="00B20996"/>
    <w:rsid w:val="00B20CD2"/>
    <w:rsid w:val="00B21943"/>
    <w:rsid w:val="00B219E3"/>
    <w:rsid w:val="00B23357"/>
    <w:rsid w:val="00B23689"/>
    <w:rsid w:val="00B2378E"/>
    <w:rsid w:val="00B23A6C"/>
    <w:rsid w:val="00B23E42"/>
    <w:rsid w:val="00B24133"/>
    <w:rsid w:val="00B25640"/>
    <w:rsid w:val="00B258DF"/>
    <w:rsid w:val="00B25D04"/>
    <w:rsid w:val="00B25E65"/>
    <w:rsid w:val="00B30417"/>
    <w:rsid w:val="00B306A5"/>
    <w:rsid w:val="00B31D71"/>
    <w:rsid w:val="00B33053"/>
    <w:rsid w:val="00B33445"/>
    <w:rsid w:val="00B34470"/>
    <w:rsid w:val="00B34944"/>
    <w:rsid w:val="00B34CC7"/>
    <w:rsid w:val="00B34D17"/>
    <w:rsid w:val="00B356C4"/>
    <w:rsid w:val="00B35B00"/>
    <w:rsid w:val="00B35FA8"/>
    <w:rsid w:val="00B3725F"/>
    <w:rsid w:val="00B4045C"/>
    <w:rsid w:val="00B40A72"/>
    <w:rsid w:val="00B410DA"/>
    <w:rsid w:val="00B41B15"/>
    <w:rsid w:val="00B41DED"/>
    <w:rsid w:val="00B42864"/>
    <w:rsid w:val="00B42CA5"/>
    <w:rsid w:val="00B42DB2"/>
    <w:rsid w:val="00B43545"/>
    <w:rsid w:val="00B43C73"/>
    <w:rsid w:val="00B44085"/>
    <w:rsid w:val="00B4508D"/>
    <w:rsid w:val="00B4632C"/>
    <w:rsid w:val="00B4658A"/>
    <w:rsid w:val="00B467A3"/>
    <w:rsid w:val="00B46FB2"/>
    <w:rsid w:val="00B4700A"/>
    <w:rsid w:val="00B47949"/>
    <w:rsid w:val="00B47D43"/>
    <w:rsid w:val="00B47F06"/>
    <w:rsid w:val="00B47F71"/>
    <w:rsid w:val="00B51072"/>
    <w:rsid w:val="00B5108F"/>
    <w:rsid w:val="00B529D7"/>
    <w:rsid w:val="00B537E1"/>
    <w:rsid w:val="00B539C7"/>
    <w:rsid w:val="00B5480C"/>
    <w:rsid w:val="00B5546A"/>
    <w:rsid w:val="00B56180"/>
    <w:rsid w:val="00B5687D"/>
    <w:rsid w:val="00B576E7"/>
    <w:rsid w:val="00B577B6"/>
    <w:rsid w:val="00B614C6"/>
    <w:rsid w:val="00B61DBF"/>
    <w:rsid w:val="00B6217C"/>
    <w:rsid w:val="00B621CC"/>
    <w:rsid w:val="00B62735"/>
    <w:rsid w:val="00B6342F"/>
    <w:rsid w:val="00B63910"/>
    <w:rsid w:val="00B63F9D"/>
    <w:rsid w:val="00B64215"/>
    <w:rsid w:val="00B64256"/>
    <w:rsid w:val="00B6544B"/>
    <w:rsid w:val="00B664F1"/>
    <w:rsid w:val="00B669C8"/>
    <w:rsid w:val="00B6707D"/>
    <w:rsid w:val="00B7025B"/>
    <w:rsid w:val="00B70822"/>
    <w:rsid w:val="00B70C0C"/>
    <w:rsid w:val="00B7125F"/>
    <w:rsid w:val="00B71B56"/>
    <w:rsid w:val="00B71F29"/>
    <w:rsid w:val="00B72945"/>
    <w:rsid w:val="00B72BA7"/>
    <w:rsid w:val="00B7304B"/>
    <w:rsid w:val="00B737BB"/>
    <w:rsid w:val="00B73B10"/>
    <w:rsid w:val="00B740C7"/>
    <w:rsid w:val="00B75218"/>
    <w:rsid w:val="00B75482"/>
    <w:rsid w:val="00B76837"/>
    <w:rsid w:val="00B768E4"/>
    <w:rsid w:val="00B7707D"/>
    <w:rsid w:val="00B8089F"/>
    <w:rsid w:val="00B808FC"/>
    <w:rsid w:val="00B8198B"/>
    <w:rsid w:val="00B81D6C"/>
    <w:rsid w:val="00B82F77"/>
    <w:rsid w:val="00B830FA"/>
    <w:rsid w:val="00B83D04"/>
    <w:rsid w:val="00B83DEC"/>
    <w:rsid w:val="00B84A99"/>
    <w:rsid w:val="00B84E50"/>
    <w:rsid w:val="00B85EA0"/>
    <w:rsid w:val="00B86146"/>
    <w:rsid w:val="00B86193"/>
    <w:rsid w:val="00B86393"/>
    <w:rsid w:val="00B869A3"/>
    <w:rsid w:val="00B875D5"/>
    <w:rsid w:val="00B87F7D"/>
    <w:rsid w:val="00B90680"/>
    <w:rsid w:val="00B9080C"/>
    <w:rsid w:val="00B90D00"/>
    <w:rsid w:val="00B9206C"/>
    <w:rsid w:val="00B923C2"/>
    <w:rsid w:val="00B9241C"/>
    <w:rsid w:val="00B92800"/>
    <w:rsid w:val="00B9303A"/>
    <w:rsid w:val="00B9321B"/>
    <w:rsid w:val="00B94295"/>
    <w:rsid w:val="00B94ED5"/>
    <w:rsid w:val="00B954A5"/>
    <w:rsid w:val="00B95CD5"/>
    <w:rsid w:val="00B962E5"/>
    <w:rsid w:val="00B963AD"/>
    <w:rsid w:val="00B9665D"/>
    <w:rsid w:val="00B96B41"/>
    <w:rsid w:val="00B96DD4"/>
    <w:rsid w:val="00B96E3D"/>
    <w:rsid w:val="00BA0073"/>
    <w:rsid w:val="00BA048B"/>
    <w:rsid w:val="00BA1697"/>
    <w:rsid w:val="00BA1715"/>
    <w:rsid w:val="00BA188F"/>
    <w:rsid w:val="00BA2E91"/>
    <w:rsid w:val="00BA37ED"/>
    <w:rsid w:val="00BA4173"/>
    <w:rsid w:val="00BA486B"/>
    <w:rsid w:val="00BA4B46"/>
    <w:rsid w:val="00BA4C96"/>
    <w:rsid w:val="00BA502D"/>
    <w:rsid w:val="00BA5A3E"/>
    <w:rsid w:val="00BA6149"/>
    <w:rsid w:val="00BA6BD9"/>
    <w:rsid w:val="00BA701C"/>
    <w:rsid w:val="00BA7F35"/>
    <w:rsid w:val="00BB0370"/>
    <w:rsid w:val="00BB07D9"/>
    <w:rsid w:val="00BB0F9C"/>
    <w:rsid w:val="00BB10A8"/>
    <w:rsid w:val="00BB12AE"/>
    <w:rsid w:val="00BB1442"/>
    <w:rsid w:val="00BB1502"/>
    <w:rsid w:val="00BB1B90"/>
    <w:rsid w:val="00BB1E49"/>
    <w:rsid w:val="00BB20B2"/>
    <w:rsid w:val="00BB2479"/>
    <w:rsid w:val="00BB2736"/>
    <w:rsid w:val="00BB2E1B"/>
    <w:rsid w:val="00BB3052"/>
    <w:rsid w:val="00BB38D6"/>
    <w:rsid w:val="00BB4227"/>
    <w:rsid w:val="00BB451B"/>
    <w:rsid w:val="00BB4891"/>
    <w:rsid w:val="00BB5D45"/>
    <w:rsid w:val="00BB6114"/>
    <w:rsid w:val="00BB69D9"/>
    <w:rsid w:val="00BB6B84"/>
    <w:rsid w:val="00BB6ED5"/>
    <w:rsid w:val="00BB72AD"/>
    <w:rsid w:val="00BB74B4"/>
    <w:rsid w:val="00BC056F"/>
    <w:rsid w:val="00BC1688"/>
    <w:rsid w:val="00BC1693"/>
    <w:rsid w:val="00BC1CDA"/>
    <w:rsid w:val="00BC2015"/>
    <w:rsid w:val="00BC27BE"/>
    <w:rsid w:val="00BC3028"/>
    <w:rsid w:val="00BC3535"/>
    <w:rsid w:val="00BC37A4"/>
    <w:rsid w:val="00BC3A10"/>
    <w:rsid w:val="00BC40A7"/>
    <w:rsid w:val="00BC52A8"/>
    <w:rsid w:val="00BC577F"/>
    <w:rsid w:val="00BC5B0A"/>
    <w:rsid w:val="00BC5FC2"/>
    <w:rsid w:val="00BC6E66"/>
    <w:rsid w:val="00BC6EB3"/>
    <w:rsid w:val="00BC7B0F"/>
    <w:rsid w:val="00BD014D"/>
    <w:rsid w:val="00BD02CB"/>
    <w:rsid w:val="00BD0635"/>
    <w:rsid w:val="00BD09D9"/>
    <w:rsid w:val="00BD0DC3"/>
    <w:rsid w:val="00BD18AD"/>
    <w:rsid w:val="00BD1902"/>
    <w:rsid w:val="00BD1D80"/>
    <w:rsid w:val="00BD2B08"/>
    <w:rsid w:val="00BD2DCA"/>
    <w:rsid w:val="00BD307C"/>
    <w:rsid w:val="00BD317C"/>
    <w:rsid w:val="00BD3CB5"/>
    <w:rsid w:val="00BD3D46"/>
    <w:rsid w:val="00BD49BC"/>
    <w:rsid w:val="00BD49E3"/>
    <w:rsid w:val="00BD4C76"/>
    <w:rsid w:val="00BD4E53"/>
    <w:rsid w:val="00BD4E79"/>
    <w:rsid w:val="00BD59C3"/>
    <w:rsid w:val="00BD6B92"/>
    <w:rsid w:val="00BD6F3B"/>
    <w:rsid w:val="00BD73BD"/>
    <w:rsid w:val="00BD73CE"/>
    <w:rsid w:val="00BD7A3C"/>
    <w:rsid w:val="00BE116F"/>
    <w:rsid w:val="00BE1426"/>
    <w:rsid w:val="00BE15DA"/>
    <w:rsid w:val="00BE1F4E"/>
    <w:rsid w:val="00BE2207"/>
    <w:rsid w:val="00BE24DD"/>
    <w:rsid w:val="00BE2E42"/>
    <w:rsid w:val="00BE2E6A"/>
    <w:rsid w:val="00BE40D2"/>
    <w:rsid w:val="00BE5E01"/>
    <w:rsid w:val="00BE729C"/>
    <w:rsid w:val="00BE7693"/>
    <w:rsid w:val="00BE77BE"/>
    <w:rsid w:val="00BF0D84"/>
    <w:rsid w:val="00BF1290"/>
    <w:rsid w:val="00BF1779"/>
    <w:rsid w:val="00BF1FBD"/>
    <w:rsid w:val="00BF2302"/>
    <w:rsid w:val="00BF24E4"/>
    <w:rsid w:val="00BF28C4"/>
    <w:rsid w:val="00BF296D"/>
    <w:rsid w:val="00BF328B"/>
    <w:rsid w:val="00BF49C3"/>
    <w:rsid w:val="00BF641F"/>
    <w:rsid w:val="00BF6B73"/>
    <w:rsid w:val="00BF7237"/>
    <w:rsid w:val="00BF74B8"/>
    <w:rsid w:val="00BF77D9"/>
    <w:rsid w:val="00BF7932"/>
    <w:rsid w:val="00BF7D59"/>
    <w:rsid w:val="00C00183"/>
    <w:rsid w:val="00C0071F"/>
    <w:rsid w:val="00C0091C"/>
    <w:rsid w:val="00C00AE5"/>
    <w:rsid w:val="00C00BA6"/>
    <w:rsid w:val="00C00CBD"/>
    <w:rsid w:val="00C0186C"/>
    <w:rsid w:val="00C020C8"/>
    <w:rsid w:val="00C02A4C"/>
    <w:rsid w:val="00C02AD6"/>
    <w:rsid w:val="00C02B7C"/>
    <w:rsid w:val="00C03BB4"/>
    <w:rsid w:val="00C0467D"/>
    <w:rsid w:val="00C049AB"/>
    <w:rsid w:val="00C05173"/>
    <w:rsid w:val="00C05190"/>
    <w:rsid w:val="00C053BA"/>
    <w:rsid w:val="00C057C8"/>
    <w:rsid w:val="00C05957"/>
    <w:rsid w:val="00C05F95"/>
    <w:rsid w:val="00C0655C"/>
    <w:rsid w:val="00C10416"/>
    <w:rsid w:val="00C11412"/>
    <w:rsid w:val="00C11644"/>
    <w:rsid w:val="00C127DE"/>
    <w:rsid w:val="00C12A5C"/>
    <w:rsid w:val="00C135C5"/>
    <w:rsid w:val="00C13AEF"/>
    <w:rsid w:val="00C13F6C"/>
    <w:rsid w:val="00C147C5"/>
    <w:rsid w:val="00C147DD"/>
    <w:rsid w:val="00C16B11"/>
    <w:rsid w:val="00C20C0A"/>
    <w:rsid w:val="00C20FFF"/>
    <w:rsid w:val="00C2113B"/>
    <w:rsid w:val="00C22546"/>
    <w:rsid w:val="00C2358D"/>
    <w:rsid w:val="00C23733"/>
    <w:rsid w:val="00C23940"/>
    <w:rsid w:val="00C26A8E"/>
    <w:rsid w:val="00C27F50"/>
    <w:rsid w:val="00C30732"/>
    <w:rsid w:val="00C3108F"/>
    <w:rsid w:val="00C3150A"/>
    <w:rsid w:val="00C31C08"/>
    <w:rsid w:val="00C32C1F"/>
    <w:rsid w:val="00C33431"/>
    <w:rsid w:val="00C33606"/>
    <w:rsid w:val="00C338AA"/>
    <w:rsid w:val="00C33ACC"/>
    <w:rsid w:val="00C348F4"/>
    <w:rsid w:val="00C3583B"/>
    <w:rsid w:val="00C35AAF"/>
    <w:rsid w:val="00C360FA"/>
    <w:rsid w:val="00C3647B"/>
    <w:rsid w:val="00C3686F"/>
    <w:rsid w:val="00C372CC"/>
    <w:rsid w:val="00C378DD"/>
    <w:rsid w:val="00C403DA"/>
    <w:rsid w:val="00C43001"/>
    <w:rsid w:val="00C438DB"/>
    <w:rsid w:val="00C43B03"/>
    <w:rsid w:val="00C447A0"/>
    <w:rsid w:val="00C44CF1"/>
    <w:rsid w:val="00C44E74"/>
    <w:rsid w:val="00C45BE4"/>
    <w:rsid w:val="00C465FC"/>
    <w:rsid w:val="00C47239"/>
    <w:rsid w:val="00C473D8"/>
    <w:rsid w:val="00C477C8"/>
    <w:rsid w:val="00C50763"/>
    <w:rsid w:val="00C5192F"/>
    <w:rsid w:val="00C523CC"/>
    <w:rsid w:val="00C52414"/>
    <w:rsid w:val="00C534A5"/>
    <w:rsid w:val="00C549E0"/>
    <w:rsid w:val="00C54B30"/>
    <w:rsid w:val="00C54D21"/>
    <w:rsid w:val="00C55145"/>
    <w:rsid w:val="00C55B62"/>
    <w:rsid w:val="00C55D3A"/>
    <w:rsid w:val="00C5615C"/>
    <w:rsid w:val="00C56DDE"/>
    <w:rsid w:val="00C5731B"/>
    <w:rsid w:val="00C57320"/>
    <w:rsid w:val="00C604F4"/>
    <w:rsid w:val="00C605BF"/>
    <w:rsid w:val="00C61311"/>
    <w:rsid w:val="00C615F9"/>
    <w:rsid w:val="00C61A5B"/>
    <w:rsid w:val="00C626DB"/>
    <w:rsid w:val="00C62A3C"/>
    <w:rsid w:val="00C62AA2"/>
    <w:rsid w:val="00C62E05"/>
    <w:rsid w:val="00C63151"/>
    <w:rsid w:val="00C63517"/>
    <w:rsid w:val="00C63DFE"/>
    <w:rsid w:val="00C6457B"/>
    <w:rsid w:val="00C64F03"/>
    <w:rsid w:val="00C65748"/>
    <w:rsid w:val="00C6578E"/>
    <w:rsid w:val="00C65EC9"/>
    <w:rsid w:val="00C66397"/>
    <w:rsid w:val="00C67AC0"/>
    <w:rsid w:val="00C706C2"/>
    <w:rsid w:val="00C7181A"/>
    <w:rsid w:val="00C720F4"/>
    <w:rsid w:val="00C727AF"/>
    <w:rsid w:val="00C72B08"/>
    <w:rsid w:val="00C73867"/>
    <w:rsid w:val="00C73DEF"/>
    <w:rsid w:val="00C75417"/>
    <w:rsid w:val="00C754B9"/>
    <w:rsid w:val="00C75D4D"/>
    <w:rsid w:val="00C762FF"/>
    <w:rsid w:val="00C76594"/>
    <w:rsid w:val="00C765D0"/>
    <w:rsid w:val="00C7784C"/>
    <w:rsid w:val="00C77916"/>
    <w:rsid w:val="00C8007B"/>
    <w:rsid w:val="00C80F33"/>
    <w:rsid w:val="00C819F2"/>
    <w:rsid w:val="00C82496"/>
    <w:rsid w:val="00C828C0"/>
    <w:rsid w:val="00C8341E"/>
    <w:rsid w:val="00C83DF7"/>
    <w:rsid w:val="00C84199"/>
    <w:rsid w:val="00C8553A"/>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4ED3"/>
    <w:rsid w:val="00C955EA"/>
    <w:rsid w:val="00C95ADF"/>
    <w:rsid w:val="00C969C4"/>
    <w:rsid w:val="00C97771"/>
    <w:rsid w:val="00CA05E6"/>
    <w:rsid w:val="00CA0915"/>
    <w:rsid w:val="00CA15AC"/>
    <w:rsid w:val="00CA221D"/>
    <w:rsid w:val="00CA3773"/>
    <w:rsid w:val="00CA3954"/>
    <w:rsid w:val="00CA399F"/>
    <w:rsid w:val="00CA42AB"/>
    <w:rsid w:val="00CA466B"/>
    <w:rsid w:val="00CA4BDF"/>
    <w:rsid w:val="00CA4F21"/>
    <w:rsid w:val="00CA61F9"/>
    <w:rsid w:val="00CA621D"/>
    <w:rsid w:val="00CA7069"/>
    <w:rsid w:val="00CA7840"/>
    <w:rsid w:val="00CA7DE9"/>
    <w:rsid w:val="00CB0166"/>
    <w:rsid w:val="00CB05B8"/>
    <w:rsid w:val="00CB06C5"/>
    <w:rsid w:val="00CB0F38"/>
    <w:rsid w:val="00CB23E7"/>
    <w:rsid w:val="00CB31DD"/>
    <w:rsid w:val="00CB3911"/>
    <w:rsid w:val="00CB432A"/>
    <w:rsid w:val="00CB4366"/>
    <w:rsid w:val="00CB54F5"/>
    <w:rsid w:val="00CB59B7"/>
    <w:rsid w:val="00CB61C5"/>
    <w:rsid w:val="00CB690B"/>
    <w:rsid w:val="00CB6A6B"/>
    <w:rsid w:val="00CB6DD1"/>
    <w:rsid w:val="00CC00D9"/>
    <w:rsid w:val="00CC02CA"/>
    <w:rsid w:val="00CC0533"/>
    <w:rsid w:val="00CC0A08"/>
    <w:rsid w:val="00CC1134"/>
    <w:rsid w:val="00CC16F4"/>
    <w:rsid w:val="00CC1721"/>
    <w:rsid w:val="00CC1CEC"/>
    <w:rsid w:val="00CC1F9C"/>
    <w:rsid w:val="00CC2FC0"/>
    <w:rsid w:val="00CC2FE1"/>
    <w:rsid w:val="00CC334A"/>
    <w:rsid w:val="00CC373C"/>
    <w:rsid w:val="00CC3863"/>
    <w:rsid w:val="00CC3867"/>
    <w:rsid w:val="00CC3C85"/>
    <w:rsid w:val="00CC5CB9"/>
    <w:rsid w:val="00CC6112"/>
    <w:rsid w:val="00CC676F"/>
    <w:rsid w:val="00CC6905"/>
    <w:rsid w:val="00CC7C72"/>
    <w:rsid w:val="00CD011E"/>
    <w:rsid w:val="00CD0619"/>
    <w:rsid w:val="00CD0C3F"/>
    <w:rsid w:val="00CD11B4"/>
    <w:rsid w:val="00CD1886"/>
    <w:rsid w:val="00CD210C"/>
    <w:rsid w:val="00CD23E7"/>
    <w:rsid w:val="00CD244E"/>
    <w:rsid w:val="00CD252C"/>
    <w:rsid w:val="00CD2545"/>
    <w:rsid w:val="00CD27CF"/>
    <w:rsid w:val="00CD280F"/>
    <w:rsid w:val="00CD3E90"/>
    <w:rsid w:val="00CD40A9"/>
    <w:rsid w:val="00CD422C"/>
    <w:rsid w:val="00CD5178"/>
    <w:rsid w:val="00CD59F5"/>
    <w:rsid w:val="00CD5B9C"/>
    <w:rsid w:val="00CD5DA2"/>
    <w:rsid w:val="00CD6E95"/>
    <w:rsid w:val="00CE0420"/>
    <w:rsid w:val="00CE1239"/>
    <w:rsid w:val="00CE179D"/>
    <w:rsid w:val="00CE260B"/>
    <w:rsid w:val="00CE2882"/>
    <w:rsid w:val="00CE2A8A"/>
    <w:rsid w:val="00CE2C21"/>
    <w:rsid w:val="00CE35DA"/>
    <w:rsid w:val="00CE3E20"/>
    <w:rsid w:val="00CE46AE"/>
    <w:rsid w:val="00CE5967"/>
    <w:rsid w:val="00CE60AA"/>
    <w:rsid w:val="00CE7274"/>
    <w:rsid w:val="00CE7DD8"/>
    <w:rsid w:val="00CF08CC"/>
    <w:rsid w:val="00CF101D"/>
    <w:rsid w:val="00CF1834"/>
    <w:rsid w:val="00CF2180"/>
    <w:rsid w:val="00CF3110"/>
    <w:rsid w:val="00CF3718"/>
    <w:rsid w:val="00CF3C44"/>
    <w:rsid w:val="00CF56C0"/>
    <w:rsid w:val="00CF5755"/>
    <w:rsid w:val="00CF60E6"/>
    <w:rsid w:val="00CF6930"/>
    <w:rsid w:val="00CF6C54"/>
    <w:rsid w:val="00CF6DC1"/>
    <w:rsid w:val="00CF7469"/>
    <w:rsid w:val="00CF751A"/>
    <w:rsid w:val="00CF7EDE"/>
    <w:rsid w:val="00D00664"/>
    <w:rsid w:val="00D007A7"/>
    <w:rsid w:val="00D00837"/>
    <w:rsid w:val="00D01B51"/>
    <w:rsid w:val="00D01D08"/>
    <w:rsid w:val="00D022D6"/>
    <w:rsid w:val="00D02A8C"/>
    <w:rsid w:val="00D03CDE"/>
    <w:rsid w:val="00D03F15"/>
    <w:rsid w:val="00D04F1E"/>
    <w:rsid w:val="00D053D6"/>
    <w:rsid w:val="00D06383"/>
    <w:rsid w:val="00D06616"/>
    <w:rsid w:val="00D07218"/>
    <w:rsid w:val="00D0789A"/>
    <w:rsid w:val="00D1066B"/>
    <w:rsid w:val="00D107EF"/>
    <w:rsid w:val="00D10F51"/>
    <w:rsid w:val="00D11B0D"/>
    <w:rsid w:val="00D131C0"/>
    <w:rsid w:val="00D13784"/>
    <w:rsid w:val="00D13E84"/>
    <w:rsid w:val="00D13F58"/>
    <w:rsid w:val="00D13FF7"/>
    <w:rsid w:val="00D14444"/>
    <w:rsid w:val="00D14785"/>
    <w:rsid w:val="00D14BAF"/>
    <w:rsid w:val="00D14C80"/>
    <w:rsid w:val="00D152E6"/>
    <w:rsid w:val="00D1546C"/>
    <w:rsid w:val="00D16191"/>
    <w:rsid w:val="00D16305"/>
    <w:rsid w:val="00D177D9"/>
    <w:rsid w:val="00D17E78"/>
    <w:rsid w:val="00D20C12"/>
    <w:rsid w:val="00D21006"/>
    <w:rsid w:val="00D2117C"/>
    <w:rsid w:val="00D21AE5"/>
    <w:rsid w:val="00D227EF"/>
    <w:rsid w:val="00D22B40"/>
    <w:rsid w:val="00D23BFD"/>
    <w:rsid w:val="00D23E8A"/>
    <w:rsid w:val="00D25137"/>
    <w:rsid w:val="00D25164"/>
    <w:rsid w:val="00D25275"/>
    <w:rsid w:val="00D25EAA"/>
    <w:rsid w:val="00D26382"/>
    <w:rsid w:val="00D26422"/>
    <w:rsid w:val="00D26EED"/>
    <w:rsid w:val="00D271B0"/>
    <w:rsid w:val="00D3009A"/>
    <w:rsid w:val="00D301DA"/>
    <w:rsid w:val="00D305E7"/>
    <w:rsid w:val="00D30E00"/>
    <w:rsid w:val="00D31D93"/>
    <w:rsid w:val="00D32537"/>
    <w:rsid w:val="00D3267A"/>
    <w:rsid w:val="00D33332"/>
    <w:rsid w:val="00D33713"/>
    <w:rsid w:val="00D33989"/>
    <w:rsid w:val="00D33AAA"/>
    <w:rsid w:val="00D33DB4"/>
    <w:rsid w:val="00D33EF0"/>
    <w:rsid w:val="00D340D6"/>
    <w:rsid w:val="00D34F0B"/>
    <w:rsid w:val="00D3518B"/>
    <w:rsid w:val="00D354FD"/>
    <w:rsid w:val="00D361BF"/>
    <w:rsid w:val="00D37A65"/>
    <w:rsid w:val="00D37BBE"/>
    <w:rsid w:val="00D40488"/>
    <w:rsid w:val="00D42D8F"/>
    <w:rsid w:val="00D43DB4"/>
    <w:rsid w:val="00D443F9"/>
    <w:rsid w:val="00D4495C"/>
    <w:rsid w:val="00D467AF"/>
    <w:rsid w:val="00D47298"/>
    <w:rsid w:val="00D4752F"/>
    <w:rsid w:val="00D47759"/>
    <w:rsid w:val="00D51848"/>
    <w:rsid w:val="00D52037"/>
    <w:rsid w:val="00D52128"/>
    <w:rsid w:val="00D5373A"/>
    <w:rsid w:val="00D53B59"/>
    <w:rsid w:val="00D540EE"/>
    <w:rsid w:val="00D551FF"/>
    <w:rsid w:val="00D55399"/>
    <w:rsid w:val="00D5617F"/>
    <w:rsid w:val="00D56424"/>
    <w:rsid w:val="00D568A6"/>
    <w:rsid w:val="00D56983"/>
    <w:rsid w:val="00D5713B"/>
    <w:rsid w:val="00D600CC"/>
    <w:rsid w:val="00D60C2A"/>
    <w:rsid w:val="00D60EAA"/>
    <w:rsid w:val="00D61224"/>
    <w:rsid w:val="00D61325"/>
    <w:rsid w:val="00D61A1C"/>
    <w:rsid w:val="00D6204E"/>
    <w:rsid w:val="00D62924"/>
    <w:rsid w:val="00D63101"/>
    <w:rsid w:val="00D6319B"/>
    <w:rsid w:val="00D635D6"/>
    <w:rsid w:val="00D63670"/>
    <w:rsid w:val="00D63A8A"/>
    <w:rsid w:val="00D64A6B"/>
    <w:rsid w:val="00D65826"/>
    <w:rsid w:val="00D659E5"/>
    <w:rsid w:val="00D65BED"/>
    <w:rsid w:val="00D65CBC"/>
    <w:rsid w:val="00D66031"/>
    <w:rsid w:val="00D66147"/>
    <w:rsid w:val="00D6614D"/>
    <w:rsid w:val="00D67B71"/>
    <w:rsid w:val="00D70B38"/>
    <w:rsid w:val="00D70BA5"/>
    <w:rsid w:val="00D71358"/>
    <w:rsid w:val="00D71C6E"/>
    <w:rsid w:val="00D7353D"/>
    <w:rsid w:val="00D73B84"/>
    <w:rsid w:val="00D743BF"/>
    <w:rsid w:val="00D74B2C"/>
    <w:rsid w:val="00D751A3"/>
    <w:rsid w:val="00D754A9"/>
    <w:rsid w:val="00D7599A"/>
    <w:rsid w:val="00D75C7C"/>
    <w:rsid w:val="00D75F9B"/>
    <w:rsid w:val="00D76096"/>
    <w:rsid w:val="00D76A36"/>
    <w:rsid w:val="00D76B81"/>
    <w:rsid w:val="00D772EB"/>
    <w:rsid w:val="00D77B77"/>
    <w:rsid w:val="00D80964"/>
    <w:rsid w:val="00D81194"/>
    <w:rsid w:val="00D81472"/>
    <w:rsid w:val="00D815FC"/>
    <w:rsid w:val="00D8170D"/>
    <w:rsid w:val="00D81AE9"/>
    <w:rsid w:val="00D81D7E"/>
    <w:rsid w:val="00D8224C"/>
    <w:rsid w:val="00D829CE"/>
    <w:rsid w:val="00D82E8A"/>
    <w:rsid w:val="00D82F2A"/>
    <w:rsid w:val="00D82FD4"/>
    <w:rsid w:val="00D843D8"/>
    <w:rsid w:val="00D84470"/>
    <w:rsid w:val="00D84758"/>
    <w:rsid w:val="00D84802"/>
    <w:rsid w:val="00D8514F"/>
    <w:rsid w:val="00D86034"/>
    <w:rsid w:val="00D864DD"/>
    <w:rsid w:val="00D86711"/>
    <w:rsid w:val="00D8673D"/>
    <w:rsid w:val="00D867AD"/>
    <w:rsid w:val="00D86E20"/>
    <w:rsid w:val="00D871AC"/>
    <w:rsid w:val="00D871DD"/>
    <w:rsid w:val="00D9054F"/>
    <w:rsid w:val="00D90956"/>
    <w:rsid w:val="00D90C9C"/>
    <w:rsid w:val="00D90E45"/>
    <w:rsid w:val="00D90FE5"/>
    <w:rsid w:val="00D91340"/>
    <w:rsid w:val="00D91648"/>
    <w:rsid w:val="00D91BA9"/>
    <w:rsid w:val="00D92DE6"/>
    <w:rsid w:val="00D92E3E"/>
    <w:rsid w:val="00D9303E"/>
    <w:rsid w:val="00D931D7"/>
    <w:rsid w:val="00D9321C"/>
    <w:rsid w:val="00D934FF"/>
    <w:rsid w:val="00D94029"/>
    <w:rsid w:val="00D94178"/>
    <w:rsid w:val="00D944DB"/>
    <w:rsid w:val="00D947C3"/>
    <w:rsid w:val="00D94DC7"/>
    <w:rsid w:val="00D951B7"/>
    <w:rsid w:val="00D957A2"/>
    <w:rsid w:val="00D964C9"/>
    <w:rsid w:val="00D968FD"/>
    <w:rsid w:val="00D96B34"/>
    <w:rsid w:val="00D9766A"/>
    <w:rsid w:val="00D97A8B"/>
    <w:rsid w:val="00D97FA3"/>
    <w:rsid w:val="00DA0B6F"/>
    <w:rsid w:val="00DA10BE"/>
    <w:rsid w:val="00DA21B1"/>
    <w:rsid w:val="00DA335B"/>
    <w:rsid w:val="00DA34C2"/>
    <w:rsid w:val="00DA39C0"/>
    <w:rsid w:val="00DA3C08"/>
    <w:rsid w:val="00DA3E39"/>
    <w:rsid w:val="00DA5D65"/>
    <w:rsid w:val="00DA5FBC"/>
    <w:rsid w:val="00DA669D"/>
    <w:rsid w:val="00DA674D"/>
    <w:rsid w:val="00DA70D3"/>
    <w:rsid w:val="00DA7A96"/>
    <w:rsid w:val="00DB02D1"/>
    <w:rsid w:val="00DB05C6"/>
    <w:rsid w:val="00DB0B02"/>
    <w:rsid w:val="00DB0B20"/>
    <w:rsid w:val="00DB0FB1"/>
    <w:rsid w:val="00DB0FD2"/>
    <w:rsid w:val="00DB11E7"/>
    <w:rsid w:val="00DB14F6"/>
    <w:rsid w:val="00DB1594"/>
    <w:rsid w:val="00DB185B"/>
    <w:rsid w:val="00DB1949"/>
    <w:rsid w:val="00DB1FF1"/>
    <w:rsid w:val="00DB213A"/>
    <w:rsid w:val="00DB293E"/>
    <w:rsid w:val="00DB2A9C"/>
    <w:rsid w:val="00DB385B"/>
    <w:rsid w:val="00DB4301"/>
    <w:rsid w:val="00DB4D24"/>
    <w:rsid w:val="00DB5154"/>
    <w:rsid w:val="00DB5867"/>
    <w:rsid w:val="00DB5884"/>
    <w:rsid w:val="00DB5B5E"/>
    <w:rsid w:val="00DB5E05"/>
    <w:rsid w:val="00DB68AE"/>
    <w:rsid w:val="00DB69F6"/>
    <w:rsid w:val="00DB6BEA"/>
    <w:rsid w:val="00DB6F87"/>
    <w:rsid w:val="00DB740E"/>
    <w:rsid w:val="00DB796F"/>
    <w:rsid w:val="00DB7B40"/>
    <w:rsid w:val="00DC04DD"/>
    <w:rsid w:val="00DC0973"/>
    <w:rsid w:val="00DC1274"/>
    <w:rsid w:val="00DC158F"/>
    <w:rsid w:val="00DC16BF"/>
    <w:rsid w:val="00DC1731"/>
    <w:rsid w:val="00DC1CD2"/>
    <w:rsid w:val="00DC1D21"/>
    <w:rsid w:val="00DC1D3A"/>
    <w:rsid w:val="00DC201B"/>
    <w:rsid w:val="00DC205A"/>
    <w:rsid w:val="00DC2924"/>
    <w:rsid w:val="00DC2AF2"/>
    <w:rsid w:val="00DC3415"/>
    <w:rsid w:val="00DC391F"/>
    <w:rsid w:val="00DC3D3A"/>
    <w:rsid w:val="00DC4671"/>
    <w:rsid w:val="00DC5EF5"/>
    <w:rsid w:val="00DC640B"/>
    <w:rsid w:val="00DC6829"/>
    <w:rsid w:val="00DC7F96"/>
    <w:rsid w:val="00DD0C72"/>
    <w:rsid w:val="00DD0DDA"/>
    <w:rsid w:val="00DD1144"/>
    <w:rsid w:val="00DD16DC"/>
    <w:rsid w:val="00DD1B63"/>
    <w:rsid w:val="00DD23B2"/>
    <w:rsid w:val="00DD316B"/>
    <w:rsid w:val="00DD4917"/>
    <w:rsid w:val="00DD49F0"/>
    <w:rsid w:val="00DD51C9"/>
    <w:rsid w:val="00DD5417"/>
    <w:rsid w:val="00DD54D6"/>
    <w:rsid w:val="00DD5D24"/>
    <w:rsid w:val="00DD6E8F"/>
    <w:rsid w:val="00DD6F3E"/>
    <w:rsid w:val="00DD7B38"/>
    <w:rsid w:val="00DE02B5"/>
    <w:rsid w:val="00DE0435"/>
    <w:rsid w:val="00DE0E2F"/>
    <w:rsid w:val="00DE1236"/>
    <w:rsid w:val="00DE1476"/>
    <w:rsid w:val="00DE1555"/>
    <w:rsid w:val="00DE1AB4"/>
    <w:rsid w:val="00DE20CC"/>
    <w:rsid w:val="00DE2329"/>
    <w:rsid w:val="00DE237B"/>
    <w:rsid w:val="00DE2CA4"/>
    <w:rsid w:val="00DE3120"/>
    <w:rsid w:val="00DE3B45"/>
    <w:rsid w:val="00DE4785"/>
    <w:rsid w:val="00DE5282"/>
    <w:rsid w:val="00DE59ED"/>
    <w:rsid w:val="00DE5E84"/>
    <w:rsid w:val="00DE691B"/>
    <w:rsid w:val="00DE7354"/>
    <w:rsid w:val="00DE7D65"/>
    <w:rsid w:val="00DF0259"/>
    <w:rsid w:val="00DF02B3"/>
    <w:rsid w:val="00DF0E7C"/>
    <w:rsid w:val="00DF1D39"/>
    <w:rsid w:val="00DF314C"/>
    <w:rsid w:val="00DF3260"/>
    <w:rsid w:val="00DF3600"/>
    <w:rsid w:val="00DF4ACB"/>
    <w:rsid w:val="00DF537B"/>
    <w:rsid w:val="00DF5A8A"/>
    <w:rsid w:val="00DF5AAE"/>
    <w:rsid w:val="00DF6464"/>
    <w:rsid w:val="00DF6631"/>
    <w:rsid w:val="00DF6BDC"/>
    <w:rsid w:val="00DF6DC5"/>
    <w:rsid w:val="00DF7312"/>
    <w:rsid w:val="00DF793B"/>
    <w:rsid w:val="00E00793"/>
    <w:rsid w:val="00E009BA"/>
    <w:rsid w:val="00E01508"/>
    <w:rsid w:val="00E018F9"/>
    <w:rsid w:val="00E01A97"/>
    <w:rsid w:val="00E020DB"/>
    <w:rsid w:val="00E02A14"/>
    <w:rsid w:val="00E03116"/>
    <w:rsid w:val="00E03C69"/>
    <w:rsid w:val="00E04DD5"/>
    <w:rsid w:val="00E0503E"/>
    <w:rsid w:val="00E05C3D"/>
    <w:rsid w:val="00E06A3B"/>
    <w:rsid w:val="00E06B0A"/>
    <w:rsid w:val="00E0761A"/>
    <w:rsid w:val="00E07B10"/>
    <w:rsid w:val="00E101DE"/>
    <w:rsid w:val="00E1130D"/>
    <w:rsid w:val="00E117B5"/>
    <w:rsid w:val="00E11ECF"/>
    <w:rsid w:val="00E1210E"/>
    <w:rsid w:val="00E13191"/>
    <w:rsid w:val="00E13611"/>
    <w:rsid w:val="00E14143"/>
    <w:rsid w:val="00E143BC"/>
    <w:rsid w:val="00E1453B"/>
    <w:rsid w:val="00E1547F"/>
    <w:rsid w:val="00E154E0"/>
    <w:rsid w:val="00E15718"/>
    <w:rsid w:val="00E1581D"/>
    <w:rsid w:val="00E15A25"/>
    <w:rsid w:val="00E16A23"/>
    <w:rsid w:val="00E1733F"/>
    <w:rsid w:val="00E17831"/>
    <w:rsid w:val="00E178A3"/>
    <w:rsid w:val="00E17B6C"/>
    <w:rsid w:val="00E203E6"/>
    <w:rsid w:val="00E20460"/>
    <w:rsid w:val="00E20B41"/>
    <w:rsid w:val="00E21B8F"/>
    <w:rsid w:val="00E222EB"/>
    <w:rsid w:val="00E22672"/>
    <w:rsid w:val="00E22A79"/>
    <w:rsid w:val="00E22F65"/>
    <w:rsid w:val="00E2389E"/>
    <w:rsid w:val="00E23AD4"/>
    <w:rsid w:val="00E23B92"/>
    <w:rsid w:val="00E23C1A"/>
    <w:rsid w:val="00E24700"/>
    <w:rsid w:val="00E24A6B"/>
    <w:rsid w:val="00E24C4B"/>
    <w:rsid w:val="00E25862"/>
    <w:rsid w:val="00E261B4"/>
    <w:rsid w:val="00E279DA"/>
    <w:rsid w:val="00E27D6C"/>
    <w:rsid w:val="00E27E9F"/>
    <w:rsid w:val="00E27F3D"/>
    <w:rsid w:val="00E30FAA"/>
    <w:rsid w:val="00E310A3"/>
    <w:rsid w:val="00E33B0D"/>
    <w:rsid w:val="00E3416A"/>
    <w:rsid w:val="00E348DC"/>
    <w:rsid w:val="00E34919"/>
    <w:rsid w:val="00E35DBB"/>
    <w:rsid w:val="00E362C4"/>
    <w:rsid w:val="00E3647F"/>
    <w:rsid w:val="00E36760"/>
    <w:rsid w:val="00E3732F"/>
    <w:rsid w:val="00E37543"/>
    <w:rsid w:val="00E37870"/>
    <w:rsid w:val="00E40433"/>
    <w:rsid w:val="00E40627"/>
    <w:rsid w:val="00E40C62"/>
    <w:rsid w:val="00E41FA4"/>
    <w:rsid w:val="00E4229D"/>
    <w:rsid w:val="00E42AD6"/>
    <w:rsid w:val="00E43506"/>
    <w:rsid w:val="00E436F7"/>
    <w:rsid w:val="00E43ACA"/>
    <w:rsid w:val="00E43CA2"/>
    <w:rsid w:val="00E43E19"/>
    <w:rsid w:val="00E43FD8"/>
    <w:rsid w:val="00E44A4B"/>
    <w:rsid w:val="00E45D7B"/>
    <w:rsid w:val="00E4717B"/>
    <w:rsid w:val="00E47212"/>
    <w:rsid w:val="00E47ED3"/>
    <w:rsid w:val="00E510A2"/>
    <w:rsid w:val="00E51AAB"/>
    <w:rsid w:val="00E51F6D"/>
    <w:rsid w:val="00E5259A"/>
    <w:rsid w:val="00E528E0"/>
    <w:rsid w:val="00E52BFE"/>
    <w:rsid w:val="00E5310D"/>
    <w:rsid w:val="00E535C2"/>
    <w:rsid w:val="00E5363E"/>
    <w:rsid w:val="00E5388F"/>
    <w:rsid w:val="00E5417F"/>
    <w:rsid w:val="00E54808"/>
    <w:rsid w:val="00E557C1"/>
    <w:rsid w:val="00E559A5"/>
    <w:rsid w:val="00E55EF4"/>
    <w:rsid w:val="00E61D7C"/>
    <w:rsid w:val="00E62321"/>
    <w:rsid w:val="00E62D6F"/>
    <w:rsid w:val="00E6314E"/>
    <w:rsid w:val="00E63233"/>
    <w:rsid w:val="00E63D2E"/>
    <w:rsid w:val="00E64140"/>
    <w:rsid w:val="00E645B0"/>
    <w:rsid w:val="00E6525D"/>
    <w:rsid w:val="00E652DC"/>
    <w:rsid w:val="00E655E3"/>
    <w:rsid w:val="00E65BF8"/>
    <w:rsid w:val="00E65C19"/>
    <w:rsid w:val="00E65C65"/>
    <w:rsid w:val="00E66B3E"/>
    <w:rsid w:val="00E70098"/>
    <w:rsid w:val="00E701BA"/>
    <w:rsid w:val="00E719CE"/>
    <w:rsid w:val="00E71FCB"/>
    <w:rsid w:val="00E72027"/>
    <w:rsid w:val="00E725AB"/>
    <w:rsid w:val="00E72E84"/>
    <w:rsid w:val="00E730B9"/>
    <w:rsid w:val="00E735E1"/>
    <w:rsid w:val="00E73A25"/>
    <w:rsid w:val="00E73F62"/>
    <w:rsid w:val="00E74032"/>
    <w:rsid w:val="00E740F8"/>
    <w:rsid w:val="00E74C2D"/>
    <w:rsid w:val="00E74C38"/>
    <w:rsid w:val="00E75A40"/>
    <w:rsid w:val="00E76270"/>
    <w:rsid w:val="00E7687A"/>
    <w:rsid w:val="00E768A0"/>
    <w:rsid w:val="00E76C36"/>
    <w:rsid w:val="00E76ECE"/>
    <w:rsid w:val="00E76FDF"/>
    <w:rsid w:val="00E77474"/>
    <w:rsid w:val="00E7757F"/>
    <w:rsid w:val="00E77871"/>
    <w:rsid w:val="00E8079E"/>
    <w:rsid w:val="00E81B14"/>
    <w:rsid w:val="00E8203D"/>
    <w:rsid w:val="00E8331B"/>
    <w:rsid w:val="00E83636"/>
    <w:rsid w:val="00E83735"/>
    <w:rsid w:val="00E83854"/>
    <w:rsid w:val="00E84364"/>
    <w:rsid w:val="00E84576"/>
    <w:rsid w:val="00E8564C"/>
    <w:rsid w:val="00E858CB"/>
    <w:rsid w:val="00E86D3B"/>
    <w:rsid w:val="00E871BB"/>
    <w:rsid w:val="00E875B3"/>
    <w:rsid w:val="00E87ADD"/>
    <w:rsid w:val="00E87C2F"/>
    <w:rsid w:val="00E907FC"/>
    <w:rsid w:val="00E9129B"/>
    <w:rsid w:val="00E921A9"/>
    <w:rsid w:val="00E92573"/>
    <w:rsid w:val="00E927EB"/>
    <w:rsid w:val="00E93134"/>
    <w:rsid w:val="00E93272"/>
    <w:rsid w:val="00E93377"/>
    <w:rsid w:val="00E9352D"/>
    <w:rsid w:val="00E93CCE"/>
    <w:rsid w:val="00E941B6"/>
    <w:rsid w:val="00E94449"/>
    <w:rsid w:val="00E954FB"/>
    <w:rsid w:val="00E95E57"/>
    <w:rsid w:val="00E95EE2"/>
    <w:rsid w:val="00E96220"/>
    <w:rsid w:val="00E966BC"/>
    <w:rsid w:val="00E96811"/>
    <w:rsid w:val="00E97078"/>
    <w:rsid w:val="00E97480"/>
    <w:rsid w:val="00E977B6"/>
    <w:rsid w:val="00EA08E6"/>
    <w:rsid w:val="00EA0922"/>
    <w:rsid w:val="00EA11FE"/>
    <w:rsid w:val="00EA1349"/>
    <w:rsid w:val="00EA2640"/>
    <w:rsid w:val="00EA2BB2"/>
    <w:rsid w:val="00EA36EC"/>
    <w:rsid w:val="00EA423B"/>
    <w:rsid w:val="00EA4526"/>
    <w:rsid w:val="00EA454A"/>
    <w:rsid w:val="00EA526B"/>
    <w:rsid w:val="00EA58EC"/>
    <w:rsid w:val="00EA5AFA"/>
    <w:rsid w:val="00EA5AFF"/>
    <w:rsid w:val="00EA5ED5"/>
    <w:rsid w:val="00EA603C"/>
    <w:rsid w:val="00EA65E5"/>
    <w:rsid w:val="00EA70F3"/>
    <w:rsid w:val="00EA74F0"/>
    <w:rsid w:val="00EA7883"/>
    <w:rsid w:val="00EB029A"/>
    <w:rsid w:val="00EB0ADE"/>
    <w:rsid w:val="00EB129B"/>
    <w:rsid w:val="00EB2EFE"/>
    <w:rsid w:val="00EB3762"/>
    <w:rsid w:val="00EB406D"/>
    <w:rsid w:val="00EB422D"/>
    <w:rsid w:val="00EB60D9"/>
    <w:rsid w:val="00EB6ED4"/>
    <w:rsid w:val="00EC03F3"/>
    <w:rsid w:val="00EC1C6F"/>
    <w:rsid w:val="00EC2F24"/>
    <w:rsid w:val="00EC3453"/>
    <w:rsid w:val="00EC36A0"/>
    <w:rsid w:val="00EC43DF"/>
    <w:rsid w:val="00EC4445"/>
    <w:rsid w:val="00EC4529"/>
    <w:rsid w:val="00EC494E"/>
    <w:rsid w:val="00EC57E5"/>
    <w:rsid w:val="00EC609C"/>
    <w:rsid w:val="00EC6172"/>
    <w:rsid w:val="00EC666F"/>
    <w:rsid w:val="00EC7296"/>
    <w:rsid w:val="00EC75FD"/>
    <w:rsid w:val="00EC7605"/>
    <w:rsid w:val="00ED0CBF"/>
    <w:rsid w:val="00ED1E5D"/>
    <w:rsid w:val="00ED21F7"/>
    <w:rsid w:val="00ED2467"/>
    <w:rsid w:val="00ED2B84"/>
    <w:rsid w:val="00ED2DC3"/>
    <w:rsid w:val="00ED2E31"/>
    <w:rsid w:val="00ED38EC"/>
    <w:rsid w:val="00ED3A0D"/>
    <w:rsid w:val="00ED3C0D"/>
    <w:rsid w:val="00ED40A3"/>
    <w:rsid w:val="00ED4F59"/>
    <w:rsid w:val="00ED5029"/>
    <w:rsid w:val="00ED5BAA"/>
    <w:rsid w:val="00ED5C56"/>
    <w:rsid w:val="00ED5C75"/>
    <w:rsid w:val="00ED7C07"/>
    <w:rsid w:val="00EE01F0"/>
    <w:rsid w:val="00EE06A9"/>
    <w:rsid w:val="00EE07B5"/>
    <w:rsid w:val="00EE0B61"/>
    <w:rsid w:val="00EE0FA9"/>
    <w:rsid w:val="00EE12FF"/>
    <w:rsid w:val="00EE3102"/>
    <w:rsid w:val="00EE3D8D"/>
    <w:rsid w:val="00EE3DFD"/>
    <w:rsid w:val="00EE4B28"/>
    <w:rsid w:val="00EE4F37"/>
    <w:rsid w:val="00EE5332"/>
    <w:rsid w:val="00EE56B1"/>
    <w:rsid w:val="00EE60AE"/>
    <w:rsid w:val="00EE65FB"/>
    <w:rsid w:val="00EE6992"/>
    <w:rsid w:val="00EE6A61"/>
    <w:rsid w:val="00EE6AF1"/>
    <w:rsid w:val="00EE6FE9"/>
    <w:rsid w:val="00EF0691"/>
    <w:rsid w:val="00EF3355"/>
    <w:rsid w:val="00EF35DF"/>
    <w:rsid w:val="00EF35E6"/>
    <w:rsid w:val="00EF4D49"/>
    <w:rsid w:val="00EF502D"/>
    <w:rsid w:val="00EF549D"/>
    <w:rsid w:val="00EF5729"/>
    <w:rsid w:val="00EF5A29"/>
    <w:rsid w:val="00EF62D7"/>
    <w:rsid w:val="00EF6596"/>
    <w:rsid w:val="00EF68A4"/>
    <w:rsid w:val="00F00324"/>
    <w:rsid w:val="00F00539"/>
    <w:rsid w:val="00F009BA"/>
    <w:rsid w:val="00F00AB4"/>
    <w:rsid w:val="00F0184F"/>
    <w:rsid w:val="00F01C08"/>
    <w:rsid w:val="00F01C34"/>
    <w:rsid w:val="00F01DE5"/>
    <w:rsid w:val="00F039F1"/>
    <w:rsid w:val="00F03CB5"/>
    <w:rsid w:val="00F03CFD"/>
    <w:rsid w:val="00F049F2"/>
    <w:rsid w:val="00F057D1"/>
    <w:rsid w:val="00F06CC7"/>
    <w:rsid w:val="00F071EB"/>
    <w:rsid w:val="00F07B29"/>
    <w:rsid w:val="00F109A2"/>
    <w:rsid w:val="00F10ABF"/>
    <w:rsid w:val="00F11009"/>
    <w:rsid w:val="00F111FA"/>
    <w:rsid w:val="00F125EE"/>
    <w:rsid w:val="00F13D85"/>
    <w:rsid w:val="00F13F9B"/>
    <w:rsid w:val="00F1439E"/>
    <w:rsid w:val="00F15034"/>
    <w:rsid w:val="00F15FAC"/>
    <w:rsid w:val="00F1621F"/>
    <w:rsid w:val="00F16650"/>
    <w:rsid w:val="00F16A6E"/>
    <w:rsid w:val="00F17F3A"/>
    <w:rsid w:val="00F20665"/>
    <w:rsid w:val="00F20C27"/>
    <w:rsid w:val="00F20D3B"/>
    <w:rsid w:val="00F20FF1"/>
    <w:rsid w:val="00F2141A"/>
    <w:rsid w:val="00F214D9"/>
    <w:rsid w:val="00F21BB5"/>
    <w:rsid w:val="00F21C81"/>
    <w:rsid w:val="00F22A81"/>
    <w:rsid w:val="00F22F7A"/>
    <w:rsid w:val="00F23A78"/>
    <w:rsid w:val="00F24085"/>
    <w:rsid w:val="00F243A5"/>
    <w:rsid w:val="00F243EA"/>
    <w:rsid w:val="00F245D1"/>
    <w:rsid w:val="00F24900"/>
    <w:rsid w:val="00F24C1E"/>
    <w:rsid w:val="00F255DE"/>
    <w:rsid w:val="00F2703D"/>
    <w:rsid w:val="00F2712F"/>
    <w:rsid w:val="00F2781C"/>
    <w:rsid w:val="00F30187"/>
    <w:rsid w:val="00F31AA0"/>
    <w:rsid w:val="00F328D8"/>
    <w:rsid w:val="00F3310A"/>
    <w:rsid w:val="00F33204"/>
    <w:rsid w:val="00F33AFC"/>
    <w:rsid w:val="00F34BF1"/>
    <w:rsid w:val="00F34DF6"/>
    <w:rsid w:val="00F35597"/>
    <w:rsid w:val="00F36427"/>
    <w:rsid w:val="00F36BAF"/>
    <w:rsid w:val="00F37257"/>
    <w:rsid w:val="00F3730F"/>
    <w:rsid w:val="00F401FE"/>
    <w:rsid w:val="00F40EC8"/>
    <w:rsid w:val="00F40FCF"/>
    <w:rsid w:val="00F41306"/>
    <w:rsid w:val="00F41497"/>
    <w:rsid w:val="00F43215"/>
    <w:rsid w:val="00F43280"/>
    <w:rsid w:val="00F43B2E"/>
    <w:rsid w:val="00F44005"/>
    <w:rsid w:val="00F44BFF"/>
    <w:rsid w:val="00F4536E"/>
    <w:rsid w:val="00F45A01"/>
    <w:rsid w:val="00F46B0F"/>
    <w:rsid w:val="00F46DFB"/>
    <w:rsid w:val="00F473D4"/>
    <w:rsid w:val="00F47487"/>
    <w:rsid w:val="00F477F0"/>
    <w:rsid w:val="00F47D06"/>
    <w:rsid w:val="00F500AD"/>
    <w:rsid w:val="00F50CB9"/>
    <w:rsid w:val="00F5362A"/>
    <w:rsid w:val="00F53671"/>
    <w:rsid w:val="00F54B53"/>
    <w:rsid w:val="00F54EE1"/>
    <w:rsid w:val="00F552B7"/>
    <w:rsid w:val="00F556AE"/>
    <w:rsid w:val="00F5671A"/>
    <w:rsid w:val="00F571B1"/>
    <w:rsid w:val="00F60698"/>
    <w:rsid w:val="00F609C7"/>
    <w:rsid w:val="00F60F1E"/>
    <w:rsid w:val="00F61600"/>
    <w:rsid w:val="00F62938"/>
    <w:rsid w:val="00F629BE"/>
    <w:rsid w:val="00F629D4"/>
    <w:rsid w:val="00F632EE"/>
    <w:rsid w:val="00F63FCE"/>
    <w:rsid w:val="00F6407B"/>
    <w:rsid w:val="00F641AB"/>
    <w:rsid w:val="00F645D5"/>
    <w:rsid w:val="00F65303"/>
    <w:rsid w:val="00F6546C"/>
    <w:rsid w:val="00F65FF9"/>
    <w:rsid w:val="00F66025"/>
    <w:rsid w:val="00F6708B"/>
    <w:rsid w:val="00F67103"/>
    <w:rsid w:val="00F678A9"/>
    <w:rsid w:val="00F704C1"/>
    <w:rsid w:val="00F70626"/>
    <w:rsid w:val="00F71006"/>
    <w:rsid w:val="00F72CF9"/>
    <w:rsid w:val="00F72DC4"/>
    <w:rsid w:val="00F73873"/>
    <w:rsid w:val="00F73D48"/>
    <w:rsid w:val="00F73E86"/>
    <w:rsid w:val="00F75BD4"/>
    <w:rsid w:val="00F75DB1"/>
    <w:rsid w:val="00F75E7E"/>
    <w:rsid w:val="00F77052"/>
    <w:rsid w:val="00F771BE"/>
    <w:rsid w:val="00F77580"/>
    <w:rsid w:val="00F77B97"/>
    <w:rsid w:val="00F8069B"/>
    <w:rsid w:val="00F813C4"/>
    <w:rsid w:val="00F819F5"/>
    <w:rsid w:val="00F81AB6"/>
    <w:rsid w:val="00F829A9"/>
    <w:rsid w:val="00F82DD7"/>
    <w:rsid w:val="00F831FC"/>
    <w:rsid w:val="00F83F7B"/>
    <w:rsid w:val="00F8427A"/>
    <w:rsid w:val="00F84EFC"/>
    <w:rsid w:val="00F84F2D"/>
    <w:rsid w:val="00F851D2"/>
    <w:rsid w:val="00F859AF"/>
    <w:rsid w:val="00F86541"/>
    <w:rsid w:val="00F90810"/>
    <w:rsid w:val="00F90CDB"/>
    <w:rsid w:val="00F91AFF"/>
    <w:rsid w:val="00F91D09"/>
    <w:rsid w:val="00F9206B"/>
    <w:rsid w:val="00F92C89"/>
    <w:rsid w:val="00F92DAD"/>
    <w:rsid w:val="00F94D17"/>
    <w:rsid w:val="00F94E03"/>
    <w:rsid w:val="00F95178"/>
    <w:rsid w:val="00F9522B"/>
    <w:rsid w:val="00F95854"/>
    <w:rsid w:val="00F95C18"/>
    <w:rsid w:val="00F96162"/>
    <w:rsid w:val="00F96924"/>
    <w:rsid w:val="00F9696E"/>
    <w:rsid w:val="00F96EE0"/>
    <w:rsid w:val="00F97048"/>
    <w:rsid w:val="00F970AE"/>
    <w:rsid w:val="00F974E1"/>
    <w:rsid w:val="00F97BF6"/>
    <w:rsid w:val="00FA0579"/>
    <w:rsid w:val="00FA2481"/>
    <w:rsid w:val="00FA24BC"/>
    <w:rsid w:val="00FA2831"/>
    <w:rsid w:val="00FA2910"/>
    <w:rsid w:val="00FA2C2F"/>
    <w:rsid w:val="00FA3095"/>
    <w:rsid w:val="00FA337F"/>
    <w:rsid w:val="00FA3ACB"/>
    <w:rsid w:val="00FA49D6"/>
    <w:rsid w:val="00FA4D0F"/>
    <w:rsid w:val="00FA4E53"/>
    <w:rsid w:val="00FA5055"/>
    <w:rsid w:val="00FA568B"/>
    <w:rsid w:val="00FA5831"/>
    <w:rsid w:val="00FA5D1E"/>
    <w:rsid w:val="00FA5EBE"/>
    <w:rsid w:val="00FA624A"/>
    <w:rsid w:val="00FA649E"/>
    <w:rsid w:val="00FA72E9"/>
    <w:rsid w:val="00FA79F6"/>
    <w:rsid w:val="00FB00B4"/>
    <w:rsid w:val="00FB012D"/>
    <w:rsid w:val="00FB0D00"/>
    <w:rsid w:val="00FB0D86"/>
    <w:rsid w:val="00FB1042"/>
    <w:rsid w:val="00FB1780"/>
    <w:rsid w:val="00FB2206"/>
    <w:rsid w:val="00FB26B3"/>
    <w:rsid w:val="00FB3842"/>
    <w:rsid w:val="00FB38A3"/>
    <w:rsid w:val="00FB3BC0"/>
    <w:rsid w:val="00FB3FED"/>
    <w:rsid w:val="00FB42AC"/>
    <w:rsid w:val="00FB4FFD"/>
    <w:rsid w:val="00FB6630"/>
    <w:rsid w:val="00FB68AE"/>
    <w:rsid w:val="00FB6BF1"/>
    <w:rsid w:val="00FB6E29"/>
    <w:rsid w:val="00FC0A26"/>
    <w:rsid w:val="00FC102B"/>
    <w:rsid w:val="00FC2A3E"/>
    <w:rsid w:val="00FC2EA4"/>
    <w:rsid w:val="00FC3294"/>
    <w:rsid w:val="00FC4311"/>
    <w:rsid w:val="00FC4328"/>
    <w:rsid w:val="00FC4382"/>
    <w:rsid w:val="00FC4744"/>
    <w:rsid w:val="00FC4A05"/>
    <w:rsid w:val="00FC4D13"/>
    <w:rsid w:val="00FC54EF"/>
    <w:rsid w:val="00FC5F98"/>
    <w:rsid w:val="00FC641A"/>
    <w:rsid w:val="00FC6714"/>
    <w:rsid w:val="00FC67FD"/>
    <w:rsid w:val="00FC762E"/>
    <w:rsid w:val="00FC7B74"/>
    <w:rsid w:val="00FC7F26"/>
    <w:rsid w:val="00FD02BE"/>
    <w:rsid w:val="00FD02F6"/>
    <w:rsid w:val="00FD0F7E"/>
    <w:rsid w:val="00FD1116"/>
    <w:rsid w:val="00FD2951"/>
    <w:rsid w:val="00FD2D9A"/>
    <w:rsid w:val="00FD3460"/>
    <w:rsid w:val="00FD3A22"/>
    <w:rsid w:val="00FD40EA"/>
    <w:rsid w:val="00FD566C"/>
    <w:rsid w:val="00FD6812"/>
    <w:rsid w:val="00FD6B77"/>
    <w:rsid w:val="00FD6F08"/>
    <w:rsid w:val="00FD718C"/>
    <w:rsid w:val="00FD7225"/>
    <w:rsid w:val="00FD7541"/>
    <w:rsid w:val="00FE0375"/>
    <w:rsid w:val="00FE0385"/>
    <w:rsid w:val="00FE0781"/>
    <w:rsid w:val="00FE0D3B"/>
    <w:rsid w:val="00FE0E21"/>
    <w:rsid w:val="00FE0E65"/>
    <w:rsid w:val="00FE11E5"/>
    <w:rsid w:val="00FE1291"/>
    <w:rsid w:val="00FE161D"/>
    <w:rsid w:val="00FE24C2"/>
    <w:rsid w:val="00FE2B6E"/>
    <w:rsid w:val="00FE2BBE"/>
    <w:rsid w:val="00FE388E"/>
    <w:rsid w:val="00FE39E5"/>
    <w:rsid w:val="00FE3A40"/>
    <w:rsid w:val="00FE3BE7"/>
    <w:rsid w:val="00FE3C58"/>
    <w:rsid w:val="00FE3E9B"/>
    <w:rsid w:val="00FE3EF3"/>
    <w:rsid w:val="00FE424D"/>
    <w:rsid w:val="00FE4388"/>
    <w:rsid w:val="00FE4ABC"/>
    <w:rsid w:val="00FE4ADA"/>
    <w:rsid w:val="00FE4DF1"/>
    <w:rsid w:val="00FE5035"/>
    <w:rsid w:val="00FE5061"/>
    <w:rsid w:val="00FE566A"/>
    <w:rsid w:val="00FE5F18"/>
    <w:rsid w:val="00FE5F8F"/>
    <w:rsid w:val="00FE5FB9"/>
    <w:rsid w:val="00FE5FE4"/>
    <w:rsid w:val="00FE72F0"/>
    <w:rsid w:val="00FE7A9A"/>
    <w:rsid w:val="00FF10EA"/>
    <w:rsid w:val="00FF16DE"/>
    <w:rsid w:val="00FF318A"/>
    <w:rsid w:val="00FF3AE5"/>
    <w:rsid w:val="00FF4495"/>
    <w:rsid w:val="00FF4F5A"/>
    <w:rsid w:val="00FF534A"/>
    <w:rsid w:val="00FF5652"/>
    <w:rsid w:val="00FF591A"/>
    <w:rsid w:val="00FF5AD8"/>
    <w:rsid w:val="00FF68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8935AD"/>
    <w:pPr>
      <w:widowControl w:val="0"/>
      <w:jc w:val="both"/>
    </w:pPr>
    <w:rPr>
      <w:rFonts w:ascii="Arial" w:hAnsi="Arial"/>
    </w:rPr>
  </w:style>
  <w:style w:type="paragraph" w:styleId="1">
    <w:name w:val="heading 1"/>
    <w:basedOn w:val="a1"/>
    <w:next w:val="20"/>
    <w:link w:val="15"/>
    <w:autoRedefine/>
    <w:uiPriority w:val="9"/>
    <w:qFormat/>
    <w:rsid w:val="003B7738"/>
    <w:pPr>
      <w:keepNext/>
      <w:numPr>
        <w:numId w:val="24"/>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1"/>
    <w:next w:val="a1"/>
    <w:link w:val="21"/>
    <w:autoRedefine/>
    <w:uiPriority w:val="9"/>
    <w:unhideWhenUsed/>
    <w:qFormat/>
    <w:rsid w:val="00892F43"/>
    <w:pPr>
      <w:keepNext/>
      <w:numPr>
        <w:ilvl w:val="1"/>
        <w:numId w:val="24"/>
      </w:numPr>
      <w:pBdr>
        <w:left w:val="single" w:sz="48" w:space="0" w:color="FFC000"/>
      </w:pBdr>
      <w:shd w:val="clear" w:color="002B62" w:fill="002B62"/>
      <w:spacing w:beforeLines="100" w:before="286" w:afterLines="100" w:after="286"/>
      <w:ind w:left="681"/>
      <w:jc w:val="left"/>
      <w:outlineLvl w:val="1"/>
    </w:pPr>
    <w:rPr>
      <w:rFonts w:asciiTheme="majorHAnsi" w:eastAsia="メイリオ" w:hAnsiTheme="majorHAnsi" w:cstheme="majorHAnsi"/>
      <w:color w:val="FFFFFF" w:themeColor="background1"/>
      <w:sz w:val="24"/>
      <w:szCs w:val="21"/>
    </w:rPr>
  </w:style>
  <w:style w:type="paragraph" w:styleId="30">
    <w:name w:val="heading 3"/>
    <w:basedOn w:val="a1"/>
    <w:next w:val="a1"/>
    <w:link w:val="31"/>
    <w:uiPriority w:val="9"/>
    <w:unhideWhenUsed/>
    <w:qFormat/>
    <w:rsid w:val="008D4D1B"/>
    <w:pPr>
      <w:keepNext/>
      <w:numPr>
        <w:ilvl w:val="2"/>
        <w:numId w:val="24"/>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1"/>
    <w:next w:val="a1"/>
    <w:link w:val="41"/>
    <w:uiPriority w:val="9"/>
    <w:unhideWhenUsed/>
    <w:qFormat/>
    <w:rsid w:val="009C599E"/>
    <w:pPr>
      <w:keepNext/>
      <w:numPr>
        <w:ilvl w:val="3"/>
        <w:numId w:val="4"/>
      </w:numPr>
      <w:outlineLvl w:val="3"/>
    </w:pPr>
    <w:rPr>
      <w:b/>
      <w:bCs/>
    </w:rPr>
  </w:style>
  <w:style w:type="paragraph" w:styleId="5">
    <w:name w:val="heading 5"/>
    <w:basedOn w:val="a1"/>
    <w:next w:val="a1"/>
    <w:link w:val="51"/>
    <w:uiPriority w:val="9"/>
    <w:unhideWhenUsed/>
    <w:qFormat/>
    <w:rsid w:val="00BB6B84"/>
    <w:pPr>
      <w:keepNext/>
      <w:numPr>
        <w:numId w:val="6"/>
      </w:numPr>
      <w:outlineLvl w:val="4"/>
    </w:pPr>
    <w:rPr>
      <w:rFonts w:asciiTheme="majorHAnsi" w:eastAsiaTheme="majorEastAsia" w:hAnsiTheme="majorHAnsi" w:cstheme="majorBidi"/>
    </w:rPr>
  </w:style>
  <w:style w:type="paragraph" w:styleId="6">
    <w:name w:val="heading 6"/>
    <w:basedOn w:val="a1"/>
    <w:next w:val="a1"/>
    <w:link w:val="60"/>
    <w:uiPriority w:val="9"/>
    <w:unhideWhenUsed/>
    <w:qFormat/>
    <w:rsid w:val="00BB6B84"/>
    <w:pPr>
      <w:keepNext/>
      <w:numPr>
        <w:ilvl w:val="5"/>
        <w:numId w:val="4"/>
      </w:numPr>
      <w:ind w:leftChars="800" w:left="800"/>
      <w:outlineLvl w:val="5"/>
    </w:pPr>
    <w:rPr>
      <w:b/>
      <w:bCs/>
    </w:rPr>
  </w:style>
  <w:style w:type="paragraph" w:styleId="7">
    <w:name w:val="heading 7"/>
    <w:basedOn w:val="a1"/>
    <w:next w:val="a1"/>
    <w:link w:val="70"/>
    <w:uiPriority w:val="9"/>
    <w:semiHidden/>
    <w:unhideWhenUsed/>
    <w:qFormat/>
    <w:rsid w:val="00BB6B84"/>
    <w:pPr>
      <w:keepNext/>
      <w:numPr>
        <w:ilvl w:val="6"/>
        <w:numId w:val="4"/>
      </w:numPr>
      <w:ind w:leftChars="800" w:left="800"/>
      <w:outlineLvl w:val="6"/>
    </w:pPr>
  </w:style>
  <w:style w:type="paragraph" w:styleId="8">
    <w:name w:val="heading 8"/>
    <w:basedOn w:val="a1"/>
    <w:next w:val="a1"/>
    <w:link w:val="80"/>
    <w:uiPriority w:val="9"/>
    <w:semiHidden/>
    <w:unhideWhenUsed/>
    <w:qFormat/>
    <w:rsid w:val="00BB6B84"/>
    <w:pPr>
      <w:keepNext/>
      <w:numPr>
        <w:ilvl w:val="7"/>
        <w:numId w:val="4"/>
      </w:numPr>
      <w:ind w:leftChars="1200" w:left="1200"/>
      <w:outlineLvl w:val="7"/>
    </w:pPr>
  </w:style>
  <w:style w:type="paragraph" w:styleId="9">
    <w:name w:val="heading 9"/>
    <w:basedOn w:val="a1"/>
    <w:next w:val="a1"/>
    <w:link w:val="90"/>
    <w:uiPriority w:val="9"/>
    <w:semiHidden/>
    <w:unhideWhenUsed/>
    <w:qFormat/>
    <w:rsid w:val="00BB6B84"/>
    <w:pPr>
      <w:keepNext/>
      <w:numPr>
        <w:ilvl w:val="8"/>
        <w:numId w:val="4"/>
      </w:numPr>
      <w:ind w:leftChars="1200" w:left="1200"/>
      <w:outlineLvl w:val="8"/>
    </w:p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2"/>
    <w:link w:val="1"/>
    <w:uiPriority w:val="9"/>
    <w:rsid w:val="003B7738"/>
    <w:rPr>
      <w:rFonts w:ascii="メイリオ" w:eastAsia="メイリオ" w:hAnsi="メイリオ" w:cstheme="majorBidi"/>
      <w:b/>
      <w:color w:val="002B62"/>
      <w:sz w:val="28"/>
      <w:szCs w:val="24"/>
    </w:rPr>
  </w:style>
  <w:style w:type="character" w:customStyle="1" w:styleId="21">
    <w:name w:val="見出し 2 (文字)"/>
    <w:basedOn w:val="a2"/>
    <w:link w:val="20"/>
    <w:uiPriority w:val="9"/>
    <w:rsid w:val="00892F43"/>
    <w:rPr>
      <w:rFonts w:asciiTheme="majorHAnsi" w:eastAsia="メイリオ" w:hAnsiTheme="majorHAnsi" w:cstheme="majorHAnsi"/>
      <w:color w:val="FFFFFF" w:themeColor="background1"/>
      <w:sz w:val="24"/>
      <w:szCs w:val="21"/>
      <w:shd w:val="clear" w:color="002B62" w:fill="002B62"/>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link w:val="aa"/>
    <w:uiPriority w:val="34"/>
    <w:qFormat/>
    <w:rsid w:val="00106001"/>
    <w:pPr>
      <w:ind w:leftChars="400" w:left="840"/>
    </w:pPr>
  </w:style>
  <w:style w:type="table" w:styleId="ab">
    <w:name w:val="Table Grid"/>
    <w:basedOn w:val="a3"/>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c">
    <w:name w:val="Title"/>
    <w:basedOn w:val="a1"/>
    <w:next w:val="a1"/>
    <w:link w:val="ad"/>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d">
    <w:name w:val="表題 (文字)"/>
    <w:basedOn w:val="a2"/>
    <w:link w:val="ac"/>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e">
    <w:name w:val="Subtitle"/>
    <w:basedOn w:val="a1"/>
    <w:next w:val="a1"/>
    <w:link w:val="af"/>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
    <w:name w:val="副題 (文字)"/>
    <w:basedOn w:val="a2"/>
    <w:link w:val="ae"/>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0">
    <w:name w:val="Balloon Text"/>
    <w:basedOn w:val="a1"/>
    <w:link w:val="af1"/>
    <w:uiPriority w:val="99"/>
    <w:unhideWhenUsed/>
    <w:rsid w:val="008202B6"/>
    <w:rPr>
      <w:rFonts w:asciiTheme="majorHAnsi" w:eastAsiaTheme="majorEastAsia" w:hAnsiTheme="majorHAnsi" w:cstheme="majorBidi"/>
      <w:sz w:val="18"/>
      <w:szCs w:val="18"/>
    </w:rPr>
  </w:style>
  <w:style w:type="character" w:customStyle="1" w:styleId="af1">
    <w:name w:val="吹き出し (文字)"/>
    <w:basedOn w:val="a2"/>
    <w:link w:val="af0"/>
    <w:uiPriority w:val="99"/>
    <w:rsid w:val="008202B6"/>
    <w:rPr>
      <w:rFonts w:asciiTheme="majorHAnsi" w:eastAsiaTheme="majorEastAsia" w:hAnsiTheme="majorHAnsi" w:cstheme="majorBidi"/>
      <w:sz w:val="18"/>
      <w:szCs w:val="18"/>
    </w:rPr>
  </w:style>
  <w:style w:type="table" w:styleId="16">
    <w:name w:val="Light Shading Accent 1"/>
    <w:basedOn w:val="a3"/>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2">
    <w:name w:val="caption"/>
    <w:basedOn w:val="a1"/>
    <w:next w:val="a1"/>
    <w:uiPriority w:val="35"/>
    <w:unhideWhenUsed/>
    <w:qFormat/>
    <w:rsid w:val="009F22D9"/>
    <w:rPr>
      <w:b/>
      <w:bCs/>
      <w:szCs w:val="21"/>
    </w:rPr>
  </w:style>
  <w:style w:type="character" w:customStyle="1" w:styleId="31">
    <w:name w:val="見出し 3 (文字)"/>
    <w:basedOn w:val="a2"/>
    <w:link w:val="30"/>
    <w:uiPriority w:val="9"/>
    <w:rsid w:val="008D4D1B"/>
    <w:rPr>
      <w:rFonts w:asciiTheme="majorHAnsi" w:eastAsiaTheme="majorEastAsia" w:hAnsiTheme="majorHAnsi" w:cstheme="majorBidi"/>
      <w:b/>
      <w:sz w:val="22"/>
    </w:rPr>
  </w:style>
  <w:style w:type="character" w:customStyle="1" w:styleId="41">
    <w:name w:val="見出し 4 (文字)"/>
    <w:basedOn w:val="a2"/>
    <w:link w:val="4"/>
    <w:uiPriority w:val="9"/>
    <w:rsid w:val="009C599E"/>
    <w:rPr>
      <w:rFonts w:ascii="Arial" w:hAnsi="Arial"/>
      <w:b/>
      <w:bCs/>
    </w:rPr>
  </w:style>
  <w:style w:type="paragraph" w:styleId="af3">
    <w:name w:val="TOC Heading"/>
    <w:basedOn w:val="1"/>
    <w:next w:val="a1"/>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1"/>
    <w:next w:val="a1"/>
    <w:link w:val="18"/>
    <w:autoRedefine/>
    <w:uiPriority w:val="39"/>
    <w:unhideWhenUsed/>
    <w:qFormat/>
    <w:rsid w:val="002D068D"/>
    <w:pPr>
      <w:tabs>
        <w:tab w:val="left" w:pos="420"/>
        <w:tab w:val="right" w:leader="dot" w:pos="9627"/>
      </w:tabs>
    </w:pPr>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4">
    <w:name w:val="Hyperlink"/>
    <w:basedOn w:val="a2"/>
    <w:uiPriority w:val="99"/>
    <w:unhideWhenUsed/>
    <w:rsid w:val="00EB3762"/>
    <w:rPr>
      <w:color w:val="4575FD" w:themeColor="hyperlink"/>
      <w:u w:val="single"/>
    </w:rPr>
  </w:style>
  <w:style w:type="paragraph" w:styleId="42">
    <w:name w:val="toc 4"/>
    <w:basedOn w:val="a1"/>
    <w:next w:val="a1"/>
    <w:autoRedefine/>
    <w:uiPriority w:val="39"/>
    <w:unhideWhenUsed/>
    <w:rsid w:val="00C35AAF"/>
    <w:pPr>
      <w:tabs>
        <w:tab w:val="left" w:pos="1260"/>
        <w:tab w:val="right" w:leader="dot" w:pos="9627"/>
      </w:tabs>
      <w:ind w:leftChars="300" w:left="630"/>
    </w:pPr>
  </w:style>
  <w:style w:type="table" w:styleId="23">
    <w:name w:val="Light List Accent 1"/>
    <w:basedOn w:val="a3"/>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5"/>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2"/>
      </w:numPr>
    </w:pPr>
  </w:style>
  <w:style w:type="paragraph" w:customStyle="1" w:styleId="40">
    <w:name w:val="スタイル4"/>
    <w:basedOn w:val="30"/>
    <w:qFormat/>
    <w:rsid w:val="008D7248"/>
    <w:pPr>
      <w:numPr>
        <w:numId w:val="3"/>
      </w:numPr>
    </w:pPr>
  </w:style>
  <w:style w:type="character" w:customStyle="1" w:styleId="51">
    <w:name w:val="見出し 5 (文字)"/>
    <w:basedOn w:val="a2"/>
    <w:link w:val="5"/>
    <w:uiPriority w:val="9"/>
    <w:rsid w:val="00BB6B84"/>
    <w:rPr>
      <w:rFonts w:asciiTheme="majorHAnsi" w:eastAsiaTheme="majorEastAsia" w:hAnsiTheme="majorHAnsi" w:cstheme="majorBidi"/>
    </w:rPr>
  </w:style>
  <w:style w:type="character" w:customStyle="1" w:styleId="60">
    <w:name w:val="見出し 6 (文字)"/>
    <w:basedOn w:val="a2"/>
    <w:link w:val="6"/>
    <w:uiPriority w:val="9"/>
    <w:rsid w:val="00BB6B84"/>
    <w:rPr>
      <w:rFonts w:ascii="Arial" w:hAnsi="Arial"/>
      <w:b/>
      <w:bCs/>
    </w:rPr>
  </w:style>
  <w:style w:type="character" w:customStyle="1" w:styleId="70">
    <w:name w:val="見出し 7 (文字)"/>
    <w:basedOn w:val="a2"/>
    <w:link w:val="7"/>
    <w:uiPriority w:val="9"/>
    <w:semiHidden/>
    <w:rsid w:val="00BB6B84"/>
    <w:rPr>
      <w:rFonts w:ascii="Arial" w:hAnsi="Arial"/>
    </w:rPr>
  </w:style>
  <w:style w:type="character" w:customStyle="1" w:styleId="80">
    <w:name w:val="見出し 8 (文字)"/>
    <w:basedOn w:val="a2"/>
    <w:link w:val="8"/>
    <w:uiPriority w:val="9"/>
    <w:semiHidden/>
    <w:rsid w:val="00BB6B84"/>
    <w:rPr>
      <w:rFonts w:ascii="Arial" w:hAnsi="Arial"/>
    </w:rPr>
  </w:style>
  <w:style w:type="character" w:customStyle="1" w:styleId="90">
    <w:name w:val="見出し 9 (文字)"/>
    <w:basedOn w:val="a2"/>
    <w:link w:val="9"/>
    <w:uiPriority w:val="9"/>
    <w:semiHidden/>
    <w:rsid w:val="00BB6B84"/>
    <w:rPr>
      <w:rFonts w:ascii="Arial" w:hAnsi="Arial"/>
    </w:rPr>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2"/>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2"/>
    <w:rsid w:val="00345063"/>
    <w:rPr>
      <w:sz w:val="24"/>
      <w:szCs w:val="24"/>
    </w:rPr>
  </w:style>
  <w:style w:type="character" w:customStyle="1" w:styleId="inputrequired1">
    <w:name w:val="input_required1"/>
    <w:basedOn w:val="a2"/>
    <w:rsid w:val="00345063"/>
    <w:rPr>
      <w:color w:val="D80D00"/>
    </w:rPr>
  </w:style>
  <w:style w:type="paragraph" w:styleId="HTML">
    <w:name w:val="HTML Preformatted"/>
    <w:basedOn w:val="a1"/>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2"/>
    <w:link w:val="HTML"/>
    <w:uiPriority w:val="99"/>
    <w:semiHidden/>
    <w:rsid w:val="00C754B9"/>
    <w:rPr>
      <w:rFonts w:ascii="Courier New" w:eastAsia="ＭＳ ゴシック" w:hAnsi="Courier New" w:cs="Courier New"/>
      <w:kern w:val="0"/>
      <w:sz w:val="24"/>
      <w:szCs w:val="24"/>
    </w:rPr>
  </w:style>
  <w:style w:type="character" w:customStyle="1" w:styleId="l">
    <w:name w:val="l"/>
    <w:basedOn w:val="a2"/>
    <w:rsid w:val="00C754B9"/>
  </w:style>
  <w:style w:type="character" w:customStyle="1" w:styleId="p">
    <w:name w:val="p"/>
    <w:basedOn w:val="a2"/>
    <w:rsid w:val="00C754B9"/>
  </w:style>
  <w:style w:type="character" w:customStyle="1" w:styleId="s3">
    <w:name w:val="s3"/>
    <w:basedOn w:val="a2"/>
    <w:rsid w:val="00C754B9"/>
    <w:rPr>
      <w:color w:val="DD1144"/>
    </w:rPr>
  </w:style>
  <w:style w:type="character" w:styleId="af6">
    <w:name w:val="Emphasis"/>
    <w:basedOn w:val="a2"/>
    <w:uiPriority w:val="20"/>
    <w:qFormat/>
    <w:rsid w:val="003000E6"/>
    <w:rPr>
      <w:b/>
      <w:bCs/>
      <w:i w:val="0"/>
      <w:iCs w:val="0"/>
    </w:rPr>
  </w:style>
  <w:style w:type="character" w:styleId="af7">
    <w:name w:val="FollowedHyperlink"/>
    <w:basedOn w:val="a2"/>
    <w:uiPriority w:val="99"/>
    <w:semiHidden/>
    <w:unhideWhenUsed/>
    <w:rsid w:val="00321B0B"/>
    <w:rPr>
      <w:color w:val="9E5ECE" w:themeColor="followedHyperlink"/>
      <w:u w:val="single"/>
    </w:rPr>
  </w:style>
  <w:style w:type="character" w:styleId="af8">
    <w:name w:val="annotation reference"/>
    <w:basedOn w:val="a2"/>
    <w:uiPriority w:val="99"/>
    <w:semiHidden/>
    <w:unhideWhenUsed/>
    <w:rsid w:val="00902A3F"/>
    <w:rPr>
      <w:sz w:val="18"/>
      <w:szCs w:val="18"/>
    </w:rPr>
  </w:style>
  <w:style w:type="paragraph" w:styleId="af9">
    <w:name w:val="annotation text"/>
    <w:basedOn w:val="a1"/>
    <w:link w:val="afa"/>
    <w:uiPriority w:val="99"/>
    <w:unhideWhenUsed/>
    <w:rsid w:val="00902A3F"/>
    <w:pPr>
      <w:jc w:val="left"/>
    </w:pPr>
  </w:style>
  <w:style w:type="character" w:customStyle="1" w:styleId="afa">
    <w:name w:val="コメント文字列 (文字)"/>
    <w:basedOn w:val="a2"/>
    <w:link w:val="af9"/>
    <w:uiPriority w:val="99"/>
    <w:rsid w:val="00902A3F"/>
  </w:style>
  <w:style w:type="paragraph" w:styleId="afb">
    <w:name w:val="annotation subject"/>
    <w:basedOn w:val="af9"/>
    <w:next w:val="af9"/>
    <w:link w:val="afc"/>
    <w:uiPriority w:val="99"/>
    <w:semiHidden/>
    <w:unhideWhenUsed/>
    <w:rsid w:val="00902A3F"/>
    <w:rPr>
      <w:b/>
      <w:bCs/>
    </w:rPr>
  </w:style>
  <w:style w:type="character" w:customStyle="1" w:styleId="afc">
    <w:name w:val="コメント内容 (文字)"/>
    <w:basedOn w:val="afa"/>
    <w:link w:val="afb"/>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9"/>
    <w:link w:val="afd"/>
    <w:qFormat/>
    <w:rsid w:val="002D068D"/>
    <w:pPr>
      <w:numPr>
        <w:numId w:val="9"/>
      </w:numPr>
      <w:ind w:leftChars="0" w:left="0"/>
    </w:pPr>
  </w:style>
  <w:style w:type="paragraph" w:customStyle="1" w:styleId="11">
    <w:name w:val="スタイル11"/>
    <w:basedOn w:val="a9"/>
    <w:qFormat/>
    <w:rsid w:val="002D068D"/>
    <w:pPr>
      <w:widowControl/>
      <w:numPr>
        <w:numId w:val="10"/>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9"/>
    <w:qFormat/>
    <w:rsid w:val="002D068D"/>
    <w:pPr>
      <w:widowControl/>
      <w:numPr>
        <w:ilvl w:val="1"/>
        <w:numId w:val="10"/>
      </w:numPr>
      <w:ind w:leftChars="0" w:left="709" w:hanging="425"/>
      <w:jc w:val="left"/>
    </w:pPr>
    <w:rPr>
      <w:rFonts w:cstheme="minorHAnsi"/>
      <w:b/>
      <w:sz w:val="24"/>
    </w:rPr>
  </w:style>
  <w:style w:type="paragraph" w:customStyle="1" w:styleId="13">
    <w:name w:val="スタイル13"/>
    <w:basedOn w:val="a9"/>
    <w:qFormat/>
    <w:rsid w:val="002D068D"/>
    <w:pPr>
      <w:widowControl/>
      <w:numPr>
        <w:ilvl w:val="2"/>
        <w:numId w:val="10"/>
      </w:numPr>
      <w:ind w:leftChars="0" w:left="0"/>
      <w:jc w:val="left"/>
    </w:pPr>
    <w:rPr>
      <w:rFonts w:cstheme="minorHAnsi"/>
    </w:rPr>
  </w:style>
  <w:style w:type="paragraph" w:customStyle="1" w:styleId="14">
    <w:name w:val="スタイル14"/>
    <w:basedOn w:val="a9"/>
    <w:qFormat/>
    <w:rsid w:val="002D068D"/>
    <w:pPr>
      <w:widowControl/>
      <w:numPr>
        <w:ilvl w:val="3"/>
        <w:numId w:val="10"/>
      </w:numPr>
      <w:ind w:leftChars="0" w:left="993" w:hanging="425"/>
      <w:jc w:val="left"/>
    </w:pPr>
    <w:rPr>
      <w:rFonts w:cstheme="minorHAnsi"/>
    </w:rPr>
  </w:style>
  <w:style w:type="paragraph" w:customStyle="1" w:styleId="afe">
    <w:name w:val="表タイトル"/>
    <w:basedOn w:val="a1"/>
    <w:qFormat/>
    <w:rsid w:val="002D068D"/>
    <w:rPr>
      <w:b/>
      <w:color w:val="FFFFFF" w:themeColor="background1"/>
      <w:sz w:val="18"/>
    </w:rPr>
  </w:style>
  <w:style w:type="paragraph" w:customStyle="1" w:styleId="aff">
    <w:name w:val="表 内容"/>
    <w:basedOn w:val="a1"/>
    <w:qFormat/>
    <w:rsid w:val="002D068D"/>
    <w:rPr>
      <w:sz w:val="18"/>
    </w:rPr>
  </w:style>
  <w:style w:type="paragraph" w:customStyle="1" w:styleId="a0">
    <w:name w:val="番号 ①"/>
    <w:basedOn w:val="a9"/>
    <w:qFormat/>
    <w:rsid w:val="002D068D"/>
    <w:pPr>
      <w:numPr>
        <w:numId w:val="11"/>
      </w:numPr>
      <w:ind w:leftChars="0" w:left="0"/>
    </w:pPr>
  </w:style>
  <w:style w:type="paragraph" w:customStyle="1" w:styleId="aff0">
    <w:name w:val="番号 ()"/>
    <w:basedOn w:val="a9"/>
    <w:qFormat/>
    <w:rsid w:val="003C2F77"/>
    <w:pPr>
      <w:ind w:leftChars="0" w:left="0"/>
    </w:pPr>
  </w:style>
  <w:style w:type="paragraph" w:customStyle="1" w:styleId="aff1">
    <w:name w:val="図"/>
    <w:basedOn w:val="a1"/>
    <w:qFormat/>
    <w:rsid w:val="002D068D"/>
    <w:pPr>
      <w:jc w:val="center"/>
    </w:pPr>
    <w:rPr>
      <w:b/>
      <w:noProof/>
    </w:rPr>
  </w:style>
  <w:style w:type="character" w:customStyle="1" w:styleId="afd">
    <w:name w:val="スタイル段落 (文字)"/>
    <w:basedOn w:val="a2"/>
    <w:link w:val="a"/>
    <w:rsid w:val="00AC63CB"/>
    <w:rPr>
      <w:rFonts w:ascii="Arial" w:hAnsi="Arial"/>
    </w:rPr>
  </w:style>
  <w:style w:type="table" w:customStyle="1" w:styleId="19">
    <w:name w:val="表 (格子)1"/>
    <w:basedOn w:val="a3"/>
    <w:next w:val="ab"/>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Plain Text"/>
    <w:basedOn w:val="a1"/>
    <w:link w:val="aff3"/>
    <w:uiPriority w:val="99"/>
    <w:unhideWhenUsed/>
    <w:rsid w:val="00345387"/>
    <w:pPr>
      <w:jc w:val="left"/>
    </w:pPr>
    <w:rPr>
      <w:rFonts w:ascii="ＭＳ ゴシック" w:eastAsia="ＭＳ ゴシック" w:hAnsi="Courier New" w:cs="Courier New"/>
      <w:sz w:val="20"/>
      <w:szCs w:val="21"/>
    </w:rPr>
  </w:style>
  <w:style w:type="character" w:customStyle="1" w:styleId="aff3">
    <w:name w:val="書式なし (文字)"/>
    <w:basedOn w:val="a2"/>
    <w:link w:val="aff2"/>
    <w:uiPriority w:val="99"/>
    <w:rsid w:val="00345387"/>
    <w:rPr>
      <w:rFonts w:ascii="ＭＳ ゴシック" w:eastAsia="ＭＳ ゴシック" w:hAnsi="Courier New" w:cs="Courier New"/>
      <w:sz w:val="20"/>
      <w:szCs w:val="21"/>
    </w:rPr>
  </w:style>
  <w:style w:type="character" w:customStyle="1" w:styleId="aa">
    <w:name w:val="リスト段落 (文字)"/>
    <w:basedOn w:val="a2"/>
    <w:link w:val="a9"/>
    <w:uiPriority w:val="34"/>
    <w:rsid w:val="00773CB9"/>
    <w:rPr>
      <w:rFonts w:ascii="Arial" w:hAnsi="Arial"/>
    </w:rPr>
  </w:style>
  <w:style w:type="paragraph" w:customStyle="1" w:styleId="26">
    <w:name w:val="本文2"/>
    <w:basedOn w:val="a1"/>
    <w:link w:val="27"/>
    <w:qFormat/>
    <w:rsid w:val="00013CFD"/>
    <w:pPr>
      <w:ind w:leftChars="135" w:left="283"/>
    </w:pPr>
  </w:style>
  <w:style w:type="paragraph" w:customStyle="1" w:styleId="34">
    <w:name w:val="本文3"/>
    <w:basedOn w:val="a1"/>
    <w:link w:val="35"/>
    <w:qFormat/>
    <w:rsid w:val="00090530"/>
    <w:pPr>
      <w:ind w:leftChars="100" w:left="210"/>
    </w:pPr>
    <w:rPr>
      <w:rFonts w:asciiTheme="minorHAnsi" w:hAnsiTheme="minorHAnsi"/>
    </w:rPr>
  </w:style>
  <w:style w:type="character" w:customStyle="1" w:styleId="27">
    <w:name w:val="本文2 (文字)"/>
    <w:basedOn w:val="a2"/>
    <w:link w:val="26"/>
    <w:rsid w:val="00013CFD"/>
    <w:rPr>
      <w:rFonts w:ascii="Arial" w:hAnsi="Arial"/>
    </w:rPr>
  </w:style>
  <w:style w:type="character" w:customStyle="1" w:styleId="35">
    <w:name w:val="本文3 (文字)"/>
    <w:basedOn w:val="a2"/>
    <w:link w:val="34"/>
    <w:rsid w:val="00090530"/>
  </w:style>
  <w:style w:type="table" w:customStyle="1" w:styleId="36">
    <w:name w:val="表 (格子)3"/>
    <w:basedOn w:val="a3"/>
    <w:next w:val="ab"/>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1"/>
    <w:link w:val="54"/>
    <w:qFormat/>
    <w:rsid w:val="0053487B"/>
    <w:pPr>
      <w:numPr>
        <w:numId w:val="22"/>
      </w:numPr>
      <w:ind w:leftChars="350" w:left="735" w:firstLine="0"/>
      <w:jc w:val="left"/>
    </w:pPr>
    <w:rPr>
      <w:rFonts w:asciiTheme="minorHAnsi" w:hAnsiTheme="minorHAnsi"/>
    </w:rPr>
  </w:style>
  <w:style w:type="character" w:customStyle="1" w:styleId="54">
    <w:name w:val="段落番号5 (文字)"/>
    <w:basedOn w:val="a2"/>
    <w:link w:val="50"/>
    <w:rsid w:val="0053487B"/>
  </w:style>
  <w:style w:type="table" w:customStyle="1" w:styleId="43">
    <w:name w:val="表 (格子)4"/>
    <w:basedOn w:val="a3"/>
    <w:next w:val="ab"/>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3"/>
    <w:next w:val="ab"/>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footnote text"/>
    <w:basedOn w:val="a1"/>
    <w:link w:val="aff5"/>
    <w:uiPriority w:val="99"/>
    <w:semiHidden/>
    <w:unhideWhenUsed/>
    <w:rsid w:val="007C4EA1"/>
    <w:pPr>
      <w:snapToGrid w:val="0"/>
      <w:jc w:val="left"/>
    </w:pPr>
    <w:rPr>
      <w:rFonts w:asciiTheme="minorHAnsi" w:hAnsiTheme="minorHAnsi"/>
    </w:rPr>
  </w:style>
  <w:style w:type="character" w:customStyle="1" w:styleId="aff5">
    <w:name w:val="脚注文字列 (文字)"/>
    <w:basedOn w:val="a2"/>
    <w:link w:val="aff4"/>
    <w:uiPriority w:val="99"/>
    <w:semiHidden/>
    <w:rsid w:val="007C4EA1"/>
  </w:style>
  <w:style w:type="character" w:styleId="aff6">
    <w:name w:val="footnote reference"/>
    <w:basedOn w:val="a2"/>
    <w:uiPriority w:val="99"/>
    <w:semiHidden/>
    <w:unhideWhenUsed/>
    <w:rsid w:val="007C4EA1"/>
    <w:rPr>
      <w:vertAlign w:val="superscript"/>
    </w:rPr>
  </w:style>
  <w:style w:type="paragraph" w:customStyle="1" w:styleId="aff7">
    <w:name w:val="リスト見出し"/>
    <w:basedOn w:val="4"/>
    <w:link w:val="aff8"/>
    <w:qFormat/>
    <w:rsid w:val="002C5038"/>
    <w:pPr>
      <w:numPr>
        <w:ilvl w:val="0"/>
        <w:numId w:val="0"/>
      </w:numPr>
      <w:ind w:leftChars="200" w:left="420"/>
      <w:jc w:val="left"/>
    </w:pPr>
    <w:rPr>
      <w:rFonts w:asciiTheme="minorHAnsi" w:hAnsiTheme="minorHAnsi"/>
      <w:b w:val="0"/>
    </w:rPr>
  </w:style>
  <w:style w:type="character" w:customStyle="1" w:styleId="aff8">
    <w:name w:val="リスト見出し (文字)"/>
    <w:basedOn w:val="a2"/>
    <w:link w:val="aff7"/>
    <w:rsid w:val="002C5038"/>
    <w:rPr>
      <w:bCs/>
    </w:rPr>
  </w:style>
  <w:style w:type="table" w:customStyle="1" w:styleId="28">
    <w:name w:val="表 (格子)2"/>
    <w:basedOn w:val="a3"/>
    <w:next w:val="ab"/>
    <w:uiPriority w:val="59"/>
    <w:rsid w:val="000C5D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表 (格子)21"/>
    <w:basedOn w:val="a3"/>
    <w:next w:val="ab"/>
    <w:uiPriority w:val="59"/>
    <w:rsid w:val="00366E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9">
    <w:name w:val="Revision"/>
    <w:hidden/>
    <w:uiPriority w:val="99"/>
    <w:semiHidden/>
    <w:rsid w:val="00D754A9"/>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1672">
      <w:bodyDiv w:val="1"/>
      <w:marLeft w:val="0"/>
      <w:marRight w:val="0"/>
      <w:marTop w:val="0"/>
      <w:marBottom w:val="0"/>
      <w:divBdr>
        <w:top w:val="none" w:sz="0" w:space="0" w:color="auto"/>
        <w:left w:val="none" w:sz="0" w:space="0" w:color="auto"/>
        <w:bottom w:val="none" w:sz="0" w:space="0" w:color="auto"/>
        <w:right w:val="none" w:sz="0" w:space="0" w:color="auto"/>
      </w:divBdr>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41444237">
      <w:bodyDiv w:val="1"/>
      <w:marLeft w:val="0"/>
      <w:marRight w:val="0"/>
      <w:marTop w:val="0"/>
      <w:marBottom w:val="0"/>
      <w:divBdr>
        <w:top w:val="none" w:sz="0" w:space="0" w:color="auto"/>
        <w:left w:val="none" w:sz="0" w:space="0" w:color="auto"/>
        <w:bottom w:val="none" w:sz="0" w:space="0" w:color="auto"/>
        <w:right w:val="none" w:sz="0" w:space="0" w:color="auto"/>
      </w:divBdr>
      <w:divsChild>
        <w:div w:id="661544967">
          <w:marLeft w:val="0"/>
          <w:marRight w:val="0"/>
          <w:marTop w:val="0"/>
          <w:marBottom w:val="0"/>
          <w:divBdr>
            <w:top w:val="none" w:sz="0" w:space="0" w:color="auto"/>
            <w:left w:val="none" w:sz="0" w:space="0" w:color="auto"/>
            <w:bottom w:val="none" w:sz="0" w:space="0" w:color="auto"/>
            <w:right w:val="none" w:sz="0" w:space="0" w:color="auto"/>
          </w:divBdr>
          <w:divsChild>
            <w:div w:id="2305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51402">
      <w:bodyDiv w:val="1"/>
      <w:marLeft w:val="0"/>
      <w:marRight w:val="0"/>
      <w:marTop w:val="0"/>
      <w:marBottom w:val="0"/>
      <w:divBdr>
        <w:top w:val="none" w:sz="0" w:space="0" w:color="auto"/>
        <w:left w:val="none" w:sz="0" w:space="0" w:color="auto"/>
        <w:bottom w:val="none" w:sz="0" w:space="0" w:color="auto"/>
        <w:right w:val="none" w:sz="0" w:space="0" w:color="auto"/>
      </w:divBdr>
      <w:divsChild>
        <w:div w:id="850295043">
          <w:marLeft w:val="0"/>
          <w:marRight w:val="0"/>
          <w:marTop w:val="0"/>
          <w:marBottom w:val="0"/>
          <w:divBdr>
            <w:top w:val="none" w:sz="0" w:space="0" w:color="auto"/>
            <w:left w:val="none" w:sz="0" w:space="0" w:color="auto"/>
            <w:bottom w:val="none" w:sz="0" w:space="0" w:color="auto"/>
            <w:right w:val="none" w:sz="0" w:space="0" w:color="auto"/>
          </w:divBdr>
          <w:divsChild>
            <w:div w:id="429548508">
              <w:marLeft w:val="0"/>
              <w:marRight w:val="0"/>
              <w:marTop w:val="0"/>
              <w:marBottom w:val="0"/>
              <w:divBdr>
                <w:top w:val="none" w:sz="0" w:space="0" w:color="auto"/>
                <w:left w:val="none" w:sz="0" w:space="0" w:color="auto"/>
                <w:bottom w:val="none" w:sz="0" w:space="0" w:color="auto"/>
                <w:right w:val="none" w:sz="0" w:space="0" w:color="auto"/>
              </w:divBdr>
            </w:div>
            <w:div w:id="18475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520045309">
      <w:bodyDiv w:val="1"/>
      <w:marLeft w:val="0"/>
      <w:marRight w:val="0"/>
      <w:marTop w:val="0"/>
      <w:marBottom w:val="0"/>
      <w:divBdr>
        <w:top w:val="none" w:sz="0" w:space="0" w:color="auto"/>
        <w:left w:val="none" w:sz="0" w:space="0" w:color="auto"/>
        <w:bottom w:val="none" w:sz="0" w:space="0" w:color="auto"/>
        <w:right w:val="none" w:sz="0" w:space="0" w:color="auto"/>
      </w:divBdr>
      <w:divsChild>
        <w:div w:id="193542245">
          <w:marLeft w:val="0"/>
          <w:marRight w:val="0"/>
          <w:marTop w:val="0"/>
          <w:marBottom w:val="0"/>
          <w:divBdr>
            <w:top w:val="none" w:sz="0" w:space="0" w:color="auto"/>
            <w:left w:val="none" w:sz="0" w:space="0" w:color="auto"/>
            <w:bottom w:val="none" w:sz="0" w:space="0" w:color="auto"/>
            <w:right w:val="none" w:sz="0" w:space="0" w:color="auto"/>
          </w:divBdr>
          <w:divsChild>
            <w:div w:id="1617176055">
              <w:marLeft w:val="0"/>
              <w:marRight w:val="0"/>
              <w:marTop w:val="0"/>
              <w:marBottom w:val="0"/>
              <w:divBdr>
                <w:top w:val="none" w:sz="0" w:space="0" w:color="auto"/>
                <w:left w:val="none" w:sz="0" w:space="0" w:color="auto"/>
                <w:bottom w:val="none" w:sz="0" w:space="0" w:color="auto"/>
                <w:right w:val="none" w:sz="0" w:space="0" w:color="auto"/>
              </w:divBdr>
            </w:div>
            <w:div w:id="197906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658968211">
      <w:bodyDiv w:val="1"/>
      <w:marLeft w:val="0"/>
      <w:marRight w:val="0"/>
      <w:marTop w:val="0"/>
      <w:marBottom w:val="0"/>
      <w:divBdr>
        <w:top w:val="none" w:sz="0" w:space="0" w:color="auto"/>
        <w:left w:val="none" w:sz="0" w:space="0" w:color="auto"/>
        <w:bottom w:val="none" w:sz="0" w:space="0" w:color="auto"/>
        <w:right w:val="none" w:sz="0" w:space="0" w:color="auto"/>
      </w:divBdr>
      <w:divsChild>
        <w:div w:id="2084141956">
          <w:marLeft w:val="0"/>
          <w:marRight w:val="0"/>
          <w:marTop w:val="0"/>
          <w:marBottom w:val="0"/>
          <w:divBdr>
            <w:top w:val="none" w:sz="0" w:space="0" w:color="auto"/>
            <w:left w:val="none" w:sz="0" w:space="0" w:color="auto"/>
            <w:bottom w:val="none" w:sz="0" w:space="0" w:color="auto"/>
            <w:right w:val="none" w:sz="0" w:space="0" w:color="auto"/>
          </w:divBdr>
          <w:divsChild>
            <w:div w:id="13413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53280429">
      <w:bodyDiv w:val="1"/>
      <w:marLeft w:val="0"/>
      <w:marRight w:val="0"/>
      <w:marTop w:val="0"/>
      <w:marBottom w:val="0"/>
      <w:divBdr>
        <w:top w:val="none" w:sz="0" w:space="0" w:color="auto"/>
        <w:left w:val="none" w:sz="0" w:space="0" w:color="auto"/>
        <w:bottom w:val="none" w:sz="0" w:space="0" w:color="auto"/>
        <w:right w:val="none" w:sz="0" w:space="0" w:color="auto"/>
      </w:divBdr>
      <w:divsChild>
        <w:div w:id="1063867993">
          <w:marLeft w:val="0"/>
          <w:marRight w:val="0"/>
          <w:marTop w:val="0"/>
          <w:marBottom w:val="0"/>
          <w:divBdr>
            <w:top w:val="none" w:sz="0" w:space="0" w:color="auto"/>
            <w:left w:val="none" w:sz="0" w:space="0" w:color="auto"/>
            <w:bottom w:val="none" w:sz="0" w:space="0" w:color="auto"/>
            <w:right w:val="none" w:sz="0" w:space="0" w:color="auto"/>
          </w:divBdr>
          <w:divsChild>
            <w:div w:id="548884937">
              <w:marLeft w:val="0"/>
              <w:marRight w:val="0"/>
              <w:marTop w:val="0"/>
              <w:marBottom w:val="0"/>
              <w:divBdr>
                <w:top w:val="none" w:sz="0" w:space="0" w:color="auto"/>
                <w:left w:val="none" w:sz="0" w:space="0" w:color="auto"/>
                <w:bottom w:val="none" w:sz="0" w:space="0" w:color="auto"/>
                <w:right w:val="none" w:sz="0" w:space="0" w:color="auto"/>
              </w:divBdr>
            </w:div>
            <w:div w:id="92217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19004749">
      <w:bodyDiv w:val="1"/>
      <w:marLeft w:val="0"/>
      <w:marRight w:val="0"/>
      <w:marTop w:val="0"/>
      <w:marBottom w:val="0"/>
      <w:divBdr>
        <w:top w:val="none" w:sz="0" w:space="0" w:color="auto"/>
        <w:left w:val="none" w:sz="0" w:space="0" w:color="auto"/>
        <w:bottom w:val="none" w:sz="0" w:space="0" w:color="auto"/>
        <w:right w:val="none" w:sz="0" w:space="0" w:color="auto"/>
      </w:divBdr>
      <w:divsChild>
        <w:div w:id="1804544184">
          <w:marLeft w:val="0"/>
          <w:marRight w:val="0"/>
          <w:marTop w:val="0"/>
          <w:marBottom w:val="0"/>
          <w:divBdr>
            <w:top w:val="none" w:sz="0" w:space="0" w:color="auto"/>
            <w:left w:val="none" w:sz="0" w:space="0" w:color="auto"/>
            <w:bottom w:val="none" w:sz="0" w:space="0" w:color="auto"/>
            <w:right w:val="none" w:sz="0" w:space="0" w:color="auto"/>
          </w:divBdr>
          <w:divsChild>
            <w:div w:id="901603231">
              <w:marLeft w:val="0"/>
              <w:marRight w:val="0"/>
              <w:marTop w:val="0"/>
              <w:marBottom w:val="0"/>
              <w:divBdr>
                <w:top w:val="none" w:sz="0" w:space="0" w:color="auto"/>
                <w:left w:val="none" w:sz="0" w:space="0" w:color="auto"/>
                <w:bottom w:val="none" w:sz="0" w:space="0" w:color="auto"/>
                <w:right w:val="none" w:sz="0" w:space="0" w:color="auto"/>
              </w:divBdr>
            </w:div>
            <w:div w:id="4432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3740">
      <w:bodyDiv w:val="1"/>
      <w:marLeft w:val="0"/>
      <w:marRight w:val="0"/>
      <w:marTop w:val="0"/>
      <w:marBottom w:val="0"/>
      <w:divBdr>
        <w:top w:val="none" w:sz="0" w:space="0" w:color="auto"/>
        <w:left w:val="none" w:sz="0" w:space="0" w:color="auto"/>
        <w:bottom w:val="none" w:sz="0" w:space="0" w:color="auto"/>
        <w:right w:val="none" w:sz="0" w:space="0" w:color="auto"/>
      </w:divBdr>
      <w:divsChild>
        <w:div w:id="249659275">
          <w:marLeft w:val="0"/>
          <w:marRight w:val="0"/>
          <w:marTop w:val="0"/>
          <w:marBottom w:val="0"/>
          <w:divBdr>
            <w:top w:val="none" w:sz="0" w:space="0" w:color="auto"/>
            <w:left w:val="none" w:sz="0" w:space="0" w:color="auto"/>
            <w:bottom w:val="none" w:sz="0" w:space="0" w:color="auto"/>
            <w:right w:val="none" w:sz="0" w:space="0" w:color="auto"/>
          </w:divBdr>
          <w:divsChild>
            <w:div w:id="57300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024441">
      <w:bodyDiv w:val="1"/>
      <w:marLeft w:val="0"/>
      <w:marRight w:val="0"/>
      <w:marTop w:val="0"/>
      <w:marBottom w:val="0"/>
      <w:divBdr>
        <w:top w:val="none" w:sz="0" w:space="0" w:color="auto"/>
        <w:left w:val="none" w:sz="0" w:space="0" w:color="auto"/>
        <w:bottom w:val="none" w:sz="0" w:space="0" w:color="auto"/>
        <w:right w:val="none" w:sz="0" w:space="0" w:color="auto"/>
      </w:divBdr>
      <w:divsChild>
        <w:div w:id="1280063166">
          <w:marLeft w:val="0"/>
          <w:marRight w:val="0"/>
          <w:marTop w:val="0"/>
          <w:marBottom w:val="0"/>
          <w:divBdr>
            <w:top w:val="none" w:sz="0" w:space="0" w:color="auto"/>
            <w:left w:val="none" w:sz="0" w:space="0" w:color="auto"/>
            <w:bottom w:val="none" w:sz="0" w:space="0" w:color="auto"/>
            <w:right w:val="none" w:sz="0" w:space="0" w:color="auto"/>
          </w:divBdr>
          <w:divsChild>
            <w:div w:id="96038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57585519">
      <w:bodyDiv w:val="1"/>
      <w:marLeft w:val="0"/>
      <w:marRight w:val="0"/>
      <w:marTop w:val="0"/>
      <w:marBottom w:val="0"/>
      <w:divBdr>
        <w:top w:val="none" w:sz="0" w:space="0" w:color="auto"/>
        <w:left w:val="none" w:sz="0" w:space="0" w:color="auto"/>
        <w:bottom w:val="none" w:sz="0" w:space="0" w:color="auto"/>
        <w:right w:val="none" w:sz="0" w:space="0" w:color="auto"/>
      </w:divBdr>
      <w:divsChild>
        <w:div w:id="1274485119">
          <w:marLeft w:val="0"/>
          <w:marRight w:val="0"/>
          <w:marTop w:val="0"/>
          <w:marBottom w:val="0"/>
          <w:divBdr>
            <w:top w:val="none" w:sz="0" w:space="0" w:color="auto"/>
            <w:left w:val="none" w:sz="0" w:space="0" w:color="auto"/>
            <w:bottom w:val="none" w:sz="0" w:space="0" w:color="auto"/>
            <w:right w:val="none" w:sz="0" w:space="0" w:color="auto"/>
          </w:divBdr>
          <w:divsChild>
            <w:div w:id="6469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1293818">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373307352">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8863969">
      <w:bodyDiv w:val="1"/>
      <w:marLeft w:val="0"/>
      <w:marRight w:val="0"/>
      <w:marTop w:val="0"/>
      <w:marBottom w:val="0"/>
      <w:divBdr>
        <w:top w:val="none" w:sz="0" w:space="0" w:color="auto"/>
        <w:left w:val="none" w:sz="0" w:space="0" w:color="auto"/>
        <w:bottom w:val="none" w:sz="0" w:space="0" w:color="auto"/>
        <w:right w:val="none" w:sz="0" w:space="0" w:color="auto"/>
      </w:divBdr>
      <w:divsChild>
        <w:div w:id="913204777">
          <w:marLeft w:val="0"/>
          <w:marRight w:val="0"/>
          <w:marTop w:val="0"/>
          <w:marBottom w:val="0"/>
          <w:divBdr>
            <w:top w:val="none" w:sz="0" w:space="0" w:color="auto"/>
            <w:left w:val="none" w:sz="0" w:space="0" w:color="auto"/>
            <w:bottom w:val="none" w:sz="0" w:space="0" w:color="auto"/>
            <w:right w:val="none" w:sz="0" w:space="0" w:color="auto"/>
          </w:divBdr>
          <w:divsChild>
            <w:div w:id="16165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2969757">
      <w:bodyDiv w:val="1"/>
      <w:marLeft w:val="0"/>
      <w:marRight w:val="0"/>
      <w:marTop w:val="0"/>
      <w:marBottom w:val="0"/>
      <w:divBdr>
        <w:top w:val="none" w:sz="0" w:space="0" w:color="auto"/>
        <w:left w:val="none" w:sz="0" w:space="0" w:color="auto"/>
        <w:bottom w:val="none" w:sz="0" w:space="0" w:color="auto"/>
        <w:right w:val="none" w:sz="0" w:space="0" w:color="auto"/>
      </w:divBdr>
      <w:divsChild>
        <w:div w:id="1472018499">
          <w:marLeft w:val="0"/>
          <w:marRight w:val="0"/>
          <w:marTop w:val="0"/>
          <w:marBottom w:val="0"/>
          <w:divBdr>
            <w:top w:val="none" w:sz="0" w:space="0" w:color="auto"/>
            <w:left w:val="none" w:sz="0" w:space="0" w:color="auto"/>
            <w:bottom w:val="none" w:sz="0" w:space="0" w:color="auto"/>
            <w:right w:val="none" w:sz="0" w:space="0" w:color="auto"/>
          </w:divBdr>
          <w:divsChild>
            <w:div w:id="466362973">
              <w:marLeft w:val="0"/>
              <w:marRight w:val="0"/>
              <w:marTop w:val="0"/>
              <w:marBottom w:val="0"/>
              <w:divBdr>
                <w:top w:val="none" w:sz="0" w:space="0" w:color="auto"/>
                <w:left w:val="none" w:sz="0" w:space="0" w:color="auto"/>
                <w:bottom w:val="none" w:sz="0" w:space="0" w:color="auto"/>
                <w:right w:val="none" w:sz="0" w:space="0" w:color="auto"/>
              </w:divBdr>
            </w:div>
            <w:div w:id="165159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AC7D1-DA74-445A-92E6-B5A34703F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7655</Words>
  <Characters>43636</Characters>
  <Application>Microsoft Office Word</Application>
  <DocSecurity>0</DocSecurity>
  <Lines>363</Lines>
  <Paragraphs>102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51189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2023-02-08T06:38:00Z</dcterms:created>
  <dcterms:modified xsi:type="dcterms:W3CDTF">2023-02-08T06:51:00Z</dcterms:modified>
</cp:coreProperties>
</file>