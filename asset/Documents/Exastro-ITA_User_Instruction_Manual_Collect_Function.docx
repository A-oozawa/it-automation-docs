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4AA4C0" w14:textId="77777777" w:rsidR="00716614" w:rsidRPr="00BC73CE" w:rsidRDefault="00716614" w:rsidP="006A0BCE">
      <w:pPr>
        <w:pStyle w:val="Default"/>
        <w:rPr>
          <w:rFonts w:asciiTheme="majorHAnsi" w:eastAsiaTheme="majorEastAsia" w:hAnsiTheme="majorHAnsi" w:cstheme="majorHAnsi"/>
          <w:color w:val="auto"/>
          <w:kern w:val="2"/>
          <w:sz w:val="20"/>
          <w:szCs w:val="20"/>
        </w:rPr>
      </w:pPr>
    </w:p>
    <w:p w14:paraId="039F1BEA" w14:textId="77777777" w:rsidR="00716614" w:rsidRPr="00BC73CE" w:rsidRDefault="00716614" w:rsidP="006A0BCE">
      <w:pPr>
        <w:pStyle w:val="Default"/>
        <w:rPr>
          <w:rFonts w:asciiTheme="majorHAnsi" w:hAnsiTheme="majorHAnsi" w:cstheme="majorHAnsi"/>
          <w:color w:val="auto"/>
          <w:kern w:val="2"/>
          <w:sz w:val="20"/>
          <w:szCs w:val="20"/>
        </w:rPr>
      </w:pPr>
    </w:p>
    <w:p w14:paraId="09FEA266" w14:textId="77777777" w:rsidR="00716614" w:rsidRPr="00BC73CE" w:rsidRDefault="00716614" w:rsidP="006A0BCE">
      <w:pPr>
        <w:pStyle w:val="Default"/>
        <w:rPr>
          <w:rFonts w:asciiTheme="majorHAnsi" w:hAnsiTheme="majorHAnsi" w:cstheme="majorHAnsi"/>
          <w:color w:val="auto"/>
          <w:kern w:val="2"/>
          <w:sz w:val="20"/>
          <w:szCs w:val="20"/>
        </w:rPr>
      </w:pPr>
    </w:p>
    <w:p w14:paraId="08A8D3FD" w14:textId="77777777" w:rsidR="00716614" w:rsidRPr="00BC73CE" w:rsidRDefault="00716614" w:rsidP="006A0BCE">
      <w:pPr>
        <w:pStyle w:val="Default"/>
        <w:rPr>
          <w:rFonts w:asciiTheme="majorHAnsi" w:hAnsiTheme="majorHAnsi" w:cstheme="majorHAnsi"/>
          <w:color w:val="auto"/>
          <w:kern w:val="2"/>
          <w:sz w:val="20"/>
          <w:szCs w:val="20"/>
        </w:rPr>
      </w:pPr>
    </w:p>
    <w:p w14:paraId="4FD93579" w14:textId="77777777" w:rsidR="00716614" w:rsidRPr="00BC73CE" w:rsidRDefault="00716614" w:rsidP="006A0BCE">
      <w:pPr>
        <w:pStyle w:val="Default"/>
        <w:rPr>
          <w:rFonts w:asciiTheme="majorHAnsi" w:hAnsiTheme="majorHAnsi" w:cstheme="majorHAnsi"/>
          <w:color w:val="auto"/>
          <w:kern w:val="2"/>
          <w:sz w:val="20"/>
          <w:szCs w:val="20"/>
        </w:rPr>
      </w:pPr>
    </w:p>
    <w:p w14:paraId="5AE5555F" w14:textId="77777777" w:rsidR="00716614" w:rsidRPr="00BC73CE" w:rsidRDefault="00716614" w:rsidP="006A0BCE">
      <w:pPr>
        <w:pStyle w:val="Default"/>
        <w:rPr>
          <w:rFonts w:asciiTheme="majorHAnsi" w:hAnsiTheme="majorHAnsi" w:cstheme="majorHAnsi"/>
          <w:color w:val="auto"/>
          <w:kern w:val="2"/>
          <w:sz w:val="20"/>
          <w:szCs w:val="20"/>
        </w:rPr>
      </w:pPr>
    </w:p>
    <w:p w14:paraId="2B09055D" w14:textId="2DD145C0" w:rsidR="00716614" w:rsidRPr="00BC73CE" w:rsidRDefault="00716614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506D95D7" w14:textId="75D0072E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48B06606" w14:textId="6B2F166E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087C5C7F" w14:textId="385D5671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6FCA00F8" w14:textId="1DF5366F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63361045" w14:textId="5CEDC7A4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2910D5A4" w14:textId="0DCB22AF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44FE59C8" w14:textId="39DCE379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0D0543D1" w14:textId="422ED084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19022ECC" w14:textId="2AA5303A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19717321" w14:textId="15521669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7B8215EC" w14:textId="626E7B7B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2A34EA72" w14:textId="7E915603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141F9130" w14:textId="0A105082" w:rsidR="00716614" w:rsidRPr="00BC73CE" w:rsidRDefault="00716614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1A118E18" w14:textId="6A0F7B1C" w:rsidR="00716614" w:rsidRPr="00BC73CE" w:rsidRDefault="00E3732F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  <w:r w:rsidRPr="00BC73CE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7936" behindDoc="0" locked="0" layoutInCell="1" allowOverlap="1" wp14:anchorId="4E4874A1" wp14:editId="2C1C20BF">
            <wp:simplePos x="0" y="0"/>
            <wp:positionH relativeFrom="margin">
              <wp:align>center</wp:align>
            </wp:positionH>
            <wp:positionV relativeFrom="paragraph">
              <wp:posOffset>84938</wp:posOffset>
            </wp:positionV>
            <wp:extent cx="3063875" cy="718185"/>
            <wp:effectExtent l="0" t="0" r="0" b="5715"/>
            <wp:wrapNone/>
            <wp:docPr id="129" name="図 129" descr="C:\Users\000001A00AKC2\AppData\Local\Microsoft\Windows\INetCache\Content.Word\Exastro_mark+type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図 33" descr="C:\Users\000001A00AKC2\AppData\Local\Microsoft\Windows\INetCache\Content.Word\Exastro_mark+type_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84F647" w14:textId="77777777" w:rsidR="00716614" w:rsidRPr="00BC73CE" w:rsidRDefault="00716614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3DE8C72D" w14:textId="77777777" w:rsidR="00716614" w:rsidRPr="00BC73CE" w:rsidRDefault="00716614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262DEAD5" w14:textId="77777777" w:rsidR="00716614" w:rsidRPr="00BC73CE" w:rsidRDefault="00716614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4A96ACEB" w14:textId="77777777" w:rsidR="00716614" w:rsidRPr="00BC73CE" w:rsidRDefault="00716614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11BF92CB" w14:textId="77777777" w:rsidR="006B1902" w:rsidRPr="00BC73CE" w:rsidRDefault="006B1902" w:rsidP="0033047A">
      <w:pPr>
        <w:widowControl/>
        <w:jc w:val="center"/>
        <w:rPr>
          <w:rFonts w:asciiTheme="majorHAnsi" w:eastAsiaTheme="majorEastAsia" w:hAnsiTheme="majorHAnsi" w:cstheme="majorHAnsi"/>
        </w:rPr>
      </w:pPr>
    </w:p>
    <w:p w14:paraId="7D6F3A3A" w14:textId="2CDABEB7" w:rsidR="006B1902" w:rsidRPr="00BC73CE" w:rsidRDefault="005F5176" w:rsidP="0033047A">
      <w:pPr>
        <w:pStyle w:val="Default"/>
        <w:jc w:val="center"/>
        <w:rPr>
          <w:rFonts w:asciiTheme="majorHAnsi" w:eastAsiaTheme="majorEastAsia" w:hAnsiTheme="majorHAnsi" w:cstheme="majorHAnsi"/>
          <w:color w:val="auto"/>
          <w:sz w:val="52"/>
          <w:szCs w:val="52"/>
        </w:rPr>
      </w:pPr>
      <w:proofErr w:type="spellStart"/>
      <w:r w:rsidRPr="00BC73CE">
        <w:rPr>
          <w:rFonts w:asciiTheme="majorHAnsi" w:eastAsiaTheme="majorEastAsia" w:hAnsiTheme="majorHAnsi" w:cstheme="majorHAnsi"/>
          <w:color w:val="auto"/>
          <w:sz w:val="52"/>
          <w:szCs w:val="52"/>
        </w:rPr>
        <w:t>ITA_</w:t>
      </w:r>
      <w:r w:rsidR="00347C3C" w:rsidRPr="00BC73CE">
        <w:rPr>
          <w:rFonts w:asciiTheme="majorHAnsi" w:eastAsiaTheme="majorEastAsia" w:hAnsiTheme="majorHAnsi" w:cstheme="majorHAnsi"/>
          <w:color w:val="auto"/>
          <w:sz w:val="52"/>
          <w:szCs w:val="52"/>
        </w:rPr>
        <w:t>User_Manual</w:t>
      </w:r>
      <w:proofErr w:type="spellEnd"/>
    </w:p>
    <w:p w14:paraId="3B914959" w14:textId="62D1D957" w:rsidR="006B1902" w:rsidRPr="00BC73CE" w:rsidRDefault="00347C3C" w:rsidP="0033047A">
      <w:pPr>
        <w:pStyle w:val="Default"/>
        <w:jc w:val="center"/>
        <w:rPr>
          <w:rFonts w:asciiTheme="majorHAnsi" w:eastAsiaTheme="majorEastAsia" w:hAnsiTheme="majorHAnsi" w:cstheme="majorHAnsi"/>
          <w:color w:val="auto"/>
          <w:sz w:val="20"/>
          <w:szCs w:val="20"/>
        </w:rPr>
      </w:pPr>
      <w:r w:rsidRPr="00BC73CE">
        <w:rPr>
          <w:rFonts w:asciiTheme="majorHAnsi" w:eastAsiaTheme="majorEastAsia" w:hAnsiTheme="majorHAnsi" w:cstheme="majorHAnsi"/>
          <w:color w:val="auto"/>
          <w:sz w:val="36"/>
          <w:szCs w:val="36"/>
        </w:rPr>
        <w:t>Collect function</w:t>
      </w:r>
    </w:p>
    <w:p w14:paraId="2F19C406" w14:textId="77777777" w:rsidR="006B1902" w:rsidRPr="00BC73CE" w:rsidRDefault="006B1902" w:rsidP="0033047A">
      <w:pPr>
        <w:pStyle w:val="Default"/>
        <w:jc w:val="center"/>
        <w:rPr>
          <w:rFonts w:asciiTheme="majorHAnsi" w:hAnsiTheme="majorHAnsi" w:cstheme="majorHAnsi"/>
          <w:color w:val="auto"/>
          <w:sz w:val="20"/>
          <w:szCs w:val="20"/>
        </w:rPr>
      </w:pPr>
    </w:p>
    <w:sdt>
      <w:sdtPr>
        <w:rPr>
          <w:rFonts w:asciiTheme="majorHAnsi" w:eastAsiaTheme="majorEastAsia" w:hAnsiTheme="majorHAnsi" w:cstheme="majorHAnsi"/>
          <w:color w:val="auto"/>
          <w:sz w:val="20"/>
          <w:szCs w:val="20"/>
        </w:rPr>
        <w:id w:val="-213969945"/>
        <w:docPartList>
          <w:docPartGallery w:val="Quick Parts"/>
        </w:docPartList>
      </w:sdtPr>
      <w:sdtEndPr>
        <w:rPr>
          <w:i/>
          <w:sz w:val="36"/>
          <w:szCs w:val="36"/>
        </w:rPr>
      </w:sdtEndPr>
      <w:sdtContent>
        <w:p w14:paraId="0119C7B1" w14:textId="2504EE7F" w:rsidR="00716614" w:rsidRPr="00BC73CE" w:rsidRDefault="00716614" w:rsidP="001F25C8">
          <w:pPr>
            <w:pStyle w:val="Default"/>
            <w:jc w:val="center"/>
            <w:rPr>
              <w:rFonts w:asciiTheme="majorHAnsi" w:eastAsiaTheme="majorEastAsia" w:hAnsiTheme="majorHAnsi" w:cstheme="majorHAnsi"/>
              <w:color w:val="auto"/>
              <w:sz w:val="36"/>
              <w:szCs w:val="36"/>
            </w:rPr>
          </w:pPr>
          <w:r w:rsidRPr="00BC73CE">
            <w:rPr>
              <w:rFonts w:asciiTheme="majorHAnsi" w:eastAsiaTheme="majorEastAsia" w:hAnsiTheme="majorHAnsi" w:cstheme="majorHAnsi"/>
              <w:i/>
              <w:color w:val="auto"/>
              <w:sz w:val="36"/>
              <w:szCs w:val="36"/>
            </w:rPr>
            <w:t>－</w:t>
          </w:r>
          <w:proofErr w:type="spellStart"/>
          <w:r w:rsidR="00082DF3">
            <w:rPr>
              <w:rFonts w:asciiTheme="majorHAnsi" w:eastAsiaTheme="majorEastAsia" w:hAnsiTheme="majorHAnsi" w:cstheme="majorHAnsi"/>
              <w:color w:val="auto"/>
              <w:sz w:val="36"/>
              <w:szCs w:val="36"/>
            </w:rPr>
            <w:t>Ver</w:t>
          </w:r>
          <w:proofErr w:type="spellEnd"/>
          <w:r w:rsidR="00082DF3">
            <w:rPr>
              <w:rFonts w:asciiTheme="majorHAnsi" w:eastAsiaTheme="majorEastAsia" w:hAnsiTheme="majorHAnsi" w:cstheme="majorHAnsi"/>
              <w:color w:val="auto"/>
              <w:sz w:val="36"/>
              <w:szCs w:val="36"/>
            </w:rPr>
            <w:t xml:space="preserve"> 1.</w:t>
          </w:r>
          <w:r w:rsidR="002E3D44">
            <w:rPr>
              <w:rFonts w:asciiTheme="majorHAnsi" w:eastAsiaTheme="majorEastAsia" w:hAnsiTheme="majorHAnsi" w:cstheme="majorHAnsi" w:hint="eastAsia"/>
              <w:color w:val="auto"/>
              <w:sz w:val="36"/>
              <w:szCs w:val="36"/>
            </w:rPr>
            <w:t>10</w:t>
          </w:r>
          <w:r w:rsidRPr="00BC73CE">
            <w:rPr>
              <w:rFonts w:asciiTheme="majorHAnsi" w:eastAsiaTheme="majorEastAsia" w:hAnsiTheme="majorHAnsi" w:cstheme="majorHAnsi"/>
              <w:i/>
              <w:color w:val="auto"/>
              <w:sz w:val="36"/>
              <w:szCs w:val="36"/>
            </w:rPr>
            <w:t>－</w:t>
          </w:r>
        </w:p>
      </w:sdtContent>
    </w:sdt>
    <w:p w14:paraId="550E8680" w14:textId="77777777" w:rsidR="00716614" w:rsidRPr="00BC73CE" w:rsidRDefault="00716614" w:rsidP="0033047A">
      <w:pPr>
        <w:pStyle w:val="Default"/>
        <w:jc w:val="center"/>
        <w:rPr>
          <w:rFonts w:asciiTheme="majorHAnsi" w:eastAsiaTheme="majorEastAsia" w:hAnsiTheme="majorHAnsi" w:cstheme="majorHAnsi"/>
          <w:color w:val="auto"/>
          <w:sz w:val="20"/>
          <w:szCs w:val="20"/>
        </w:rPr>
      </w:pPr>
    </w:p>
    <w:p w14:paraId="294AB4FE" w14:textId="77777777" w:rsidR="0091158D" w:rsidRPr="00BC73CE" w:rsidRDefault="0091158D" w:rsidP="0033047A">
      <w:pPr>
        <w:jc w:val="center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br w:type="page"/>
      </w:r>
    </w:p>
    <w:sdt>
      <w:sdtPr>
        <w:rPr>
          <w:rFonts w:asciiTheme="majorHAnsi" w:hAnsiTheme="majorHAnsi" w:cstheme="majorHAnsi"/>
          <w:color w:val="auto"/>
          <w:kern w:val="2"/>
          <w:sz w:val="21"/>
          <w:szCs w:val="22"/>
        </w:rPr>
        <w:id w:val="-1954313387"/>
        <w:docPartObj>
          <w:docPartGallery w:val="Cover Pages"/>
          <w:docPartUnique/>
        </w:docPartObj>
      </w:sdtPr>
      <w:sdtContent>
        <w:p w14:paraId="47ABE923" w14:textId="77777777" w:rsidR="00923705" w:rsidRPr="00BC73CE" w:rsidRDefault="00923705" w:rsidP="00923705">
          <w:pPr>
            <w:pStyle w:val="Default"/>
            <w:rPr>
              <w:rFonts w:asciiTheme="majorHAnsi" w:hAnsiTheme="majorHAnsi" w:cstheme="majorHAnsi"/>
              <w:sz w:val="20"/>
              <w:szCs w:val="20"/>
            </w:rPr>
          </w:pPr>
          <w:r w:rsidRPr="00BC73CE">
            <w:rPr>
              <w:rFonts w:asciiTheme="majorHAnsi" w:hAnsiTheme="majorHAnsi" w:cstheme="majorHAnsi"/>
              <w:sz w:val="20"/>
              <w:szCs w:val="20"/>
            </w:rPr>
            <w:t xml:space="preserve">Copyright © NEC Corporation 2020. All rights reserved. </w:t>
          </w:r>
        </w:p>
        <w:p w14:paraId="291BC9FE" w14:textId="77777777" w:rsidR="00923705" w:rsidRPr="00BC73CE" w:rsidRDefault="00923705" w:rsidP="00923705">
          <w:pPr>
            <w:pStyle w:val="Default"/>
            <w:rPr>
              <w:rFonts w:asciiTheme="majorHAnsi" w:hAnsiTheme="majorHAnsi" w:cstheme="majorHAnsi"/>
              <w:sz w:val="20"/>
              <w:szCs w:val="20"/>
            </w:rPr>
          </w:pPr>
        </w:p>
        <w:p w14:paraId="2A20ECCB" w14:textId="77777777" w:rsidR="00923705" w:rsidRPr="00BC73CE" w:rsidRDefault="00923705" w:rsidP="00923705">
          <w:pPr>
            <w:pStyle w:val="Default"/>
            <w:rPr>
              <w:rFonts w:asciiTheme="majorHAnsi" w:hAnsiTheme="majorHAnsi" w:cstheme="majorHAnsi"/>
              <w:sz w:val="44"/>
              <w:szCs w:val="44"/>
            </w:rPr>
          </w:pPr>
          <w:r w:rsidRPr="00BC73CE">
            <w:rPr>
              <w:rFonts w:asciiTheme="majorHAnsi" w:hAnsiTheme="majorHAnsi" w:cstheme="majorHAnsi"/>
              <w:sz w:val="44"/>
              <w:szCs w:val="44"/>
            </w:rPr>
            <w:t>Disclaimer</w:t>
          </w:r>
        </w:p>
        <w:p w14:paraId="4C28E137" w14:textId="77777777" w:rsidR="00923705" w:rsidRPr="00BC73CE" w:rsidRDefault="00923705" w:rsidP="00923705">
          <w:pPr>
            <w:pStyle w:val="Default"/>
            <w:spacing w:line="320" w:lineRule="exact"/>
            <w:rPr>
              <w:rFonts w:asciiTheme="majorHAnsi" w:hAnsiTheme="majorHAnsi" w:cstheme="majorHAnsi"/>
              <w:sz w:val="21"/>
              <w:szCs w:val="20"/>
            </w:rPr>
          </w:pPr>
          <w:r w:rsidRPr="00BC73CE">
            <w:rPr>
              <w:rFonts w:asciiTheme="majorHAnsi" w:hAnsiTheme="majorHAnsi" w:cstheme="majorHAnsi"/>
              <w:sz w:val="21"/>
              <w:szCs w:val="20"/>
            </w:rPr>
            <w:t>All the contents of this document are protected by copyright owned by NEC Corporation.</w:t>
          </w:r>
        </w:p>
        <w:p w14:paraId="5754E108" w14:textId="77777777" w:rsidR="00923705" w:rsidRPr="00BC73CE" w:rsidRDefault="00923705" w:rsidP="00923705">
          <w:pPr>
            <w:pStyle w:val="Default"/>
            <w:spacing w:line="320" w:lineRule="exact"/>
            <w:rPr>
              <w:rFonts w:asciiTheme="majorHAnsi" w:hAnsiTheme="majorHAnsi" w:cstheme="majorHAnsi"/>
              <w:sz w:val="21"/>
              <w:szCs w:val="20"/>
            </w:rPr>
          </w:pPr>
          <w:r w:rsidRPr="00BC73CE">
            <w:rPr>
              <w:rFonts w:asciiTheme="majorHAnsi" w:hAnsiTheme="majorHAnsi" w:cstheme="majorHAnsi"/>
              <w:sz w:val="21"/>
              <w:szCs w:val="20"/>
            </w:rPr>
            <w:t>Unauthorized reproduction or copying of all or part of the contents of this document is prohibited.</w:t>
          </w:r>
        </w:p>
        <w:p w14:paraId="6E49D8E1" w14:textId="77777777" w:rsidR="00923705" w:rsidRPr="00BC73CE" w:rsidRDefault="00923705" w:rsidP="00923705">
          <w:pPr>
            <w:pStyle w:val="Default"/>
            <w:spacing w:line="320" w:lineRule="exact"/>
            <w:rPr>
              <w:rFonts w:asciiTheme="majorHAnsi" w:hAnsiTheme="majorHAnsi" w:cstheme="majorHAnsi"/>
              <w:sz w:val="21"/>
              <w:szCs w:val="20"/>
            </w:rPr>
          </w:pPr>
          <w:r w:rsidRPr="00BC73CE">
            <w:rPr>
              <w:rFonts w:asciiTheme="majorHAnsi" w:hAnsiTheme="majorHAnsi" w:cstheme="majorHAnsi"/>
              <w:sz w:val="21"/>
              <w:szCs w:val="20"/>
            </w:rPr>
            <w:t>The contents of this document are subject to change without prior notice in the future.</w:t>
          </w:r>
        </w:p>
        <w:p w14:paraId="22121BF0" w14:textId="77777777" w:rsidR="00923705" w:rsidRPr="00BC73CE" w:rsidRDefault="00923705" w:rsidP="00923705">
          <w:pPr>
            <w:pStyle w:val="Default"/>
            <w:spacing w:line="320" w:lineRule="exact"/>
            <w:rPr>
              <w:rFonts w:asciiTheme="majorHAnsi" w:hAnsiTheme="majorHAnsi" w:cstheme="majorHAnsi"/>
              <w:sz w:val="21"/>
              <w:szCs w:val="20"/>
            </w:rPr>
          </w:pPr>
          <w:r w:rsidRPr="00BC73CE">
            <w:rPr>
              <w:rFonts w:asciiTheme="majorHAnsi" w:hAnsiTheme="majorHAnsi" w:cstheme="majorHAnsi"/>
              <w:sz w:val="21"/>
              <w:szCs w:val="20"/>
            </w:rPr>
            <w:t>NEC Corporation is not responsible for any technical or editorial errors or omissions in this document.</w:t>
          </w:r>
        </w:p>
        <w:p w14:paraId="2BC684C1" w14:textId="77777777" w:rsidR="00923705" w:rsidRPr="00BC73CE" w:rsidRDefault="00923705" w:rsidP="00923705">
          <w:pPr>
            <w:pStyle w:val="Default"/>
            <w:spacing w:line="320" w:lineRule="exact"/>
            <w:rPr>
              <w:rFonts w:asciiTheme="majorHAnsi" w:hAnsiTheme="majorHAnsi" w:cstheme="majorHAnsi"/>
              <w:sz w:val="21"/>
              <w:szCs w:val="20"/>
            </w:rPr>
          </w:pPr>
          <w:r w:rsidRPr="00BC73CE">
            <w:rPr>
              <w:rFonts w:asciiTheme="majorHAnsi" w:hAnsiTheme="majorHAnsi" w:cstheme="majorHAnsi"/>
              <w:sz w:val="21"/>
              <w:szCs w:val="20"/>
            </w:rPr>
            <w:t>NEC Corporation do not guarantee accuracy, usability, certainty of the content in this document.</w:t>
          </w:r>
        </w:p>
        <w:p w14:paraId="79DFAD49" w14:textId="77777777" w:rsidR="00923705" w:rsidRPr="00BC73CE" w:rsidRDefault="00923705" w:rsidP="00923705">
          <w:pPr>
            <w:pStyle w:val="Default"/>
            <w:spacing w:line="320" w:lineRule="exact"/>
            <w:rPr>
              <w:rFonts w:asciiTheme="majorHAnsi" w:hAnsiTheme="majorHAnsi" w:cstheme="majorHAnsi"/>
              <w:sz w:val="20"/>
              <w:szCs w:val="20"/>
            </w:rPr>
          </w:pPr>
        </w:p>
        <w:p w14:paraId="1507CD2C" w14:textId="77777777" w:rsidR="00923705" w:rsidRPr="00BC73CE" w:rsidRDefault="00923705" w:rsidP="00923705">
          <w:pPr>
            <w:pStyle w:val="Default"/>
            <w:rPr>
              <w:rFonts w:asciiTheme="majorHAnsi" w:hAnsiTheme="majorHAnsi" w:cstheme="majorHAnsi"/>
              <w:sz w:val="44"/>
              <w:szCs w:val="44"/>
            </w:rPr>
          </w:pPr>
          <w:r w:rsidRPr="00BC73CE">
            <w:rPr>
              <w:rFonts w:asciiTheme="majorHAnsi" w:hAnsiTheme="majorHAnsi" w:cstheme="majorHAnsi"/>
              <w:sz w:val="44"/>
              <w:szCs w:val="44"/>
            </w:rPr>
            <w:t xml:space="preserve">Trademark </w:t>
          </w:r>
        </w:p>
        <w:p w14:paraId="6756CA01" w14:textId="77777777" w:rsidR="00923705" w:rsidRPr="00BC73CE" w:rsidRDefault="00923705" w:rsidP="00923705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eastAsia="ＭＳ Ｐゴシック" w:hAnsiTheme="majorHAnsi" w:cstheme="majorHAnsi"/>
              <w:sz w:val="21"/>
              <w:szCs w:val="20"/>
            </w:rPr>
          </w:pPr>
          <w:r w:rsidRPr="00BC73CE">
            <w:rPr>
              <w:rFonts w:asciiTheme="majorHAnsi" w:eastAsia="ＭＳ Ｐゴシック" w:hAnsiTheme="majorHAnsi" w:cstheme="majorHAnsi"/>
              <w:sz w:val="21"/>
              <w:szCs w:val="20"/>
            </w:rPr>
            <w:t xml:space="preserve">Linux is registered trademark or trademark of Linus Torvalds, registered in the U.S. and other countries. </w:t>
          </w:r>
        </w:p>
        <w:p w14:paraId="07906AF9" w14:textId="77777777" w:rsidR="00923705" w:rsidRPr="00BC73CE" w:rsidRDefault="00923705" w:rsidP="00923705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eastAsia="ＭＳ Ｐゴシック" w:hAnsiTheme="majorHAnsi" w:cstheme="majorHAnsi"/>
              <w:sz w:val="21"/>
              <w:szCs w:val="20"/>
            </w:rPr>
          </w:pPr>
          <w:r w:rsidRPr="00BC73CE">
            <w:rPr>
              <w:rFonts w:asciiTheme="majorHAnsi" w:eastAsia="ＭＳ Ｐゴシック" w:hAnsiTheme="majorHAnsi" w:cstheme="majorHAnsi"/>
              <w:sz w:val="21"/>
              <w:szCs w:val="20"/>
            </w:rPr>
            <w:t xml:space="preserve">Red Hat is registered trademark or trademark of Red Hat, Inc., registered in the U.S. and other countries. </w:t>
          </w:r>
        </w:p>
        <w:p w14:paraId="4A64876E" w14:textId="77777777" w:rsidR="00923705" w:rsidRPr="00BC73CE" w:rsidRDefault="00923705" w:rsidP="00923705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eastAsia="ＭＳ Ｐゴシック" w:hAnsiTheme="majorHAnsi" w:cstheme="majorHAnsi"/>
              <w:sz w:val="21"/>
              <w:szCs w:val="20"/>
            </w:rPr>
          </w:pPr>
          <w:r w:rsidRPr="00BC73CE">
            <w:rPr>
              <w:rFonts w:asciiTheme="majorHAnsi" w:eastAsia="ＭＳ Ｐゴシック" w:hAnsiTheme="majorHAnsi" w:cstheme="majorHAnsi"/>
              <w:sz w:val="21"/>
              <w:szCs w:val="20"/>
            </w:rPr>
            <w:t>Apache</w:t>
          </w:r>
          <w:r w:rsidRPr="00BC73CE">
            <w:rPr>
              <w:rFonts w:asciiTheme="majorHAnsi" w:eastAsia="ＭＳ Ｐゴシック" w:hAnsiTheme="majorHAnsi" w:cstheme="majorHAnsi"/>
              <w:sz w:val="21"/>
              <w:szCs w:val="20"/>
            </w:rPr>
            <w:t>、</w:t>
          </w:r>
          <w:r w:rsidRPr="00BC73CE">
            <w:rPr>
              <w:rFonts w:asciiTheme="majorHAnsi" w:eastAsia="ＭＳ Ｐゴシック" w:hAnsiTheme="majorHAnsi" w:cstheme="majorHAnsi"/>
              <w:sz w:val="21"/>
              <w:szCs w:val="20"/>
            </w:rPr>
            <w:t>Apache Tomcat</w:t>
          </w:r>
          <w:r w:rsidRPr="00BC73CE">
            <w:rPr>
              <w:rFonts w:asciiTheme="majorHAnsi" w:eastAsia="ＭＳ Ｐゴシック" w:hAnsiTheme="majorHAnsi" w:cstheme="majorHAnsi"/>
              <w:sz w:val="21"/>
              <w:szCs w:val="20"/>
            </w:rPr>
            <w:t>、</w:t>
          </w:r>
          <w:r w:rsidRPr="00BC73CE">
            <w:rPr>
              <w:rFonts w:asciiTheme="majorHAnsi" w:eastAsia="ＭＳ Ｐゴシック" w:hAnsiTheme="majorHAnsi" w:cstheme="majorHAnsi"/>
              <w:sz w:val="21"/>
              <w:szCs w:val="20"/>
            </w:rPr>
            <w:t xml:space="preserve">Tomcat are registered trademarks or trademarks of Apache Software Foundation. </w:t>
          </w:r>
        </w:p>
        <w:p w14:paraId="2CB9D553" w14:textId="77777777" w:rsidR="00923705" w:rsidRPr="00BC73CE" w:rsidRDefault="00923705" w:rsidP="00923705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eastAsia="ＭＳ Ｐゴシック" w:hAnsiTheme="majorHAnsi" w:cstheme="majorHAnsi"/>
              <w:sz w:val="21"/>
              <w:szCs w:val="20"/>
            </w:rPr>
          </w:pPr>
          <w:r w:rsidRPr="00BC73CE">
            <w:rPr>
              <w:rFonts w:asciiTheme="majorHAnsi" w:eastAsia="ＭＳ Ｐゴシック" w:hAnsiTheme="majorHAnsi" w:cstheme="majorHAnsi"/>
              <w:sz w:val="21"/>
              <w:szCs w:val="20"/>
            </w:rPr>
            <w:t xml:space="preserve">Ansible is a registered trademark or trademark of Red </w:t>
          </w:r>
          <w:proofErr w:type="spellStart"/>
          <w:r w:rsidRPr="00BC73CE">
            <w:rPr>
              <w:rFonts w:asciiTheme="majorHAnsi" w:eastAsia="ＭＳ Ｐゴシック" w:hAnsiTheme="majorHAnsi" w:cstheme="majorHAnsi"/>
              <w:sz w:val="21"/>
              <w:szCs w:val="20"/>
            </w:rPr>
            <w:t>Hat,Inc</w:t>
          </w:r>
          <w:proofErr w:type="spellEnd"/>
          <w:r w:rsidRPr="00BC73CE">
            <w:rPr>
              <w:rFonts w:asciiTheme="majorHAnsi" w:eastAsia="ＭＳ Ｐゴシック" w:hAnsiTheme="majorHAnsi" w:cstheme="majorHAnsi"/>
              <w:sz w:val="21"/>
              <w:szCs w:val="20"/>
            </w:rPr>
            <w:t>.</w:t>
          </w:r>
        </w:p>
        <w:p w14:paraId="7039A332" w14:textId="77777777" w:rsidR="00923705" w:rsidRPr="00BC73CE" w:rsidRDefault="00923705" w:rsidP="00923705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eastAsia="ＭＳ Ｐゴシック" w:hAnsiTheme="majorHAnsi" w:cstheme="majorHAnsi"/>
              <w:sz w:val="21"/>
              <w:szCs w:val="20"/>
            </w:rPr>
          </w:pPr>
          <w:r w:rsidRPr="00BC73CE">
            <w:rPr>
              <w:rFonts w:asciiTheme="majorHAnsi" w:eastAsia="ＭＳ Ｐゴシック" w:hAnsiTheme="majorHAnsi" w:cstheme="majorHAnsi"/>
              <w:sz w:val="20"/>
              <w:szCs w:val="20"/>
            </w:rPr>
            <w:t>Active Directory</w:t>
          </w:r>
          <w:r w:rsidRPr="00BC73CE">
            <w:rPr>
              <w:rFonts w:asciiTheme="majorHAnsi" w:eastAsia="ＭＳ Ｐゴシック" w:hAnsiTheme="majorHAnsi" w:cstheme="majorHAnsi"/>
              <w:sz w:val="21"/>
              <w:szCs w:val="20"/>
            </w:rPr>
            <w:t xml:space="preserve"> is registered trademark or trademark of America Microsoft Corporation, registered in the U.S. and other countries. </w:t>
          </w:r>
        </w:p>
        <w:p w14:paraId="6E36B165" w14:textId="77777777" w:rsidR="00923705" w:rsidRPr="00BC73CE" w:rsidRDefault="00923705" w:rsidP="00923705">
          <w:pPr>
            <w:pStyle w:val="Default"/>
            <w:rPr>
              <w:rFonts w:asciiTheme="majorHAnsi" w:hAnsiTheme="majorHAnsi" w:cstheme="majorHAnsi"/>
              <w:sz w:val="20"/>
              <w:szCs w:val="20"/>
            </w:rPr>
          </w:pPr>
        </w:p>
        <w:p w14:paraId="43404FD3" w14:textId="77777777" w:rsidR="00923705" w:rsidRPr="00BC73CE" w:rsidRDefault="00923705" w:rsidP="00923705">
          <w:pPr>
            <w:pStyle w:val="Default"/>
            <w:spacing w:line="320" w:lineRule="exact"/>
            <w:rPr>
              <w:rFonts w:asciiTheme="majorHAnsi" w:hAnsiTheme="majorHAnsi" w:cstheme="majorHAnsi"/>
              <w:sz w:val="21"/>
              <w:szCs w:val="20"/>
            </w:rPr>
          </w:pPr>
          <w:r w:rsidRPr="00BC73CE">
            <w:rPr>
              <w:rFonts w:asciiTheme="majorHAnsi" w:hAnsiTheme="majorHAnsi" w:cstheme="majorHAnsi"/>
              <w:sz w:val="21"/>
              <w:szCs w:val="20"/>
            </w:rPr>
            <w:t>The names of other systems, company name and products mentioned in this document are registered trademarks or trademarks of their respective companies.</w:t>
          </w:r>
        </w:p>
        <w:p w14:paraId="15432D4B" w14:textId="77777777" w:rsidR="00923705" w:rsidRPr="00BC73CE" w:rsidRDefault="00923705" w:rsidP="00923705">
          <w:pPr>
            <w:pStyle w:val="Default"/>
            <w:spacing w:line="320" w:lineRule="exact"/>
            <w:rPr>
              <w:rFonts w:asciiTheme="majorHAnsi" w:hAnsiTheme="majorHAnsi" w:cstheme="majorHAnsi"/>
              <w:sz w:val="21"/>
              <w:szCs w:val="20"/>
            </w:rPr>
          </w:pPr>
          <w:r w:rsidRPr="00BC73CE">
            <w:rPr>
              <w:rFonts w:asciiTheme="majorHAnsi" w:hAnsiTheme="majorHAnsi" w:cstheme="majorHAnsi"/>
              <w:sz w:val="21"/>
              <w:szCs w:val="20"/>
            </w:rPr>
            <w:t>The ® mark and TM mark is not specified in this document.</w:t>
          </w:r>
        </w:p>
        <w:p w14:paraId="4D2D4F57" w14:textId="77777777" w:rsidR="00923705" w:rsidRPr="00BC73CE" w:rsidRDefault="00923705" w:rsidP="00923705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0"/>
            </w:rPr>
          </w:pPr>
          <w:r w:rsidRPr="00BC73CE">
            <w:rPr>
              <w:rFonts w:ascii="ＭＳ ゴシック" w:eastAsia="ＭＳ ゴシック" w:hAnsi="ＭＳ ゴシック" w:cs="ＭＳ ゴシック" w:hint="eastAsia"/>
              <w:sz w:val="21"/>
              <w:szCs w:val="20"/>
            </w:rPr>
            <w:t>※</w:t>
          </w:r>
          <w:r w:rsidRPr="00BC73CE">
            <w:rPr>
              <w:rFonts w:asciiTheme="majorHAnsi" w:hAnsiTheme="majorHAnsi" w:cstheme="majorHAnsi"/>
              <w:sz w:val="21"/>
              <w:szCs w:val="20"/>
            </w:rPr>
            <w:t>「</w:t>
          </w:r>
          <w:r w:rsidRPr="00BC73CE">
            <w:rPr>
              <w:rFonts w:asciiTheme="majorHAnsi" w:hAnsiTheme="majorHAnsi" w:cstheme="majorHAnsi"/>
              <w:sz w:val="21"/>
              <w:szCs w:val="20"/>
            </w:rPr>
            <w:t>Exastro IT Automation</w:t>
          </w:r>
          <w:r w:rsidRPr="00BC73CE">
            <w:rPr>
              <w:rFonts w:asciiTheme="majorHAnsi" w:hAnsiTheme="majorHAnsi" w:cstheme="majorHAnsi"/>
              <w:sz w:val="21"/>
              <w:szCs w:val="20"/>
            </w:rPr>
            <w:t>」</w:t>
          </w:r>
          <w:r w:rsidRPr="00BC73CE">
            <w:rPr>
              <w:rFonts w:asciiTheme="majorHAnsi" w:hAnsiTheme="majorHAnsi" w:cstheme="majorHAnsi"/>
              <w:sz w:val="21"/>
              <w:szCs w:val="20"/>
            </w:rPr>
            <w:t>is written as</w:t>
          </w:r>
          <w:r w:rsidRPr="00BC73CE">
            <w:rPr>
              <w:rFonts w:asciiTheme="majorHAnsi" w:hAnsiTheme="majorHAnsi" w:cstheme="majorHAnsi"/>
              <w:sz w:val="21"/>
              <w:szCs w:val="20"/>
            </w:rPr>
            <w:t>「</w:t>
          </w:r>
          <w:r w:rsidRPr="00BC73CE">
            <w:rPr>
              <w:rFonts w:asciiTheme="majorHAnsi" w:hAnsiTheme="majorHAnsi" w:cstheme="majorHAnsi"/>
              <w:sz w:val="21"/>
              <w:szCs w:val="20"/>
            </w:rPr>
            <w:t>ITA</w:t>
          </w:r>
          <w:r w:rsidRPr="00BC73CE">
            <w:rPr>
              <w:rFonts w:asciiTheme="majorHAnsi" w:hAnsiTheme="majorHAnsi" w:cstheme="majorHAnsi"/>
              <w:sz w:val="21"/>
              <w:szCs w:val="20"/>
            </w:rPr>
            <w:t>」</w:t>
          </w:r>
          <w:r w:rsidRPr="00BC73CE">
            <w:rPr>
              <w:rFonts w:asciiTheme="majorHAnsi" w:hAnsiTheme="majorHAnsi" w:cstheme="majorHAnsi"/>
              <w:sz w:val="21"/>
              <w:szCs w:val="20"/>
            </w:rPr>
            <w:t>in this document.</w:t>
          </w:r>
        </w:p>
        <w:p w14:paraId="5BFC4A22" w14:textId="60481073" w:rsidR="0091158D" w:rsidRPr="00BC73CE" w:rsidRDefault="0091158D" w:rsidP="00923705">
          <w:pPr>
            <w:pStyle w:val="Default"/>
            <w:rPr>
              <w:rFonts w:asciiTheme="majorHAnsi" w:hAnsiTheme="majorHAnsi" w:cstheme="majorHAnsi"/>
            </w:rPr>
          </w:pPr>
          <w:r w:rsidRPr="00BC73CE">
            <w:rPr>
              <w:rFonts w:asciiTheme="majorHAnsi" w:hAnsiTheme="majorHAnsi" w:cstheme="majorHAnsi"/>
            </w:rPr>
            <w:br w:type="page"/>
          </w:r>
        </w:p>
        <w:p w14:paraId="78B4E126" w14:textId="7A9D93DB" w:rsidR="00293CED" w:rsidRPr="00BC73CE" w:rsidRDefault="00347C3C" w:rsidP="006A0BCE">
          <w:pPr>
            <w:pStyle w:val="0"/>
            <w:rPr>
              <w:rFonts w:asciiTheme="majorHAnsi" w:hAnsiTheme="majorHAnsi" w:cstheme="majorHAnsi"/>
            </w:rPr>
          </w:pPr>
          <w:bookmarkStart w:id="0" w:name="_Toc93499507"/>
          <w:r w:rsidRPr="00BC73CE">
            <w:rPr>
              <w:rFonts w:asciiTheme="majorHAnsi" w:hAnsiTheme="majorHAnsi" w:cstheme="majorHAnsi"/>
            </w:rPr>
            <w:lastRenderedPageBreak/>
            <w:t>Table of contents</w:t>
          </w:r>
          <w:bookmarkEnd w:id="0"/>
        </w:p>
        <w:p w14:paraId="4E2E7719" w14:textId="77777777" w:rsidR="0091158D" w:rsidRPr="00BC73CE" w:rsidRDefault="002425F1" w:rsidP="006A0BCE">
          <w:pPr>
            <w:jc w:val="left"/>
            <w:rPr>
              <w:rFonts w:asciiTheme="majorHAnsi" w:hAnsiTheme="majorHAnsi" w:cstheme="majorHAnsi"/>
            </w:rPr>
          </w:pPr>
        </w:p>
      </w:sdtContent>
    </w:sdt>
    <w:p w14:paraId="4FBE51AF" w14:textId="19698B52" w:rsidR="008B3837" w:rsidRDefault="00352205" w:rsidP="008B3837">
      <w:pPr>
        <w:pStyle w:val="17"/>
        <w:rPr>
          <w:rFonts w:asciiTheme="minorHAnsi" w:hAnsiTheme="minorHAnsi"/>
          <w:noProof/>
        </w:rPr>
      </w:pPr>
      <w:r w:rsidRPr="00BC73CE">
        <w:rPr>
          <w:rStyle w:val="af6"/>
          <w:rFonts w:asciiTheme="majorHAnsi" w:eastAsia="ＭＳ Ｐゴシック" w:hAnsiTheme="majorHAnsi" w:cstheme="majorHAnsi"/>
          <w:b/>
          <w:noProof/>
          <w:szCs w:val="21"/>
        </w:rPr>
        <w:fldChar w:fldCharType="begin"/>
      </w:r>
      <w:r w:rsidRPr="00BC73CE">
        <w:rPr>
          <w:rStyle w:val="af6"/>
          <w:rFonts w:asciiTheme="majorHAnsi" w:eastAsia="ＭＳ Ｐゴシック" w:hAnsiTheme="majorHAnsi" w:cstheme="majorHAnsi"/>
          <w:b/>
          <w:noProof/>
          <w:szCs w:val="21"/>
        </w:rPr>
        <w:instrText xml:space="preserve"> TOC \o "1-4" \h \z \u </w:instrText>
      </w:r>
      <w:r w:rsidRPr="00BC73CE">
        <w:rPr>
          <w:rStyle w:val="af6"/>
          <w:rFonts w:asciiTheme="majorHAnsi" w:eastAsia="ＭＳ Ｐゴシック" w:hAnsiTheme="majorHAnsi" w:cstheme="majorHAnsi"/>
          <w:b/>
          <w:noProof/>
          <w:szCs w:val="21"/>
        </w:rPr>
        <w:fldChar w:fldCharType="separate"/>
      </w:r>
      <w:hyperlink w:anchor="_Toc93499507" w:history="1">
        <w:r w:rsidR="008B3837" w:rsidRPr="005D5FEA">
          <w:rPr>
            <w:rStyle w:val="af6"/>
            <w:rFonts w:asciiTheme="majorHAnsi" w:hAnsiTheme="majorHAnsi" w:cstheme="majorHAnsi"/>
            <w:noProof/>
          </w:rPr>
          <w:t>Table of contents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_Toc93499507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 w:rsidR="002425F1">
          <w:rPr>
            <w:noProof/>
            <w:webHidden/>
          </w:rPr>
          <w:t>2</w:t>
        </w:r>
        <w:r w:rsidR="008B3837">
          <w:rPr>
            <w:noProof/>
            <w:webHidden/>
          </w:rPr>
          <w:fldChar w:fldCharType="end"/>
        </w:r>
      </w:hyperlink>
    </w:p>
    <w:p w14:paraId="53507EEA" w14:textId="3CDD3E3A" w:rsidR="008B3837" w:rsidRDefault="002425F1" w:rsidP="008B3837">
      <w:pPr>
        <w:pStyle w:val="17"/>
        <w:rPr>
          <w:rFonts w:asciiTheme="minorHAnsi" w:hAnsiTheme="minorHAnsi"/>
          <w:noProof/>
        </w:rPr>
      </w:pPr>
      <w:hyperlink w:anchor="_Toc93499508" w:history="1">
        <w:r w:rsidR="008B3837" w:rsidRPr="005D5FEA">
          <w:rPr>
            <w:rStyle w:val="af6"/>
            <w:rFonts w:asciiTheme="majorHAnsi" w:hAnsiTheme="majorHAnsi" w:cstheme="majorHAnsi"/>
            <w:noProof/>
          </w:rPr>
          <w:t>Introduction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_Toc93499508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="008B3837">
          <w:rPr>
            <w:noProof/>
            <w:webHidden/>
          </w:rPr>
          <w:fldChar w:fldCharType="end"/>
        </w:r>
      </w:hyperlink>
    </w:p>
    <w:p w14:paraId="5221B6C4" w14:textId="05E9789B" w:rsidR="008B3837" w:rsidRDefault="002425F1" w:rsidP="008B3837">
      <w:pPr>
        <w:pStyle w:val="17"/>
        <w:rPr>
          <w:rFonts w:asciiTheme="minorHAnsi" w:hAnsiTheme="minorHAnsi"/>
          <w:noProof/>
        </w:rPr>
      </w:pPr>
      <w:hyperlink w:anchor="_Toc93499509" w:history="1">
        <w:r w:rsidR="008B3837" w:rsidRPr="005D5FEA">
          <w:rPr>
            <w:rStyle w:val="af6"/>
            <w:rFonts w:asciiTheme="majorHAnsi" w:hAnsiTheme="majorHAnsi" w:cstheme="majorHAnsi"/>
            <w:noProof/>
          </w:rPr>
          <w:t>1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rFonts w:asciiTheme="majorHAnsi" w:hAnsiTheme="majorHAnsi" w:cstheme="majorHAnsi"/>
            <w:noProof/>
          </w:rPr>
          <w:t>Collect function overview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_Toc93499509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8B3837">
          <w:rPr>
            <w:noProof/>
            <w:webHidden/>
          </w:rPr>
          <w:fldChar w:fldCharType="end"/>
        </w:r>
      </w:hyperlink>
    </w:p>
    <w:p w14:paraId="726D5C49" w14:textId="5769D4E3" w:rsidR="008B3837" w:rsidRDefault="002425F1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93499510" w:history="1">
        <w:r w:rsidR="008B3837" w:rsidRPr="005D5FEA">
          <w:rPr>
            <w:rStyle w:val="af6"/>
            <w:rFonts w:asciiTheme="majorHAnsi" w:hAnsiTheme="majorHAnsi" w:cstheme="majorHAnsi"/>
            <w:noProof/>
          </w:rPr>
          <w:t>1.1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rFonts w:asciiTheme="majorHAnsi" w:hAnsiTheme="majorHAnsi" w:cstheme="majorHAnsi"/>
            <w:noProof/>
          </w:rPr>
          <w:t>About the collect function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_Toc93499510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8B3837">
          <w:rPr>
            <w:noProof/>
            <w:webHidden/>
          </w:rPr>
          <w:fldChar w:fldCharType="end"/>
        </w:r>
      </w:hyperlink>
    </w:p>
    <w:p w14:paraId="687A499D" w14:textId="61B6E499" w:rsidR="008B3837" w:rsidRDefault="002425F1">
      <w:pPr>
        <w:pStyle w:val="33"/>
        <w:rPr>
          <w:rFonts w:asciiTheme="minorHAnsi" w:hAnsiTheme="minorHAnsi"/>
          <w:noProof/>
        </w:rPr>
      </w:pPr>
      <w:hyperlink w:anchor="_Toc93499511" w:history="1">
        <w:r w:rsidR="008B3837" w:rsidRPr="005D5FEA">
          <w:rPr>
            <w:rStyle w:val="af6"/>
            <w:rFonts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1.1.1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rFonts w:cstheme="majorHAnsi"/>
            <w:noProof/>
          </w:rPr>
          <w:t>Collect function overview diagram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_Toc93499511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8B3837">
          <w:rPr>
            <w:noProof/>
            <w:webHidden/>
          </w:rPr>
          <w:fldChar w:fldCharType="end"/>
        </w:r>
      </w:hyperlink>
    </w:p>
    <w:p w14:paraId="3666F7DC" w14:textId="24B54BD4" w:rsidR="008B3837" w:rsidRDefault="002425F1">
      <w:pPr>
        <w:pStyle w:val="33"/>
        <w:rPr>
          <w:rFonts w:asciiTheme="minorHAnsi" w:hAnsiTheme="minorHAnsi"/>
          <w:noProof/>
        </w:rPr>
      </w:pPr>
      <w:hyperlink w:anchor="_Toc93499512" w:history="1">
        <w:r w:rsidR="008B3837" w:rsidRPr="005D5FEA">
          <w:rPr>
            <w:rStyle w:val="af6"/>
            <w:rFonts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1.1.2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rFonts w:cstheme="majorHAnsi"/>
            <w:noProof/>
          </w:rPr>
          <w:t>Collect function Data registration process overview diagram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_Toc93499512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8B3837">
          <w:rPr>
            <w:noProof/>
            <w:webHidden/>
          </w:rPr>
          <w:fldChar w:fldCharType="end"/>
        </w:r>
      </w:hyperlink>
    </w:p>
    <w:p w14:paraId="273F7503" w14:textId="33E80D48" w:rsidR="008B3837" w:rsidRDefault="002425F1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93499513" w:history="1">
        <w:r w:rsidR="008B3837" w:rsidRPr="005D5FEA">
          <w:rPr>
            <w:rStyle w:val="af6"/>
            <w:rFonts w:asciiTheme="majorHAnsi" w:hAnsiTheme="majorHAnsi" w:cstheme="majorHAnsi"/>
            <w:noProof/>
          </w:rPr>
          <w:t>1.2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rFonts w:asciiTheme="majorHAnsi" w:hAnsiTheme="majorHAnsi" w:cstheme="majorHAnsi"/>
            <w:noProof/>
          </w:rPr>
          <w:t>Parametersheets registration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_Toc93499513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8B3837">
          <w:rPr>
            <w:noProof/>
            <w:webHidden/>
          </w:rPr>
          <w:fldChar w:fldCharType="end"/>
        </w:r>
      </w:hyperlink>
    </w:p>
    <w:p w14:paraId="4878AF82" w14:textId="3AE612E3" w:rsidR="008B3837" w:rsidRDefault="002425F1">
      <w:pPr>
        <w:pStyle w:val="33"/>
        <w:rPr>
          <w:rFonts w:asciiTheme="minorHAnsi" w:hAnsiTheme="minorHAnsi"/>
          <w:noProof/>
        </w:rPr>
      </w:pPr>
      <w:hyperlink w:anchor="_Toc93499514" w:history="1">
        <w:r w:rsidR="008B3837" w:rsidRPr="005D5FEA">
          <w:rPr>
            <w:rStyle w:val="af6"/>
            <w:rFonts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1.2.3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rFonts w:cstheme="majorHAnsi"/>
            <w:noProof/>
          </w:rPr>
          <w:t>Collect function requirements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_Toc93499514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8B3837">
          <w:rPr>
            <w:noProof/>
            <w:webHidden/>
          </w:rPr>
          <w:fldChar w:fldCharType="end"/>
        </w:r>
      </w:hyperlink>
    </w:p>
    <w:p w14:paraId="58F1E9A3" w14:textId="76E4B6CF" w:rsidR="008B3837" w:rsidRDefault="002425F1" w:rsidP="008B3837">
      <w:pPr>
        <w:pStyle w:val="17"/>
        <w:rPr>
          <w:rFonts w:asciiTheme="minorHAnsi" w:hAnsiTheme="minorHAnsi"/>
          <w:noProof/>
        </w:rPr>
      </w:pPr>
      <w:hyperlink w:anchor="_Toc93499515" w:history="1">
        <w:r w:rsidR="008B3837" w:rsidRPr="005D5FEA">
          <w:rPr>
            <w:rStyle w:val="af6"/>
            <w:rFonts w:asciiTheme="majorHAnsi" w:hAnsiTheme="majorHAnsi" w:cstheme="majorHAnsi"/>
            <w:noProof/>
          </w:rPr>
          <w:t>2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rFonts w:asciiTheme="majorHAnsi" w:hAnsiTheme="majorHAnsi" w:cstheme="majorHAnsi"/>
            <w:noProof/>
          </w:rPr>
          <w:t>Handling Directories, File structures and varibles in the Collect function.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_Toc93499515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8B3837">
          <w:rPr>
            <w:noProof/>
            <w:webHidden/>
          </w:rPr>
          <w:fldChar w:fldCharType="end"/>
        </w:r>
      </w:hyperlink>
    </w:p>
    <w:p w14:paraId="539D0322" w14:textId="7E9E3132" w:rsidR="008B3837" w:rsidRDefault="002425F1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93499516" w:history="1">
        <w:r w:rsidR="008B3837" w:rsidRPr="005D5FEA">
          <w:rPr>
            <w:rStyle w:val="af6"/>
            <w:rFonts w:asciiTheme="majorHAnsi" w:hAnsiTheme="majorHAnsi" w:cstheme="majorHAnsi"/>
            <w:noProof/>
          </w:rPr>
          <w:t>2.1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rFonts w:asciiTheme="majorHAnsi" w:hAnsiTheme="majorHAnsi" w:cstheme="majorHAnsi"/>
            <w:noProof/>
          </w:rPr>
          <w:t>Collectable Directories and File structures.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_Toc93499516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8B3837">
          <w:rPr>
            <w:noProof/>
            <w:webHidden/>
          </w:rPr>
          <w:fldChar w:fldCharType="end"/>
        </w:r>
      </w:hyperlink>
    </w:p>
    <w:p w14:paraId="498DFEED" w14:textId="401DC169" w:rsidR="008B3837" w:rsidRDefault="002425F1">
      <w:pPr>
        <w:pStyle w:val="33"/>
        <w:rPr>
          <w:rFonts w:asciiTheme="minorHAnsi" w:hAnsiTheme="minorHAnsi"/>
          <w:noProof/>
        </w:rPr>
      </w:pPr>
      <w:hyperlink w:anchor="_Toc93499517" w:history="1">
        <w:r w:rsidR="008B3837" w:rsidRPr="005D5FEA">
          <w:rPr>
            <w:rStyle w:val="af6"/>
            <w:rFonts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2.1.1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rFonts w:cstheme="majorHAnsi"/>
            <w:noProof/>
          </w:rPr>
          <w:t>Collectable File formats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_Toc93499517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8B3837">
          <w:rPr>
            <w:noProof/>
            <w:webHidden/>
          </w:rPr>
          <w:fldChar w:fldCharType="end"/>
        </w:r>
      </w:hyperlink>
    </w:p>
    <w:p w14:paraId="6779A030" w14:textId="7F0270EF" w:rsidR="008B3837" w:rsidRDefault="002425F1">
      <w:pPr>
        <w:pStyle w:val="33"/>
        <w:rPr>
          <w:rFonts w:asciiTheme="minorHAnsi" w:hAnsiTheme="minorHAnsi"/>
          <w:noProof/>
        </w:rPr>
      </w:pPr>
      <w:hyperlink w:anchor="_Toc93499518" w:history="1">
        <w:r w:rsidR="008B3837" w:rsidRPr="005D5FEA">
          <w:rPr>
            <w:rStyle w:val="af6"/>
            <w:rFonts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2.1.2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rFonts w:cstheme="majorHAnsi"/>
            <w:noProof/>
          </w:rPr>
          <w:t>Collectable Directory configuration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_Toc93499518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8B3837">
          <w:rPr>
            <w:noProof/>
            <w:webHidden/>
          </w:rPr>
          <w:fldChar w:fldCharType="end"/>
        </w:r>
      </w:hyperlink>
    </w:p>
    <w:p w14:paraId="40034653" w14:textId="4EB7AEBE" w:rsidR="008B3837" w:rsidRDefault="002425F1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93499519" w:history="1">
        <w:r w:rsidR="008B3837" w:rsidRPr="005D5FEA">
          <w:rPr>
            <w:rStyle w:val="af6"/>
            <w:rFonts w:asciiTheme="majorHAnsi" w:hAnsiTheme="majorHAnsi" w:cstheme="majorHAnsi"/>
            <w:noProof/>
          </w:rPr>
          <w:t>2.2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rFonts w:asciiTheme="majorHAnsi" w:hAnsiTheme="majorHAnsi" w:cstheme="majorHAnsi"/>
            <w:noProof/>
          </w:rPr>
          <w:t>Variable and variable types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_Toc93499519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8B3837">
          <w:rPr>
            <w:noProof/>
            <w:webHidden/>
          </w:rPr>
          <w:fldChar w:fldCharType="end"/>
        </w:r>
      </w:hyperlink>
    </w:p>
    <w:p w14:paraId="58ADC5C7" w14:textId="583DEA1E" w:rsidR="008B3837" w:rsidRDefault="002425F1" w:rsidP="008B3837">
      <w:pPr>
        <w:pStyle w:val="17"/>
        <w:rPr>
          <w:rFonts w:asciiTheme="minorHAnsi" w:hAnsiTheme="minorHAnsi"/>
          <w:noProof/>
        </w:rPr>
      </w:pPr>
      <w:hyperlink w:anchor="_Toc93499520" w:history="1">
        <w:r w:rsidR="008B3837" w:rsidRPr="005D5FEA">
          <w:rPr>
            <w:rStyle w:val="af6"/>
            <w:rFonts w:asciiTheme="majorHAnsi" w:hAnsiTheme="majorHAnsi" w:cstheme="majorHAnsi"/>
            <w:noProof/>
          </w:rPr>
          <w:t>3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rFonts w:asciiTheme="majorHAnsi" w:hAnsiTheme="majorHAnsi" w:cstheme="majorHAnsi"/>
            <w:noProof/>
          </w:rPr>
          <w:t>Collect function console menu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_Toc93499520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8B3837">
          <w:rPr>
            <w:noProof/>
            <w:webHidden/>
          </w:rPr>
          <w:fldChar w:fldCharType="end"/>
        </w:r>
      </w:hyperlink>
    </w:p>
    <w:p w14:paraId="1D894527" w14:textId="1ABEF57C" w:rsidR="008B3837" w:rsidRDefault="002425F1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93499521" w:history="1">
        <w:r w:rsidR="008B3837" w:rsidRPr="005D5FEA">
          <w:rPr>
            <w:rStyle w:val="af6"/>
            <w:rFonts w:asciiTheme="majorHAnsi" w:hAnsiTheme="majorHAnsi" w:cstheme="majorHAnsi"/>
            <w:noProof/>
          </w:rPr>
          <w:t>3.1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rFonts w:asciiTheme="majorHAnsi" w:hAnsiTheme="majorHAnsi" w:cstheme="majorHAnsi"/>
            <w:noProof/>
          </w:rPr>
          <w:t>Menu/Screen list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_Toc93499521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8B3837">
          <w:rPr>
            <w:noProof/>
            <w:webHidden/>
          </w:rPr>
          <w:fldChar w:fldCharType="end"/>
        </w:r>
      </w:hyperlink>
    </w:p>
    <w:p w14:paraId="362EA530" w14:textId="64083CCB" w:rsidR="008B3837" w:rsidRDefault="002425F1" w:rsidP="008B3837">
      <w:pPr>
        <w:pStyle w:val="17"/>
        <w:rPr>
          <w:rFonts w:asciiTheme="minorHAnsi" w:hAnsiTheme="minorHAnsi"/>
          <w:noProof/>
        </w:rPr>
      </w:pPr>
      <w:hyperlink w:anchor="_Toc93499522" w:history="1">
        <w:r w:rsidR="008B3837" w:rsidRPr="005D5FEA">
          <w:rPr>
            <w:rStyle w:val="af6"/>
            <w:rFonts w:asciiTheme="majorHAnsi" w:hAnsiTheme="majorHAnsi" w:cstheme="majorHAnsi"/>
            <w:noProof/>
          </w:rPr>
          <w:t>4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rFonts w:asciiTheme="majorHAnsi" w:hAnsiTheme="majorHAnsi" w:cstheme="majorHAnsi"/>
            <w:noProof/>
          </w:rPr>
          <w:t>Collect function user manual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_Toc93499522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8B3837">
          <w:rPr>
            <w:noProof/>
            <w:webHidden/>
          </w:rPr>
          <w:fldChar w:fldCharType="end"/>
        </w:r>
      </w:hyperlink>
    </w:p>
    <w:p w14:paraId="3683E8DF" w14:textId="4AAE2437" w:rsidR="008B3837" w:rsidRDefault="002425F1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93499523" w:history="1">
        <w:r w:rsidR="008B3837" w:rsidRPr="005D5FEA">
          <w:rPr>
            <w:rStyle w:val="af6"/>
            <w:rFonts w:asciiTheme="majorHAnsi" w:hAnsiTheme="majorHAnsi" w:cstheme="majorHAnsi"/>
            <w:noProof/>
          </w:rPr>
          <w:t>4.1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rFonts w:asciiTheme="majorHAnsi" w:hAnsiTheme="majorHAnsi" w:cstheme="majorHAnsi"/>
            <w:noProof/>
          </w:rPr>
          <w:t>Work flow.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_Toc93499523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8B3837">
          <w:rPr>
            <w:noProof/>
            <w:webHidden/>
          </w:rPr>
          <w:fldChar w:fldCharType="end"/>
        </w:r>
      </w:hyperlink>
    </w:p>
    <w:p w14:paraId="7D8982F5" w14:textId="202C8461" w:rsidR="008B3837" w:rsidRDefault="002425F1">
      <w:pPr>
        <w:pStyle w:val="33"/>
        <w:rPr>
          <w:rFonts w:asciiTheme="minorHAnsi" w:hAnsiTheme="minorHAnsi"/>
          <w:noProof/>
        </w:rPr>
      </w:pPr>
      <w:hyperlink w:anchor="_Toc93499524" w:history="1">
        <w:r w:rsidR="008B3837" w:rsidRPr="005D5FEA">
          <w:rPr>
            <w:rStyle w:val="af6"/>
            <w:rFonts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rFonts w:cstheme="majorHAnsi"/>
            <w:noProof/>
          </w:rPr>
          <w:t>Collect function work flow.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_Toc93499524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8B3837">
          <w:rPr>
            <w:noProof/>
            <w:webHidden/>
          </w:rPr>
          <w:fldChar w:fldCharType="end"/>
        </w:r>
      </w:hyperlink>
    </w:p>
    <w:p w14:paraId="1F71E9F1" w14:textId="1FBDBBB8" w:rsidR="008B3837" w:rsidRDefault="002425F1" w:rsidP="008B3837">
      <w:pPr>
        <w:pStyle w:val="17"/>
        <w:rPr>
          <w:rFonts w:asciiTheme="minorHAnsi" w:hAnsiTheme="minorHAnsi"/>
          <w:noProof/>
        </w:rPr>
      </w:pPr>
      <w:hyperlink w:anchor="_Toc93499525" w:history="1">
        <w:r w:rsidR="008B3837" w:rsidRPr="005D5FEA">
          <w:rPr>
            <w:rStyle w:val="af6"/>
            <w:rFonts w:asciiTheme="majorHAnsi" w:hAnsiTheme="majorHAnsi" w:cstheme="majorHAnsi"/>
            <w:noProof/>
          </w:rPr>
          <w:t>5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rFonts w:asciiTheme="majorHAnsi" w:hAnsiTheme="majorHAnsi" w:cstheme="majorHAnsi"/>
            <w:noProof/>
          </w:rPr>
          <w:t>Collect function operation explanation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_Toc93499525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8B3837">
          <w:rPr>
            <w:noProof/>
            <w:webHidden/>
          </w:rPr>
          <w:fldChar w:fldCharType="end"/>
        </w:r>
      </w:hyperlink>
    </w:p>
    <w:p w14:paraId="70287C9E" w14:textId="77AF5640" w:rsidR="008B3837" w:rsidRDefault="002425F1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93499526" w:history="1">
        <w:r w:rsidR="008B3837" w:rsidRPr="005D5FEA">
          <w:rPr>
            <w:rStyle w:val="af6"/>
            <w:rFonts w:asciiTheme="majorHAnsi" w:hAnsiTheme="majorHAnsi" w:cstheme="majorHAnsi"/>
            <w:noProof/>
          </w:rPr>
          <w:t>5.1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rFonts w:asciiTheme="majorHAnsi" w:hAnsiTheme="majorHAnsi" w:cstheme="majorHAnsi"/>
            <w:noProof/>
          </w:rPr>
          <w:t>Ansible Common console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_Toc93499526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8B3837">
          <w:rPr>
            <w:noProof/>
            <w:webHidden/>
          </w:rPr>
          <w:fldChar w:fldCharType="end"/>
        </w:r>
      </w:hyperlink>
    </w:p>
    <w:p w14:paraId="5C41B0D5" w14:textId="60EE6002" w:rsidR="008B3837" w:rsidRDefault="002425F1">
      <w:pPr>
        <w:pStyle w:val="33"/>
        <w:rPr>
          <w:rFonts w:asciiTheme="minorHAnsi" w:hAnsiTheme="minorHAnsi"/>
          <w:noProof/>
        </w:rPr>
      </w:pPr>
      <w:hyperlink w:anchor="_Toc93499527" w:history="1">
        <w:r w:rsidR="008B3837" w:rsidRPr="005D5FEA">
          <w:rPr>
            <w:rStyle w:val="af6"/>
            <w:rFonts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5.1.1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rFonts w:cstheme="majorHAnsi"/>
            <w:noProof/>
          </w:rPr>
          <w:t>Collection interface information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_Toc93499527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8B3837">
          <w:rPr>
            <w:noProof/>
            <w:webHidden/>
          </w:rPr>
          <w:fldChar w:fldCharType="end"/>
        </w:r>
      </w:hyperlink>
    </w:p>
    <w:p w14:paraId="5F29C9E6" w14:textId="1CEF7F52" w:rsidR="008B3837" w:rsidRDefault="002425F1">
      <w:pPr>
        <w:pStyle w:val="33"/>
        <w:rPr>
          <w:rFonts w:asciiTheme="minorHAnsi" w:hAnsiTheme="minorHAnsi"/>
          <w:noProof/>
        </w:rPr>
      </w:pPr>
      <w:hyperlink w:anchor="_Toc93499528" w:history="1">
        <w:r w:rsidR="008B3837" w:rsidRPr="005D5FEA">
          <w:rPr>
            <w:rStyle w:val="af6"/>
            <w:rFonts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5.1.2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rFonts w:cstheme="majorHAnsi"/>
            <w:noProof/>
          </w:rPr>
          <w:t>Collection item value list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_Toc93499528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8B3837">
          <w:rPr>
            <w:noProof/>
            <w:webHidden/>
          </w:rPr>
          <w:fldChar w:fldCharType="end"/>
        </w:r>
      </w:hyperlink>
    </w:p>
    <w:p w14:paraId="61335352" w14:textId="759D1ECF" w:rsidR="008B3837" w:rsidRDefault="002425F1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93499529" w:history="1">
        <w:r w:rsidR="008B3837" w:rsidRPr="005D5FEA">
          <w:rPr>
            <w:rStyle w:val="af6"/>
            <w:rFonts w:asciiTheme="majorHAnsi" w:hAnsiTheme="majorHAnsi" w:cstheme="majorHAnsi"/>
            <w:noProof/>
          </w:rPr>
          <w:t>5.2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rFonts w:asciiTheme="majorHAnsi" w:hAnsiTheme="majorHAnsi" w:cstheme="majorHAnsi"/>
            <w:noProof/>
          </w:rPr>
          <w:t>Ansible-Legacy</w:t>
        </w:r>
        <w:r w:rsidR="008B3837" w:rsidRPr="005D5FEA">
          <w:rPr>
            <w:rStyle w:val="af6"/>
            <w:rFonts w:asciiTheme="majorHAnsi" w:hAnsiTheme="majorHAnsi" w:cstheme="majorHAnsi"/>
            <w:noProof/>
          </w:rPr>
          <w:t>、</w:t>
        </w:r>
        <w:r w:rsidR="008B3837" w:rsidRPr="005D5FEA">
          <w:rPr>
            <w:rStyle w:val="af6"/>
            <w:rFonts w:asciiTheme="majorHAnsi" w:hAnsiTheme="majorHAnsi" w:cstheme="majorHAnsi"/>
            <w:noProof/>
          </w:rPr>
          <w:t>Ansible-Pioneer</w:t>
        </w:r>
        <w:r w:rsidR="008B3837" w:rsidRPr="005D5FEA">
          <w:rPr>
            <w:rStyle w:val="af6"/>
            <w:rFonts w:asciiTheme="majorHAnsi" w:hAnsiTheme="majorHAnsi" w:cstheme="majorHAnsi"/>
            <w:noProof/>
          </w:rPr>
          <w:t>、</w:t>
        </w:r>
        <w:r w:rsidR="008B3837" w:rsidRPr="005D5FEA">
          <w:rPr>
            <w:rStyle w:val="af6"/>
            <w:rFonts w:asciiTheme="majorHAnsi" w:hAnsiTheme="majorHAnsi" w:cstheme="majorHAnsi"/>
            <w:noProof/>
          </w:rPr>
          <w:t>Ansible-LegacyRole Console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_Toc93499529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8B3837">
          <w:rPr>
            <w:noProof/>
            <w:webHidden/>
          </w:rPr>
          <w:fldChar w:fldCharType="end"/>
        </w:r>
      </w:hyperlink>
    </w:p>
    <w:p w14:paraId="091057AB" w14:textId="392D24B1" w:rsidR="008B3837" w:rsidRDefault="002425F1">
      <w:pPr>
        <w:pStyle w:val="33"/>
        <w:rPr>
          <w:rFonts w:asciiTheme="minorHAnsi" w:hAnsiTheme="minorHAnsi"/>
          <w:noProof/>
        </w:rPr>
      </w:pPr>
      <w:hyperlink w:anchor="_Toc93499530" w:history="1">
        <w:r w:rsidR="008B3837" w:rsidRPr="005D5FEA">
          <w:rPr>
            <w:rStyle w:val="af6"/>
            <w:rFonts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5.2.1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rFonts w:cstheme="majorHAnsi"/>
            <w:noProof/>
          </w:rPr>
          <w:t>Check Collection status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_Toc93499530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8B3837">
          <w:rPr>
            <w:noProof/>
            <w:webHidden/>
          </w:rPr>
          <w:fldChar w:fldCharType="end"/>
        </w:r>
      </w:hyperlink>
    </w:p>
    <w:p w14:paraId="52FFFDA8" w14:textId="6121A33A" w:rsidR="008B3837" w:rsidRDefault="002425F1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93499531" w:history="1">
        <w:r w:rsidR="008B3837" w:rsidRPr="005D5FEA">
          <w:rPr>
            <w:rStyle w:val="af6"/>
            <w:rFonts w:asciiTheme="majorHAnsi" w:hAnsiTheme="majorHAnsi" w:cstheme="majorHAnsi"/>
            <w:noProof/>
          </w:rPr>
          <w:t>5.3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rFonts w:asciiTheme="majorHAnsi" w:hAnsiTheme="majorHAnsi" w:cstheme="majorHAnsi"/>
            <w:noProof/>
          </w:rPr>
          <w:t>BackYard contents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_Toc93499531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 w:rsidR="008B3837">
          <w:rPr>
            <w:noProof/>
            <w:webHidden/>
          </w:rPr>
          <w:fldChar w:fldCharType="end"/>
        </w:r>
      </w:hyperlink>
    </w:p>
    <w:p w14:paraId="41B2FB42" w14:textId="5DC290D6" w:rsidR="008B3837" w:rsidRDefault="002425F1">
      <w:pPr>
        <w:pStyle w:val="33"/>
        <w:rPr>
          <w:rFonts w:asciiTheme="minorHAnsi" w:hAnsiTheme="minorHAnsi"/>
          <w:noProof/>
        </w:rPr>
      </w:pPr>
      <w:hyperlink w:anchor="_Toc93499532" w:history="1">
        <w:r w:rsidR="008B3837" w:rsidRPr="005D5FEA">
          <w:rPr>
            <w:rStyle w:val="af6"/>
            <w:rFonts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5.3.1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rFonts w:cstheme="majorHAnsi"/>
            <w:noProof/>
          </w:rPr>
          <w:t>Overview of the Parameter sheet registration process.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_Toc93499532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 w:rsidR="008B3837">
          <w:rPr>
            <w:noProof/>
            <w:webHidden/>
          </w:rPr>
          <w:fldChar w:fldCharType="end"/>
        </w:r>
      </w:hyperlink>
    </w:p>
    <w:p w14:paraId="0A5DFC08" w14:textId="59831C9E" w:rsidR="008B3837" w:rsidRDefault="002425F1" w:rsidP="008B3837">
      <w:pPr>
        <w:pStyle w:val="17"/>
        <w:rPr>
          <w:rFonts w:asciiTheme="minorHAnsi" w:hAnsiTheme="minorHAnsi"/>
          <w:noProof/>
        </w:rPr>
      </w:pPr>
      <w:hyperlink w:anchor="_Toc93499533" w:history="1">
        <w:r w:rsidR="008B3837" w:rsidRPr="005D5FEA">
          <w:rPr>
            <w:rStyle w:val="af6"/>
            <w:rFonts w:asciiTheme="majorHAnsi" w:hAnsiTheme="majorHAnsi" w:cstheme="majorHAnsi"/>
            <w:noProof/>
          </w:rPr>
          <w:t>6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rFonts w:asciiTheme="majorHAnsi" w:hAnsiTheme="majorHAnsi" w:cstheme="majorHAnsi"/>
            <w:noProof/>
          </w:rPr>
          <w:t>Operation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_Toc93499533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8B3837">
          <w:rPr>
            <w:noProof/>
            <w:webHidden/>
          </w:rPr>
          <w:fldChar w:fldCharType="end"/>
        </w:r>
      </w:hyperlink>
    </w:p>
    <w:p w14:paraId="529A6558" w14:textId="5A6F636D" w:rsidR="008B3837" w:rsidRDefault="002425F1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93499534" w:history="1">
        <w:r w:rsidR="008B3837" w:rsidRPr="005D5FEA">
          <w:rPr>
            <w:rStyle w:val="af6"/>
            <w:rFonts w:asciiTheme="majorHAnsi" w:hAnsiTheme="majorHAnsi" w:cstheme="majorHAnsi"/>
            <w:noProof/>
          </w:rPr>
          <w:t>6.1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rFonts w:asciiTheme="majorHAnsi" w:hAnsiTheme="majorHAnsi" w:cstheme="majorHAnsi"/>
            <w:noProof/>
          </w:rPr>
          <w:t>Maintenance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_Toc93499534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8B3837">
          <w:rPr>
            <w:noProof/>
            <w:webHidden/>
          </w:rPr>
          <w:fldChar w:fldCharType="end"/>
        </w:r>
      </w:hyperlink>
    </w:p>
    <w:p w14:paraId="082EC1C8" w14:textId="66EC6973" w:rsidR="008B3837" w:rsidRDefault="002425F1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93499535" w:history="1">
        <w:r w:rsidR="008B3837" w:rsidRPr="005D5FEA">
          <w:rPr>
            <w:rStyle w:val="af6"/>
            <w:rFonts w:asciiTheme="majorHAnsi" w:hAnsiTheme="majorHAnsi" w:cstheme="majorHAnsi"/>
            <w:noProof/>
          </w:rPr>
          <w:t>6.2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rFonts w:asciiTheme="majorHAnsi" w:hAnsiTheme="majorHAnsi" w:cstheme="majorHAnsi"/>
            <w:noProof/>
          </w:rPr>
          <w:t>Maintenance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_Toc93499535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 w:rsidR="008B3837">
          <w:rPr>
            <w:noProof/>
            <w:webHidden/>
          </w:rPr>
          <w:fldChar w:fldCharType="end"/>
        </w:r>
      </w:hyperlink>
    </w:p>
    <w:p w14:paraId="04CCBCD9" w14:textId="1E253C1F" w:rsidR="008B3837" w:rsidRDefault="002425F1" w:rsidP="008B3837">
      <w:pPr>
        <w:pStyle w:val="17"/>
        <w:rPr>
          <w:rFonts w:asciiTheme="minorHAnsi" w:hAnsiTheme="minorHAnsi"/>
          <w:noProof/>
        </w:rPr>
      </w:pPr>
      <w:hyperlink w:anchor="_Toc93499536" w:history="1">
        <w:r w:rsidR="008B3837" w:rsidRPr="005D5FEA">
          <w:rPr>
            <w:rStyle w:val="af6"/>
            <w:rFonts w:asciiTheme="majorHAnsi" w:hAnsiTheme="majorHAnsi" w:cstheme="majorHAnsi"/>
            <w:noProof/>
          </w:rPr>
          <w:t>7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rFonts w:asciiTheme="majorHAnsi" w:hAnsiTheme="majorHAnsi" w:cstheme="majorHAnsi"/>
            <w:noProof/>
          </w:rPr>
          <w:t>Appendix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_Toc93499536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8B3837">
          <w:rPr>
            <w:noProof/>
            <w:webHidden/>
          </w:rPr>
          <w:fldChar w:fldCharType="end"/>
        </w:r>
      </w:hyperlink>
    </w:p>
    <w:p w14:paraId="3D75843C" w14:textId="736C9188" w:rsidR="008B3837" w:rsidRDefault="002425F1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93499537" w:history="1">
        <w:r w:rsidR="008B3837" w:rsidRPr="005D5FEA">
          <w:rPr>
            <w:rStyle w:val="af6"/>
            <w:rFonts w:asciiTheme="majorHAnsi" w:hAnsiTheme="majorHAnsi" w:cstheme="majorHAnsi"/>
            <w:noProof/>
          </w:rPr>
          <w:t>7.1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rFonts w:asciiTheme="majorHAnsi" w:hAnsiTheme="majorHAnsi" w:cstheme="majorHAnsi"/>
            <w:noProof/>
          </w:rPr>
          <w:t>References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_Toc93499537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 w:rsidR="008B3837">
          <w:rPr>
            <w:noProof/>
            <w:webHidden/>
          </w:rPr>
          <w:fldChar w:fldCharType="end"/>
        </w:r>
      </w:hyperlink>
    </w:p>
    <w:p w14:paraId="605EBC80" w14:textId="5F969832" w:rsidR="008B3837" w:rsidRDefault="002425F1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93499538" w:history="1">
        <w:r w:rsidR="008B3837" w:rsidRPr="005D5FEA">
          <w:rPr>
            <w:rStyle w:val="af6"/>
            <w:rFonts w:asciiTheme="majorHAnsi" w:hAnsiTheme="majorHAnsi" w:cstheme="majorHAnsi"/>
            <w:noProof/>
          </w:rPr>
          <w:t>7.2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rFonts w:asciiTheme="majorHAnsi" w:hAnsiTheme="majorHAnsi" w:cstheme="majorHAnsi"/>
            <w:noProof/>
          </w:rPr>
          <w:t>Examples from using the Collect function.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_Toc93499538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8B3837">
          <w:rPr>
            <w:noProof/>
            <w:webHidden/>
          </w:rPr>
          <w:fldChar w:fldCharType="end"/>
        </w:r>
      </w:hyperlink>
    </w:p>
    <w:p w14:paraId="2D725803" w14:textId="1B8B95CD" w:rsidR="008B3837" w:rsidRDefault="002425F1">
      <w:pPr>
        <w:pStyle w:val="33"/>
        <w:rPr>
          <w:rFonts w:asciiTheme="minorHAnsi" w:hAnsiTheme="minorHAnsi"/>
          <w:noProof/>
        </w:rPr>
      </w:pPr>
      <w:hyperlink w:anchor="_Toc93499539" w:history="1">
        <w:r w:rsidR="008B3837" w:rsidRPr="005D5FEA">
          <w:rPr>
            <w:rStyle w:val="af6"/>
            <w:rFonts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7.2.1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rFonts w:cstheme="majorHAnsi"/>
            <w:noProof/>
          </w:rPr>
          <w:t>If you have multiple files with the same menu as target.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_Toc93499539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 w:rsidR="008B3837">
          <w:rPr>
            <w:noProof/>
            <w:webHidden/>
          </w:rPr>
          <w:fldChar w:fldCharType="end"/>
        </w:r>
      </w:hyperlink>
    </w:p>
    <w:p w14:paraId="16A738F1" w14:textId="49490036" w:rsidR="008B3837" w:rsidRDefault="002425F1">
      <w:pPr>
        <w:pStyle w:val="33"/>
        <w:rPr>
          <w:rFonts w:asciiTheme="minorHAnsi" w:hAnsiTheme="minorHAnsi"/>
          <w:noProof/>
        </w:rPr>
      </w:pPr>
      <w:hyperlink w:anchor="_Toc93499540" w:history="1">
        <w:r w:rsidR="008B3837" w:rsidRPr="005D5FEA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7.2.2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noProof/>
          </w:rPr>
          <w:t>Handling values of collectable file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_Toc93499540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="008B3837">
          <w:rPr>
            <w:noProof/>
            <w:webHidden/>
          </w:rPr>
          <w:fldChar w:fldCharType="end"/>
        </w:r>
      </w:hyperlink>
    </w:p>
    <w:p w14:paraId="284044D4" w14:textId="7B07DBBC" w:rsidR="008B3837" w:rsidRDefault="002425F1">
      <w:pPr>
        <w:pStyle w:val="33"/>
        <w:rPr>
          <w:rFonts w:asciiTheme="minorHAnsi" w:hAnsiTheme="minorHAnsi"/>
          <w:noProof/>
        </w:rPr>
      </w:pPr>
      <w:hyperlink w:anchor="_Toc93499541" w:history="1">
        <w:r w:rsidR="008B3837" w:rsidRPr="005D5FEA">
          <w:rPr>
            <w:rStyle w:val="af6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7.2.3</w:t>
        </w:r>
        <w:r w:rsidR="008B3837">
          <w:rPr>
            <w:rFonts w:asciiTheme="minorHAnsi" w:hAnsiTheme="minorHAnsi"/>
            <w:noProof/>
          </w:rPr>
          <w:tab/>
        </w:r>
        <w:r w:rsidR="008B3837" w:rsidRPr="005D5FEA">
          <w:rPr>
            <w:rStyle w:val="af6"/>
            <w:noProof/>
          </w:rPr>
          <w:t>Selecting upload file from multiple file with same name</w:t>
        </w:r>
        <w:r w:rsidR="008B3837">
          <w:rPr>
            <w:noProof/>
            <w:webHidden/>
          </w:rPr>
          <w:tab/>
        </w:r>
        <w:r w:rsidR="008B3837">
          <w:rPr>
            <w:noProof/>
            <w:webHidden/>
          </w:rPr>
          <w:fldChar w:fldCharType="begin"/>
        </w:r>
        <w:r w:rsidR="008B3837">
          <w:rPr>
            <w:noProof/>
            <w:webHidden/>
          </w:rPr>
          <w:instrText xml:space="preserve"> PAGEREF _Toc93499541 \h </w:instrText>
        </w:r>
        <w:r w:rsidR="008B3837">
          <w:rPr>
            <w:noProof/>
            <w:webHidden/>
          </w:rPr>
        </w:r>
        <w:r w:rsidR="008B3837"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 w:rsidR="008B3837">
          <w:rPr>
            <w:noProof/>
            <w:webHidden/>
          </w:rPr>
          <w:fldChar w:fldCharType="end"/>
        </w:r>
      </w:hyperlink>
    </w:p>
    <w:p w14:paraId="206B89AA" w14:textId="72660AEE" w:rsidR="00D37A65" w:rsidRPr="00BC73CE" w:rsidRDefault="00352205" w:rsidP="008B3837">
      <w:pPr>
        <w:pStyle w:val="17"/>
        <w:sectPr w:rsidR="00D37A65" w:rsidRPr="00BC73CE" w:rsidSect="009F492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361" w:right="851" w:bottom="1134" w:left="1418" w:header="851" w:footer="992" w:gutter="0"/>
          <w:pgNumType w:start="0"/>
          <w:cols w:space="425"/>
          <w:titlePg/>
          <w:docGrid w:type="lines" w:linePitch="286"/>
        </w:sectPr>
      </w:pPr>
      <w:r w:rsidRPr="00BC73CE">
        <w:rPr>
          <w:rStyle w:val="af6"/>
          <w:rFonts w:asciiTheme="majorHAnsi" w:eastAsia="ＭＳ Ｐゴシック" w:hAnsiTheme="majorHAnsi" w:cstheme="majorHAnsi"/>
          <w:b/>
          <w:noProof/>
          <w:szCs w:val="21"/>
        </w:rPr>
        <w:fldChar w:fldCharType="end"/>
      </w:r>
      <w:bookmarkStart w:id="1" w:name="_Toc435436106"/>
    </w:p>
    <w:p w14:paraId="588D0796" w14:textId="5D79C4D1" w:rsidR="009A7719" w:rsidRPr="00BC73CE" w:rsidRDefault="009A7719" w:rsidP="006A0BCE">
      <w:pPr>
        <w:widowControl/>
        <w:jc w:val="left"/>
        <w:rPr>
          <w:rFonts w:asciiTheme="majorHAnsi" w:hAnsiTheme="majorHAnsi" w:cstheme="majorHAnsi"/>
        </w:rPr>
      </w:pPr>
    </w:p>
    <w:p w14:paraId="3568F49D" w14:textId="7DAE9EE2" w:rsidR="002D068D" w:rsidRPr="00BC73CE" w:rsidRDefault="00347C3C" w:rsidP="006A0BCE">
      <w:pPr>
        <w:pStyle w:val="0"/>
        <w:rPr>
          <w:rFonts w:asciiTheme="majorHAnsi" w:hAnsiTheme="majorHAnsi" w:cstheme="majorHAnsi"/>
        </w:rPr>
      </w:pPr>
      <w:bookmarkStart w:id="2" w:name="_Toc93499508"/>
      <w:r w:rsidRPr="00BC73CE">
        <w:rPr>
          <w:rFonts w:asciiTheme="majorHAnsi" w:hAnsiTheme="majorHAnsi" w:cstheme="majorHAnsi"/>
        </w:rPr>
        <w:lastRenderedPageBreak/>
        <w:t>Introduction</w:t>
      </w:r>
      <w:bookmarkEnd w:id="2"/>
    </w:p>
    <w:p w14:paraId="167CECD3" w14:textId="77777777" w:rsidR="002D068D" w:rsidRPr="00BC73CE" w:rsidRDefault="002D068D" w:rsidP="006A0BCE">
      <w:pPr>
        <w:jc w:val="left"/>
        <w:rPr>
          <w:rFonts w:asciiTheme="majorHAnsi" w:hAnsiTheme="majorHAnsi" w:cstheme="majorHAnsi"/>
        </w:rPr>
      </w:pPr>
    </w:p>
    <w:p w14:paraId="378BC6F9" w14:textId="7F39EC7E" w:rsidR="00347C3C" w:rsidRPr="00BC73CE" w:rsidRDefault="00347C3C" w:rsidP="006A0BCE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This document explains the ITA Collect function and how to use it.</w:t>
      </w:r>
    </w:p>
    <w:p w14:paraId="076BF9DA" w14:textId="77777777" w:rsidR="002D068D" w:rsidRPr="00BC73CE" w:rsidRDefault="002D068D" w:rsidP="006A0BCE">
      <w:pPr>
        <w:jc w:val="left"/>
        <w:rPr>
          <w:rFonts w:asciiTheme="majorHAnsi" w:hAnsiTheme="majorHAnsi" w:cstheme="majorHAnsi"/>
        </w:rPr>
      </w:pPr>
    </w:p>
    <w:p w14:paraId="18436794" w14:textId="2CB462F8" w:rsidR="00D37A65" w:rsidRPr="00BC73CE" w:rsidRDefault="00347C3C" w:rsidP="006A0BCE">
      <w:pPr>
        <w:pStyle w:val="1"/>
        <w:jc w:val="left"/>
        <w:rPr>
          <w:rFonts w:asciiTheme="majorHAnsi" w:hAnsiTheme="majorHAnsi" w:cstheme="majorHAnsi"/>
        </w:rPr>
      </w:pPr>
      <w:bookmarkStart w:id="3" w:name="_Toc93499509"/>
      <w:bookmarkEnd w:id="1"/>
      <w:r w:rsidRPr="00BC73CE">
        <w:rPr>
          <w:rFonts w:asciiTheme="majorHAnsi" w:hAnsiTheme="majorHAnsi" w:cstheme="majorHAnsi"/>
        </w:rPr>
        <w:lastRenderedPageBreak/>
        <w:t>Collect function overview</w:t>
      </w:r>
      <w:bookmarkEnd w:id="3"/>
    </w:p>
    <w:p w14:paraId="6CE95D9F" w14:textId="1E4A2CF0" w:rsidR="00923380" w:rsidRPr="00BC73CE" w:rsidRDefault="00347C3C" w:rsidP="006A0BCE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This section explains the collect function.</w:t>
      </w:r>
    </w:p>
    <w:p w14:paraId="7DB62DB0" w14:textId="7EBCE23C" w:rsidR="00964668" w:rsidRPr="00BC73CE" w:rsidRDefault="00347C3C" w:rsidP="006A0BCE">
      <w:pPr>
        <w:pStyle w:val="20"/>
        <w:rPr>
          <w:rFonts w:asciiTheme="majorHAnsi" w:hAnsiTheme="majorHAnsi" w:cstheme="majorHAnsi"/>
        </w:rPr>
      </w:pPr>
      <w:bookmarkStart w:id="4" w:name="_Toc93499510"/>
      <w:bookmarkStart w:id="5" w:name="_Toc6477475"/>
      <w:r w:rsidRPr="00BC73CE">
        <w:rPr>
          <w:rFonts w:asciiTheme="majorHAnsi" w:hAnsiTheme="majorHAnsi" w:cstheme="majorHAnsi"/>
        </w:rPr>
        <w:t>About the collect function</w:t>
      </w:r>
      <w:bookmarkEnd w:id="4"/>
    </w:p>
    <w:p w14:paraId="2787DCC9" w14:textId="1385CB5A" w:rsidR="000A2B51" w:rsidRPr="00BC73CE" w:rsidRDefault="00347C3C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collect function automatically registers values to parameter sheets. The values are based on the results of executed operations (source files output in a specified format) in ITA.</w:t>
      </w:r>
    </w:p>
    <w:p w14:paraId="147A644D" w14:textId="368F9B8F" w:rsidR="000A2B51" w:rsidRPr="00BC73CE" w:rsidRDefault="000A2B51" w:rsidP="006A0BCE">
      <w:pPr>
        <w:ind w:leftChars="135" w:left="283"/>
        <w:jc w:val="left"/>
        <w:rPr>
          <w:rFonts w:asciiTheme="majorHAnsi" w:hAnsiTheme="majorHAnsi" w:cstheme="majorHAnsi"/>
        </w:rPr>
      </w:pPr>
    </w:p>
    <w:p w14:paraId="3E4F9909" w14:textId="6C3B6874" w:rsidR="000C7FB3" w:rsidRPr="00BC73CE" w:rsidRDefault="00347C3C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This function uses Ansible-Driver as target.</w:t>
      </w:r>
    </w:p>
    <w:p w14:paraId="6DF0A96F" w14:textId="77777777" w:rsidR="000C7FB3" w:rsidRPr="00BC73CE" w:rsidRDefault="000C7FB3" w:rsidP="006A0BCE">
      <w:pPr>
        <w:ind w:leftChars="135" w:left="283"/>
        <w:jc w:val="left"/>
        <w:rPr>
          <w:rFonts w:asciiTheme="majorHAnsi" w:hAnsiTheme="majorHAnsi" w:cstheme="majorHAnsi"/>
        </w:rPr>
      </w:pPr>
    </w:p>
    <w:p w14:paraId="32CA399B" w14:textId="0D6B9B56" w:rsidR="00964668" w:rsidRPr="00BC73CE" w:rsidRDefault="00347C3C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For more information abo</w:t>
      </w:r>
      <w:r w:rsidR="00867CFA">
        <w:rPr>
          <w:rFonts w:asciiTheme="majorHAnsi" w:hAnsiTheme="majorHAnsi" w:cstheme="majorHAnsi"/>
        </w:rPr>
        <w:t>ut Ansible, please refer to the Ansible product manual</w:t>
      </w:r>
    </w:p>
    <w:p w14:paraId="1192E72D" w14:textId="743F275F" w:rsidR="000A2B51" w:rsidRPr="00BC73CE" w:rsidRDefault="00347C3C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 xml:space="preserve">For more information about Ansible-Driver, please refer to </w:t>
      </w:r>
      <w:r w:rsidR="00867CFA">
        <w:rPr>
          <w:rFonts w:asciiTheme="majorHAnsi" w:hAnsiTheme="majorHAnsi" w:cstheme="majorHAnsi"/>
        </w:rPr>
        <w:t>“</w:t>
      </w:r>
      <w:r w:rsidR="00867CFA" w:rsidRPr="00867CFA">
        <w:rPr>
          <w:rFonts w:asciiTheme="majorHAnsi" w:hAnsiTheme="majorHAnsi" w:cstheme="majorHAnsi"/>
        </w:rPr>
        <w:t>Exastro-</w:t>
      </w:r>
      <w:proofErr w:type="spellStart"/>
      <w:r w:rsidR="00867CFA" w:rsidRPr="00867CFA">
        <w:rPr>
          <w:rFonts w:asciiTheme="majorHAnsi" w:hAnsiTheme="majorHAnsi" w:cstheme="majorHAnsi"/>
        </w:rPr>
        <w:t>ITA_User_</w:t>
      </w:r>
      <w:r w:rsidR="00867CFA">
        <w:rPr>
          <w:rFonts w:asciiTheme="majorHAnsi" w:hAnsiTheme="majorHAnsi" w:cstheme="majorHAnsi"/>
        </w:rPr>
        <w:t>Instruction_Manual_Ansible</w:t>
      </w:r>
      <w:proofErr w:type="spellEnd"/>
      <w:r w:rsidR="00867CFA">
        <w:rPr>
          <w:rFonts w:asciiTheme="majorHAnsi" w:hAnsiTheme="majorHAnsi" w:cstheme="majorHAnsi"/>
        </w:rPr>
        <w:t>-Driver”</w:t>
      </w:r>
    </w:p>
    <w:bookmarkEnd w:id="5"/>
    <w:p w14:paraId="0A4F89AF" w14:textId="0508761A" w:rsidR="00923380" w:rsidRPr="00BC73CE" w:rsidRDefault="00347C3C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For more information about Parame</w:t>
      </w:r>
      <w:r w:rsidR="00867CFA">
        <w:rPr>
          <w:rFonts w:asciiTheme="majorHAnsi" w:hAnsiTheme="majorHAnsi" w:cstheme="majorHAnsi"/>
        </w:rPr>
        <w:t>ter sheets, please refer to “</w:t>
      </w:r>
      <w:r w:rsidR="00867CFA" w:rsidRPr="00867CFA">
        <w:rPr>
          <w:rFonts w:asciiTheme="majorHAnsi" w:hAnsiTheme="majorHAnsi" w:cstheme="majorHAnsi"/>
        </w:rPr>
        <w:t>Exastro-</w:t>
      </w:r>
      <w:proofErr w:type="spellStart"/>
      <w:r w:rsidR="00867CFA" w:rsidRPr="00867CFA">
        <w:rPr>
          <w:rFonts w:asciiTheme="majorHAnsi" w:hAnsiTheme="majorHAnsi" w:cstheme="majorHAnsi"/>
        </w:rPr>
        <w:t>ITA_User_Instruct</w:t>
      </w:r>
      <w:r w:rsidR="00867CFA">
        <w:rPr>
          <w:rFonts w:asciiTheme="majorHAnsi" w:hAnsiTheme="majorHAnsi" w:cstheme="majorHAnsi"/>
        </w:rPr>
        <w:t>ion_Manual_Menu_creation_function</w:t>
      </w:r>
      <w:proofErr w:type="spellEnd"/>
      <w:r w:rsidR="00867CFA">
        <w:rPr>
          <w:rFonts w:asciiTheme="majorHAnsi" w:hAnsiTheme="majorHAnsi" w:cstheme="majorHAnsi"/>
        </w:rPr>
        <w:t>”.</w:t>
      </w:r>
    </w:p>
    <w:p w14:paraId="70139709" w14:textId="77777777" w:rsidR="00E07ACD" w:rsidRPr="00BC73CE" w:rsidRDefault="00E07ACD" w:rsidP="00E07ACD">
      <w:pPr>
        <w:widowControl/>
        <w:jc w:val="left"/>
        <w:rPr>
          <w:rFonts w:asciiTheme="majorHAnsi" w:hAnsiTheme="majorHAnsi" w:cstheme="majorHAnsi"/>
        </w:rPr>
      </w:pPr>
    </w:p>
    <w:p w14:paraId="3A9616CD" w14:textId="407154E7" w:rsidR="00E07ACD" w:rsidRPr="00BC73CE" w:rsidRDefault="00347C3C" w:rsidP="00E07ACD">
      <w:pPr>
        <w:pStyle w:val="30"/>
        <w:numPr>
          <w:ilvl w:val="2"/>
          <w:numId w:val="17"/>
        </w:numPr>
        <w:jc w:val="left"/>
        <w:rPr>
          <w:rFonts w:cstheme="majorHAnsi"/>
        </w:rPr>
      </w:pPr>
      <w:bookmarkStart w:id="6" w:name="_Toc93499511"/>
      <w:r w:rsidRPr="00BC73CE">
        <w:rPr>
          <w:rFonts w:cstheme="majorHAnsi"/>
        </w:rPr>
        <w:t>Collect function overview diagram</w:t>
      </w:r>
      <w:bookmarkEnd w:id="6"/>
    </w:p>
    <w:p w14:paraId="2AF58AEB" w14:textId="74F29B0C" w:rsidR="00E07ACD" w:rsidRPr="00BC73CE" w:rsidRDefault="00347C3C" w:rsidP="00E07ACD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following is a diagram that displays the entire process of using the Collect function.</w:t>
      </w:r>
    </w:p>
    <w:p w14:paraId="28DF280C" w14:textId="77777777" w:rsidR="00E07ACD" w:rsidRPr="00BC73CE" w:rsidRDefault="00E07ACD" w:rsidP="00E07ACD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  <w:noProof/>
        </w:rPr>
        <mc:AlternateContent>
          <mc:Choice Requires="wpc">
            <w:drawing>
              <wp:inline distT="0" distB="0" distL="0" distR="0" wp14:anchorId="191DE089" wp14:editId="20C7279C">
                <wp:extent cx="5953125" cy="4936066"/>
                <wp:effectExtent l="0" t="0" r="28575" b="17145"/>
                <wp:docPr id="346" name="キャンバス 3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g:wgp>
                        <wpg:cNvPr id="95" name="グループ化 95"/>
                        <wpg:cNvGrpSpPr/>
                        <wpg:grpSpPr>
                          <a:xfrm>
                            <a:off x="1634067" y="2252133"/>
                            <a:ext cx="3707213" cy="2158811"/>
                            <a:chOff x="1337735" y="1958001"/>
                            <a:chExt cx="4003545" cy="2530013"/>
                          </a:xfrm>
                        </wpg:grpSpPr>
                        <wps:wsp>
                          <wps:cNvPr id="96" name="正方形/長方形 96"/>
                          <wps:cNvSpPr/>
                          <wps:spPr bwMode="auto">
                            <a:xfrm>
                              <a:off x="1337735" y="2040399"/>
                              <a:ext cx="3623732" cy="244761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10000"/>
                                <a:lumOff val="90000"/>
                              </a:schemeClr>
                            </a:solidFill>
                            <a:ln w="25400" cap="flat" cmpd="sng" algn="ctr">
                              <a:solidFill>
                                <a:srgbClr val="FF0000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bodyPr rot="0" spcFirstLastPara="0" vert="horz" wrap="square" lIns="182880" tIns="91440" rIns="18288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テキスト ボックス 174"/>
                          <wps:cNvSpPr txBox="1"/>
                          <wps:spPr>
                            <a:xfrm>
                              <a:off x="4193200" y="1958001"/>
                              <a:ext cx="1148080" cy="454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BE2CB8D" w14:textId="77777777" w:rsidR="002425F1" w:rsidRPr="00936C6E" w:rsidRDefault="002425F1" w:rsidP="00E07AC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</w:rPr>
                                </w:pPr>
                                <w:proofErr w:type="spellStart"/>
                                <w:r w:rsidRPr="00936C6E">
                                  <w:rPr>
                                    <w:rFonts w:eastAsia="Meiryo UI" w:cs="Times New Roman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2"/>
                                    <w:szCs w:val="22"/>
                                  </w:rPr>
                                  <w:t>BackYard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 anchor="ctr">
                            <a:noAutofit/>
                          </wps:bodyPr>
                        </wps:wsp>
                      </wpg:wgp>
                      <wps:wsp>
                        <wps:cNvPr id="98" name="正方形/長方形 98"/>
                        <wps:cNvSpPr/>
                        <wps:spPr bwMode="auto">
                          <a:xfrm>
                            <a:off x="7038" y="109603"/>
                            <a:ext cx="3877726" cy="23818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rgbClr val="00206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26A7D81C" w14:textId="77777777" w:rsidR="002425F1" w:rsidRPr="00E14084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4"/>
                                </w:rPr>
                              </w:pPr>
                              <w:r w:rsidRPr="00E14084">
                                <w:rPr>
                                  <w:rFonts w:asciiTheme="minorHAnsi" w:eastAsiaTheme="minorEastAsia" w:hAnsi="Arial" w:cstheme="minorBidi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  <w:t>ITA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直線コネクタ 99"/>
                        <wps:cNvCnPr/>
                        <wps:spPr bwMode="auto">
                          <a:xfrm flipH="1">
                            <a:off x="539292" y="626751"/>
                            <a:ext cx="10187" cy="3197721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38100" cap="flat" cmpd="sng" algn="ctr">
                            <a:solidFill>
                              <a:schemeClr val="accent6"/>
                            </a:solidFill>
                            <a:prstDash val="sys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tx1"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" name="直線コネクタ 101"/>
                        <wps:cNvCnPr/>
                        <wps:spPr bwMode="auto">
                          <a:xfrm flipH="1">
                            <a:off x="2108200" y="623145"/>
                            <a:ext cx="24074" cy="2120055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38100" cap="flat" cmpd="sng" algn="ctr">
                            <a:solidFill>
                              <a:schemeClr val="accent6"/>
                            </a:solidFill>
                            <a:prstDash val="sys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tx1"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" name="直線コネクタ 103"/>
                        <wps:cNvCnPr/>
                        <wps:spPr bwMode="auto">
                          <a:xfrm>
                            <a:off x="5278884" y="397902"/>
                            <a:ext cx="0" cy="3563608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38100" cap="flat" cmpd="sng" algn="ctr">
                            <a:solidFill>
                              <a:schemeClr val="accent6"/>
                            </a:solidFill>
                            <a:prstDash val="sys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tx1"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フローチャート: 書類 105"/>
                        <wps:cNvSpPr/>
                        <wps:spPr bwMode="auto">
                          <a:xfrm>
                            <a:off x="263497" y="648972"/>
                            <a:ext cx="555029" cy="378875"/>
                          </a:xfrm>
                          <a:prstGeom prst="flowChartDocument">
                            <a:avLst/>
                          </a:prstGeom>
                          <a:solidFill>
                            <a:schemeClr val="accent6">
                              <a:lumMod val="25000"/>
                              <a:lumOff val="75000"/>
                              <a:alpha val="8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正方形/長方形 106"/>
                        <wps:cNvSpPr/>
                        <wps:spPr bwMode="auto">
                          <a:xfrm>
                            <a:off x="7038" y="309400"/>
                            <a:ext cx="1709919" cy="393719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101A75A1" w14:textId="5BC280D2" w:rsidR="002425F1" w:rsidRPr="00E14084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32"/>
                                </w:rPr>
                                <w:t>Parameter sheet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正方形/長方形 107"/>
                        <wps:cNvSpPr/>
                        <wps:spPr bwMode="auto">
                          <a:xfrm>
                            <a:off x="1966105" y="309400"/>
                            <a:ext cx="782318" cy="330510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正方形/長方形 108"/>
                        <wps:cNvSpPr/>
                        <wps:spPr bwMode="auto">
                          <a:xfrm>
                            <a:off x="4895805" y="139959"/>
                            <a:ext cx="770467" cy="232543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621F5197" w14:textId="2692916E" w:rsidR="002425F1" w:rsidRPr="007E61D3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  <w:sz w:val="16"/>
                                  <w:szCs w:val="32"/>
                                </w:rPr>
                                <w:t>Target system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正方形/長方形 109"/>
                        <wps:cNvSpPr/>
                        <wps:spPr bwMode="auto">
                          <a:xfrm>
                            <a:off x="2217834" y="1389198"/>
                            <a:ext cx="782318" cy="314319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6689FF38" w14:textId="77777777" w:rsidR="002425F1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3.Symphony</w:t>
                              </w:r>
                            </w:p>
                            <w:p w14:paraId="571100BA" w14:textId="77777777" w:rsidR="002425F1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実行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フローチャート: 磁気ディスク 110"/>
                        <wps:cNvSpPr/>
                        <wps:spPr bwMode="auto">
                          <a:xfrm>
                            <a:off x="707652" y="630994"/>
                            <a:ext cx="219686" cy="264571"/>
                          </a:xfrm>
                          <a:prstGeom prst="flowChartMagneticDisk">
                            <a:avLst/>
                          </a:prstGeom>
                          <a:solidFill>
                            <a:schemeClr val="accent6">
                              <a:lumMod val="25000"/>
                              <a:lumOff val="75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正方形/長方形 111"/>
                        <wps:cNvSpPr/>
                        <wps:spPr bwMode="auto">
                          <a:xfrm>
                            <a:off x="3287874" y="1065802"/>
                            <a:ext cx="1030125" cy="39667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4255C34D" w14:textId="77777777" w:rsidR="002425F1" w:rsidRPr="000E0AC5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21"/>
                                </w:rPr>
                              </w:pPr>
                              <w:r w:rsidRPr="000E0AC5">
                                <w:rPr>
                                  <w:rFonts w:asciiTheme="minorHAnsi" w:eastAsiaTheme="minorEastAsia" w:hAnsi="Arial" w:cstheme="minorBidi"/>
                                  <w:color w:val="000000" w:themeColor="text1"/>
                                  <w:kern w:val="24"/>
                                  <w:sz w:val="22"/>
                                  <w:szCs w:val="28"/>
                                </w:rPr>
                                <w:t>Ansible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左矢印 112"/>
                        <wps:cNvSpPr/>
                        <wps:spPr bwMode="auto">
                          <a:xfrm flipH="1">
                            <a:off x="2766403" y="1189649"/>
                            <a:ext cx="374729" cy="305812"/>
                          </a:xfrm>
                          <a:prstGeom prst="leftArrow">
                            <a:avLst>
                              <a:gd name="adj1" fmla="val 50000"/>
                              <a:gd name="adj2" fmla="val 61604"/>
                            </a:avLst>
                          </a:prstGeom>
                          <a:solidFill>
                            <a:schemeClr val="bg1"/>
                          </a:solidFill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テキスト ボックス 76"/>
                        <wps:cNvSpPr txBox="1"/>
                        <wps:spPr>
                          <a:xfrm>
                            <a:off x="4245429" y="975960"/>
                            <a:ext cx="1033145" cy="2730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F3231BE" w14:textId="4AFFCEF3" w:rsidR="002425F1" w:rsidRPr="00BC73CE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sz w:val="12"/>
                                </w:rPr>
                              </w:pPr>
                              <w:r w:rsidRPr="00BC73CE">
                                <w:rPr>
                                  <w:rFonts w:asciiTheme="majorHAnsi" w:eastAsia="Meiryo UI" w:hAnsiTheme="majorHAnsi" w:cstheme="majorHAnsi"/>
                                  <w:color w:val="000000" w:themeColor="text1"/>
                                  <w:kern w:val="24"/>
                                  <w:sz w:val="14"/>
                                  <w:szCs w:val="28"/>
                                </w:rPr>
                                <w:t xml:space="preserve">Execute </w:t>
                              </w:r>
                              <w:proofErr w:type="spellStart"/>
                              <w:r w:rsidRPr="00BC73CE">
                                <w:rPr>
                                  <w:rFonts w:asciiTheme="majorHAnsi" w:eastAsia="Meiryo UI" w:hAnsiTheme="majorHAnsi" w:cstheme="majorHAnsi"/>
                                  <w:color w:val="000000" w:themeColor="text1"/>
                                  <w:kern w:val="24"/>
                                  <w:sz w:val="14"/>
                                  <w:szCs w:val="28"/>
                                </w:rPr>
                                <w:t>Playboook</w:t>
                              </w:r>
                              <w:proofErr w:type="spellEnd"/>
                            </w:p>
                          </w:txbxContent>
                        </wps:txbx>
                        <wps:bodyPr wrap="square" rtlCol="0" anchor="ctr">
                          <a:spAutoFit/>
                        </wps:bodyPr>
                      </wps:wsp>
                      <wpg:wgp>
                        <wpg:cNvPr id="114" name="グループ化 114"/>
                        <wpg:cNvGrpSpPr/>
                        <wpg:grpSpPr>
                          <a:xfrm>
                            <a:off x="5038204" y="703030"/>
                            <a:ext cx="785495" cy="596977"/>
                            <a:chOff x="12873134" y="3403268"/>
                            <a:chExt cx="2024028" cy="1538265"/>
                          </a:xfrm>
                        </wpg:grpSpPr>
                        <wps:wsp>
                          <wps:cNvPr id="115" name="フリーフォーム 115"/>
                          <wps:cNvSpPr>
                            <a:spLocks noChangeAspect="1"/>
                          </wps:cNvSpPr>
                          <wps:spPr bwMode="gray">
                            <a:xfrm>
                              <a:off x="13149139" y="4237851"/>
                              <a:ext cx="1082115" cy="703682"/>
                            </a:xfrm>
                            <a:custGeom>
                              <a:avLst/>
                              <a:gdLst>
                                <a:gd name="connsiteX0" fmla="*/ 807857 w 1389063"/>
                                <a:gd name="connsiteY0" fmla="*/ 304800 h 903287"/>
                                <a:gd name="connsiteX1" fmla="*/ 1022351 w 1389063"/>
                                <a:gd name="connsiteY1" fmla="*/ 304800 h 903287"/>
                                <a:gd name="connsiteX2" fmla="*/ 1022351 w 1389063"/>
                                <a:gd name="connsiteY2" fmla="*/ 875022 h 903287"/>
                                <a:gd name="connsiteX3" fmla="*/ 994266 w 1389063"/>
                                <a:gd name="connsiteY3" fmla="*/ 903287 h 903287"/>
                                <a:gd name="connsiteX4" fmla="*/ 807857 w 1389063"/>
                                <a:gd name="connsiteY4" fmla="*/ 903287 h 903287"/>
                                <a:gd name="connsiteX5" fmla="*/ 779463 w 1389063"/>
                                <a:gd name="connsiteY5" fmla="*/ 875022 h 903287"/>
                                <a:gd name="connsiteX6" fmla="*/ 779463 w 1389063"/>
                                <a:gd name="connsiteY6" fmla="*/ 333065 h 903287"/>
                                <a:gd name="connsiteX7" fmla="*/ 807857 w 1389063"/>
                                <a:gd name="connsiteY7" fmla="*/ 304800 h 903287"/>
                                <a:gd name="connsiteX8" fmla="*/ 548602 w 1389063"/>
                                <a:gd name="connsiteY8" fmla="*/ 304800 h 903287"/>
                                <a:gd name="connsiteX9" fmla="*/ 762000 w 1389063"/>
                                <a:gd name="connsiteY9" fmla="*/ 304800 h 903287"/>
                                <a:gd name="connsiteX10" fmla="*/ 762000 w 1389063"/>
                                <a:gd name="connsiteY10" fmla="*/ 875022 h 903287"/>
                                <a:gd name="connsiteX11" fmla="*/ 734099 w 1389063"/>
                                <a:gd name="connsiteY11" fmla="*/ 903287 h 903287"/>
                                <a:gd name="connsiteX12" fmla="*/ 548602 w 1389063"/>
                                <a:gd name="connsiteY12" fmla="*/ 903287 h 903287"/>
                                <a:gd name="connsiteX13" fmla="*/ 520700 w 1389063"/>
                                <a:gd name="connsiteY13" fmla="*/ 875022 h 903287"/>
                                <a:gd name="connsiteX14" fmla="*/ 520700 w 1389063"/>
                                <a:gd name="connsiteY14" fmla="*/ 333065 h 903287"/>
                                <a:gd name="connsiteX15" fmla="*/ 548602 w 1389063"/>
                                <a:gd name="connsiteY15" fmla="*/ 304800 h 903287"/>
                                <a:gd name="connsiteX16" fmla="*/ 290146 w 1389063"/>
                                <a:gd name="connsiteY16" fmla="*/ 304800 h 903287"/>
                                <a:gd name="connsiteX17" fmla="*/ 503238 w 1389063"/>
                                <a:gd name="connsiteY17" fmla="*/ 304800 h 903287"/>
                                <a:gd name="connsiteX18" fmla="*/ 503238 w 1389063"/>
                                <a:gd name="connsiteY18" fmla="*/ 875022 h 903287"/>
                                <a:gd name="connsiteX19" fmla="*/ 475337 w 1389063"/>
                                <a:gd name="connsiteY19" fmla="*/ 903287 h 903287"/>
                                <a:gd name="connsiteX20" fmla="*/ 290146 w 1389063"/>
                                <a:gd name="connsiteY20" fmla="*/ 903287 h 903287"/>
                                <a:gd name="connsiteX21" fmla="*/ 261938 w 1389063"/>
                                <a:gd name="connsiteY21" fmla="*/ 875022 h 903287"/>
                                <a:gd name="connsiteX22" fmla="*/ 261938 w 1389063"/>
                                <a:gd name="connsiteY22" fmla="*/ 333065 h 903287"/>
                                <a:gd name="connsiteX23" fmla="*/ 290146 w 1389063"/>
                                <a:gd name="connsiteY23" fmla="*/ 304800 h 903287"/>
                                <a:gd name="connsiteX24" fmla="*/ 28357 w 1389063"/>
                                <a:gd name="connsiteY24" fmla="*/ 304800 h 903287"/>
                                <a:gd name="connsiteX25" fmla="*/ 242888 w 1389063"/>
                                <a:gd name="connsiteY25" fmla="*/ 304800 h 903287"/>
                                <a:gd name="connsiteX26" fmla="*/ 242888 w 1389063"/>
                                <a:gd name="connsiteY26" fmla="*/ 875022 h 903287"/>
                                <a:gd name="connsiteX27" fmla="*/ 214530 w 1389063"/>
                                <a:gd name="connsiteY27" fmla="*/ 903287 h 903287"/>
                                <a:gd name="connsiteX28" fmla="*/ 28357 w 1389063"/>
                                <a:gd name="connsiteY28" fmla="*/ 903287 h 903287"/>
                                <a:gd name="connsiteX29" fmla="*/ 0 w 1389063"/>
                                <a:gd name="connsiteY29" fmla="*/ 875022 h 903287"/>
                                <a:gd name="connsiteX30" fmla="*/ 0 w 1389063"/>
                                <a:gd name="connsiteY30" fmla="*/ 333065 h 903287"/>
                                <a:gd name="connsiteX31" fmla="*/ 28357 w 1389063"/>
                                <a:gd name="connsiteY31" fmla="*/ 304800 h 903287"/>
                                <a:gd name="connsiteX32" fmla="*/ 1171809 w 1389063"/>
                                <a:gd name="connsiteY32" fmla="*/ 196850 h 903287"/>
                                <a:gd name="connsiteX33" fmla="*/ 1177925 w 1389063"/>
                                <a:gd name="connsiteY33" fmla="*/ 206081 h 903287"/>
                                <a:gd name="connsiteX34" fmla="*/ 1177925 w 1389063"/>
                                <a:gd name="connsiteY34" fmla="*/ 769753 h 903287"/>
                                <a:gd name="connsiteX35" fmla="*/ 1165082 w 1389063"/>
                                <a:gd name="connsiteY35" fmla="*/ 796214 h 903287"/>
                                <a:gd name="connsiteX36" fmla="*/ 1028700 w 1389063"/>
                                <a:gd name="connsiteY36" fmla="*/ 903287 h 903287"/>
                                <a:gd name="connsiteX37" fmla="*/ 1038791 w 1389063"/>
                                <a:gd name="connsiteY37" fmla="*/ 874980 h 903287"/>
                                <a:gd name="connsiteX38" fmla="*/ 1038791 w 1389063"/>
                                <a:gd name="connsiteY38" fmla="*/ 303923 h 903287"/>
                                <a:gd name="connsiteX39" fmla="*/ 1038791 w 1389063"/>
                                <a:gd name="connsiteY39" fmla="*/ 298693 h 903287"/>
                                <a:gd name="connsiteX40" fmla="*/ 1165082 w 1389063"/>
                                <a:gd name="connsiteY40" fmla="*/ 199619 h 903287"/>
                                <a:gd name="connsiteX41" fmla="*/ 1171809 w 1389063"/>
                                <a:gd name="connsiteY41" fmla="*/ 196850 h 903287"/>
                                <a:gd name="connsiteX42" fmla="*/ 952918 w 1389063"/>
                                <a:gd name="connsiteY42" fmla="*/ 188912 h 903287"/>
                                <a:gd name="connsiteX43" fmla="*/ 1154113 w 1389063"/>
                                <a:gd name="connsiteY43" fmla="*/ 188912 h 903287"/>
                                <a:gd name="connsiteX44" fmla="*/ 1026331 w 1389063"/>
                                <a:gd name="connsiteY44" fmla="*/ 288616 h 903287"/>
                                <a:gd name="connsiteX45" fmla="*/ 1022031 w 1389063"/>
                                <a:gd name="connsiteY45" fmla="*/ 288616 h 903287"/>
                                <a:gd name="connsiteX46" fmla="*/ 808549 w 1389063"/>
                                <a:gd name="connsiteY46" fmla="*/ 288616 h 903287"/>
                                <a:gd name="connsiteX47" fmla="*/ 804863 w 1389063"/>
                                <a:gd name="connsiteY47" fmla="*/ 288924 h 903287"/>
                                <a:gd name="connsiteX48" fmla="*/ 923430 w 1389063"/>
                                <a:gd name="connsiteY48" fmla="*/ 198759 h 903287"/>
                                <a:gd name="connsiteX49" fmla="*/ 952918 w 1389063"/>
                                <a:gd name="connsiteY49" fmla="*/ 188912 h 903287"/>
                                <a:gd name="connsiteX50" fmla="*/ 693241 w 1389063"/>
                                <a:gd name="connsiteY50" fmla="*/ 188912 h 903287"/>
                                <a:gd name="connsiteX51" fmla="*/ 895351 w 1389063"/>
                                <a:gd name="connsiteY51" fmla="*/ 188912 h 903287"/>
                                <a:gd name="connsiteX52" fmla="*/ 766988 w 1389063"/>
                                <a:gd name="connsiteY52" fmla="*/ 288616 h 903287"/>
                                <a:gd name="connsiteX53" fmla="*/ 762668 w 1389063"/>
                                <a:gd name="connsiteY53" fmla="*/ 288616 h 903287"/>
                                <a:gd name="connsiteX54" fmla="*/ 547907 w 1389063"/>
                                <a:gd name="connsiteY54" fmla="*/ 288616 h 903287"/>
                                <a:gd name="connsiteX55" fmla="*/ 544513 w 1389063"/>
                                <a:gd name="connsiteY55" fmla="*/ 288924 h 903287"/>
                                <a:gd name="connsiteX56" fmla="*/ 663619 w 1389063"/>
                                <a:gd name="connsiteY56" fmla="*/ 198759 h 903287"/>
                                <a:gd name="connsiteX57" fmla="*/ 693241 w 1389063"/>
                                <a:gd name="connsiteY57" fmla="*/ 188912 h 903287"/>
                                <a:gd name="connsiteX58" fmla="*/ 434478 w 1389063"/>
                                <a:gd name="connsiteY58" fmla="*/ 188912 h 903287"/>
                                <a:gd name="connsiteX59" fmla="*/ 636588 w 1389063"/>
                                <a:gd name="connsiteY59" fmla="*/ 188912 h 903287"/>
                                <a:gd name="connsiteX60" fmla="*/ 508225 w 1389063"/>
                                <a:gd name="connsiteY60" fmla="*/ 288616 h 903287"/>
                                <a:gd name="connsiteX61" fmla="*/ 503905 w 1389063"/>
                                <a:gd name="connsiteY61" fmla="*/ 288616 h 903287"/>
                                <a:gd name="connsiteX62" fmla="*/ 289453 w 1389063"/>
                                <a:gd name="connsiteY62" fmla="*/ 288616 h 903287"/>
                                <a:gd name="connsiteX63" fmla="*/ 285750 w 1389063"/>
                                <a:gd name="connsiteY63" fmla="*/ 288924 h 903287"/>
                                <a:gd name="connsiteX64" fmla="*/ 404856 w 1389063"/>
                                <a:gd name="connsiteY64" fmla="*/ 198759 h 903287"/>
                                <a:gd name="connsiteX65" fmla="*/ 434478 w 1389063"/>
                                <a:gd name="connsiteY65" fmla="*/ 188912 h 903287"/>
                                <a:gd name="connsiteX66" fmla="*/ 173455 w 1389063"/>
                                <a:gd name="connsiteY66" fmla="*/ 188912 h 903287"/>
                                <a:gd name="connsiteX67" fmla="*/ 374650 w 1389063"/>
                                <a:gd name="connsiteY67" fmla="*/ 188912 h 903287"/>
                                <a:gd name="connsiteX68" fmla="*/ 246868 w 1389063"/>
                                <a:gd name="connsiteY68" fmla="*/ 288616 h 903287"/>
                                <a:gd name="connsiteX69" fmla="*/ 242875 w 1389063"/>
                                <a:gd name="connsiteY69" fmla="*/ 288616 h 903287"/>
                                <a:gd name="connsiteX70" fmla="*/ 29086 w 1389063"/>
                                <a:gd name="connsiteY70" fmla="*/ 288616 h 903287"/>
                                <a:gd name="connsiteX71" fmla="*/ 25400 w 1389063"/>
                                <a:gd name="connsiteY71" fmla="*/ 288924 h 903287"/>
                                <a:gd name="connsiteX72" fmla="*/ 143967 w 1389063"/>
                                <a:gd name="connsiteY72" fmla="*/ 198759 h 903287"/>
                                <a:gd name="connsiteX73" fmla="*/ 173455 w 1389063"/>
                                <a:gd name="connsiteY73" fmla="*/ 188912 h 903287"/>
                                <a:gd name="connsiteX74" fmla="*/ 1018958 w 1389063"/>
                                <a:gd name="connsiteY74" fmla="*/ 115887 h 903287"/>
                                <a:gd name="connsiteX75" fmla="*/ 1233488 w 1389063"/>
                                <a:gd name="connsiteY75" fmla="*/ 115887 h 903287"/>
                                <a:gd name="connsiteX76" fmla="*/ 1233488 w 1389063"/>
                                <a:gd name="connsiteY76" fmla="*/ 687636 h 903287"/>
                                <a:gd name="connsiteX77" fmla="*/ 1205131 w 1389063"/>
                                <a:gd name="connsiteY77" fmla="*/ 715962 h 903287"/>
                                <a:gd name="connsiteX78" fmla="*/ 1195576 w 1389063"/>
                                <a:gd name="connsiteY78" fmla="*/ 715962 h 903287"/>
                                <a:gd name="connsiteX79" fmla="*/ 1195576 w 1389063"/>
                                <a:gd name="connsiteY79" fmla="*/ 206406 h 903287"/>
                                <a:gd name="connsiteX80" fmla="*/ 1195267 w 1389063"/>
                                <a:gd name="connsiteY80" fmla="*/ 203943 h 903287"/>
                                <a:gd name="connsiteX81" fmla="*/ 1195576 w 1389063"/>
                                <a:gd name="connsiteY81" fmla="*/ 203943 h 903287"/>
                                <a:gd name="connsiteX82" fmla="*/ 1195576 w 1389063"/>
                                <a:gd name="connsiteY82" fmla="*/ 160839 h 903287"/>
                                <a:gd name="connsiteX83" fmla="*/ 1027280 w 1389063"/>
                                <a:gd name="connsiteY83" fmla="*/ 160839 h 903287"/>
                                <a:gd name="connsiteX84" fmla="*/ 1027280 w 1389063"/>
                                <a:gd name="connsiteY84" fmla="*/ 171923 h 903287"/>
                                <a:gd name="connsiteX85" fmla="*/ 990600 w 1389063"/>
                                <a:gd name="connsiteY85" fmla="*/ 171923 h 903287"/>
                                <a:gd name="connsiteX86" fmla="*/ 990600 w 1389063"/>
                                <a:gd name="connsiteY86" fmla="*/ 144213 h 903287"/>
                                <a:gd name="connsiteX87" fmla="*/ 1018958 w 1389063"/>
                                <a:gd name="connsiteY87" fmla="*/ 115887 h 903287"/>
                                <a:gd name="connsiteX88" fmla="*/ 758608 w 1389063"/>
                                <a:gd name="connsiteY88" fmla="*/ 115887 h 903287"/>
                                <a:gd name="connsiteX89" fmla="*/ 973138 w 1389063"/>
                                <a:gd name="connsiteY89" fmla="*/ 115887 h 903287"/>
                                <a:gd name="connsiteX90" fmla="*/ 973138 w 1389063"/>
                                <a:gd name="connsiteY90" fmla="*/ 171856 h 903287"/>
                                <a:gd name="connsiteX91" fmla="*/ 952487 w 1389063"/>
                                <a:gd name="connsiteY91" fmla="*/ 171856 h 903287"/>
                                <a:gd name="connsiteX92" fmla="*/ 935226 w 1389063"/>
                                <a:gd name="connsiteY92" fmla="*/ 174624 h 903287"/>
                                <a:gd name="connsiteX93" fmla="*/ 935226 w 1389063"/>
                                <a:gd name="connsiteY93" fmla="*/ 160786 h 903287"/>
                                <a:gd name="connsiteX94" fmla="*/ 766930 w 1389063"/>
                                <a:gd name="connsiteY94" fmla="*/ 160786 h 903287"/>
                                <a:gd name="connsiteX95" fmla="*/ 766930 w 1389063"/>
                                <a:gd name="connsiteY95" fmla="*/ 171856 h 903287"/>
                                <a:gd name="connsiteX96" fmla="*/ 730250 w 1389063"/>
                                <a:gd name="connsiteY96" fmla="*/ 171856 h 903287"/>
                                <a:gd name="connsiteX97" fmla="*/ 730250 w 1389063"/>
                                <a:gd name="connsiteY97" fmla="*/ 144179 h 903287"/>
                                <a:gd name="connsiteX98" fmla="*/ 758608 w 1389063"/>
                                <a:gd name="connsiteY98" fmla="*/ 115887 h 903287"/>
                                <a:gd name="connsiteX99" fmla="*/ 499846 w 1389063"/>
                                <a:gd name="connsiteY99" fmla="*/ 115887 h 903287"/>
                                <a:gd name="connsiteX100" fmla="*/ 714376 w 1389063"/>
                                <a:gd name="connsiteY100" fmla="*/ 115887 h 903287"/>
                                <a:gd name="connsiteX101" fmla="*/ 714376 w 1389063"/>
                                <a:gd name="connsiteY101" fmla="*/ 171856 h 903287"/>
                                <a:gd name="connsiteX102" fmla="*/ 693416 w 1389063"/>
                                <a:gd name="connsiteY102" fmla="*/ 171856 h 903287"/>
                                <a:gd name="connsiteX103" fmla="*/ 676464 w 1389063"/>
                                <a:gd name="connsiteY103" fmla="*/ 174624 h 903287"/>
                                <a:gd name="connsiteX104" fmla="*/ 676464 w 1389063"/>
                                <a:gd name="connsiteY104" fmla="*/ 160786 h 903287"/>
                                <a:gd name="connsiteX105" fmla="*/ 508168 w 1389063"/>
                                <a:gd name="connsiteY105" fmla="*/ 160786 h 903287"/>
                                <a:gd name="connsiteX106" fmla="*/ 508168 w 1389063"/>
                                <a:gd name="connsiteY106" fmla="*/ 171856 h 903287"/>
                                <a:gd name="connsiteX107" fmla="*/ 471488 w 1389063"/>
                                <a:gd name="connsiteY107" fmla="*/ 171856 h 903287"/>
                                <a:gd name="connsiteX108" fmla="*/ 471488 w 1389063"/>
                                <a:gd name="connsiteY108" fmla="*/ 144179 h 903287"/>
                                <a:gd name="connsiteX109" fmla="*/ 499846 w 1389063"/>
                                <a:gd name="connsiteY109" fmla="*/ 115887 h 903287"/>
                                <a:gd name="connsiteX110" fmla="*/ 239310 w 1389063"/>
                                <a:gd name="connsiteY110" fmla="*/ 115887 h 903287"/>
                                <a:gd name="connsiteX111" fmla="*/ 452438 w 1389063"/>
                                <a:gd name="connsiteY111" fmla="*/ 115887 h 903287"/>
                                <a:gd name="connsiteX112" fmla="*/ 452438 w 1389063"/>
                                <a:gd name="connsiteY112" fmla="*/ 171276 h 903287"/>
                                <a:gd name="connsiteX113" fmla="*/ 433759 w 1389063"/>
                                <a:gd name="connsiteY113" fmla="*/ 171276 h 903287"/>
                                <a:gd name="connsiteX114" fmla="*/ 414773 w 1389063"/>
                                <a:gd name="connsiteY114" fmla="*/ 174624 h 903287"/>
                                <a:gd name="connsiteX115" fmla="*/ 414773 w 1389063"/>
                                <a:gd name="connsiteY115" fmla="*/ 160320 h 903287"/>
                                <a:gd name="connsiteX116" fmla="*/ 247578 w 1389063"/>
                                <a:gd name="connsiteY116" fmla="*/ 160320 h 903287"/>
                                <a:gd name="connsiteX117" fmla="*/ 247578 w 1389063"/>
                                <a:gd name="connsiteY117" fmla="*/ 171276 h 903287"/>
                                <a:gd name="connsiteX118" fmla="*/ 211138 w 1389063"/>
                                <a:gd name="connsiteY118" fmla="*/ 171276 h 903287"/>
                                <a:gd name="connsiteX119" fmla="*/ 211138 w 1389063"/>
                                <a:gd name="connsiteY119" fmla="*/ 143886 h 903287"/>
                                <a:gd name="connsiteX120" fmla="*/ 239310 w 1389063"/>
                                <a:gd name="connsiteY120" fmla="*/ 115887 h 903287"/>
                                <a:gd name="connsiteX121" fmla="*/ 1382882 w 1389063"/>
                                <a:gd name="connsiteY121" fmla="*/ 9525 h 903287"/>
                                <a:gd name="connsiteX122" fmla="*/ 1389063 w 1389063"/>
                                <a:gd name="connsiteY122" fmla="*/ 18739 h 903287"/>
                                <a:gd name="connsiteX123" fmla="*/ 1389063 w 1389063"/>
                                <a:gd name="connsiteY123" fmla="*/ 581390 h 903287"/>
                                <a:gd name="connsiteX124" fmla="*/ 1376083 w 1389063"/>
                                <a:gd name="connsiteY124" fmla="*/ 607496 h 903287"/>
                                <a:gd name="connsiteX125" fmla="*/ 1238250 w 1389063"/>
                                <a:gd name="connsiteY125" fmla="*/ 714375 h 903287"/>
                                <a:gd name="connsiteX126" fmla="*/ 1248449 w 1389063"/>
                                <a:gd name="connsiteY126" fmla="*/ 686427 h 903287"/>
                                <a:gd name="connsiteX127" fmla="*/ 1248449 w 1389063"/>
                                <a:gd name="connsiteY127" fmla="*/ 116097 h 903287"/>
                                <a:gd name="connsiteX128" fmla="*/ 1248449 w 1389063"/>
                                <a:gd name="connsiteY128" fmla="*/ 111183 h 903287"/>
                                <a:gd name="connsiteX129" fmla="*/ 1376083 w 1389063"/>
                                <a:gd name="connsiteY129" fmla="*/ 12289 h 903287"/>
                                <a:gd name="connsiteX130" fmla="*/ 1382882 w 1389063"/>
                                <a:gd name="connsiteY130" fmla="*/ 9525 h 903287"/>
                                <a:gd name="connsiteX131" fmla="*/ 1162963 w 1389063"/>
                                <a:gd name="connsiteY131" fmla="*/ 0 h 903287"/>
                                <a:gd name="connsiteX132" fmla="*/ 1365251 w 1389063"/>
                                <a:gd name="connsiteY132" fmla="*/ 0 h 903287"/>
                                <a:gd name="connsiteX133" fmla="*/ 1237084 w 1389063"/>
                                <a:gd name="connsiteY133" fmla="*/ 99397 h 903287"/>
                                <a:gd name="connsiteX134" fmla="*/ 1232760 w 1389063"/>
                                <a:gd name="connsiteY134" fmla="*/ 99397 h 903287"/>
                                <a:gd name="connsiteX135" fmla="*/ 1017810 w 1389063"/>
                                <a:gd name="connsiteY135" fmla="*/ 99397 h 903287"/>
                                <a:gd name="connsiteX136" fmla="*/ 1014413 w 1389063"/>
                                <a:gd name="connsiteY136" fmla="*/ 100012 h 903287"/>
                                <a:gd name="connsiteX137" fmla="*/ 1133624 w 1389063"/>
                                <a:gd name="connsiteY137" fmla="*/ 9847 h 903287"/>
                                <a:gd name="connsiteX138" fmla="*/ 1162963 w 1389063"/>
                                <a:gd name="connsiteY138" fmla="*/ 0 h 903287"/>
                                <a:gd name="connsiteX139" fmla="*/ 903528 w 1389063"/>
                                <a:gd name="connsiteY139" fmla="*/ 0 h 903287"/>
                                <a:gd name="connsiteX140" fmla="*/ 1104900 w 1389063"/>
                                <a:gd name="connsiteY140" fmla="*/ 0 h 903287"/>
                                <a:gd name="connsiteX141" fmla="*/ 977313 w 1389063"/>
                                <a:gd name="connsiteY141" fmla="*/ 99397 h 903287"/>
                                <a:gd name="connsiteX142" fmla="*/ 973009 w 1389063"/>
                                <a:gd name="connsiteY142" fmla="*/ 99397 h 903287"/>
                                <a:gd name="connsiteX143" fmla="*/ 759032 w 1389063"/>
                                <a:gd name="connsiteY143" fmla="*/ 99397 h 903287"/>
                                <a:gd name="connsiteX144" fmla="*/ 755650 w 1389063"/>
                                <a:gd name="connsiteY144" fmla="*/ 100012 h 903287"/>
                                <a:gd name="connsiteX145" fmla="*/ 874321 w 1389063"/>
                                <a:gd name="connsiteY145" fmla="*/ 9847 h 903287"/>
                                <a:gd name="connsiteX146" fmla="*/ 903528 w 1389063"/>
                                <a:gd name="connsiteY146" fmla="*/ 0 h 903287"/>
                                <a:gd name="connsiteX147" fmla="*/ 644766 w 1389063"/>
                                <a:gd name="connsiteY147" fmla="*/ 0 h 903287"/>
                                <a:gd name="connsiteX148" fmla="*/ 846138 w 1389063"/>
                                <a:gd name="connsiteY148" fmla="*/ 0 h 903287"/>
                                <a:gd name="connsiteX149" fmla="*/ 718551 w 1389063"/>
                                <a:gd name="connsiteY149" fmla="*/ 99397 h 903287"/>
                                <a:gd name="connsiteX150" fmla="*/ 714247 w 1389063"/>
                                <a:gd name="connsiteY150" fmla="*/ 99397 h 903287"/>
                                <a:gd name="connsiteX151" fmla="*/ 500270 w 1389063"/>
                                <a:gd name="connsiteY151" fmla="*/ 99397 h 903287"/>
                                <a:gd name="connsiteX152" fmla="*/ 496888 w 1389063"/>
                                <a:gd name="connsiteY152" fmla="*/ 100012 h 903287"/>
                                <a:gd name="connsiteX153" fmla="*/ 615559 w 1389063"/>
                                <a:gd name="connsiteY153" fmla="*/ 9847 h 903287"/>
                                <a:gd name="connsiteX154" fmla="*/ 644766 w 1389063"/>
                                <a:gd name="connsiteY154" fmla="*/ 0 h 903287"/>
                                <a:gd name="connsiteX155" fmla="*/ 383500 w 1389063"/>
                                <a:gd name="connsiteY155" fmla="*/ 0 h 903287"/>
                                <a:gd name="connsiteX156" fmla="*/ 585788 w 1389063"/>
                                <a:gd name="connsiteY156" fmla="*/ 0 h 903287"/>
                                <a:gd name="connsiteX157" fmla="*/ 457621 w 1389063"/>
                                <a:gd name="connsiteY157" fmla="*/ 99397 h 903287"/>
                                <a:gd name="connsiteX158" fmla="*/ 453297 w 1389063"/>
                                <a:gd name="connsiteY158" fmla="*/ 99397 h 903287"/>
                                <a:gd name="connsiteX159" fmla="*/ 238347 w 1389063"/>
                                <a:gd name="connsiteY159" fmla="*/ 99397 h 903287"/>
                                <a:gd name="connsiteX160" fmla="*/ 234950 w 1389063"/>
                                <a:gd name="connsiteY160" fmla="*/ 100012 h 903287"/>
                                <a:gd name="connsiteX161" fmla="*/ 354161 w 1389063"/>
                                <a:gd name="connsiteY161" fmla="*/ 9847 h 903287"/>
                                <a:gd name="connsiteX162" fmla="*/ 383500 w 1389063"/>
                                <a:gd name="connsiteY162" fmla="*/ 0 h 90328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</a:cxnLst>
                              <a:rect l="l" t="t" r="r" b="b"/>
                              <a:pathLst>
                                <a:path w="1389063" h="903287">
                                  <a:moveTo>
                                    <a:pt x="807857" y="304800"/>
                                  </a:moveTo>
                                  <a:cubicBezTo>
                                    <a:pt x="807857" y="304800"/>
                                    <a:pt x="807857" y="304800"/>
                                    <a:pt x="1022351" y="304800"/>
                                  </a:cubicBezTo>
                                  <a:cubicBezTo>
                                    <a:pt x="1022351" y="304800"/>
                                    <a:pt x="1022351" y="304800"/>
                                    <a:pt x="1022351" y="875022"/>
                                  </a:cubicBezTo>
                                  <a:cubicBezTo>
                                    <a:pt x="1022351" y="890691"/>
                                    <a:pt x="1009698" y="903287"/>
                                    <a:pt x="994266" y="903287"/>
                                  </a:cubicBezTo>
                                  <a:cubicBezTo>
                                    <a:pt x="994266" y="903287"/>
                                    <a:pt x="994266" y="903287"/>
                                    <a:pt x="807857" y="903287"/>
                                  </a:cubicBezTo>
                                  <a:cubicBezTo>
                                    <a:pt x="792117" y="903287"/>
                                    <a:pt x="779463" y="890691"/>
                                    <a:pt x="779463" y="875022"/>
                                  </a:cubicBezTo>
                                  <a:cubicBezTo>
                                    <a:pt x="779463" y="875022"/>
                                    <a:pt x="779463" y="875022"/>
                                    <a:pt x="779463" y="333065"/>
                                  </a:cubicBezTo>
                                  <a:cubicBezTo>
                                    <a:pt x="779463" y="317397"/>
                                    <a:pt x="792117" y="304800"/>
                                    <a:pt x="807857" y="304800"/>
                                  </a:cubicBezTo>
                                  <a:close/>
                                  <a:moveTo>
                                    <a:pt x="548602" y="304800"/>
                                  </a:moveTo>
                                  <a:lnTo>
                                    <a:pt x="762000" y="304800"/>
                                  </a:lnTo>
                                  <a:cubicBezTo>
                                    <a:pt x="762000" y="304800"/>
                                    <a:pt x="762000" y="304800"/>
                                    <a:pt x="762000" y="875022"/>
                                  </a:cubicBezTo>
                                  <a:cubicBezTo>
                                    <a:pt x="762000" y="890691"/>
                                    <a:pt x="749429" y="903287"/>
                                    <a:pt x="734099" y="903287"/>
                                  </a:cubicBezTo>
                                  <a:cubicBezTo>
                                    <a:pt x="734099" y="903287"/>
                                    <a:pt x="734099" y="903287"/>
                                    <a:pt x="548602" y="903287"/>
                                  </a:cubicBezTo>
                                  <a:cubicBezTo>
                                    <a:pt x="533271" y="903287"/>
                                    <a:pt x="520700" y="890691"/>
                                    <a:pt x="520700" y="875022"/>
                                  </a:cubicBezTo>
                                  <a:cubicBezTo>
                                    <a:pt x="520700" y="875022"/>
                                    <a:pt x="520700" y="875022"/>
                                    <a:pt x="520700" y="333065"/>
                                  </a:cubicBezTo>
                                  <a:cubicBezTo>
                                    <a:pt x="520700" y="317397"/>
                                    <a:pt x="533271" y="304800"/>
                                    <a:pt x="548602" y="304800"/>
                                  </a:cubicBezTo>
                                  <a:close/>
                                  <a:moveTo>
                                    <a:pt x="290146" y="304800"/>
                                  </a:moveTo>
                                  <a:lnTo>
                                    <a:pt x="503238" y="304800"/>
                                  </a:lnTo>
                                  <a:cubicBezTo>
                                    <a:pt x="503238" y="304800"/>
                                    <a:pt x="503238" y="304800"/>
                                    <a:pt x="503238" y="875022"/>
                                  </a:cubicBezTo>
                                  <a:cubicBezTo>
                                    <a:pt x="503238" y="890691"/>
                                    <a:pt x="490667" y="903287"/>
                                    <a:pt x="475337" y="903287"/>
                                  </a:cubicBezTo>
                                  <a:cubicBezTo>
                                    <a:pt x="475337" y="903287"/>
                                    <a:pt x="475337" y="903287"/>
                                    <a:pt x="290146" y="903287"/>
                                  </a:cubicBezTo>
                                  <a:cubicBezTo>
                                    <a:pt x="274509" y="903287"/>
                                    <a:pt x="261938" y="890691"/>
                                    <a:pt x="261938" y="875022"/>
                                  </a:cubicBezTo>
                                  <a:cubicBezTo>
                                    <a:pt x="261938" y="875022"/>
                                    <a:pt x="261938" y="875022"/>
                                    <a:pt x="261938" y="333065"/>
                                  </a:cubicBezTo>
                                  <a:cubicBezTo>
                                    <a:pt x="261938" y="317397"/>
                                    <a:pt x="274509" y="304800"/>
                                    <a:pt x="290146" y="304800"/>
                                  </a:cubicBezTo>
                                  <a:close/>
                                  <a:moveTo>
                                    <a:pt x="28357" y="304800"/>
                                  </a:moveTo>
                                  <a:lnTo>
                                    <a:pt x="242888" y="304800"/>
                                  </a:lnTo>
                                  <a:cubicBezTo>
                                    <a:pt x="242888" y="304800"/>
                                    <a:pt x="242888" y="304800"/>
                                    <a:pt x="242888" y="875022"/>
                                  </a:cubicBezTo>
                                  <a:cubicBezTo>
                                    <a:pt x="242888" y="890691"/>
                                    <a:pt x="229942" y="903287"/>
                                    <a:pt x="214530" y="903287"/>
                                  </a:cubicBezTo>
                                  <a:cubicBezTo>
                                    <a:pt x="214530" y="903287"/>
                                    <a:pt x="214530" y="903287"/>
                                    <a:pt x="28357" y="903287"/>
                                  </a:cubicBezTo>
                                  <a:cubicBezTo>
                                    <a:pt x="12637" y="903287"/>
                                    <a:pt x="0" y="890691"/>
                                    <a:pt x="0" y="875022"/>
                                  </a:cubicBezTo>
                                  <a:cubicBezTo>
                                    <a:pt x="0" y="875022"/>
                                    <a:pt x="0" y="875022"/>
                                    <a:pt x="0" y="333065"/>
                                  </a:cubicBezTo>
                                  <a:cubicBezTo>
                                    <a:pt x="0" y="317397"/>
                                    <a:pt x="12637" y="304800"/>
                                    <a:pt x="28357" y="304800"/>
                                  </a:cubicBezTo>
                                  <a:close/>
                                  <a:moveTo>
                                    <a:pt x="1171809" y="196850"/>
                                  </a:moveTo>
                                  <a:cubicBezTo>
                                    <a:pt x="1175479" y="196850"/>
                                    <a:pt x="1177925" y="200235"/>
                                    <a:pt x="1177925" y="206081"/>
                                  </a:cubicBezTo>
                                  <a:cubicBezTo>
                                    <a:pt x="1177925" y="206081"/>
                                    <a:pt x="1177925" y="206081"/>
                                    <a:pt x="1177925" y="769753"/>
                                  </a:cubicBezTo>
                                  <a:cubicBezTo>
                                    <a:pt x="1177925" y="778676"/>
                                    <a:pt x="1172115" y="790676"/>
                                    <a:pt x="1165082" y="796214"/>
                                  </a:cubicBezTo>
                                  <a:cubicBezTo>
                                    <a:pt x="1165082" y="796214"/>
                                    <a:pt x="1165082" y="796214"/>
                                    <a:pt x="1028700" y="903287"/>
                                  </a:cubicBezTo>
                                  <a:cubicBezTo>
                                    <a:pt x="1035122" y="895595"/>
                                    <a:pt x="1038791" y="885749"/>
                                    <a:pt x="1038791" y="874980"/>
                                  </a:cubicBezTo>
                                  <a:lnTo>
                                    <a:pt x="1038791" y="303923"/>
                                  </a:lnTo>
                                  <a:cubicBezTo>
                                    <a:pt x="1038791" y="303923"/>
                                    <a:pt x="1038791" y="303923"/>
                                    <a:pt x="1038791" y="298693"/>
                                  </a:cubicBezTo>
                                  <a:cubicBezTo>
                                    <a:pt x="1038791" y="298693"/>
                                    <a:pt x="1038791" y="298693"/>
                                    <a:pt x="1165082" y="199619"/>
                                  </a:cubicBezTo>
                                  <a:cubicBezTo>
                                    <a:pt x="1167528" y="197773"/>
                                    <a:pt x="1169975" y="196850"/>
                                    <a:pt x="1171809" y="196850"/>
                                  </a:cubicBezTo>
                                  <a:close/>
                                  <a:moveTo>
                                    <a:pt x="952918" y="188912"/>
                                  </a:moveTo>
                                  <a:lnTo>
                                    <a:pt x="1154113" y="188912"/>
                                  </a:lnTo>
                                  <a:cubicBezTo>
                                    <a:pt x="1154113" y="188912"/>
                                    <a:pt x="1154113" y="188912"/>
                                    <a:pt x="1026331" y="288616"/>
                                  </a:cubicBezTo>
                                  <a:cubicBezTo>
                                    <a:pt x="1026331" y="288616"/>
                                    <a:pt x="1026331" y="288616"/>
                                    <a:pt x="1022031" y="288616"/>
                                  </a:cubicBezTo>
                                  <a:cubicBezTo>
                                    <a:pt x="1022031" y="288616"/>
                                    <a:pt x="1022031" y="288616"/>
                                    <a:pt x="808549" y="288616"/>
                                  </a:cubicBezTo>
                                  <a:cubicBezTo>
                                    <a:pt x="807321" y="288616"/>
                                    <a:pt x="806092" y="288924"/>
                                    <a:pt x="804863" y="288924"/>
                                  </a:cubicBezTo>
                                  <a:cubicBezTo>
                                    <a:pt x="804863" y="288924"/>
                                    <a:pt x="804863" y="288924"/>
                                    <a:pt x="923430" y="198759"/>
                                  </a:cubicBezTo>
                                  <a:cubicBezTo>
                                    <a:pt x="930802" y="193220"/>
                                    <a:pt x="943703" y="188912"/>
                                    <a:pt x="952918" y="188912"/>
                                  </a:cubicBezTo>
                                  <a:close/>
                                  <a:moveTo>
                                    <a:pt x="693241" y="188912"/>
                                  </a:moveTo>
                                  <a:cubicBezTo>
                                    <a:pt x="693241" y="188912"/>
                                    <a:pt x="693241" y="188912"/>
                                    <a:pt x="895351" y="188912"/>
                                  </a:cubicBezTo>
                                  <a:lnTo>
                                    <a:pt x="766988" y="288616"/>
                                  </a:lnTo>
                                  <a:cubicBezTo>
                                    <a:pt x="766988" y="288616"/>
                                    <a:pt x="766988" y="288616"/>
                                    <a:pt x="762668" y="288616"/>
                                  </a:cubicBezTo>
                                  <a:cubicBezTo>
                                    <a:pt x="762668" y="288616"/>
                                    <a:pt x="762668" y="288616"/>
                                    <a:pt x="547907" y="288616"/>
                                  </a:cubicBezTo>
                                  <a:cubicBezTo>
                                    <a:pt x="546982" y="288616"/>
                                    <a:pt x="545748" y="288924"/>
                                    <a:pt x="544513" y="288924"/>
                                  </a:cubicBezTo>
                                  <a:cubicBezTo>
                                    <a:pt x="544513" y="288924"/>
                                    <a:pt x="544513" y="288924"/>
                                    <a:pt x="663619" y="198759"/>
                                  </a:cubicBezTo>
                                  <a:cubicBezTo>
                                    <a:pt x="671025" y="193220"/>
                                    <a:pt x="683984" y="188912"/>
                                    <a:pt x="693241" y="188912"/>
                                  </a:cubicBezTo>
                                  <a:close/>
                                  <a:moveTo>
                                    <a:pt x="434478" y="188912"/>
                                  </a:moveTo>
                                  <a:cubicBezTo>
                                    <a:pt x="434478" y="188912"/>
                                    <a:pt x="434478" y="188912"/>
                                    <a:pt x="636588" y="188912"/>
                                  </a:cubicBezTo>
                                  <a:lnTo>
                                    <a:pt x="508225" y="288616"/>
                                  </a:lnTo>
                                  <a:cubicBezTo>
                                    <a:pt x="508225" y="288616"/>
                                    <a:pt x="508225" y="288616"/>
                                    <a:pt x="503905" y="288616"/>
                                  </a:cubicBezTo>
                                  <a:cubicBezTo>
                                    <a:pt x="503905" y="288616"/>
                                    <a:pt x="503905" y="288616"/>
                                    <a:pt x="289453" y="288616"/>
                                  </a:cubicBezTo>
                                  <a:cubicBezTo>
                                    <a:pt x="288219" y="288616"/>
                                    <a:pt x="286985" y="288924"/>
                                    <a:pt x="285750" y="288924"/>
                                  </a:cubicBezTo>
                                  <a:cubicBezTo>
                                    <a:pt x="285750" y="288924"/>
                                    <a:pt x="285750" y="288924"/>
                                    <a:pt x="404856" y="198759"/>
                                  </a:cubicBezTo>
                                  <a:cubicBezTo>
                                    <a:pt x="412262" y="193220"/>
                                    <a:pt x="425221" y="188912"/>
                                    <a:pt x="434478" y="188912"/>
                                  </a:cubicBezTo>
                                  <a:close/>
                                  <a:moveTo>
                                    <a:pt x="173455" y="188912"/>
                                  </a:moveTo>
                                  <a:cubicBezTo>
                                    <a:pt x="173455" y="188912"/>
                                    <a:pt x="173455" y="188912"/>
                                    <a:pt x="374650" y="188912"/>
                                  </a:cubicBezTo>
                                  <a:lnTo>
                                    <a:pt x="246868" y="288616"/>
                                  </a:lnTo>
                                  <a:cubicBezTo>
                                    <a:pt x="246868" y="288616"/>
                                    <a:pt x="246868" y="288616"/>
                                    <a:pt x="242875" y="288616"/>
                                  </a:cubicBezTo>
                                  <a:cubicBezTo>
                                    <a:pt x="242875" y="288616"/>
                                    <a:pt x="242875" y="288616"/>
                                    <a:pt x="29086" y="288616"/>
                                  </a:cubicBezTo>
                                  <a:cubicBezTo>
                                    <a:pt x="27857" y="288616"/>
                                    <a:pt x="26628" y="288924"/>
                                    <a:pt x="25400" y="288924"/>
                                  </a:cubicBezTo>
                                  <a:cubicBezTo>
                                    <a:pt x="25400" y="288924"/>
                                    <a:pt x="25400" y="288924"/>
                                    <a:pt x="143967" y="198759"/>
                                  </a:cubicBezTo>
                                  <a:cubicBezTo>
                                    <a:pt x="151339" y="193220"/>
                                    <a:pt x="164240" y="188912"/>
                                    <a:pt x="173455" y="188912"/>
                                  </a:cubicBezTo>
                                  <a:close/>
                                  <a:moveTo>
                                    <a:pt x="1018958" y="115887"/>
                                  </a:moveTo>
                                  <a:cubicBezTo>
                                    <a:pt x="1018958" y="115887"/>
                                    <a:pt x="1018958" y="115887"/>
                                    <a:pt x="1233488" y="115887"/>
                                  </a:cubicBezTo>
                                  <a:cubicBezTo>
                                    <a:pt x="1233488" y="115887"/>
                                    <a:pt x="1233488" y="115887"/>
                                    <a:pt x="1233488" y="687636"/>
                                  </a:cubicBezTo>
                                  <a:cubicBezTo>
                                    <a:pt x="1233488" y="703339"/>
                                    <a:pt x="1220851" y="715962"/>
                                    <a:pt x="1205131" y="715962"/>
                                  </a:cubicBezTo>
                                  <a:cubicBezTo>
                                    <a:pt x="1205131" y="715962"/>
                                    <a:pt x="1205131" y="715962"/>
                                    <a:pt x="1195576" y="715962"/>
                                  </a:cubicBezTo>
                                  <a:cubicBezTo>
                                    <a:pt x="1195576" y="715962"/>
                                    <a:pt x="1195576" y="715962"/>
                                    <a:pt x="1195576" y="206406"/>
                                  </a:cubicBezTo>
                                  <a:cubicBezTo>
                                    <a:pt x="1195576" y="205483"/>
                                    <a:pt x="1195267" y="204867"/>
                                    <a:pt x="1195267" y="203943"/>
                                  </a:cubicBezTo>
                                  <a:cubicBezTo>
                                    <a:pt x="1195267" y="203943"/>
                                    <a:pt x="1195267" y="203943"/>
                                    <a:pt x="1195576" y="203943"/>
                                  </a:cubicBezTo>
                                  <a:cubicBezTo>
                                    <a:pt x="1195576" y="203943"/>
                                    <a:pt x="1195576" y="203943"/>
                                    <a:pt x="1195576" y="160839"/>
                                  </a:cubicBezTo>
                                  <a:cubicBezTo>
                                    <a:pt x="1195576" y="160839"/>
                                    <a:pt x="1195576" y="160839"/>
                                    <a:pt x="1027280" y="160839"/>
                                  </a:cubicBezTo>
                                  <a:lnTo>
                                    <a:pt x="1027280" y="171923"/>
                                  </a:lnTo>
                                  <a:cubicBezTo>
                                    <a:pt x="1027280" y="171923"/>
                                    <a:pt x="1027280" y="171923"/>
                                    <a:pt x="990600" y="171923"/>
                                  </a:cubicBezTo>
                                  <a:cubicBezTo>
                                    <a:pt x="990600" y="171923"/>
                                    <a:pt x="990600" y="171923"/>
                                    <a:pt x="990600" y="144213"/>
                                  </a:cubicBezTo>
                                  <a:cubicBezTo>
                                    <a:pt x="990600" y="128818"/>
                                    <a:pt x="1003238" y="115887"/>
                                    <a:pt x="1018958" y="115887"/>
                                  </a:cubicBezTo>
                                  <a:close/>
                                  <a:moveTo>
                                    <a:pt x="758608" y="115887"/>
                                  </a:moveTo>
                                  <a:cubicBezTo>
                                    <a:pt x="758608" y="115887"/>
                                    <a:pt x="758608" y="115887"/>
                                    <a:pt x="973138" y="115887"/>
                                  </a:cubicBezTo>
                                  <a:cubicBezTo>
                                    <a:pt x="973138" y="115887"/>
                                    <a:pt x="973138" y="115887"/>
                                    <a:pt x="973138" y="171856"/>
                                  </a:cubicBezTo>
                                  <a:cubicBezTo>
                                    <a:pt x="973138" y="171856"/>
                                    <a:pt x="973138" y="171856"/>
                                    <a:pt x="952487" y="171856"/>
                                  </a:cubicBezTo>
                                  <a:cubicBezTo>
                                    <a:pt x="946938" y="171856"/>
                                    <a:pt x="941082" y="173086"/>
                                    <a:pt x="935226" y="174624"/>
                                  </a:cubicBezTo>
                                  <a:cubicBezTo>
                                    <a:pt x="935226" y="174624"/>
                                    <a:pt x="935226" y="174624"/>
                                    <a:pt x="935226" y="160786"/>
                                  </a:cubicBezTo>
                                  <a:cubicBezTo>
                                    <a:pt x="935226" y="160786"/>
                                    <a:pt x="935226" y="160786"/>
                                    <a:pt x="766930" y="160786"/>
                                  </a:cubicBezTo>
                                  <a:lnTo>
                                    <a:pt x="766930" y="171856"/>
                                  </a:lnTo>
                                  <a:cubicBezTo>
                                    <a:pt x="766930" y="171856"/>
                                    <a:pt x="766930" y="171856"/>
                                    <a:pt x="730250" y="171856"/>
                                  </a:cubicBezTo>
                                  <a:cubicBezTo>
                                    <a:pt x="730250" y="171856"/>
                                    <a:pt x="730250" y="171856"/>
                                    <a:pt x="730250" y="144179"/>
                                  </a:cubicBezTo>
                                  <a:cubicBezTo>
                                    <a:pt x="730250" y="128803"/>
                                    <a:pt x="742888" y="115887"/>
                                    <a:pt x="758608" y="115887"/>
                                  </a:cubicBezTo>
                                  <a:close/>
                                  <a:moveTo>
                                    <a:pt x="499846" y="115887"/>
                                  </a:moveTo>
                                  <a:cubicBezTo>
                                    <a:pt x="499846" y="115887"/>
                                    <a:pt x="499846" y="115887"/>
                                    <a:pt x="714376" y="115887"/>
                                  </a:cubicBezTo>
                                  <a:lnTo>
                                    <a:pt x="714376" y="171856"/>
                                  </a:lnTo>
                                  <a:cubicBezTo>
                                    <a:pt x="714376" y="171856"/>
                                    <a:pt x="714376" y="171856"/>
                                    <a:pt x="693416" y="171856"/>
                                  </a:cubicBezTo>
                                  <a:cubicBezTo>
                                    <a:pt x="688176" y="171856"/>
                                    <a:pt x="682320" y="173086"/>
                                    <a:pt x="676464" y="174624"/>
                                  </a:cubicBezTo>
                                  <a:cubicBezTo>
                                    <a:pt x="676464" y="174624"/>
                                    <a:pt x="676464" y="174624"/>
                                    <a:pt x="676464" y="160786"/>
                                  </a:cubicBezTo>
                                  <a:cubicBezTo>
                                    <a:pt x="676464" y="160786"/>
                                    <a:pt x="676464" y="160786"/>
                                    <a:pt x="508168" y="160786"/>
                                  </a:cubicBezTo>
                                  <a:cubicBezTo>
                                    <a:pt x="508168" y="160786"/>
                                    <a:pt x="508168" y="160786"/>
                                    <a:pt x="508168" y="171856"/>
                                  </a:cubicBezTo>
                                  <a:cubicBezTo>
                                    <a:pt x="508168" y="171856"/>
                                    <a:pt x="508168" y="171856"/>
                                    <a:pt x="471488" y="171856"/>
                                  </a:cubicBezTo>
                                  <a:cubicBezTo>
                                    <a:pt x="471488" y="171856"/>
                                    <a:pt x="471488" y="171856"/>
                                    <a:pt x="471488" y="144179"/>
                                  </a:cubicBezTo>
                                  <a:cubicBezTo>
                                    <a:pt x="471488" y="128803"/>
                                    <a:pt x="484126" y="115887"/>
                                    <a:pt x="499846" y="115887"/>
                                  </a:cubicBezTo>
                                  <a:close/>
                                  <a:moveTo>
                                    <a:pt x="239310" y="115887"/>
                                  </a:moveTo>
                                  <a:cubicBezTo>
                                    <a:pt x="239310" y="115887"/>
                                    <a:pt x="239310" y="115887"/>
                                    <a:pt x="452438" y="115887"/>
                                  </a:cubicBezTo>
                                  <a:cubicBezTo>
                                    <a:pt x="452438" y="115887"/>
                                    <a:pt x="452438" y="115887"/>
                                    <a:pt x="452438" y="171276"/>
                                  </a:cubicBezTo>
                                  <a:cubicBezTo>
                                    <a:pt x="452438" y="171276"/>
                                    <a:pt x="452438" y="171276"/>
                                    <a:pt x="433759" y="171276"/>
                                  </a:cubicBezTo>
                                  <a:cubicBezTo>
                                    <a:pt x="427941" y="171276"/>
                                    <a:pt x="421204" y="172494"/>
                                    <a:pt x="414773" y="174624"/>
                                  </a:cubicBezTo>
                                  <a:cubicBezTo>
                                    <a:pt x="414773" y="174624"/>
                                    <a:pt x="414773" y="174624"/>
                                    <a:pt x="414773" y="160320"/>
                                  </a:cubicBezTo>
                                  <a:lnTo>
                                    <a:pt x="247578" y="160320"/>
                                  </a:lnTo>
                                  <a:cubicBezTo>
                                    <a:pt x="247578" y="160320"/>
                                    <a:pt x="247578" y="160320"/>
                                    <a:pt x="247578" y="171276"/>
                                  </a:cubicBezTo>
                                  <a:cubicBezTo>
                                    <a:pt x="247578" y="171276"/>
                                    <a:pt x="247578" y="171276"/>
                                    <a:pt x="211138" y="171276"/>
                                  </a:cubicBezTo>
                                  <a:cubicBezTo>
                                    <a:pt x="211138" y="171276"/>
                                    <a:pt x="211138" y="171276"/>
                                    <a:pt x="211138" y="143886"/>
                                  </a:cubicBezTo>
                                  <a:cubicBezTo>
                                    <a:pt x="211138" y="128669"/>
                                    <a:pt x="223693" y="115887"/>
                                    <a:pt x="239310" y="115887"/>
                                  </a:cubicBezTo>
                                  <a:close/>
                                  <a:moveTo>
                                    <a:pt x="1382882" y="9525"/>
                                  </a:moveTo>
                                  <a:cubicBezTo>
                                    <a:pt x="1386591" y="9525"/>
                                    <a:pt x="1389063" y="12596"/>
                                    <a:pt x="1389063" y="18739"/>
                                  </a:cubicBezTo>
                                  <a:cubicBezTo>
                                    <a:pt x="1389063" y="18739"/>
                                    <a:pt x="1389063" y="18739"/>
                                    <a:pt x="1389063" y="581390"/>
                                  </a:cubicBezTo>
                                  <a:cubicBezTo>
                                    <a:pt x="1389063" y="590297"/>
                                    <a:pt x="1383191" y="601968"/>
                                    <a:pt x="1376083" y="607496"/>
                                  </a:cubicBezTo>
                                  <a:cubicBezTo>
                                    <a:pt x="1376083" y="607496"/>
                                    <a:pt x="1376083" y="607496"/>
                                    <a:pt x="1238250" y="714375"/>
                                  </a:cubicBezTo>
                                  <a:cubicBezTo>
                                    <a:pt x="1244431" y="706697"/>
                                    <a:pt x="1248449" y="697176"/>
                                    <a:pt x="1248449" y="686427"/>
                                  </a:cubicBezTo>
                                  <a:lnTo>
                                    <a:pt x="1248449" y="116097"/>
                                  </a:lnTo>
                                  <a:cubicBezTo>
                                    <a:pt x="1248449" y="116097"/>
                                    <a:pt x="1248449" y="116097"/>
                                    <a:pt x="1248449" y="111183"/>
                                  </a:cubicBezTo>
                                  <a:cubicBezTo>
                                    <a:pt x="1248449" y="111183"/>
                                    <a:pt x="1248449" y="111183"/>
                                    <a:pt x="1376083" y="12289"/>
                                  </a:cubicBezTo>
                                  <a:cubicBezTo>
                                    <a:pt x="1378556" y="10446"/>
                                    <a:pt x="1380719" y="9525"/>
                                    <a:pt x="1382882" y="9525"/>
                                  </a:cubicBezTo>
                                  <a:close/>
                                  <a:moveTo>
                                    <a:pt x="1162963" y="0"/>
                                  </a:moveTo>
                                  <a:cubicBezTo>
                                    <a:pt x="1162963" y="0"/>
                                    <a:pt x="1162963" y="0"/>
                                    <a:pt x="1365251" y="0"/>
                                  </a:cubicBezTo>
                                  <a:cubicBezTo>
                                    <a:pt x="1365251" y="0"/>
                                    <a:pt x="1365251" y="0"/>
                                    <a:pt x="1237084" y="99397"/>
                                  </a:cubicBezTo>
                                  <a:cubicBezTo>
                                    <a:pt x="1237084" y="99397"/>
                                    <a:pt x="1237084" y="99397"/>
                                    <a:pt x="1232760" y="99397"/>
                                  </a:cubicBezTo>
                                  <a:cubicBezTo>
                                    <a:pt x="1232760" y="99397"/>
                                    <a:pt x="1232760" y="99397"/>
                                    <a:pt x="1017810" y="99397"/>
                                  </a:cubicBezTo>
                                  <a:cubicBezTo>
                                    <a:pt x="1016575" y="99397"/>
                                    <a:pt x="1015649" y="99704"/>
                                    <a:pt x="1014413" y="100012"/>
                                  </a:cubicBezTo>
                                  <a:cubicBezTo>
                                    <a:pt x="1014413" y="100012"/>
                                    <a:pt x="1014413" y="100012"/>
                                    <a:pt x="1133624" y="9847"/>
                                  </a:cubicBezTo>
                                  <a:cubicBezTo>
                                    <a:pt x="1140727" y="4308"/>
                                    <a:pt x="1154007" y="0"/>
                                    <a:pt x="1162963" y="0"/>
                                  </a:cubicBezTo>
                                  <a:close/>
                                  <a:moveTo>
                                    <a:pt x="903528" y="0"/>
                                  </a:moveTo>
                                  <a:cubicBezTo>
                                    <a:pt x="903528" y="0"/>
                                    <a:pt x="903528" y="0"/>
                                    <a:pt x="1104900" y="0"/>
                                  </a:cubicBezTo>
                                  <a:cubicBezTo>
                                    <a:pt x="1104900" y="0"/>
                                    <a:pt x="1104900" y="0"/>
                                    <a:pt x="977313" y="99397"/>
                                  </a:cubicBezTo>
                                  <a:cubicBezTo>
                                    <a:pt x="977313" y="99397"/>
                                    <a:pt x="977313" y="99397"/>
                                    <a:pt x="973009" y="99397"/>
                                  </a:cubicBezTo>
                                  <a:cubicBezTo>
                                    <a:pt x="973009" y="99397"/>
                                    <a:pt x="973009" y="99397"/>
                                    <a:pt x="759032" y="99397"/>
                                  </a:cubicBezTo>
                                  <a:cubicBezTo>
                                    <a:pt x="757802" y="99397"/>
                                    <a:pt x="756880" y="99704"/>
                                    <a:pt x="755650" y="100012"/>
                                  </a:cubicBezTo>
                                  <a:cubicBezTo>
                                    <a:pt x="755650" y="100012"/>
                                    <a:pt x="755650" y="100012"/>
                                    <a:pt x="874321" y="9847"/>
                                  </a:cubicBezTo>
                                  <a:cubicBezTo>
                                    <a:pt x="881393" y="4308"/>
                                    <a:pt x="894612" y="0"/>
                                    <a:pt x="903528" y="0"/>
                                  </a:cubicBezTo>
                                  <a:close/>
                                  <a:moveTo>
                                    <a:pt x="644766" y="0"/>
                                  </a:moveTo>
                                  <a:cubicBezTo>
                                    <a:pt x="644766" y="0"/>
                                    <a:pt x="644766" y="0"/>
                                    <a:pt x="846138" y="0"/>
                                  </a:cubicBezTo>
                                  <a:cubicBezTo>
                                    <a:pt x="846138" y="0"/>
                                    <a:pt x="846138" y="0"/>
                                    <a:pt x="718551" y="99397"/>
                                  </a:cubicBezTo>
                                  <a:cubicBezTo>
                                    <a:pt x="718551" y="99397"/>
                                    <a:pt x="718551" y="99397"/>
                                    <a:pt x="714247" y="99397"/>
                                  </a:cubicBezTo>
                                  <a:cubicBezTo>
                                    <a:pt x="714247" y="99397"/>
                                    <a:pt x="714247" y="99397"/>
                                    <a:pt x="500270" y="99397"/>
                                  </a:cubicBezTo>
                                  <a:cubicBezTo>
                                    <a:pt x="499040" y="99397"/>
                                    <a:pt x="498118" y="99704"/>
                                    <a:pt x="496888" y="100012"/>
                                  </a:cubicBezTo>
                                  <a:cubicBezTo>
                                    <a:pt x="496888" y="100012"/>
                                    <a:pt x="496888" y="100012"/>
                                    <a:pt x="615559" y="9847"/>
                                  </a:cubicBezTo>
                                  <a:cubicBezTo>
                                    <a:pt x="622631" y="4308"/>
                                    <a:pt x="635850" y="0"/>
                                    <a:pt x="644766" y="0"/>
                                  </a:cubicBezTo>
                                  <a:close/>
                                  <a:moveTo>
                                    <a:pt x="383500" y="0"/>
                                  </a:moveTo>
                                  <a:lnTo>
                                    <a:pt x="585788" y="0"/>
                                  </a:lnTo>
                                  <a:cubicBezTo>
                                    <a:pt x="585788" y="0"/>
                                    <a:pt x="585788" y="0"/>
                                    <a:pt x="457621" y="99397"/>
                                  </a:cubicBezTo>
                                  <a:cubicBezTo>
                                    <a:pt x="457621" y="99397"/>
                                    <a:pt x="457621" y="99397"/>
                                    <a:pt x="453297" y="99397"/>
                                  </a:cubicBezTo>
                                  <a:cubicBezTo>
                                    <a:pt x="453297" y="99397"/>
                                    <a:pt x="453297" y="99397"/>
                                    <a:pt x="238347" y="99397"/>
                                  </a:cubicBezTo>
                                  <a:cubicBezTo>
                                    <a:pt x="237112" y="99397"/>
                                    <a:pt x="236186" y="99704"/>
                                    <a:pt x="234950" y="100012"/>
                                  </a:cubicBezTo>
                                  <a:cubicBezTo>
                                    <a:pt x="234950" y="100012"/>
                                    <a:pt x="234950" y="100012"/>
                                    <a:pt x="354161" y="9847"/>
                                  </a:cubicBezTo>
                                  <a:cubicBezTo>
                                    <a:pt x="361264" y="4308"/>
                                    <a:pt x="374544" y="0"/>
                                    <a:pt x="38350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</wps:spPr>
                          <wps:bodyPr vert="horz" wrap="square" lIns="182880" tIns="91440" rIns="182880" bIns="9144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6" name="グループ化 116"/>
                          <wpg:cNvGrpSpPr/>
                          <wpg:grpSpPr>
                            <a:xfrm>
                              <a:off x="12873134" y="3403268"/>
                              <a:ext cx="2024028" cy="1498691"/>
                              <a:chOff x="12873134" y="3403272"/>
                              <a:chExt cx="2024028" cy="1498686"/>
                            </a:xfrm>
                          </wpg:grpSpPr>
                          <wps:wsp>
                            <wps:cNvPr id="117" name="フリーフォーム 117"/>
                            <wps:cNvSpPr>
                              <a:spLocks noChangeAspect="1" noChangeArrowheads="1"/>
                            </wps:cNvSpPr>
                            <wps:spPr bwMode="gray">
                              <a:xfrm>
                                <a:off x="13177584" y="4509926"/>
                                <a:ext cx="738312" cy="392032"/>
                              </a:xfrm>
                              <a:custGeom>
                                <a:avLst/>
                                <a:gdLst>
                                  <a:gd name="connsiteX0" fmla="*/ 779462 w 947737"/>
                                  <a:gd name="connsiteY0" fmla="*/ 460375 h 503237"/>
                                  <a:gd name="connsiteX1" fmla="*/ 947737 w 947737"/>
                                  <a:gd name="connsiteY1" fmla="*/ 460375 h 503237"/>
                                  <a:gd name="connsiteX2" fmla="*/ 947737 w 947737"/>
                                  <a:gd name="connsiteY2" fmla="*/ 503237 h 503237"/>
                                  <a:gd name="connsiteX3" fmla="*/ 779462 w 947737"/>
                                  <a:gd name="connsiteY3" fmla="*/ 503237 h 503237"/>
                                  <a:gd name="connsiteX4" fmla="*/ 520700 w 947737"/>
                                  <a:gd name="connsiteY4" fmla="*/ 460375 h 503237"/>
                                  <a:gd name="connsiteX5" fmla="*/ 688975 w 947737"/>
                                  <a:gd name="connsiteY5" fmla="*/ 460375 h 503237"/>
                                  <a:gd name="connsiteX6" fmla="*/ 688975 w 947737"/>
                                  <a:gd name="connsiteY6" fmla="*/ 503237 h 503237"/>
                                  <a:gd name="connsiteX7" fmla="*/ 520700 w 947737"/>
                                  <a:gd name="connsiteY7" fmla="*/ 503237 h 503237"/>
                                  <a:gd name="connsiteX8" fmla="*/ 260350 w 947737"/>
                                  <a:gd name="connsiteY8" fmla="*/ 460375 h 503237"/>
                                  <a:gd name="connsiteX9" fmla="*/ 428625 w 947737"/>
                                  <a:gd name="connsiteY9" fmla="*/ 460375 h 503237"/>
                                  <a:gd name="connsiteX10" fmla="*/ 428625 w 947737"/>
                                  <a:gd name="connsiteY10" fmla="*/ 503237 h 503237"/>
                                  <a:gd name="connsiteX11" fmla="*/ 260350 w 947737"/>
                                  <a:gd name="connsiteY11" fmla="*/ 503237 h 503237"/>
                                  <a:gd name="connsiteX12" fmla="*/ 0 w 947737"/>
                                  <a:gd name="connsiteY12" fmla="*/ 460375 h 503237"/>
                                  <a:gd name="connsiteX13" fmla="*/ 168275 w 947737"/>
                                  <a:gd name="connsiteY13" fmla="*/ 460375 h 503237"/>
                                  <a:gd name="connsiteX14" fmla="*/ 168275 w 947737"/>
                                  <a:gd name="connsiteY14" fmla="*/ 503237 h 503237"/>
                                  <a:gd name="connsiteX15" fmla="*/ 0 w 947737"/>
                                  <a:gd name="connsiteY15" fmla="*/ 503237 h 503237"/>
                                  <a:gd name="connsiteX16" fmla="*/ 779462 w 947737"/>
                                  <a:gd name="connsiteY16" fmla="*/ 384175 h 503237"/>
                                  <a:gd name="connsiteX17" fmla="*/ 947737 w 947737"/>
                                  <a:gd name="connsiteY17" fmla="*/ 384175 h 503237"/>
                                  <a:gd name="connsiteX18" fmla="*/ 947737 w 947737"/>
                                  <a:gd name="connsiteY18" fmla="*/ 427037 h 503237"/>
                                  <a:gd name="connsiteX19" fmla="*/ 779462 w 947737"/>
                                  <a:gd name="connsiteY19" fmla="*/ 427037 h 503237"/>
                                  <a:gd name="connsiteX20" fmla="*/ 520700 w 947737"/>
                                  <a:gd name="connsiteY20" fmla="*/ 384175 h 503237"/>
                                  <a:gd name="connsiteX21" fmla="*/ 688975 w 947737"/>
                                  <a:gd name="connsiteY21" fmla="*/ 384175 h 503237"/>
                                  <a:gd name="connsiteX22" fmla="*/ 688975 w 947737"/>
                                  <a:gd name="connsiteY22" fmla="*/ 427037 h 503237"/>
                                  <a:gd name="connsiteX23" fmla="*/ 520700 w 947737"/>
                                  <a:gd name="connsiteY23" fmla="*/ 427037 h 503237"/>
                                  <a:gd name="connsiteX24" fmla="*/ 260350 w 947737"/>
                                  <a:gd name="connsiteY24" fmla="*/ 384175 h 503237"/>
                                  <a:gd name="connsiteX25" fmla="*/ 428625 w 947737"/>
                                  <a:gd name="connsiteY25" fmla="*/ 384175 h 503237"/>
                                  <a:gd name="connsiteX26" fmla="*/ 428625 w 947737"/>
                                  <a:gd name="connsiteY26" fmla="*/ 427037 h 503237"/>
                                  <a:gd name="connsiteX27" fmla="*/ 260350 w 947737"/>
                                  <a:gd name="connsiteY27" fmla="*/ 427037 h 503237"/>
                                  <a:gd name="connsiteX28" fmla="*/ 0 w 947737"/>
                                  <a:gd name="connsiteY28" fmla="*/ 384175 h 503237"/>
                                  <a:gd name="connsiteX29" fmla="*/ 168275 w 947737"/>
                                  <a:gd name="connsiteY29" fmla="*/ 384175 h 503237"/>
                                  <a:gd name="connsiteX30" fmla="*/ 168275 w 947737"/>
                                  <a:gd name="connsiteY30" fmla="*/ 427037 h 503237"/>
                                  <a:gd name="connsiteX31" fmla="*/ 0 w 947737"/>
                                  <a:gd name="connsiteY31" fmla="*/ 427037 h 503237"/>
                                  <a:gd name="connsiteX32" fmla="*/ 779462 w 947737"/>
                                  <a:gd name="connsiteY32" fmla="*/ 306387 h 503237"/>
                                  <a:gd name="connsiteX33" fmla="*/ 947737 w 947737"/>
                                  <a:gd name="connsiteY33" fmla="*/ 306387 h 503237"/>
                                  <a:gd name="connsiteX34" fmla="*/ 947737 w 947737"/>
                                  <a:gd name="connsiteY34" fmla="*/ 349249 h 503237"/>
                                  <a:gd name="connsiteX35" fmla="*/ 779462 w 947737"/>
                                  <a:gd name="connsiteY35" fmla="*/ 349249 h 503237"/>
                                  <a:gd name="connsiteX36" fmla="*/ 520700 w 947737"/>
                                  <a:gd name="connsiteY36" fmla="*/ 306387 h 503237"/>
                                  <a:gd name="connsiteX37" fmla="*/ 688975 w 947737"/>
                                  <a:gd name="connsiteY37" fmla="*/ 306387 h 503237"/>
                                  <a:gd name="connsiteX38" fmla="*/ 688975 w 947737"/>
                                  <a:gd name="connsiteY38" fmla="*/ 349249 h 503237"/>
                                  <a:gd name="connsiteX39" fmla="*/ 520700 w 947737"/>
                                  <a:gd name="connsiteY39" fmla="*/ 349249 h 503237"/>
                                  <a:gd name="connsiteX40" fmla="*/ 260350 w 947737"/>
                                  <a:gd name="connsiteY40" fmla="*/ 306387 h 503237"/>
                                  <a:gd name="connsiteX41" fmla="*/ 428625 w 947737"/>
                                  <a:gd name="connsiteY41" fmla="*/ 306387 h 503237"/>
                                  <a:gd name="connsiteX42" fmla="*/ 428625 w 947737"/>
                                  <a:gd name="connsiteY42" fmla="*/ 349249 h 503237"/>
                                  <a:gd name="connsiteX43" fmla="*/ 260350 w 947737"/>
                                  <a:gd name="connsiteY43" fmla="*/ 349249 h 503237"/>
                                  <a:gd name="connsiteX44" fmla="*/ 0 w 947737"/>
                                  <a:gd name="connsiteY44" fmla="*/ 306387 h 503237"/>
                                  <a:gd name="connsiteX45" fmla="*/ 168275 w 947737"/>
                                  <a:gd name="connsiteY45" fmla="*/ 306387 h 503237"/>
                                  <a:gd name="connsiteX46" fmla="*/ 168275 w 947737"/>
                                  <a:gd name="connsiteY46" fmla="*/ 349249 h 503237"/>
                                  <a:gd name="connsiteX47" fmla="*/ 0 w 947737"/>
                                  <a:gd name="connsiteY47" fmla="*/ 349249 h 503237"/>
                                  <a:gd name="connsiteX48" fmla="*/ 779462 w 947737"/>
                                  <a:gd name="connsiteY48" fmla="*/ 230187 h 503237"/>
                                  <a:gd name="connsiteX49" fmla="*/ 947737 w 947737"/>
                                  <a:gd name="connsiteY49" fmla="*/ 230187 h 503237"/>
                                  <a:gd name="connsiteX50" fmla="*/ 947737 w 947737"/>
                                  <a:gd name="connsiteY50" fmla="*/ 273049 h 503237"/>
                                  <a:gd name="connsiteX51" fmla="*/ 779462 w 947737"/>
                                  <a:gd name="connsiteY51" fmla="*/ 273049 h 503237"/>
                                  <a:gd name="connsiteX52" fmla="*/ 520700 w 947737"/>
                                  <a:gd name="connsiteY52" fmla="*/ 230187 h 503237"/>
                                  <a:gd name="connsiteX53" fmla="*/ 688975 w 947737"/>
                                  <a:gd name="connsiteY53" fmla="*/ 230187 h 503237"/>
                                  <a:gd name="connsiteX54" fmla="*/ 688975 w 947737"/>
                                  <a:gd name="connsiteY54" fmla="*/ 273049 h 503237"/>
                                  <a:gd name="connsiteX55" fmla="*/ 520700 w 947737"/>
                                  <a:gd name="connsiteY55" fmla="*/ 273049 h 503237"/>
                                  <a:gd name="connsiteX56" fmla="*/ 260350 w 947737"/>
                                  <a:gd name="connsiteY56" fmla="*/ 230187 h 503237"/>
                                  <a:gd name="connsiteX57" fmla="*/ 428625 w 947737"/>
                                  <a:gd name="connsiteY57" fmla="*/ 230187 h 503237"/>
                                  <a:gd name="connsiteX58" fmla="*/ 428625 w 947737"/>
                                  <a:gd name="connsiteY58" fmla="*/ 273049 h 503237"/>
                                  <a:gd name="connsiteX59" fmla="*/ 260350 w 947737"/>
                                  <a:gd name="connsiteY59" fmla="*/ 273049 h 503237"/>
                                  <a:gd name="connsiteX60" fmla="*/ 0 w 947737"/>
                                  <a:gd name="connsiteY60" fmla="*/ 230187 h 503237"/>
                                  <a:gd name="connsiteX61" fmla="*/ 168275 w 947737"/>
                                  <a:gd name="connsiteY61" fmla="*/ 230187 h 503237"/>
                                  <a:gd name="connsiteX62" fmla="*/ 168275 w 947737"/>
                                  <a:gd name="connsiteY62" fmla="*/ 273049 h 503237"/>
                                  <a:gd name="connsiteX63" fmla="*/ 0 w 947737"/>
                                  <a:gd name="connsiteY63" fmla="*/ 273049 h 503237"/>
                                  <a:gd name="connsiteX64" fmla="*/ 779462 w 947737"/>
                                  <a:gd name="connsiteY64" fmla="*/ 153987 h 503237"/>
                                  <a:gd name="connsiteX65" fmla="*/ 947737 w 947737"/>
                                  <a:gd name="connsiteY65" fmla="*/ 153987 h 503237"/>
                                  <a:gd name="connsiteX66" fmla="*/ 947737 w 947737"/>
                                  <a:gd name="connsiteY66" fmla="*/ 196849 h 503237"/>
                                  <a:gd name="connsiteX67" fmla="*/ 779462 w 947737"/>
                                  <a:gd name="connsiteY67" fmla="*/ 196849 h 503237"/>
                                  <a:gd name="connsiteX68" fmla="*/ 520700 w 947737"/>
                                  <a:gd name="connsiteY68" fmla="*/ 153987 h 503237"/>
                                  <a:gd name="connsiteX69" fmla="*/ 688975 w 947737"/>
                                  <a:gd name="connsiteY69" fmla="*/ 153987 h 503237"/>
                                  <a:gd name="connsiteX70" fmla="*/ 688975 w 947737"/>
                                  <a:gd name="connsiteY70" fmla="*/ 196849 h 503237"/>
                                  <a:gd name="connsiteX71" fmla="*/ 520700 w 947737"/>
                                  <a:gd name="connsiteY71" fmla="*/ 196849 h 503237"/>
                                  <a:gd name="connsiteX72" fmla="*/ 260350 w 947737"/>
                                  <a:gd name="connsiteY72" fmla="*/ 153987 h 503237"/>
                                  <a:gd name="connsiteX73" fmla="*/ 428625 w 947737"/>
                                  <a:gd name="connsiteY73" fmla="*/ 153987 h 503237"/>
                                  <a:gd name="connsiteX74" fmla="*/ 428625 w 947737"/>
                                  <a:gd name="connsiteY74" fmla="*/ 196849 h 503237"/>
                                  <a:gd name="connsiteX75" fmla="*/ 260350 w 947737"/>
                                  <a:gd name="connsiteY75" fmla="*/ 196849 h 503237"/>
                                  <a:gd name="connsiteX76" fmla="*/ 0 w 947737"/>
                                  <a:gd name="connsiteY76" fmla="*/ 153987 h 503237"/>
                                  <a:gd name="connsiteX77" fmla="*/ 168275 w 947737"/>
                                  <a:gd name="connsiteY77" fmla="*/ 153987 h 503237"/>
                                  <a:gd name="connsiteX78" fmla="*/ 168275 w 947737"/>
                                  <a:gd name="connsiteY78" fmla="*/ 196849 h 503237"/>
                                  <a:gd name="connsiteX79" fmla="*/ 0 w 947737"/>
                                  <a:gd name="connsiteY79" fmla="*/ 196849 h 503237"/>
                                  <a:gd name="connsiteX80" fmla="*/ 779462 w 947737"/>
                                  <a:gd name="connsiteY80" fmla="*/ 76200 h 503237"/>
                                  <a:gd name="connsiteX81" fmla="*/ 947737 w 947737"/>
                                  <a:gd name="connsiteY81" fmla="*/ 76200 h 503237"/>
                                  <a:gd name="connsiteX82" fmla="*/ 947737 w 947737"/>
                                  <a:gd name="connsiteY82" fmla="*/ 119062 h 503237"/>
                                  <a:gd name="connsiteX83" fmla="*/ 779462 w 947737"/>
                                  <a:gd name="connsiteY83" fmla="*/ 119062 h 503237"/>
                                  <a:gd name="connsiteX84" fmla="*/ 520700 w 947737"/>
                                  <a:gd name="connsiteY84" fmla="*/ 76200 h 503237"/>
                                  <a:gd name="connsiteX85" fmla="*/ 688975 w 947737"/>
                                  <a:gd name="connsiteY85" fmla="*/ 76200 h 503237"/>
                                  <a:gd name="connsiteX86" fmla="*/ 688975 w 947737"/>
                                  <a:gd name="connsiteY86" fmla="*/ 119062 h 503237"/>
                                  <a:gd name="connsiteX87" fmla="*/ 520700 w 947737"/>
                                  <a:gd name="connsiteY87" fmla="*/ 119062 h 503237"/>
                                  <a:gd name="connsiteX88" fmla="*/ 260350 w 947737"/>
                                  <a:gd name="connsiteY88" fmla="*/ 76200 h 503237"/>
                                  <a:gd name="connsiteX89" fmla="*/ 428625 w 947737"/>
                                  <a:gd name="connsiteY89" fmla="*/ 76200 h 503237"/>
                                  <a:gd name="connsiteX90" fmla="*/ 428625 w 947737"/>
                                  <a:gd name="connsiteY90" fmla="*/ 119062 h 503237"/>
                                  <a:gd name="connsiteX91" fmla="*/ 260350 w 947737"/>
                                  <a:gd name="connsiteY91" fmla="*/ 119062 h 503237"/>
                                  <a:gd name="connsiteX92" fmla="*/ 0 w 947737"/>
                                  <a:gd name="connsiteY92" fmla="*/ 76200 h 503237"/>
                                  <a:gd name="connsiteX93" fmla="*/ 168275 w 947737"/>
                                  <a:gd name="connsiteY93" fmla="*/ 76200 h 503237"/>
                                  <a:gd name="connsiteX94" fmla="*/ 168275 w 947737"/>
                                  <a:gd name="connsiteY94" fmla="*/ 119062 h 503237"/>
                                  <a:gd name="connsiteX95" fmla="*/ 0 w 947737"/>
                                  <a:gd name="connsiteY95" fmla="*/ 119062 h 503237"/>
                                  <a:gd name="connsiteX96" fmla="*/ 779462 w 947737"/>
                                  <a:gd name="connsiteY96" fmla="*/ 0 h 503237"/>
                                  <a:gd name="connsiteX97" fmla="*/ 947737 w 947737"/>
                                  <a:gd name="connsiteY97" fmla="*/ 0 h 503237"/>
                                  <a:gd name="connsiteX98" fmla="*/ 947737 w 947737"/>
                                  <a:gd name="connsiteY98" fmla="*/ 42862 h 503237"/>
                                  <a:gd name="connsiteX99" fmla="*/ 779462 w 947737"/>
                                  <a:gd name="connsiteY99" fmla="*/ 42862 h 503237"/>
                                  <a:gd name="connsiteX100" fmla="*/ 520700 w 947737"/>
                                  <a:gd name="connsiteY100" fmla="*/ 0 h 503237"/>
                                  <a:gd name="connsiteX101" fmla="*/ 688975 w 947737"/>
                                  <a:gd name="connsiteY101" fmla="*/ 0 h 503237"/>
                                  <a:gd name="connsiteX102" fmla="*/ 688975 w 947737"/>
                                  <a:gd name="connsiteY102" fmla="*/ 42862 h 503237"/>
                                  <a:gd name="connsiteX103" fmla="*/ 520700 w 947737"/>
                                  <a:gd name="connsiteY103" fmla="*/ 42862 h 503237"/>
                                  <a:gd name="connsiteX104" fmla="*/ 260350 w 947737"/>
                                  <a:gd name="connsiteY104" fmla="*/ 0 h 503237"/>
                                  <a:gd name="connsiteX105" fmla="*/ 428625 w 947737"/>
                                  <a:gd name="connsiteY105" fmla="*/ 0 h 503237"/>
                                  <a:gd name="connsiteX106" fmla="*/ 428625 w 947737"/>
                                  <a:gd name="connsiteY106" fmla="*/ 42862 h 503237"/>
                                  <a:gd name="connsiteX107" fmla="*/ 260350 w 947737"/>
                                  <a:gd name="connsiteY107" fmla="*/ 42862 h 503237"/>
                                  <a:gd name="connsiteX108" fmla="*/ 0 w 947737"/>
                                  <a:gd name="connsiteY108" fmla="*/ 0 h 503237"/>
                                  <a:gd name="connsiteX109" fmla="*/ 168275 w 947737"/>
                                  <a:gd name="connsiteY109" fmla="*/ 0 h 503237"/>
                                  <a:gd name="connsiteX110" fmla="*/ 168275 w 947737"/>
                                  <a:gd name="connsiteY110" fmla="*/ 42862 h 503237"/>
                                  <a:gd name="connsiteX111" fmla="*/ 0 w 947737"/>
                                  <a:gd name="connsiteY111" fmla="*/ 42862 h 50323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</a:cxnLst>
                                <a:rect l="l" t="t" r="r" b="b"/>
                                <a:pathLst>
                                  <a:path w="947737" h="503237">
                                    <a:moveTo>
                                      <a:pt x="779462" y="460375"/>
                                    </a:moveTo>
                                    <a:lnTo>
                                      <a:pt x="947737" y="460375"/>
                                    </a:lnTo>
                                    <a:lnTo>
                                      <a:pt x="947737" y="503237"/>
                                    </a:lnTo>
                                    <a:lnTo>
                                      <a:pt x="779462" y="503237"/>
                                    </a:lnTo>
                                    <a:close/>
                                    <a:moveTo>
                                      <a:pt x="520700" y="460375"/>
                                    </a:moveTo>
                                    <a:lnTo>
                                      <a:pt x="688975" y="460375"/>
                                    </a:lnTo>
                                    <a:lnTo>
                                      <a:pt x="688975" y="503237"/>
                                    </a:lnTo>
                                    <a:lnTo>
                                      <a:pt x="520700" y="503237"/>
                                    </a:lnTo>
                                    <a:close/>
                                    <a:moveTo>
                                      <a:pt x="260350" y="460375"/>
                                    </a:moveTo>
                                    <a:lnTo>
                                      <a:pt x="428625" y="460375"/>
                                    </a:lnTo>
                                    <a:lnTo>
                                      <a:pt x="428625" y="503237"/>
                                    </a:lnTo>
                                    <a:lnTo>
                                      <a:pt x="260350" y="503237"/>
                                    </a:lnTo>
                                    <a:close/>
                                    <a:moveTo>
                                      <a:pt x="0" y="460375"/>
                                    </a:moveTo>
                                    <a:lnTo>
                                      <a:pt x="168275" y="460375"/>
                                    </a:lnTo>
                                    <a:lnTo>
                                      <a:pt x="168275" y="503237"/>
                                    </a:lnTo>
                                    <a:lnTo>
                                      <a:pt x="0" y="503237"/>
                                    </a:lnTo>
                                    <a:close/>
                                    <a:moveTo>
                                      <a:pt x="779462" y="384175"/>
                                    </a:moveTo>
                                    <a:lnTo>
                                      <a:pt x="947737" y="384175"/>
                                    </a:lnTo>
                                    <a:lnTo>
                                      <a:pt x="947737" y="427037"/>
                                    </a:lnTo>
                                    <a:lnTo>
                                      <a:pt x="779462" y="427037"/>
                                    </a:lnTo>
                                    <a:close/>
                                    <a:moveTo>
                                      <a:pt x="520700" y="384175"/>
                                    </a:moveTo>
                                    <a:lnTo>
                                      <a:pt x="688975" y="384175"/>
                                    </a:lnTo>
                                    <a:lnTo>
                                      <a:pt x="688975" y="427037"/>
                                    </a:lnTo>
                                    <a:lnTo>
                                      <a:pt x="520700" y="427037"/>
                                    </a:lnTo>
                                    <a:close/>
                                    <a:moveTo>
                                      <a:pt x="260350" y="384175"/>
                                    </a:moveTo>
                                    <a:lnTo>
                                      <a:pt x="428625" y="384175"/>
                                    </a:lnTo>
                                    <a:lnTo>
                                      <a:pt x="428625" y="427037"/>
                                    </a:lnTo>
                                    <a:lnTo>
                                      <a:pt x="260350" y="427037"/>
                                    </a:lnTo>
                                    <a:close/>
                                    <a:moveTo>
                                      <a:pt x="0" y="384175"/>
                                    </a:moveTo>
                                    <a:lnTo>
                                      <a:pt x="168275" y="384175"/>
                                    </a:lnTo>
                                    <a:lnTo>
                                      <a:pt x="168275" y="427037"/>
                                    </a:lnTo>
                                    <a:lnTo>
                                      <a:pt x="0" y="427037"/>
                                    </a:lnTo>
                                    <a:close/>
                                    <a:moveTo>
                                      <a:pt x="779462" y="306387"/>
                                    </a:moveTo>
                                    <a:lnTo>
                                      <a:pt x="947737" y="306387"/>
                                    </a:lnTo>
                                    <a:lnTo>
                                      <a:pt x="947737" y="349249"/>
                                    </a:lnTo>
                                    <a:lnTo>
                                      <a:pt x="779462" y="349249"/>
                                    </a:lnTo>
                                    <a:close/>
                                    <a:moveTo>
                                      <a:pt x="520700" y="306387"/>
                                    </a:moveTo>
                                    <a:lnTo>
                                      <a:pt x="688975" y="306387"/>
                                    </a:lnTo>
                                    <a:lnTo>
                                      <a:pt x="688975" y="349249"/>
                                    </a:lnTo>
                                    <a:lnTo>
                                      <a:pt x="520700" y="349249"/>
                                    </a:lnTo>
                                    <a:close/>
                                    <a:moveTo>
                                      <a:pt x="260350" y="306387"/>
                                    </a:moveTo>
                                    <a:lnTo>
                                      <a:pt x="428625" y="306387"/>
                                    </a:lnTo>
                                    <a:lnTo>
                                      <a:pt x="428625" y="349249"/>
                                    </a:lnTo>
                                    <a:lnTo>
                                      <a:pt x="260350" y="349249"/>
                                    </a:lnTo>
                                    <a:close/>
                                    <a:moveTo>
                                      <a:pt x="0" y="306387"/>
                                    </a:moveTo>
                                    <a:lnTo>
                                      <a:pt x="168275" y="306387"/>
                                    </a:lnTo>
                                    <a:lnTo>
                                      <a:pt x="168275" y="349249"/>
                                    </a:lnTo>
                                    <a:lnTo>
                                      <a:pt x="0" y="349249"/>
                                    </a:lnTo>
                                    <a:close/>
                                    <a:moveTo>
                                      <a:pt x="779462" y="230187"/>
                                    </a:moveTo>
                                    <a:lnTo>
                                      <a:pt x="947737" y="230187"/>
                                    </a:lnTo>
                                    <a:lnTo>
                                      <a:pt x="947737" y="273049"/>
                                    </a:lnTo>
                                    <a:lnTo>
                                      <a:pt x="779462" y="273049"/>
                                    </a:lnTo>
                                    <a:close/>
                                    <a:moveTo>
                                      <a:pt x="520700" y="230187"/>
                                    </a:moveTo>
                                    <a:lnTo>
                                      <a:pt x="688975" y="230187"/>
                                    </a:lnTo>
                                    <a:lnTo>
                                      <a:pt x="688975" y="273049"/>
                                    </a:lnTo>
                                    <a:lnTo>
                                      <a:pt x="520700" y="273049"/>
                                    </a:lnTo>
                                    <a:close/>
                                    <a:moveTo>
                                      <a:pt x="260350" y="230187"/>
                                    </a:moveTo>
                                    <a:lnTo>
                                      <a:pt x="428625" y="230187"/>
                                    </a:lnTo>
                                    <a:lnTo>
                                      <a:pt x="428625" y="273049"/>
                                    </a:lnTo>
                                    <a:lnTo>
                                      <a:pt x="260350" y="273049"/>
                                    </a:lnTo>
                                    <a:close/>
                                    <a:moveTo>
                                      <a:pt x="0" y="230187"/>
                                    </a:moveTo>
                                    <a:lnTo>
                                      <a:pt x="168275" y="230187"/>
                                    </a:lnTo>
                                    <a:lnTo>
                                      <a:pt x="168275" y="273049"/>
                                    </a:lnTo>
                                    <a:lnTo>
                                      <a:pt x="0" y="273049"/>
                                    </a:lnTo>
                                    <a:close/>
                                    <a:moveTo>
                                      <a:pt x="779462" y="153987"/>
                                    </a:moveTo>
                                    <a:lnTo>
                                      <a:pt x="947737" y="153987"/>
                                    </a:lnTo>
                                    <a:lnTo>
                                      <a:pt x="947737" y="196849"/>
                                    </a:lnTo>
                                    <a:lnTo>
                                      <a:pt x="779462" y="196849"/>
                                    </a:lnTo>
                                    <a:close/>
                                    <a:moveTo>
                                      <a:pt x="520700" y="153987"/>
                                    </a:moveTo>
                                    <a:lnTo>
                                      <a:pt x="688975" y="153987"/>
                                    </a:lnTo>
                                    <a:lnTo>
                                      <a:pt x="688975" y="196849"/>
                                    </a:lnTo>
                                    <a:lnTo>
                                      <a:pt x="520700" y="196849"/>
                                    </a:lnTo>
                                    <a:close/>
                                    <a:moveTo>
                                      <a:pt x="260350" y="153987"/>
                                    </a:moveTo>
                                    <a:lnTo>
                                      <a:pt x="428625" y="153987"/>
                                    </a:lnTo>
                                    <a:lnTo>
                                      <a:pt x="428625" y="196849"/>
                                    </a:lnTo>
                                    <a:lnTo>
                                      <a:pt x="260350" y="196849"/>
                                    </a:lnTo>
                                    <a:close/>
                                    <a:moveTo>
                                      <a:pt x="0" y="153987"/>
                                    </a:moveTo>
                                    <a:lnTo>
                                      <a:pt x="168275" y="153987"/>
                                    </a:lnTo>
                                    <a:lnTo>
                                      <a:pt x="168275" y="196849"/>
                                    </a:lnTo>
                                    <a:lnTo>
                                      <a:pt x="0" y="196849"/>
                                    </a:lnTo>
                                    <a:close/>
                                    <a:moveTo>
                                      <a:pt x="779462" y="76200"/>
                                    </a:moveTo>
                                    <a:lnTo>
                                      <a:pt x="947737" y="76200"/>
                                    </a:lnTo>
                                    <a:lnTo>
                                      <a:pt x="947737" y="119062"/>
                                    </a:lnTo>
                                    <a:lnTo>
                                      <a:pt x="779462" y="119062"/>
                                    </a:lnTo>
                                    <a:close/>
                                    <a:moveTo>
                                      <a:pt x="520700" y="76200"/>
                                    </a:moveTo>
                                    <a:lnTo>
                                      <a:pt x="688975" y="76200"/>
                                    </a:lnTo>
                                    <a:lnTo>
                                      <a:pt x="688975" y="119062"/>
                                    </a:lnTo>
                                    <a:lnTo>
                                      <a:pt x="520700" y="119062"/>
                                    </a:lnTo>
                                    <a:close/>
                                    <a:moveTo>
                                      <a:pt x="260350" y="76200"/>
                                    </a:moveTo>
                                    <a:lnTo>
                                      <a:pt x="428625" y="76200"/>
                                    </a:lnTo>
                                    <a:lnTo>
                                      <a:pt x="428625" y="119062"/>
                                    </a:lnTo>
                                    <a:lnTo>
                                      <a:pt x="260350" y="119062"/>
                                    </a:lnTo>
                                    <a:close/>
                                    <a:moveTo>
                                      <a:pt x="0" y="76200"/>
                                    </a:moveTo>
                                    <a:lnTo>
                                      <a:pt x="168275" y="76200"/>
                                    </a:lnTo>
                                    <a:lnTo>
                                      <a:pt x="168275" y="119062"/>
                                    </a:lnTo>
                                    <a:lnTo>
                                      <a:pt x="0" y="119062"/>
                                    </a:lnTo>
                                    <a:close/>
                                    <a:moveTo>
                                      <a:pt x="779462" y="0"/>
                                    </a:moveTo>
                                    <a:lnTo>
                                      <a:pt x="947737" y="0"/>
                                    </a:lnTo>
                                    <a:lnTo>
                                      <a:pt x="947737" y="42862"/>
                                    </a:lnTo>
                                    <a:lnTo>
                                      <a:pt x="779462" y="42862"/>
                                    </a:lnTo>
                                    <a:close/>
                                    <a:moveTo>
                                      <a:pt x="520700" y="0"/>
                                    </a:moveTo>
                                    <a:lnTo>
                                      <a:pt x="688975" y="0"/>
                                    </a:lnTo>
                                    <a:lnTo>
                                      <a:pt x="688975" y="42862"/>
                                    </a:lnTo>
                                    <a:lnTo>
                                      <a:pt x="520700" y="42862"/>
                                    </a:lnTo>
                                    <a:close/>
                                    <a:moveTo>
                                      <a:pt x="260350" y="0"/>
                                    </a:moveTo>
                                    <a:lnTo>
                                      <a:pt x="428625" y="0"/>
                                    </a:lnTo>
                                    <a:lnTo>
                                      <a:pt x="428625" y="42862"/>
                                    </a:lnTo>
                                    <a:lnTo>
                                      <a:pt x="260350" y="42862"/>
                                    </a:lnTo>
                                    <a:close/>
                                    <a:moveTo>
                                      <a:pt x="0" y="0"/>
                                    </a:moveTo>
                                    <a:lnTo>
                                      <a:pt x="168275" y="0"/>
                                    </a:lnTo>
                                    <a:lnTo>
                                      <a:pt x="168275" y="42862"/>
                                    </a:lnTo>
                                    <a:lnTo>
                                      <a:pt x="0" y="428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182880" tIns="91440" rIns="182880" bIns="91440" numCol="1" anchor="t" anchorCtr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" name="テキスト ボックス 83"/>
                            <wps:cNvSpPr txBox="1"/>
                            <wps:spPr>
                              <a:xfrm>
                                <a:off x="12873134" y="3403272"/>
                                <a:ext cx="2024028" cy="70358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70000"/>
                                </a:schemeClr>
                              </a:solidFill>
                            </wps:spPr>
                            <wps:txbx>
                              <w:txbxContent>
                                <w:p w14:paraId="73AB3EE1" w14:textId="300D3266" w:rsidR="002425F1" w:rsidRPr="000E0AC5" w:rsidRDefault="002425F1" w:rsidP="00E07ACD">
                                  <w:pPr>
                                    <w:pStyle w:val="Web"/>
                                    <w:spacing w:before="0" w:beforeAutospacing="0" w:after="0" w:afterAutospacing="0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Meiryo UI" w:eastAsia="Meiryo UI" w:hAnsi="Meiryo UI" w:cstheme="minorBidi" w:hint="eastAsia"/>
                                      <w:color w:val="000000" w:themeColor="text1"/>
                                      <w:kern w:val="24"/>
                                      <w:sz w:val="14"/>
                                      <w:szCs w:val="32"/>
                                    </w:rPr>
                                    <w:t>Target server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</wpg:wgp>
                      <wps:wsp>
                        <wps:cNvPr id="120" name="正方形/長方形 120"/>
                        <wps:cNvSpPr/>
                        <wps:spPr bwMode="auto">
                          <a:xfrm>
                            <a:off x="2475310" y="338651"/>
                            <a:ext cx="2122090" cy="575735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0B983D7F" w14:textId="5A24FCE5" w:rsidR="002425F1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inorHAnsi" w:eastAsiaTheme="minorEastAsia" w:hAnsi="Arial" w:cstheme="minorBidi"/>
                                  <w:color w:val="000000" w:themeColor="text1"/>
                                  <w:kern w:val="24"/>
                                  <w:sz w:val="18"/>
                                  <w:szCs w:val="32"/>
                                </w:rPr>
                              </w:pPr>
                              <w:r>
                                <w:rPr>
                                  <w:rFonts w:asciiTheme="minorHAnsi" w:eastAsiaTheme="minorEastAsia" w:hAnsi="Arial" w:cstheme="minorBidi" w:hint="eastAsia"/>
                                  <w:color w:val="000000" w:themeColor="text1"/>
                                  <w:kern w:val="24"/>
                                  <w:sz w:val="18"/>
                                  <w:szCs w:val="32"/>
                                </w:rPr>
                                <w:t>・</w:t>
                              </w:r>
                              <w:r>
                                <w:rPr>
                                  <w:rFonts w:asciiTheme="minorHAnsi" w:eastAsiaTheme="minorEastAsia" w:hAnsi="Arial" w:cstheme="minorBidi" w:hint="eastAsia"/>
                                  <w:color w:val="000000" w:themeColor="text1"/>
                                  <w:kern w:val="24"/>
                                  <w:sz w:val="18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asciiTheme="minorHAnsi" w:eastAsiaTheme="minorEastAsia" w:hAnsi="Arial" w:cstheme="minorBidi"/>
                                  <w:color w:val="000000" w:themeColor="text1"/>
                                  <w:kern w:val="24"/>
                                  <w:sz w:val="18"/>
                                  <w:szCs w:val="32"/>
                                </w:rPr>
                                <w:t>elated to Collect function</w:t>
                              </w:r>
                            </w:p>
                            <w:p w14:paraId="6A7BD912" w14:textId="3CB2CE5B" w:rsidR="002425F1" w:rsidRPr="00936C6E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rFonts w:asciiTheme="minorHAnsi" w:eastAsiaTheme="minorEastAsia" w:hAnsi="Arial" w:cstheme="minorBidi" w:hint="eastAsia"/>
                                  <w:color w:val="000000" w:themeColor="text1"/>
                                  <w:kern w:val="24"/>
                                  <w:sz w:val="18"/>
                                  <w:szCs w:val="32"/>
                                </w:rPr>
                                <w:t>・</w:t>
                              </w:r>
                              <w:r>
                                <w:rPr>
                                  <w:rFonts w:asciiTheme="minorHAnsi" w:eastAsiaTheme="minorEastAsia" w:hAnsi="Arial" w:cstheme="minorBidi"/>
                                  <w:color w:val="000000" w:themeColor="text1"/>
                                  <w:kern w:val="24"/>
                                  <w:sz w:val="18"/>
                                  <w:szCs w:val="32"/>
                                </w:rPr>
                                <w:t>Related to executing operation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テキスト ボックス 107"/>
                        <wps:cNvSpPr txBox="1"/>
                        <wps:spPr>
                          <a:xfrm>
                            <a:off x="2623682" y="791225"/>
                            <a:ext cx="1416715" cy="49342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C4380A0" w14:textId="24A2C0FD" w:rsidR="002425F1" w:rsidRPr="00BC73CE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sz w:val="12"/>
                                </w:rPr>
                              </w:pPr>
                              <w:r w:rsidRPr="00BC73CE">
                                <w:rPr>
                                  <w:rFonts w:asciiTheme="majorHAnsi" w:eastAsia="Meiryo UI" w:hAnsiTheme="majorHAnsi" w:cstheme="majorHAnsi"/>
                                  <w:color w:val="000000" w:themeColor="text1"/>
                                  <w:kern w:val="24"/>
                                  <w:sz w:val="14"/>
                                  <w:szCs w:val="28"/>
                                </w:rPr>
                                <w:t xml:space="preserve">Execute </w:t>
                              </w:r>
                              <w:r w:rsidRPr="00BC73CE">
                                <w:rPr>
                                  <w:rFonts w:asciiTheme="majorHAnsi" w:eastAsia="Meiryo UI" w:hAnsiTheme="majorHAnsi" w:cstheme="majorHAnsi"/>
                                  <w:color w:val="000000" w:themeColor="text1"/>
                                  <w:kern w:val="24"/>
                                  <w:sz w:val="14"/>
                                  <w:szCs w:val="28"/>
                                </w:rPr>
                                <w:br/>
                                <w:t>Operation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261" name="左矢印 261"/>
                        <wps:cNvSpPr/>
                        <wps:spPr bwMode="auto">
                          <a:xfrm flipH="1">
                            <a:off x="4583510" y="1211190"/>
                            <a:ext cx="312295" cy="305812"/>
                          </a:xfrm>
                          <a:prstGeom prst="leftArrow">
                            <a:avLst>
                              <a:gd name="adj1" fmla="val 50000"/>
                              <a:gd name="adj2" fmla="val 61604"/>
                            </a:avLst>
                          </a:prstGeom>
                          <a:solidFill>
                            <a:schemeClr val="bg1"/>
                          </a:solidFill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左矢印 262"/>
                        <wps:cNvSpPr/>
                        <wps:spPr bwMode="auto">
                          <a:xfrm>
                            <a:off x="902842" y="3333218"/>
                            <a:ext cx="1599847" cy="96595"/>
                          </a:xfrm>
                          <a:prstGeom prst="leftArrow">
                            <a:avLst>
                              <a:gd name="adj1" fmla="val 50000"/>
                              <a:gd name="adj2" fmla="val 61604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角丸四角形 263"/>
                        <wps:cNvSpPr/>
                        <wps:spPr bwMode="auto">
                          <a:xfrm>
                            <a:off x="1798049" y="439198"/>
                            <a:ext cx="750417" cy="378871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chemeClr val="accent3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34AA41FB" w14:textId="28094114" w:rsidR="002425F1" w:rsidRPr="00BC73CE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 w:cstheme="majorHAnsi"/>
                                  <w:sz w:val="18"/>
                                </w:rPr>
                              </w:pPr>
                              <w:r w:rsidRPr="00BC73CE">
                                <w:rPr>
                                  <w:rFonts w:asciiTheme="majorHAnsi" w:eastAsia="Meiryo UI" w:hAnsiTheme="majorHAnsi" w:cstheme="majorHAnsi"/>
                                  <w:color w:val="000000"/>
                                  <w:kern w:val="24"/>
                                  <w:sz w:val="20"/>
                                  <w:szCs w:val="28"/>
                                </w:rPr>
                                <w:t>Preparation</w:t>
                              </w:r>
                            </w:p>
                            <w:p w14:paraId="02B21B72" w14:textId="77777777" w:rsidR="002425F1" w:rsidRPr="00BC73CE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 w:cstheme="majorHAnsi"/>
                                  <w:sz w:val="18"/>
                                </w:rPr>
                              </w:pPr>
                              <w:r w:rsidRPr="00BC73CE">
                                <w:rPr>
                                  <w:rFonts w:asciiTheme="majorHAnsi" w:hAnsiTheme="majorHAnsi" w:cstheme="majorHAnsi"/>
                                  <w:kern w:val="2"/>
                                  <w:sz w:val="14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角丸四角形 264"/>
                        <wps:cNvSpPr/>
                        <wps:spPr bwMode="auto">
                          <a:xfrm>
                            <a:off x="1798531" y="1110928"/>
                            <a:ext cx="749935" cy="378460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chemeClr val="accent3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05D38F0D" w14:textId="427F2CE3" w:rsidR="002425F1" w:rsidRPr="00BC73CE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 w:cstheme="majorHAnsi"/>
                                </w:rPr>
                              </w:pPr>
                              <w:r w:rsidRPr="00BC73CE">
                                <w:rPr>
                                  <w:rFonts w:asciiTheme="majorHAnsi" w:eastAsia="Meiryo UI" w:hAnsiTheme="majorHAnsi" w:cstheme="majorHAnsi"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Execute operation</w:t>
                              </w:r>
                            </w:p>
                            <w:p w14:paraId="2023A6C4" w14:textId="77777777" w:rsidR="002425F1" w:rsidRPr="00BC73CE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 w:cstheme="majorHAnsi"/>
                                </w:rPr>
                              </w:pPr>
                              <w:r w:rsidRPr="00BC73CE">
                                <w:rPr>
                                  <w:rFonts w:asciiTheme="majorHAnsi" w:hAnsiTheme="majorHAnsi" w:cstheme="majorHAnsi"/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角丸四角形 265"/>
                        <wps:cNvSpPr/>
                        <wps:spPr bwMode="auto">
                          <a:xfrm>
                            <a:off x="1774026" y="2398914"/>
                            <a:ext cx="992377" cy="293485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rgbClr val="FFFF00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12C16ACA" w14:textId="016CD5DB" w:rsidR="002425F1" w:rsidRPr="00BC73CE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 w:cstheme="majorHAnsi"/>
                                  <w:sz w:val="14"/>
                                </w:rPr>
                              </w:pPr>
                              <w:r w:rsidRPr="00BC73CE">
                                <w:rPr>
                                  <w:rFonts w:asciiTheme="majorHAnsi" w:hAnsiTheme="majorHAnsi" w:cstheme="majorHAnsi"/>
                                  <w:sz w:val="14"/>
                                </w:rPr>
                                <w:t>Execute Collect function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フローチャート: 書類 266"/>
                        <wps:cNvSpPr/>
                        <wps:spPr bwMode="auto">
                          <a:xfrm>
                            <a:off x="222334" y="3205583"/>
                            <a:ext cx="554990" cy="378460"/>
                          </a:xfrm>
                          <a:prstGeom prst="flowChartDocument">
                            <a:avLst/>
                          </a:prstGeom>
                          <a:solidFill>
                            <a:schemeClr val="accent6">
                              <a:lumMod val="25000"/>
                              <a:lumOff val="75000"/>
                              <a:alpha val="8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フローチャート: 磁気ディスク 267"/>
                        <wps:cNvSpPr/>
                        <wps:spPr bwMode="auto">
                          <a:xfrm>
                            <a:off x="666834" y="3187803"/>
                            <a:ext cx="219075" cy="264160"/>
                          </a:xfrm>
                          <a:prstGeom prst="flowChartMagneticDisk">
                            <a:avLst/>
                          </a:prstGeom>
                          <a:solidFill>
                            <a:schemeClr val="accent6">
                              <a:lumMod val="25000"/>
                              <a:lumOff val="75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68" name="グループ化 268"/>
                        <wpg:cNvGrpSpPr/>
                        <wpg:grpSpPr>
                          <a:xfrm>
                            <a:off x="2548466" y="2837139"/>
                            <a:ext cx="2228239" cy="1249069"/>
                            <a:chOff x="2572359" y="2430739"/>
                            <a:chExt cx="2228239" cy="1249069"/>
                          </a:xfrm>
                        </wpg:grpSpPr>
                        <wpg:grpSp>
                          <wpg:cNvPr id="269" name="グループ化 269"/>
                          <wpg:cNvGrpSpPr/>
                          <wpg:grpSpPr>
                            <a:xfrm>
                              <a:off x="2605537" y="2430739"/>
                              <a:ext cx="2195061" cy="1150662"/>
                              <a:chOff x="2605538" y="1974912"/>
                              <a:chExt cx="2195061" cy="1150662"/>
                            </a:xfrm>
                          </wpg:grpSpPr>
                          <wps:wsp>
                            <wps:cNvPr id="270" name="角丸四角形 270"/>
                            <wps:cNvSpPr/>
                            <wps:spPr bwMode="auto">
                              <a:xfrm>
                                <a:off x="2605538" y="1974912"/>
                                <a:ext cx="2195061" cy="1150662"/>
                              </a:xfrm>
                              <a:prstGeom prst="roundRect">
                                <a:avLst>
                                  <a:gd name="adj" fmla="val 7257"/>
                                </a:avLst>
                              </a:prstGeom>
                              <a:solidFill>
                                <a:srgbClr val="FFFF00"/>
                              </a:solidFill>
                              <a:ln w="254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  <a:ex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1" name="正方形/長方形 271"/>
                            <wps:cNvSpPr/>
                            <wps:spPr bwMode="auto">
                              <a:xfrm>
                                <a:off x="2747960" y="2024628"/>
                                <a:ext cx="1162513" cy="193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20000"/>
                                  <a:lumOff val="80000"/>
                                </a:schemeClr>
                              </a:solidFill>
                              <a:ln w="254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  <a:extLst/>
                            </wps:spPr>
                            <wps:txbx>
                              <w:txbxContent>
                                <w:p w14:paraId="212A7774" w14:textId="0335F674" w:rsidR="002425F1" w:rsidRPr="003D043E" w:rsidRDefault="002425F1" w:rsidP="00E07ACD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Theme="minorHAnsi" w:eastAsiaTheme="minorEastAsia" w:hAnsi="Arial" w:cstheme="minorBidi" w:hint="eastAsia"/>
                                      <w:color w:val="000000" w:themeColor="text1"/>
                                      <w:kern w:val="24"/>
                                      <w:sz w:val="16"/>
                                      <w:szCs w:val="32"/>
                                    </w:rPr>
                                    <w:t>Collection interface information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2" name="正方形/長方形 272"/>
                            <wps:cNvSpPr/>
                            <wps:spPr bwMode="auto">
                              <a:xfrm>
                                <a:off x="2748886" y="2305134"/>
                                <a:ext cx="1162050" cy="1930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>
                                  <a:lumMod val="10000"/>
                                  <a:lumOff val="90000"/>
                                </a:schemeClr>
                              </a:solidFill>
                              <a:ln w="254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  <a:extLst/>
                            </wps:spPr>
                            <wps:txbx>
                              <w:txbxContent>
                                <w:p w14:paraId="7535517A" w14:textId="0F4947DD" w:rsidR="002425F1" w:rsidRPr="00BC73CE" w:rsidRDefault="002425F1" w:rsidP="00E07ACD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ajorHAnsi" w:hAnsiTheme="majorHAnsi" w:cstheme="majorHAnsi"/>
                                      <w:sz w:val="16"/>
                                    </w:rPr>
                                  </w:pPr>
                                  <w:r w:rsidRPr="00BC73CE">
                                    <w:rPr>
                                      <w:rFonts w:asciiTheme="majorHAnsi" w:hAnsiTheme="majorHAnsi" w:cstheme="majorHAnsi"/>
                                      <w:sz w:val="16"/>
                                    </w:rPr>
                                    <w:t>Setting value item list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3" name="フローチャート: 書類 273"/>
                            <wps:cNvSpPr/>
                            <wps:spPr bwMode="auto">
                              <a:xfrm>
                                <a:off x="4064291" y="2567601"/>
                                <a:ext cx="680085" cy="30226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  <a:alpha val="80000"/>
                                </a:schemeClr>
                              </a:solidFill>
                              <a:ln w="254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  <a:extLst/>
                            </wps:spPr>
                            <wps:txbx>
                              <w:txbxContent>
                                <w:p w14:paraId="19839D96" w14:textId="77777777" w:rsidR="002425F1" w:rsidRDefault="002425F1" w:rsidP="00E07ACD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rFonts w:ascii="Arial" w:hAnsi="Arial" w:cs="Times New Roman"/>
                                      <w:color w:val="000000"/>
                                      <w:kern w:val="24"/>
                                      <w:sz w:val="22"/>
                                      <w:szCs w:val="22"/>
                                    </w:rPr>
                                    <w:t>yaml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4" name="正方形/長方形 274"/>
                            <wps:cNvSpPr/>
                            <wps:spPr bwMode="auto">
                              <a:xfrm>
                                <a:off x="2748423" y="2584534"/>
                                <a:ext cx="1162050" cy="1930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  <a:ln w="254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  <a:extLst/>
                            </wps:spPr>
                            <wps:txbx>
                              <w:txbxContent>
                                <w:p w14:paraId="694140B5" w14:textId="65ECE6A0" w:rsidR="002425F1" w:rsidRPr="00BC73CE" w:rsidRDefault="002425F1" w:rsidP="00E07ACD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ajorHAnsi" w:hAnsiTheme="majorHAnsi" w:cstheme="majorHAnsi"/>
                                    </w:rPr>
                                  </w:pPr>
                                  <w:r w:rsidRPr="00BC73CE">
                                    <w:rPr>
                                      <w:rFonts w:asciiTheme="majorHAnsi" w:hAnsiTheme="majorHAnsi" w:cstheme="majorHAnsi"/>
                                      <w:sz w:val="16"/>
                                      <w:szCs w:val="16"/>
                                    </w:rPr>
                                    <w:t>Operation results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75" name="テキスト ボックス 174"/>
                          <wps:cNvSpPr txBox="1"/>
                          <wps:spPr>
                            <a:xfrm>
                              <a:off x="2572359" y="3224900"/>
                              <a:ext cx="1646241" cy="45490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75C48F5" w14:textId="5AAAEA12" w:rsidR="002425F1" w:rsidRPr="004D47D6" w:rsidRDefault="002425F1" w:rsidP="00E07AC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sz w:val="21"/>
                                  </w:rPr>
                                </w:pPr>
                                <w:r>
                                  <w:rPr>
                                    <w:rFonts w:ascii="Meiryo UI" w:eastAsia="Meiryo UI" w:hAnsi="Meiryo UI" w:cstheme="minorBidi"/>
                                    <w:color w:val="FF0000"/>
                                    <w:kern w:val="24"/>
                                    <w:sz w:val="22"/>
                                    <w:szCs w:val="28"/>
                                  </w:rPr>
                                  <w:t>Create RESTAPI Parameter</w:t>
                                </w:r>
                              </w:p>
                            </w:txbxContent>
                          </wps:txbx>
                          <wps:bodyPr wrap="square" rtlCol="0" anchor="ctr">
                            <a:noAutofit/>
                          </wps:bodyPr>
                        </wps:wsp>
                      </wpg:wgp>
                      <wps:wsp>
                        <wps:cNvPr id="279" name="テキスト ボックス 174"/>
                        <wps:cNvSpPr txBox="1"/>
                        <wps:spPr>
                          <a:xfrm>
                            <a:off x="1600805" y="2992087"/>
                            <a:ext cx="1148080" cy="4546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A679360" w14:textId="51CAB493" w:rsidR="002425F1" w:rsidRPr="00BC73CE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</w:rPr>
                              </w:pPr>
                              <w:r w:rsidRPr="00BC73CE">
                                <w:rPr>
                                  <w:rFonts w:asciiTheme="majorHAnsi" w:eastAsia="Meiryo UI" w:hAnsiTheme="majorHAnsi" w:cstheme="majorHAns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Execute RESTAPI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280" name="正方形/長方形 280"/>
                        <wps:cNvSpPr/>
                        <wps:spPr bwMode="auto">
                          <a:xfrm>
                            <a:off x="1475400" y="3902585"/>
                            <a:ext cx="1509100" cy="508000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728DC8CD" w14:textId="284E46A9" w:rsidR="002425F1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40"/>
                                  <w:szCs w:val="40"/>
                                </w:rPr>
                                <w:t>Collect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下矢印 281"/>
                        <wps:cNvSpPr/>
                        <wps:spPr>
                          <a:xfrm>
                            <a:off x="3953932" y="1600200"/>
                            <a:ext cx="389468" cy="1690541"/>
                          </a:xfrm>
                          <a:prstGeom prst="downArrow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テキスト ボックス 117"/>
                        <wps:cNvSpPr txBox="1"/>
                        <wps:spPr>
                          <a:xfrm>
                            <a:off x="4151619" y="1618507"/>
                            <a:ext cx="1169670" cy="8178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5D5549" w14:textId="01773326" w:rsidR="002425F1" w:rsidRPr="000E0AC5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FF0000"/>
                                  <w:kern w:val="24"/>
                                  <w:sz w:val="21"/>
                                  <w:szCs w:val="28"/>
                                </w:rPr>
                                <w:t>Generate Source file</w:t>
                              </w:r>
                            </w:p>
                          </w:txbxContent>
                        </wps:txbx>
                        <wps:bodyPr wrap="square" rtlCol="0" anchor="ctr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91DE089" id="キャンバス 346" o:spid="_x0000_s1026" editas="canvas" style="width:468.75pt;height:388.65pt;mso-position-horizontal-relative:char;mso-position-vertical-relative:line" coordsize="59531,49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531;height:49358;visibility:visible;mso-wrap-style:square" filled="t" fillcolor="#f2f2f2 [3052]" stroked="t" strokecolor="#bfbfbf [2412]">
                  <v:fill o:detectmouseclick="t"/>
                  <v:path o:connecttype="none"/>
                </v:shape>
                <v:group id="グループ化 95" o:spid="_x0000_s1028" style="position:absolute;left:16340;top:22521;width:37072;height:21588" coordorigin="13377,19580" coordsize="40035,2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rect id="正方形/長方形 96" o:spid="_x0000_s1029" style="position:absolute;left:13377;top:20403;width:36237;height:24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" fillcolor="#d6e8ff [345]" strokecolor="red" strokeweight="2pt">
                    <v:stroke dashstyle="dash" joinstyle="round"/>
                    <v:textbox inset="14.4pt,7.2pt,14.4pt,7.2pt"/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174" o:spid="_x0000_s1030" type="#_x0000_t202" style="position:absolute;left:41932;top:19580;width:11480;height:4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" filled="f" stroked="f">
                    <v:textbox>
                      <w:txbxContent>
                        <w:p w14:paraId="5BE2CB8D" w14:textId="77777777" w:rsidR="002425F1" w:rsidRPr="00936C6E" w:rsidRDefault="002425F1" w:rsidP="00E07ACD">
                          <w:pPr>
                            <w:pStyle w:val="Web"/>
                            <w:spacing w:before="0" w:beforeAutospacing="0" w:after="0" w:afterAutospacing="0"/>
                            <w:rPr>
                              <w:color w:val="000000" w:themeColor="text1"/>
                            </w:rPr>
                          </w:pPr>
                          <w:proofErr w:type="spellStart"/>
                          <w:r w:rsidRPr="00936C6E">
                            <w:rPr>
                              <w:rFonts w:eastAsia="Meiryo UI" w:cs="Times New Roman"/>
                              <w:b/>
                              <w:bCs/>
                              <w:color w:val="000000" w:themeColor="text1"/>
                              <w:kern w:val="24"/>
                              <w:sz w:val="22"/>
                              <w:szCs w:val="22"/>
                            </w:rPr>
                            <w:t>BackYard</w:t>
                          </w:r>
                          <w:proofErr w:type="spellEnd"/>
                        </w:p>
                      </w:txbxContent>
                    </v:textbox>
                  </v:shape>
                </v:group>
                <v:rect id="正方形/長方形 98" o:spid="_x0000_s1031" style="position:absolute;left:70;top:1096;width:38777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" fillcolor="#d6e8ff [345]" strokecolor="#002060" strokeweight="2pt">
                  <v:stroke joinstyle="round"/>
                  <v:textbox inset="0,0,0,0">
                    <w:txbxContent>
                      <w:p w14:paraId="26A7D81C" w14:textId="77777777" w:rsidR="002425F1" w:rsidRPr="00E14084" w:rsidRDefault="002425F1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4"/>
                          </w:rPr>
                        </w:pPr>
                        <w:r w:rsidRPr="00E14084">
                          <w:rPr>
                            <w:rFonts w:asciiTheme="minorHAnsi" w:eastAsiaTheme="minorEastAsia" w:hAnsi="Arial" w:cstheme="minorBidi"/>
                            <w:color w:val="000000" w:themeColor="text1"/>
                            <w:kern w:val="24"/>
                            <w:sz w:val="20"/>
                            <w:szCs w:val="36"/>
                          </w:rPr>
                          <w:t>ITA</w:t>
                        </w:r>
                      </w:p>
                    </w:txbxContent>
                  </v:textbox>
                </v:rect>
                <v:line id="直線コネクタ 99" o:spid="_x0000_s1032" style="position:absolute;flip:x;visibility:visible;mso-wrap-style:square" from="5392,6267" to="5494,38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" filled="t" fillcolor="white [3212]" strokecolor="#002b62 [3209]" strokeweight="3pt">
                  <v:stroke dashstyle="3 1"/>
                  <v:shadow color="black [3213]" opacity=".5"/>
                </v:line>
                <v:line id="直線コネクタ 101" o:spid="_x0000_s1033" style="position:absolute;flip:x;visibility:visible;mso-wrap-style:square" from="21082,6231" to="21322,27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" filled="t" fillcolor="white [3212]" strokecolor="#002b62 [3209]" strokeweight="3pt">
                  <v:stroke dashstyle="3 1"/>
                  <v:shadow color="black [3213]" opacity=".5"/>
                </v:line>
                <v:line id="直線コネクタ 103" o:spid="_x0000_s1034" style="position:absolute;visibility:visible;mso-wrap-style:square" from="52788,3979" to="52788,39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" filled="t" fillcolor="white [3212]" strokecolor="#002b62 [3209]" strokeweight="3pt">
                  <v:stroke dashstyle="3 1"/>
                  <v:shadow color="black [3213]" opacity=".5"/>
                </v:line>
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<v:stroke joinstyle="miter"/>
                  <v:path o:connecttype="custom" o:connectlocs="10800,0;0,10800;10800,20400;21600,10800" textboxrect="0,0,21600,17322"/>
                </v:shapetype>
                <v:shape id="フローチャート: 書類 105" o:spid="_x0000_s1035" type="#_x0000_t114" style="position:absolute;left:2634;top:6489;width:5551;height:3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" fillcolor="#99c5ff [825]" strokecolor="black [3213]" strokeweight="2pt">
                  <v:fill opacity="52428f"/>
                  <v:stroke joinstyle="round"/>
                  <v:textbox inset="0,0,0,0"/>
                </v:shape>
                <v:rect id="正方形/長方形 106" o:spid="_x0000_s1036" style="position:absolute;left:70;top:3094;width:17099;height:39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" filled="f" stroked="f" strokeweight="2pt">
                  <v:stroke joinstyle="round"/>
                  <v:textbox inset="14.4pt,7.2pt,14.4pt,7.2pt">
                    <w:txbxContent>
                      <w:p w14:paraId="101A75A1" w14:textId="5BC280D2" w:rsidR="002425F1" w:rsidRPr="00E14084" w:rsidRDefault="002425F1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sz w:val="16"/>
                          </w:rPr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  <w:sz w:val="20"/>
                            <w:szCs w:val="32"/>
                          </w:rPr>
                          <w:t>Parameter sheet</w:t>
                        </w:r>
                      </w:p>
                    </w:txbxContent>
                  </v:textbox>
                </v:rect>
                <v:rect id="正方形/長方形 107" o:spid="_x0000_s1037" style="position:absolute;left:19661;top:3094;width:7823;height:3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" filled="f" stroked="f" strokeweight="2pt">
                  <v:stroke joinstyle="round"/>
                  <v:textbox inset="14.4pt,7.2pt,14.4pt,7.2pt"/>
                </v:rect>
                <v:rect id="正方形/長方形 108" o:spid="_x0000_s1038" style="position:absolute;left:48958;top:1399;width:7704;height:2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" fillcolor="#f3c0c3 [661]" strokecolor="black [3213]" strokeweight="2pt">
                  <v:stroke joinstyle="round"/>
                  <v:textbox inset="0,0,0,0">
                    <w:txbxContent>
                      <w:p w14:paraId="621F5197" w14:textId="2692916E" w:rsidR="002425F1" w:rsidRPr="007E61D3" w:rsidRDefault="002425F1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  <w:sz w:val="16"/>
                            <w:szCs w:val="32"/>
                          </w:rPr>
                          <w:t>Target system</w:t>
                        </w:r>
                      </w:p>
                    </w:txbxContent>
                  </v:textbox>
                </v:rect>
                <v:rect id="正方形/長方形 109" o:spid="_x0000_s1039" style="position:absolute;left:22178;top:13891;width:7823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" filled="f" stroked="f" strokeweight="2pt">
                  <v:stroke joinstyle="round"/>
                  <v:textbox inset="14.4pt,7.2pt,14.4pt,7.2pt">
                    <w:txbxContent>
                      <w:p w14:paraId="6689FF38" w14:textId="77777777" w:rsidR="002425F1" w:rsidRDefault="002425F1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3.Symphony</w:t>
                        </w:r>
                      </w:p>
                      <w:p w14:paraId="571100BA" w14:textId="77777777" w:rsidR="002425F1" w:rsidRDefault="002425F1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実行</w:t>
                        </w:r>
                      </w:p>
                    </w:txbxContent>
                  </v:textbox>
                </v:rect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フローチャート: 磁気ディスク 110" o:spid="_x0000_s1040" type="#_x0000_t132" style="position:absolute;left:7076;top:6309;width:2197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" fillcolor="#99c5ff [825]" strokecolor="black [3213]" strokeweight="2pt">
                  <v:textbox inset="14.4pt,7.2pt,14.4pt,7.2pt"/>
                </v:shape>
                <v:rect id="正方形/長方形 111" o:spid="_x0000_s1041" style="position:absolute;left:32878;top:10658;width:10301;height:3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" fillcolor="white [3212]" strokecolor="black [3213]" strokeweight="2pt">
                  <v:stroke joinstyle="round"/>
                  <v:textbox inset="14.4pt,7.2pt,14.4pt,7.2pt">
                    <w:txbxContent>
                      <w:p w14:paraId="4255C34D" w14:textId="77777777" w:rsidR="002425F1" w:rsidRPr="000E0AC5" w:rsidRDefault="002425F1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21"/>
                          </w:rPr>
                        </w:pPr>
                        <w:r w:rsidRPr="000E0AC5">
                          <w:rPr>
                            <w:rFonts w:asciiTheme="minorHAnsi" w:eastAsiaTheme="minorEastAsia" w:hAnsi="Arial" w:cstheme="minorBidi"/>
                            <w:color w:val="000000" w:themeColor="text1"/>
                            <w:kern w:val="24"/>
                            <w:sz w:val="22"/>
                            <w:szCs w:val="28"/>
                          </w:rPr>
                          <w:t>Ansible</w:t>
                        </w:r>
                      </w:p>
                    </w:txbxContent>
                  </v:textbox>
                </v:rect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左矢印 112" o:spid="_x0000_s1042" type="#_x0000_t66" style="position:absolute;left:27664;top:11896;width:3747;height:3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" adj="10859" fillcolor="white [3212]" strokecolor="black [3213]">
                  <v:stroke joinstyle="round"/>
                </v:shape>
                <v:shape id="テキスト ボックス 76" o:spid="_x0000_s1043" type="#_x0000_t202" style="position:absolute;left:42454;top:9759;width:10331;height:2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" filled="f" stroked="f">
                  <v:textbox style="mso-fit-shape-to-text:t">
                    <w:txbxContent>
                      <w:p w14:paraId="6F3231BE" w14:textId="4AFFCEF3" w:rsidR="002425F1" w:rsidRPr="00BC73CE" w:rsidRDefault="002425F1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sz w:val="12"/>
                          </w:rPr>
                        </w:pPr>
                        <w:r w:rsidRPr="00BC73CE">
                          <w:rPr>
                            <w:rFonts w:asciiTheme="majorHAnsi" w:eastAsia="Meiryo UI" w:hAnsiTheme="majorHAnsi" w:cstheme="majorHAnsi"/>
                            <w:color w:val="000000" w:themeColor="text1"/>
                            <w:kern w:val="24"/>
                            <w:sz w:val="14"/>
                            <w:szCs w:val="28"/>
                          </w:rPr>
                          <w:t xml:space="preserve">Execute </w:t>
                        </w:r>
                        <w:proofErr w:type="spellStart"/>
                        <w:r w:rsidRPr="00BC73CE">
                          <w:rPr>
                            <w:rFonts w:asciiTheme="majorHAnsi" w:eastAsia="Meiryo UI" w:hAnsiTheme="majorHAnsi" w:cstheme="majorHAnsi"/>
                            <w:color w:val="000000" w:themeColor="text1"/>
                            <w:kern w:val="24"/>
                            <w:sz w:val="14"/>
                            <w:szCs w:val="28"/>
                          </w:rPr>
                          <w:t>Playboook</w:t>
                        </w:r>
                        <w:proofErr w:type="spellEnd"/>
                      </w:p>
                    </w:txbxContent>
                  </v:textbox>
                </v:shape>
                <v:group id="グループ化 114" o:spid="_x0000_s1044" style="position:absolute;left:50382;top:7030;width:7854;height:5970" coordorigin="128731,34032" coordsize="20240,1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shape id="フリーフォーム 115" o:spid="_x0000_s1045" style="position:absolute;left:131491;top:42378;width:10821;height:7037;visibility:visible;mso-wrap-style:square;v-text-anchor:top" coordsize="1389063,903287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" path="m807857,304800v,,,,214494,c1022351,304800,1022351,304800,1022351,875022v,15669,-12653,28265,-28085,28265c994266,903287,994266,903287,807857,903287v-15740,,-28394,-12596,-28394,-28265c779463,875022,779463,875022,779463,333065v,-15668,12654,-28265,28394,-28265xm548602,304800r213398,c762000,304800,762000,304800,762000,875022v,15669,-12571,28265,-27901,28265c734099,903287,734099,903287,548602,903287v-15331,,-27902,-12596,-27902,-28265c520700,875022,520700,875022,520700,333065v,-15668,12571,-28265,27902,-28265xm290146,304800r213092,c503238,304800,503238,304800,503238,875022v,15669,-12571,28265,-27901,28265c475337,903287,475337,903287,290146,903287v-15637,,-28208,-12596,-28208,-28265c261938,875022,261938,875022,261938,333065v,-15668,12571,-28265,28208,-28265xm28357,304800r214531,c242888,304800,242888,304800,242888,875022v,15669,-12946,28265,-28358,28265c214530,903287,214530,903287,28357,903287,12637,903287,,890691,,875022v,,,,,-541957c,317397,12637,304800,28357,304800xm1171809,196850v3670,,6116,3385,6116,9231c1177925,206081,1177925,206081,1177925,769753v,8923,-5810,20923,-12843,26461c1165082,796214,1165082,796214,1028700,903287v6422,-7692,10091,-17538,10091,-28307l1038791,303923v,,,,,-5230c1038791,298693,1038791,298693,1165082,199619v2446,-1846,4893,-2769,6727,-2769xm952918,188912r201195,c1154113,188912,1154113,188912,1026331,288616v,,,,-4300,c1022031,288616,1022031,288616,808549,288616v-1228,,-2457,308,-3686,308c804863,288924,804863,288924,923430,198759v7372,-5539,20273,-9847,29488,-9847xm693241,188912v,,,,202110,l766988,288616v,,,,-4320,c762668,288616,762668,288616,547907,288616v-925,,-2159,308,-3394,308c544513,288924,544513,288924,663619,198759v7406,-5539,20365,-9847,29622,-9847xm434478,188912v,,,,202110,l508225,288616v,,,,-4320,c503905,288616,503905,288616,289453,288616v-1234,,-2468,308,-3703,308c285750,288924,285750,288924,404856,198759v7406,-5539,20365,-9847,29622,-9847xm173455,188912v,,,,201195,l246868,288616v,,,,-3993,c242875,288616,242875,288616,29086,288616v-1229,,-2458,308,-3686,308c25400,288924,25400,288924,143967,198759v7372,-5539,20273,-9847,29488,-9847xm1018958,115887v,,,,214530,c1233488,115887,1233488,115887,1233488,687636v,15703,-12637,28326,-28357,28326c1205131,715962,1205131,715962,1195576,715962v,,,,,-509556c1195576,205483,1195267,204867,1195267,203943v,,,,309,c1195576,203943,1195576,203943,1195576,160839v,,,,-168296,l1027280,171923v,,,,-36680,c990600,171923,990600,171923,990600,144213v,-15395,12638,-28326,28358,-28326xm758608,115887v,,,,214530,c973138,115887,973138,115887,973138,171856v,,,,-20651,c946938,171856,941082,173086,935226,174624v,,,,,-13838c935226,160786,935226,160786,766930,160786r,11070c766930,171856,766930,171856,730250,171856v,,,,,-27677c730250,128803,742888,115887,758608,115887xm499846,115887v,,,,214530,l714376,171856v,,,,-20960,c688176,171856,682320,173086,676464,174624v,,,,,-13838c676464,160786,676464,160786,508168,160786v,,,,,11070c508168,171856,508168,171856,471488,171856v,,,,,-27677c471488,128803,484126,115887,499846,115887xm239310,115887v,,,,213128,c452438,115887,452438,115887,452438,171276v,,,,-18679,c427941,171276,421204,172494,414773,174624v,,,,,-14304l247578,160320v,,,,,10956c247578,171276,247578,171276,211138,171276v,,,,,-27390c211138,128669,223693,115887,239310,115887xm1382882,9525v3709,,6181,3071,6181,9214c1389063,18739,1389063,18739,1389063,581390v,8907,-5872,20578,-12980,26106c1376083,607496,1376083,607496,1238250,714375v6181,-7678,10199,-17199,10199,-27948l1248449,116097v,,,,,-4914c1248449,111183,1248449,111183,1376083,12289v2473,-1843,4636,-2764,6799,-2764xm1162963,v,,,,202288,c1365251,,1365251,,1237084,99397v,,,,-4324,c1232760,99397,1232760,99397,1017810,99397v-1235,,-2161,307,-3397,615c1014413,100012,1014413,100012,1133624,9847,1140727,4308,1154007,,1162963,xm903528,v,,,,201372,c1104900,,1104900,,977313,99397v,,,,-4304,c973009,99397,973009,99397,759032,99397v-1230,,-2152,307,-3382,615c755650,100012,755650,100012,874321,9847,881393,4308,894612,,903528,xm644766,v,,,,201372,c846138,,846138,,718551,99397v,,,,-4304,c714247,99397,714247,99397,500270,99397v-1230,,-2152,307,-3382,615c496888,100012,496888,100012,615559,9847,622631,4308,635850,,644766,xm383500,l585788,v,,,,-128167,99397c457621,99397,457621,99397,453297,99397v,,,,-214950,c237112,99397,236186,99704,234950,100012v,,,,119211,-90165c361264,4308,374544,,383500,xe" fillcolor="#002b62 [3209]" stroked="f">
                    <v:path arrowok="t" o:connecttype="custom" o:connectlocs="629341,237446;796437,237446;796437,681663;774558,703682;629341,703682;607221,681663;607221,259466;629341,237446;427375,237446;593617,237446;593617,681663;571882,703682;427375,703682;405638,681663;405638,259466;427375,237446;226031,237446;392035,237446;392035,681663;370299,703682;226031,703682;204056,681663;204056,259466;226031,237446;22091,237446;189216,237446;189216,681663;167124,703682;22091,703682;0,681663;0,259466;22091,237446;912869,153351;917633,160542;917633,599656;907628,620270;801383,703682;809244,681630;809244,236763;809244,232689;907628,155508;912869,153351;742347,147167;899083,147167;799538,224839;796188,224839;629880,224839;627009,225079;719375,154838;742347,147167;540052,147167;697501,147167;597503,224839;594138,224839;426833,224839;424189,225079;516976,154838;540052,147167;338469,147167;495918,147167;395920,224839;392555,224839;225491,224839;222606,225079;315393,154838;338469,147167;135126,147167;291862,147167;192316,224839;189206,224839;22659,224839;19787,225079;112154,154838;135126,147167;793794,90279;960918,90279;960918,535685;938827,557751;931384,557751;931384,160795;931143,158876;931384,158876;931384,125297;800277,125297;800277,133932;771702,133932;771702,112345;793794,90279;590975,90279;758099,90279;758099,133880;742011,133880;728565,136036;728565,125256;597458,125256;597458,133880;568883,133880;568883,112319;590975,90279;389393,90279;556517,90279;556517,133880;540188,133880;526982,136036;526982,125256;395876,125256;395876,133880;367301,133880;367301,112319;389393,90279;186429,90279;352461,90279;352461,133428;337909,133428;323119,136036;323119,124893;192869,124893;192869,133428;164482,133428;164482,112091;186429,90279;1077300,7420;1082115,14598;1082115,452917;1072003,473254;964628,556515;972573,534743;972573,90442;972573,86614;1072003,9573;1077300,7420;905977,0;1063565,0;963720,77433;960351,77433;792900,77433;790253,77912;883122,7671;905977,0;703871,0;860745,0;761351,77433;757998,77433;591305,77433;588670,77912;681118,7671;703871,0;502289,0;659163,0;559769,77433;556416,77433;389723,77433;387088,77912;479536,7671;502289,0;298756,0;456344,0;356498,77433;353130,77433;185678,77433;183032,77912;275900,7671;29875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o:lock v:ext="edit" aspectratio="t"/>
                  </v:shape>
                  <v:group id="グループ化 116" o:spid="_x0000_s1046" style="position:absolute;left:128731;top:34032;width:20240;height:14987" coordorigin="128731,34032" coordsize="20240,14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  <v:shape id="フリーフォーム 117" o:spid="_x0000_s1047" style="position:absolute;left:131775;top:45099;width:7383;height:3920;visibility:visible;mso-wrap-style:square;v-text-anchor:top" coordsize="947737,503237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" path="m779462,460375r168275,l947737,503237r-168275,l779462,460375xm520700,460375r168275,l688975,503237r-168275,l520700,460375xm260350,460375r168275,l428625,503237r-168275,l260350,460375xm,460375r168275,l168275,503237,,503237,,460375xm779462,384175r168275,l947737,427037r-168275,l779462,384175xm520700,384175r168275,l688975,427037r-168275,l520700,384175xm260350,384175r168275,l428625,427037r-168275,l260350,384175xm,384175r168275,l168275,427037,,427037,,384175xm779462,306387r168275,l947737,349249r-168275,l779462,306387xm520700,306387r168275,l688975,349249r-168275,l520700,306387xm260350,306387r168275,l428625,349249r-168275,l260350,306387xm,306387r168275,l168275,349249,,349249,,306387xm779462,230187r168275,l947737,273049r-168275,l779462,230187xm520700,230187r168275,l688975,273049r-168275,l520700,230187xm260350,230187r168275,l428625,273049r-168275,l260350,230187xm,230187r168275,l168275,273049,,273049,,230187xm779462,153987r168275,l947737,196849r-168275,l779462,153987xm520700,153987r168275,l688975,196849r-168275,l520700,153987xm260350,153987r168275,l428625,196849r-168275,l260350,153987xm,153987r168275,l168275,196849,,196849,,153987xm779462,76200r168275,l947737,119062r-168275,l779462,76200xm520700,76200r168275,l688975,119062r-168275,l520700,76200xm260350,76200r168275,l428625,119062r-168275,l260350,76200xm,76200r168275,l168275,119062,,119062,,76200xm779462,l947737,r,42862l779462,42862,779462,xm520700,l688975,r,42862l520700,42862,520700,xm260350,l428625,r,42862l260350,42862,260350,xm,l168275,r,42862l,42862,,xe" fillcolor="white [3212]" stroked="f">
                      <v:path o:connecttype="custom" o:connectlocs="607221,358642;738312,358642;738312,392032;607221,392032;405639,358642;536730,358642;536730,392032;405639,392032;202819,358642;333910,358642;333910,392032;202819,392032;0,358642;131091,358642;131091,392032;0,392032;607221,299280;738312,299280;738312,332671;607221,332671;405639,299280;536730,299280;536730,332671;405639,332671;202819,299280;333910,299280;333910,332671;202819,332671;0,299280;131091,299280;131091,332671;0,332671;607221,238682;738312,238682;738312,272072;607221,272072;405639,238682;536730,238682;536730,272072;405639,272072;202819,238682;333910,238682;333910,272072;202819,272072;0,238682;131091,238682;131091,272072;0,272072;607221,179320;738312,179320;738312,212711;607221,212711;405639,179320;536730,179320;536730,212711;405639,212711;202819,179320;333910,179320;333910,212711;202819,212711;0,179320;131091,179320;131091,212711;0,212711;607221,119959;738312,119959;738312,153349;607221,153349;405639,119959;536730,119959;536730,153349;405639,153349;202819,119959;333910,119959;333910,153349;202819,153349;0,119959;131091,119959;131091,153349;0,153349;607221,59361;738312,59361;738312,92752;607221,92752;405639,59361;536730,59361;536730,92752;405639,92752;202819,59361;333910,59361;333910,92752;202819,92752;0,59361;131091,59361;131091,92752;0,92752;607221,0;738312,0;738312,33390;607221,33390;405639,0;536730,0;536730,33390;405639,33390;202819,0;333910,0;333910,33390;202819,33390;0,0;131091,0;131091,33390;0,33390" o:connectangles="0,0,0,0,0,0,0,0,0,0,0,0,0,0,0,0,0,0,0,0,0,0,0,0,0,0,0,0,0,0,0,0,0,0,0,0,0,0,0,0,0,0,0,0,0,0,0,0,0,0,0,0,0,0,0,0,0,0,0,0,0,0,0,0,0,0,0,0,0,0,0,0,0,0,0,0,0,0,0,0,0,0,0,0,0,0,0,0,0,0,0,0,0,0,0,0,0,0,0,0,0,0,0,0,0,0,0,0,0,0,0,0"/>
                      <o:lock v:ext="edit" aspectratio="t"/>
                    </v:shape>
                    <v:shape id="テキスト ボックス 83" o:spid="_x0000_s1048" type="#_x0000_t202" style="position:absolute;left:128731;top:34032;width:20240;height:7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" fillcolor="white [3212]" stroked="f">
                      <v:fill opacity="46003f"/>
                      <v:textbox style="mso-fit-shape-to-text:t">
                        <w:txbxContent>
                          <w:p w14:paraId="73AB3EE1" w14:textId="300D3266" w:rsidR="002425F1" w:rsidRPr="000E0AC5" w:rsidRDefault="002425F1" w:rsidP="00E07ACD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Meiryo UI" w:eastAsia="Meiryo UI" w:hAnsi="Meiryo UI" w:cstheme="minorBidi" w:hint="eastAsia"/>
                                <w:color w:val="000000" w:themeColor="text1"/>
                                <w:kern w:val="24"/>
                                <w:sz w:val="14"/>
                                <w:szCs w:val="32"/>
                              </w:rPr>
                              <w:t>Target server</w:t>
                            </w:r>
                          </w:p>
                        </w:txbxContent>
                      </v:textbox>
                    </v:shape>
                  </v:group>
                </v:group>
                <v:rect id="正方形/長方形 120" o:spid="_x0000_s1049" style="position:absolute;left:24753;top:3386;width:21221;height:57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" filled="f" stroked="f" strokeweight="2pt">
                  <v:stroke joinstyle="round"/>
                  <v:textbox inset="14.4pt,7.2pt,14.4pt,7.2pt">
                    <w:txbxContent>
                      <w:p w14:paraId="0B983D7F" w14:textId="5A24FCE5" w:rsidR="002425F1" w:rsidRDefault="002425F1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inorHAnsi" w:eastAsiaTheme="minorEastAsia" w:hAnsi="Arial" w:cstheme="minorBidi"/>
                            <w:color w:val="000000" w:themeColor="text1"/>
                            <w:kern w:val="24"/>
                            <w:sz w:val="18"/>
                            <w:szCs w:val="32"/>
                          </w:rPr>
                        </w:pPr>
                        <w:r>
                          <w:rPr>
                            <w:rFonts w:asciiTheme="minorHAnsi" w:eastAsiaTheme="minorEastAsia" w:hAnsi="Arial" w:cstheme="minorBidi" w:hint="eastAsia"/>
                            <w:color w:val="000000" w:themeColor="text1"/>
                            <w:kern w:val="24"/>
                            <w:sz w:val="18"/>
                            <w:szCs w:val="32"/>
                          </w:rPr>
                          <w:t>・</w:t>
                        </w:r>
                        <w:r>
                          <w:rPr>
                            <w:rFonts w:asciiTheme="minorHAnsi" w:eastAsiaTheme="minorEastAsia" w:hAnsi="Arial" w:cstheme="minorBidi" w:hint="eastAsia"/>
                            <w:color w:val="000000" w:themeColor="text1"/>
                            <w:kern w:val="24"/>
                            <w:sz w:val="18"/>
                            <w:szCs w:val="32"/>
                          </w:rPr>
                          <w:t>R</w:t>
                        </w:r>
                        <w:r>
                          <w:rPr>
                            <w:rFonts w:asciiTheme="minorHAnsi" w:eastAsiaTheme="minorEastAsia" w:hAnsi="Arial" w:cstheme="minorBidi"/>
                            <w:color w:val="000000" w:themeColor="text1"/>
                            <w:kern w:val="24"/>
                            <w:sz w:val="18"/>
                            <w:szCs w:val="32"/>
                          </w:rPr>
                          <w:t>elated to Collect function</w:t>
                        </w:r>
                      </w:p>
                      <w:p w14:paraId="6A7BD912" w14:textId="3CB2CE5B" w:rsidR="002425F1" w:rsidRPr="00936C6E" w:rsidRDefault="002425F1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sz w:val="14"/>
                          </w:rPr>
                        </w:pPr>
                        <w:r>
                          <w:rPr>
                            <w:rFonts w:asciiTheme="minorHAnsi" w:eastAsiaTheme="minorEastAsia" w:hAnsi="Arial" w:cstheme="minorBidi" w:hint="eastAsia"/>
                            <w:color w:val="000000" w:themeColor="text1"/>
                            <w:kern w:val="24"/>
                            <w:sz w:val="18"/>
                            <w:szCs w:val="32"/>
                          </w:rPr>
                          <w:t>・</w:t>
                        </w:r>
                        <w:r>
                          <w:rPr>
                            <w:rFonts w:asciiTheme="minorHAnsi" w:eastAsiaTheme="minorEastAsia" w:hAnsi="Arial" w:cstheme="minorBidi"/>
                            <w:color w:val="000000" w:themeColor="text1"/>
                            <w:kern w:val="24"/>
                            <w:sz w:val="18"/>
                            <w:szCs w:val="32"/>
                          </w:rPr>
                          <w:t>Related to executing operation</w:t>
                        </w:r>
                      </w:p>
                    </w:txbxContent>
                  </v:textbox>
                </v:rect>
                <v:shape id="テキスト ボックス 107" o:spid="_x0000_s1050" type="#_x0000_t202" style="position:absolute;left:26236;top:7912;width:14167;height:4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" filled="f" stroked="f">
                  <v:textbox>
                    <w:txbxContent>
                      <w:p w14:paraId="2C4380A0" w14:textId="24A2C0FD" w:rsidR="002425F1" w:rsidRPr="00BC73CE" w:rsidRDefault="002425F1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sz w:val="12"/>
                          </w:rPr>
                        </w:pPr>
                        <w:r w:rsidRPr="00BC73CE">
                          <w:rPr>
                            <w:rFonts w:asciiTheme="majorHAnsi" w:eastAsia="Meiryo UI" w:hAnsiTheme="majorHAnsi" w:cstheme="majorHAnsi"/>
                            <w:color w:val="000000" w:themeColor="text1"/>
                            <w:kern w:val="24"/>
                            <w:sz w:val="14"/>
                            <w:szCs w:val="28"/>
                          </w:rPr>
                          <w:t xml:space="preserve">Execute </w:t>
                        </w:r>
                        <w:r w:rsidRPr="00BC73CE">
                          <w:rPr>
                            <w:rFonts w:asciiTheme="majorHAnsi" w:eastAsia="Meiryo UI" w:hAnsiTheme="majorHAnsi" w:cstheme="majorHAnsi"/>
                            <w:color w:val="000000" w:themeColor="text1"/>
                            <w:kern w:val="24"/>
                            <w:sz w:val="14"/>
                            <w:szCs w:val="28"/>
                          </w:rPr>
                          <w:br/>
                          <w:t>Operation</w:t>
                        </w:r>
                      </w:p>
                    </w:txbxContent>
                  </v:textbox>
                </v:shape>
                <v:shape id="左矢印 261" o:spid="_x0000_s1051" type="#_x0000_t66" style="position:absolute;left:45835;top:12111;width:3123;height:3059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" adj="13030" fillcolor="white [3212]" strokecolor="black [3213]">
                  <v:stroke joinstyle="round"/>
                </v:shape>
                <v:shape id="左矢印 262" o:spid="_x0000_s1052" type="#_x0000_t66" style="position:absolute;left:9028;top:33332;width:15998;height: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" adj="803" fillcolor="#f3c0c3 [661]" strokecolor="black [3213]">
                  <v:stroke joinstyle="round"/>
                </v:shape>
                <v:roundrect id="角丸四角形 263" o:spid="_x0000_s1053" style="position:absolute;left:17980;top:4391;width:7504;height:3789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" fillcolor="#e7f2e0 [342]" strokecolor="black [3213]" strokeweight="2pt">
                  <v:textbox inset="0,0,0,0">
                    <w:txbxContent>
                      <w:p w14:paraId="34AA41FB" w14:textId="28094114" w:rsidR="002425F1" w:rsidRPr="00BC73CE" w:rsidRDefault="002425F1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 w:cstheme="majorHAnsi"/>
                            <w:sz w:val="18"/>
                          </w:rPr>
                        </w:pPr>
                        <w:r w:rsidRPr="00BC73CE">
                          <w:rPr>
                            <w:rFonts w:asciiTheme="majorHAnsi" w:eastAsia="Meiryo UI" w:hAnsiTheme="majorHAnsi" w:cstheme="majorHAnsi"/>
                            <w:color w:val="000000"/>
                            <w:kern w:val="24"/>
                            <w:sz w:val="20"/>
                            <w:szCs w:val="28"/>
                          </w:rPr>
                          <w:t>Preparation</w:t>
                        </w:r>
                      </w:p>
                      <w:p w14:paraId="02B21B72" w14:textId="77777777" w:rsidR="002425F1" w:rsidRPr="00BC73CE" w:rsidRDefault="002425F1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 w:cstheme="majorHAnsi"/>
                            <w:sz w:val="18"/>
                          </w:rPr>
                        </w:pPr>
                        <w:r w:rsidRPr="00BC73CE">
                          <w:rPr>
                            <w:rFonts w:asciiTheme="majorHAnsi" w:hAnsiTheme="majorHAnsi" w:cstheme="majorHAnsi"/>
                            <w:kern w:val="2"/>
                            <w:sz w:val="14"/>
                            <w:szCs w:val="21"/>
                          </w:rPr>
                          <w:t> </w:t>
                        </w:r>
                      </w:p>
                    </w:txbxContent>
                  </v:textbox>
                </v:roundrect>
                <v:roundrect id="角丸四角形 264" o:spid="_x0000_s1054" style="position:absolute;left:17985;top:11109;width:7499;height:3784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" fillcolor="#e7f2e0 [342]" strokecolor="black [3213]" strokeweight="2pt">
                  <v:textbox inset="0,0,0,0">
                    <w:txbxContent>
                      <w:p w14:paraId="05D38F0D" w14:textId="427F2CE3" w:rsidR="002425F1" w:rsidRPr="00BC73CE" w:rsidRDefault="002425F1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 w:cstheme="majorHAnsi"/>
                          </w:rPr>
                        </w:pPr>
                        <w:r w:rsidRPr="00BC73CE">
                          <w:rPr>
                            <w:rFonts w:asciiTheme="majorHAnsi" w:eastAsia="Meiryo UI" w:hAnsiTheme="majorHAnsi" w:cstheme="majorHAnsi"/>
                            <w:color w:val="000000"/>
                            <w:kern w:val="24"/>
                            <w:sz w:val="20"/>
                            <w:szCs w:val="20"/>
                          </w:rPr>
                          <w:t>Execute operation</w:t>
                        </w:r>
                      </w:p>
                      <w:p w14:paraId="2023A6C4" w14:textId="77777777" w:rsidR="002425F1" w:rsidRPr="00BC73CE" w:rsidRDefault="002425F1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 w:cstheme="majorHAnsi"/>
                          </w:rPr>
                        </w:pPr>
                        <w:r w:rsidRPr="00BC73CE">
                          <w:rPr>
                            <w:rFonts w:asciiTheme="majorHAnsi" w:hAnsiTheme="majorHAnsi" w:cstheme="majorHAnsi"/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roundrect>
                <v:roundrect id="角丸四角形 265" o:spid="_x0000_s1055" style="position:absolute;left:17740;top:23989;width:9924;height:2934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" fillcolor="yellow" strokecolor="black [3213]" strokeweight="2pt">
                  <v:textbox inset="0,0,0,0">
                    <w:txbxContent>
                      <w:p w14:paraId="12C16ACA" w14:textId="016CD5DB" w:rsidR="002425F1" w:rsidRPr="00BC73CE" w:rsidRDefault="002425F1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 w:cstheme="majorHAnsi"/>
                            <w:sz w:val="14"/>
                          </w:rPr>
                        </w:pPr>
                        <w:r w:rsidRPr="00BC73CE">
                          <w:rPr>
                            <w:rFonts w:asciiTheme="majorHAnsi" w:hAnsiTheme="majorHAnsi" w:cstheme="majorHAnsi"/>
                            <w:sz w:val="14"/>
                          </w:rPr>
                          <w:t>Execute Collect function</w:t>
                        </w:r>
                      </w:p>
                    </w:txbxContent>
                  </v:textbox>
                </v:roundrect>
                <v:shape id="フローチャート: 書類 266" o:spid="_x0000_s1056" type="#_x0000_t114" style="position:absolute;left:2223;top:32055;width:5550;height:3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" fillcolor="#99c5ff [825]" strokecolor="black [3213]" strokeweight="2pt">
                  <v:fill opacity="52428f"/>
                  <v:stroke joinstyle="round"/>
                  <v:textbox inset="0,0,0,0"/>
                </v:shape>
                <v:shape id="フローチャート: 磁気ディスク 267" o:spid="_x0000_s1057" type="#_x0000_t132" style="position:absolute;left:6668;top:31878;width:2191;height:2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" fillcolor="#99c5ff [825]" strokecolor="black [3213]" strokeweight="2pt">
                  <v:textbox inset="14.4pt,7.2pt,14.4pt,7.2pt"/>
                </v:shape>
                <v:group id="グループ化 268" o:spid="_x0000_s1058" style="position:absolute;left:25484;top:28371;width:22283;height:12491" coordorigin="25723,24307" coordsize="22282,12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KG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WBvOhCMgtw8AAAD//wMAUEsBAi0AFAAGAAgAAAAhANvh9svuAAAAhQEAABMAAAAAAAAAAAAA&#10;AAAAAAAAAFtDb250ZW50X1R5cGVzXS54bWxQSwECLQAUAAYACAAAACEAWvQsW78AAAAVAQAACwAA&#10;AAAAAAAAAAAAAAAfAQAAX3JlbHMvLnJlbHNQSwECLQAUAAYACAAAACEAs0gShsMAAADcAAAADwAA&#10;AAAAAAAAAAAAAAAHAgAAZHJzL2Rvd25yZXYueG1sUEsFBgAAAAADAAMAtwAAAPcCAAAAAA==&#10;">
                  <v:group id="グループ化 269" o:spid="_x0000_s1059" style="position:absolute;left:26055;top:24307;width:21950;height:11507" coordorigin="26055,19749" coordsize="21950,11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roundrect id="角丸四角形 270" o:spid="_x0000_s1060" style="position:absolute;left:26055;top:19749;width:21950;height:11506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" fillcolor="yellow" strokecolor="black [3213]" strokeweight="2pt"/>
                    <v:rect id="正方形/長方形 271" o:spid="_x0000_s1061" style="position:absolute;left:27479;top:20246;width:11625;height:19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" fillcolor="#f3c0c3 [661]" strokecolor="black [3213]" strokeweight="2pt">
                      <v:stroke joinstyle="round"/>
                      <v:textbox inset="0,0,0,0">
                        <w:txbxContent>
                          <w:p w14:paraId="212A7774" w14:textId="0335F674" w:rsidR="002425F1" w:rsidRPr="003D043E" w:rsidRDefault="002425F1" w:rsidP="00E07ACD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Theme="minorHAnsi" w:eastAsiaTheme="minorEastAsia" w:hAnsi="Arial" w:cstheme="minorBidi" w:hint="eastAsia"/>
                                <w:color w:val="000000" w:themeColor="text1"/>
                                <w:kern w:val="24"/>
                                <w:sz w:val="16"/>
                                <w:szCs w:val="32"/>
                              </w:rPr>
                              <w:t>Collection interface information</w:t>
                            </w:r>
                          </w:p>
                        </w:txbxContent>
                      </v:textbox>
                    </v:rect>
                    <v:rect id="正方形/長方形 272" o:spid="_x0000_s1062" style="position:absolute;left:27488;top:23051;width:11621;height:1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" fillcolor="#e7f2e0 [342]" strokecolor="black [3213]" strokeweight="2pt">
                      <v:stroke joinstyle="round"/>
                      <v:textbox inset="0,0,0,0">
                        <w:txbxContent>
                          <w:p w14:paraId="7535517A" w14:textId="0F4947DD" w:rsidR="002425F1" w:rsidRPr="00BC73CE" w:rsidRDefault="002425F1" w:rsidP="00E07ACD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Theme="majorHAnsi" w:hAnsiTheme="majorHAnsi" w:cstheme="majorHAnsi"/>
                                <w:sz w:val="16"/>
                              </w:rPr>
                            </w:pPr>
                            <w:r w:rsidRPr="00BC73CE">
                              <w:rPr>
                                <w:rFonts w:asciiTheme="majorHAnsi" w:hAnsiTheme="majorHAnsi" w:cstheme="majorHAnsi"/>
                                <w:sz w:val="16"/>
                              </w:rPr>
                              <w:t>Setting value item list</w:t>
                            </w:r>
                          </w:p>
                        </w:txbxContent>
                      </v:textbox>
                    </v:rect>
                    <v:shape id="フローチャート: 書類 273" o:spid="_x0000_s1063" type="#_x0000_t114" style="position:absolute;left:40642;top:25676;width:6801;height:3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" fillcolor="#bfbfbf [2412]" strokecolor="black [3213]" strokeweight="2pt">
                      <v:fill opacity="52428f"/>
                      <v:stroke joinstyle="round"/>
                      <v:textbox inset="0,0,0,0">
                        <w:txbxContent>
                          <w:p w14:paraId="19839D96" w14:textId="77777777" w:rsidR="002425F1" w:rsidRDefault="002425F1" w:rsidP="00E07ACD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proofErr w:type="spellStart"/>
                            <w:r>
                              <w:rPr>
                                <w:rFonts w:ascii="Arial" w:hAnsi="Arial" w:cs="Times New Roman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yaml</w:t>
                            </w:r>
                            <w:proofErr w:type="spellEnd"/>
                          </w:p>
                        </w:txbxContent>
                      </v:textbox>
                    </v:shape>
                    <v:rect id="正方形/長方形 274" o:spid="_x0000_s1064" style="position:absolute;left:27484;top:25845;width:11620;height:1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" fillcolor="#c3e5ea [663]" strokecolor="black [3213]" strokeweight="2pt">
                      <v:stroke joinstyle="round"/>
                      <v:textbox inset="0,0,0,0">
                        <w:txbxContent>
                          <w:p w14:paraId="694140B5" w14:textId="65ECE6A0" w:rsidR="002425F1" w:rsidRPr="00BC73CE" w:rsidRDefault="002425F1" w:rsidP="00E07ACD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C73CE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Operation results</w:t>
                            </w:r>
                          </w:p>
                        </w:txbxContent>
                      </v:textbox>
                    </v:rect>
                  </v:group>
                  <v:shape id="テキスト ボックス 174" o:spid="_x0000_s1065" type="#_x0000_t202" style="position:absolute;left:25723;top:32249;width:16463;height:4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" filled="f" stroked="f">
                    <v:textbox>
                      <w:txbxContent>
                        <w:p w14:paraId="075C48F5" w14:textId="5AAAEA12" w:rsidR="002425F1" w:rsidRPr="004D47D6" w:rsidRDefault="002425F1" w:rsidP="00E07ACD">
                          <w:pPr>
                            <w:pStyle w:val="Web"/>
                            <w:spacing w:before="0" w:beforeAutospacing="0" w:after="0" w:afterAutospacing="0"/>
                            <w:rPr>
                              <w:sz w:val="21"/>
                            </w:rPr>
                          </w:pPr>
                          <w:r>
                            <w:rPr>
                              <w:rFonts w:ascii="Meiryo UI" w:eastAsia="Meiryo UI" w:hAnsi="Meiryo UI" w:cstheme="minorBidi"/>
                              <w:color w:val="FF0000"/>
                              <w:kern w:val="24"/>
                              <w:sz w:val="22"/>
                              <w:szCs w:val="28"/>
                            </w:rPr>
                            <w:t>Create RESTAPI Parameter</w:t>
                          </w:r>
                        </w:p>
                      </w:txbxContent>
                    </v:textbox>
                  </v:shape>
                </v:group>
                <v:shape id="テキスト ボックス 174" o:spid="_x0000_s1066" type="#_x0000_t202" style="position:absolute;left:16008;top:29920;width:11480;height:45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" filled="f" stroked="f">
                  <v:textbox>
                    <w:txbxContent>
                      <w:p w14:paraId="7A679360" w14:textId="51CAB493" w:rsidR="002425F1" w:rsidRPr="00BC73CE" w:rsidRDefault="002425F1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</w:rPr>
                        </w:pPr>
                        <w:r w:rsidRPr="00BC73CE">
                          <w:rPr>
                            <w:rFonts w:asciiTheme="majorHAnsi" w:eastAsia="Meiryo UI" w:hAnsiTheme="majorHAnsi" w:cstheme="majorHAnsi"/>
                            <w:color w:val="FF0000"/>
                            <w:kern w:val="24"/>
                            <w:sz w:val="22"/>
                            <w:szCs w:val="22"/>
                          </w:rPr>
                          <w:t>Execute RESTAPI</w:t>
                        </w:r>
                      </w:p>
                    </w:txbxContent>
                  </v:textbox>
                </v:shape>
                <v:rect id="正方形/長方形 280" o:spid="_x0000_s1067" style="position:absolute;left:14754;top:39025;width:15091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" filled="f" stroked="f" strokeweight="2pt">
                  <v:stroke joinstyle="round"/>
                  <v:textbox inset="14.4pt,7.2pt,14.4pt,7.2pt">
                    <w:txbxContent>
                      <w:p w14:paraId="728DC8CD" w14:textId="284E46A9" w:rsidR="002425F1" w:rsidRDefault="002425F1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cs="Times New Roman" w:hint="eastAsia"/>
                            <w:b/>
                            <w:bCs/>
                            <w:color w:val="FF0000"/>
                            <w:kern w:val="24"/>
                            <w:sz w:val="40"/>
                            <w:szCs w:val="40"/>
                          </w:rPr>
                          <w:t>Collect</w:t>
                        </w:r>
                      </w:p>
                    </w:txbxContent>
                  </v:textbox>
                </v:rect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下矢印 281" o:spid="_x0000_s1068" type="#_x0000_t67" style="position:absolute;left:39539;top:16002;width:3895;height:16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" adj="19112" fillcolor="white [3212]" strokecolor="red" strokeweight="1pt"/>
                <v:shape id="テキスト ボックス 117" o:spid="_x0000_s1069" type="#_x0000_t202" style="position:absolute;left:41516;top:16185;width:11696;height:8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" filled="f" stroked="f">
                  <v:textbox style="mso-fit-shape-to-text:t">
                    <w:txbxContent>
                      <w:p w14:paraId="445D5549" w14:textId="01773326" w:rsidR="002425F1" w:rsidRPr="000E0AC5" w:rsidRDefault="002425F1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sz w:val="20"/>
                          </w:rPr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FF0000"/>
                            <w:kern w:val="24"/>
                            <w:sz w:val="21"/>
                            <w:szCs w:val="28"/>
                          </w:rPr>
                          <w:t>Generate Source file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A30FE90" w14:textId="2D5932CF" w:rsidR="00E07ACD" w:rsidRPr="00BC73CE" w:rsidRDefault="00347C3C" w:rsidP="00E07ACD">
      <w:pPr>
        <w:pStyle w:val="30"/>
        <w:numPr>
          <w:ilvl w:val="2"/>
          <w:numId w:val="17"/>
        </w:numPr>
        <w:jc w:val="left"/>
        <w:rPr>
          <w:rFonts w:cstheme="majorHAnsi"/>
        </w:rPr>
      </w:pPr>
      <w:bookmarkStart w:id="7" w:name="_Toc93499512"/>
      <w:r w:rsidRPr="00BC73CE">
        <w:rPr>
          <w:rFonts w:cstheme="majorHAnsi"/>
        </w:rPr>
        <w:lastRenderedPageBreak/>
        <w:t>Collect function Data registration process overview diagram</w:t>
      </w:r>
      <w:bookmarkEnd w:id="7"/>
    </w:p>
    <w:p w14:paraId="54A2BD71" w14:textId="684034B7" w:rsidR="00E07ACD" w:rsidRPr="00BC73CE" w:rsidRDefault="00347C3C" w:rsidP="00E07ACD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following is a diagram of the Collect function Data registration process.</w:t>
      </w:r>
    </w:p>
    <w:p w14:paraId="024A7DCF" w14:textId="77777777" w:rsidR="00E07ACD" w:rsidRPr="00BC73CE" w:rsidRDefault="00E07ACD" w:rsidP="00E07ACD">
      <w:pPr>
        <w:widowControl/>
        <w:jc w:val="left"/>
        <w:rPr>
          <w:rFonts w:asciiTheme="majorHAnsi" w:hAnsiTheme="majorHAnsi" w:cstheme="majorHAnsi"/>
        </w:rPr>
      </w:pPr>
    </w:p>
    <w:p w14:paraId="7EC914EF" w14:textId="682E8093" w:rsidR="00E07ACD" w:rsidRPr="00BC73CE" w:rsidRDefault="00BC73CE" w:rsidP="00E07ACD">
      <w:pPr>
        <w:widowControl/>
        <w:jc w:val="left"/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851776" behindDoc="0" locked="0" layoutInCell="1" allowOverlap="1" wp14:anchorId="0A1BD8D3" wp14:editId="39662F8B">
            <wp:simplePos x="0" y="0"/>
            <wp:positionH relativeFrom="column">
              <wp:posOffset>1378642</wp:posOffset>
            </wp:positionH>
            <wp:positionV relativeFrom="paragraph">
              <wp:posOffset>3598603</wp:posOffset>
            </wp:positionV>
            <wp:extent cx="2902527" cy="689610"/>
            <wp:effectExtent l="0" t="0" r="0" b="0"/>
            <wp:wrapNone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" b="20"/>
                    <a:stretch/>
                  </pic:blipFill>
                  <pic:spPr bwMode="auto">
                    <a:xfrm>
                      <a:off x="0" y="0"/>
                      <a:ext cx="2929119" cy="69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0752" behindDoc="0" locked="0" layoutInCell="1" allowOverlap="1" wp14:anchorId="12E5A1CB" wp14:editId="1ECE5CD7">
            <wp:simplePos x="0" y="0"/>
            <wp:positionH relativeFrom="margin">
              <wp:posOffset>2978670</wp:posOffset>
            </wp:positionH>
            <wp:positionV relativeFrom="paragraph">
              <wp:posOffset>1067479</wp:posOffset>
            </wp:positionV>
            <wp:extent cx="2625437" cy="869831"/>
            <wp:effectExtent l="0" t="0" r="3810" b="6985"/>
            <wp:wrapNone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8"/>
                    <a:stretch/>
                  </pic:blipFill>
                  <pic:spPr bwMode="auto">
                    <a:xfrm>
                      <a:off x="0" y="0"/>
                      <a:ext cx="2625437" cy="869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7ACD" w:rsidRPr="00BC73C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FE161F7" wp14:editId="134744EC">
                <wp:simplePos x="0" y="0"/>
                <wp:positionH relativeFrom="page">
                  <wp:posOffset>3675169</wp:posOffset>
                </wp:positionH>
                <wp:positionV relativeFrom="paragraph">
                  <wp:posOffset>-361420</wp:posOffset>
                </wp:positionV>
                <wp:extent cx="188277" cy="5544715"/>
                <wp:effectExtent l="7937" t="0" r="10478" b="10477"/>
                <wp:wrapNone/>
                <wp:docPr id="283" name="右中かっこ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8277" cy="5544715"/>
                        </a:xfrm>
                        <a:prstGeom prst="rightBrace">
                          <a:avLst>
                            <a:gd name="adj1" fmla="val 36282"/>
                            <a:gd name="adj2" fmla="val 50323"/>
                          </a:avLst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EC53C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中かっこ 283" o:spid="_x0000_s1026" type="#_x0000_t88" style="position:absolute;left:0;text-align:left;margin-left:289.4pt;margin-top:-28.45pt;width:14.8pt;height:436.6pt;rotation:90;z-index:25184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" adj="266,10870" strokecolor="red" strokeweight="1.5pt">
                <w10:wrap anchorx="page"/>
              </v:shape>
            </w:pict>
          </mc:Fallback>
        </mc:AlternateContent>
      </w:r>
      <w:r w:rsidR="00E07ACD" w:rsidRPr="00BC73CE">
        <w:rPr>
          <w:rFonts w:asciiTheme="majorHAnsi" w:hAnsiTheme="majorHAnsi" w:cstheme="majorHAnsi"/>
          <w:noProof/>
        </w:rPr>
        <mc:AlternateContent>
          <mc:Choice Requires="wpc">
            <w:drawing>
              <wp:inline distT="0" distB="0" distL="0" distR="0" wp14:anchorId="6140C672" wp14:editId="13B919FA">
                <wp:extent cx="5697221" cy="4572000"/>
                <wp:effectExtent l="0" t="0" r="17780" b="19050"/>
                <wp:docPr id="347" name="キャンバス 3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284" name="正方形/長方形 284"/>
                        <wps:cNvSpPr/>
                        <wps:spPr bwMode="auto">
                          <a:xfrm>
                            <a:off x="2548233" y="492810"/>
                            <a:ext cx="782318" cy="330510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正方形/長方形 285"/>
                        <wps:cNvSpPr/>
                        <wps:spPr bwMode="auto">
                          <a:xfrm>
                            <a:off x="1525784" y="873507"/>
                            <a:ext cx="782318" cy="314319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4B9DB240" w14:textId="77777777" w:rsidR="002425F1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3.Symphony</w:t>
                              </w:r>
                            </w:p>
                            <w:p w14:paraId="7BCC2E31" w14:textId="77777777" w:rsidR="002425F1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実行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86" name="グループ化 286"/>
                        <wpg:cNvGrpSpPr/>
                        <wpg:grpSpPr>
                          <a:xfrm>
                            <a:off x="0" y="0"/>
                            <a:ext cx="3853542" cy="2218268"/>
                            <a:chOff x="-100677" y="-787803"/>
                            <a:chExt cx="4443264" cy="2600231"/>
                          </a:xfrm>
                        </wpg:grpSpPr>
                        <wps:wsp>
                          <wps:cNvPr id="287" name="正方形/長方形 287"/>
                          <wps:cNvSpPr/>
                          <wps:spPr bwMode="auto">
                            <a:xfrm>
                              <a:off x="-68179" y="-388654"/>
                              <a:ext cx="3286701" cy="2201082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10000"/>
                                <a:lumOff val="90000"/>
                              </a:schemeClr>
                            </a:solidFill>
                            <a:ln w="25400" cap="flat" cmpd="sng" algn="ctr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bodyPr rot="0" spcFirstLastPara="0" vert="horz" wrap="square" lIns="182880" tIns="91440" rIns="18288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0" name="テキスト ボックス 174"/>
                          <wps:cNvSpPr txBox="1"/>
                          <wps:spPr>
                            <a:xfrm>
                              <a:off x="-100677" y="-787803"/>
                              <a:ext cx="4443264" cy="45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solid"/>
                            </a:ln>
                          </wps:spPr>
                          <wps:txbx>
                            <w:txbxContent>
                              <w:p w14:paraId="6315120C" w14:textId="7446BBA0" w:rsidR="002425F1" w:rsidRDefault="002425F1" w:rsidP="00E07ACD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hint="eastAsia"/>
                                  </w:rPr>
                                  <w:t>F</w:t>
                                </w:r>
                                <w:r>
                                  <w:t>ile storage location (per operation execution history)</w:t>
                                </w:r>
                              </w:p>
                            </w:txbxContent>
                          </wps:txbx>
                          <wps:bodyPr wrap="square" rtlCol="0" anchor="ctr">
                            <a:noAutofit/>
                          </wps:bodyPr>
                        </wps:wsp>
                      </wpg:wgp>
                      <wps:wsp>
                        <wps:cNvPr id="321" name="正方形/長方形 321"/>
                        <wps:cNvSpPr/>
                        <wps:spPr>
                          <a:xfrm>
                            <a:off x="60648" y="694110"/>
                            <a:ext cx="1387841" cy="142277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624721" w14:textId="77777777" w:rsidR="002425F1" w:rsidRPr="001C3384" w:rsidRDefault="002425F1" w:rsidP="00E07ACD">
                              <w:pPr>
                                <w:rPr>
                                  <w:color w:val="FF0000"/>
                                </w:rPr>
                              </w:pPr>
                              <w:r w:rsidRPr="001C3384">
                                <w:rPr>
                                  <w:color w:val="FF0000"/>
                                </w:rPr>
                                <w:t>_parameters</w:t>
                              </w:r>
                            </w:p>
                            <w:p w14:paraId="674F7EA0" w14:textId="77777777" w:rsidR="002425F1" w:rsidRPr="001C3384" w:rsidRDefault="002425F1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6FB99E75" w14:textId="77777777" w:rsidR="002425F1" w:rsidRPr="001C3384" w:rsidRDefault="002425F1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3F00E2A5" w14:textId="77777777" w:rsidR="002425F1" w:rsidRPr="001C3384" w:rsidRDefault="002425F1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20039C66" w14:textId="77777777" w:rsidR="002425F1" w:rsidRPr="001C3384" w:rsidRDefault="002425F1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4593C155" w14:textId="77777777" w:rsidR="002425F1" w:rsidRPr="001C3384" w:rsidRDefault="002425F1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506CB045" w14:textId="77777777" w:rsidR="002425F1" w:rsidRPr="001C3384" w:rsidRDefault="002425F1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74B33176" w14:textId="77777777" w:rsidR="002425F1" w:rsidRPr="001C3384" w:rsidRDefault="002425F1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197D7960" w14:textId="77777777" w:rsidR="002425F1" w:rsidRPr="001C3384" w:rsidRDefault="002425F1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7DA614F0" w14:textId="77777777" w:rsidR="002425F1" w:rsidRPr="001C3384" w:rsidRDefault="002425F1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677E3CD0" w14:textId="77777777" w:rsidR="002425F1" w:rsidRPr="001C3384" w:rsidRDefault="002425F1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70EFDAB1" w14:textId="77777777" w:rsidR="002425F1" w:rsidRPr="001C3384" w:rsidRDefault="002425F1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3CA59E0E" w14:textId="77777777" w:rsidR="002425F1" w:rsidRPr="001C3384" w:rsidRDefault="002425F1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22" name="正方形/長方形 322"/>
                        <wps:cNvSpPr/>
                        <wps:spPr>
                          <a:xfrm>
                            <a:off x="1498600" y="685860"/>
                            <a:ext cx="1347015" cy="143102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AD4C56" w14:textId="77777777" w:rsidR="002425F1" w:rsidRDefault="002425F1" w:rsidP="00E07ACD">
                              <w:pPr>
                                <w:rPr>
                                  <w:color w:val="FF0000"/>
                                </w:rPr>
                              </w:pPr>
                              <w:r w:rsidRPr="001C3384">
                                <w:rPr>
                                  <w:color w:val="FF0000"/>
                                </w:rPr>
                                <w:t>_</w:t>
                              </w:r>
                              <w:proofErr w:type="spellStart"/>
                              <w:r w:rsidRPr="001C3384">
                                <w:rPr>
                                  <w:color w:val="FF0000"/>
                                </w:rPr>
                                <w:t>parameters_file</w:t>
                              </w:r>
                              <w:proofErr w:type="spellEnd"/>
                            </w:p>
                            <w:p w14:paraId="6B56637E" w14:textId="77777777" w:rsidR="002425F1" w:rsidRDefault="002425F1" w:rsidP="00E07AC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  <w:p w14:paraId="6C33DA52" w14:textId="77777777" w:rsidR="002425F1" w:rsidRDefault="002425F1" w:rsidP="00E07AC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  <w:p w14:paraId="1C4B7E3E" w14:textId="77777777" w:rsidR="002425F1" w:rsidRDefault="002425F1" w:rsidP="00E07AC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  <w:p w14:paraId="1736CD25" w14:textId="77777777" w:rsidR="002425F1" w:rsidRDefault="002425F1" w:rsidP="00E07AC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  <w:p w14:paraId="2C68B5E5" w14:textId="77777777" w:rsidR="002425F1" w:rsidRDefault="002425F1" w:rsidP="00E07AC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  <w:p w14:paraId="4816E789" w14:textId="77777777" w:rsidR="002425F1" w:rsidRDefault="002425F1" w:rsidP="00E07AC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  <w:p w14:paraId="31BD4857" w14:textId="77777777" w:rsidR="002425F1" w:rsidRDefault="002425F1" w:rsidP="00E07AC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  <w:p w14:paraId="458CF5B7" w14:textId="77777777" w:rsidR="002425F1" w:rsidRDefault="002425F1" w:rsidP="00E07AC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  <w:p w14:paraId="4BBB4B97" w14:textId="77777777" w:rsidR="002425F1" w:rsidRDefault="002425F1" w:rsidP="00E07AC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  <w:p w14:paraId="6B4FBF16" w14:textId="77777777" w:rsidR="002425F1" w:rsidRDefault="002425F1" w:rsidP="00E07AC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23" name="正方形/長方形 323"/>
                        <wps:cNvSpPr/>
                        <wps:spPr bwMode="auto">
                          <a:xfrm>
                            <a:off x="151839" y="1002189"/>
                            <a:ext cx="1199290" cy="48886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6D62AA06" w14:textId="4572C8C0" w:rsidR="002425F1" w:rsidRPr="00E93E31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8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6"/>
                                </w:rPr>
                                <w:t>Subdirectory（Host name</w:t>
                              </w:r>
                              <w:r w:rsidRPr="00E93E31">
                                <w:rPr>
                                  <w:rFonts w:hint="eastAsia"/>
                                  <w:sz w:val="18"/>
                                  <w:szCs w:val="16"/>
                                </w:rPr>
                                <w:t>）</w:t>
                              </w:r>
                            </w:p>
                            <w:p w14:paraId="7D218BE8" w14:textId="77777777" w:rsidR="002425F1" w:rsidRPr="00E93E31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</w:p>
                            <w:p w14:paraId="0B013A7F" w14:textId="77777777" w:rsidR="002425F1" w:rsidRPr="00E93E31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</w:p>
                            <w:p w14:paraId="492DCD50" w14:textId="77777777" w:rsidR="002425F1" w:rsidRPr="00E93E31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正方形/長方形 324"/>
                        <wps:cNvSpPr/>
                        <wps:spPr bwMode="auto">
                          <a:xfrm>
                            <a:off x="1585453" y="991654"/>
                            <a:ext cx="1175495" cy="48831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4A0E4B65" w14:textId="77777777" w:rsidR="002425F1" w:rsidRPr="00E93E31" w:rsidRDefault="002425F1" w:rsidP="00347C3C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8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6"/>
                                </w:rPr>
                                <w:t>Subdirectory（Host name</w:t>
                              </w:r>
                              <w:r w:rsidRPr="00E93E31">
                                <w:rPr>
                                  <w:rFonts w:hint="eastAsia"/>
                                  <w:sz w:val="18"/>
                                  <w:szCs w:val="16"/>
                                </w:rPr>
                                <w:t>）</w:t>
                              </w:r>
                            </w:p>
                            <w:p w14:paraId="216F41D4" w14:textId="77777777" w:rsidR="002425F1" w:rsidRPr="00E93E31" w:rsidRDefault="002425F1" w:rsidP="00347C3C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</w:p>
                            <w:p w14:paraId="443D1737" w14:textId="77777777" w:rsidR="002425F1" w:rsidRPr="00E93E31" w:rsidRDefault="002425F1" w:rsidP="00347C3C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</w:p>
                            <w:p w14:paraId="76B07178" w14:textId="77777777" w:rsidR="002425F1" w:rsidRPr="00E93E31" w:rsidRDefault="002425F1" w:rsidP="00347C3C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</w:p>
                            <w:p w14:paraId="53EAA6EE" w14:textId="72ABF621" w:rsidR="002425F1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正方形/長方形 325"/>
                        <wps:cNvSpPr/>
                        <wps:spPr bwMode="auto">
                          <a:xfrm>
                            <a:off x="1585856" y="1550112"/>
                            <a:ext cx="1175092" cy="48831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5022ADA7" w14:textId="77777777" w:rsidR="002425F1" w:rsidRPr="00E93E31" w:rsidRDefault="002425F1" w:rsidP="00347C3C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8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6"/>
                                </w:rPr>
                                <w:t>Subdirectory（Host name</w:t>
                              </w:r>
                              <w:r w:rsidRPr="00E93E31">
                                <w:rPr>
                                  <w:rFonts w:hint="eastAsia"/>
                                  <w:sz w:val="18"/>
                                  <w:szCs w:val="16"/>
                                </w:rPr>
                                <w:t>）</w:t>
                              </w:r>
                            </w:p>
                            <w:p w14:paraId="5D6CB8E8" w14:textId="77777777" w:rsidR="002425F1" w:rsidRPr="00E93E31" w:rsidRDefault="002425F1" w:rsidP="00347C3C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</w:p>
                            <w:p w14:paraId="2EFE82EF" w14:textId="77777777" w:rsidR="002425F1" w:rsidRPr="00E93E31" w:rsidRDefault="002425F1" w:rsidP="00347C3C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</w:p>
                            <w:p w14:paraId="74F1DED1" w14:textId="77777777" w:rsidR="002425F1" w:rsidRPr="00E93E31" w:rsidRDefault="002425F1" w:rsidP="00347C3C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</w:p>
                            <w:p w14:paraId="0DE5FC3E" w14:textId="1F1A5459" w:rsidR="002425F1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テキスト ボックス 174"/>
                        <wps:cNvSpPr txBox="1"/>
                        <wps:spPr>
                          <a:xfrm>
                            <a:off x="28184" y="307395"/>
                            <a:ext cx="1420305" cy="386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14:paraId="4B0A81D5" w14:textId="77F390DC" w:rsidR="002425F1" w:rsidRPr="00BC73CE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sz w:val="20"/>
                                </w:rPr>
                              </w:pPr>
                              <w:r w:rsidRPr="00BC73CE">
                                <w:rPr>
                                  <w:rFonts w:asciiTheme="majorHAnsi" w:hAnsiTheme="majorHAnsi" w:cstheme="majorHAnsi"/>
                                  <w:sz w:val="16"/>
                                </w:rPr>
                                <w:t>Source file storage location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327" name="テキスト ボックス 174"/>
                        <wps:cNvSpPr txBox="1"/>
                        <wps:spPr>
                          <a:xfrm>
                            <a:off x="1402295" y="307395"/>
                            <a:ext cx="1791833" cy="386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14:paraId="6D23A1C4" w14:textId="39740E23" w:rsidR="002425F1" w:rsidRPr="00BC73CE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 w:rsidRPr="00BC73CE">
                                <w:rPr>
                                  <w:rFonts w:asciiTheme="majorHAnsi" w:hAnsiTheme="majorHAnsi" w:cstheme="majorHAnsi"/>
                                  <w:sz w:val="16"/>
                                </w:rPr>
                                <w:t>Collected file storage location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328" name="フローチャート: 書類 328"/>
                        <wps:cNvSpPr/>
                        <wps:spPr bwMode="auto">
                          <a:xfrm>
                            <a:off x="155706" y="1226945"/>
                            <a:ext cx="1044180" cy="264111"/>
                          </a:xfrm>
                          <a:prstGeom prst="flowChartDocument">
                            <a:avLst/>
                          </a:prstGeom>
                          <a:solidFill>
                            <a:schemeClr val="accent3">
                              <a:lumMod val="25000"/>
                              <a:lumOff val="75000"/>
                              <a:alpha val="8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0B01D0CC" w14:textId="77777777" w:rsidR="002425F1" w:rsidRPr="00E93E31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Times New Roman" w:hint="eastAsia"/>
                                  <w:color w:val="000000"/>
                                  <w:kern w:val="24"/>
                                  <w:sz w:val="18"/>
                                  <w:szCs w:val="22"/>
                                </w:rPr>
                                <w:t>yaml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フローチャート: 書類 329"/>
                        <wps:cNvSpPr/>
                        <wps:spPr bwMode="auto">
                          <a:xfrm>
                            <a:off x="1611487" y="1234705"/>
                            <a:ext cx="980128" cy="248100"/>
                          </a:xfrm>
                          <a:prstGeom prst="flowChartDocumen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  <a:alpha val="8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5FB3C77F" w14:textId="4EF8C4F9" w:rsidR="002425F1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Times New Roman" w:hint="eastAsia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フローチャート: 書類 330"/>
                        <wps:cNvSpPr/>
                        <wps:spPr bwMode="auto">
                          <a:xfrm>
                            <a:off x="1611550" y="1794564"/>
                            <a:ext cx="979769" cy="248100"/>
                          </a:xfrm>
                          <a:prstGeom prst="flowChartDocumen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  <a:alpha val="8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0EF9457B" w14:textId="5A1A3A9C" w:rsidR="002425F1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cs="Times New Roman" w:hint="eastAsia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図 33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7220" cy="170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2" name="正方形/長方形 332"/>
                        <wps:cNvSpPr/>
                        <wps:spPr bwMode="auto">
                          <a:xfrm>
                            <a:off x="151839" y="1558363"/>
                            <a:ext cx="1198959" cy="48831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0BEB3A35" w14:textId="7FA3F70E" w:rsidR="002425F1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Subdirectory（Host name）</w:t>
                              </w:r>
                            </w:p>
                            <w:p w14:paraId="5A24B169" w14:textId="77777777" w:rsidR="002425F1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  <w:p w14:paraId="4CB6DECA" w14:textId="77777777" w:rsidR="002425F1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  <w:p w14:paraId="1E8DB677" w14:textId="77777777" w:rsidR="002425F1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フローチャート: 書類 333"/>
                        <wps:cNvSpPr/>
                        <wps:spPr bwMode="auto">
                          <a:xfrm>
                            <a:off x="155648" y="1783153"/>
                            <a:ext cx="1043940" cy="263525"/>
                          </a:xfrm>
                          <a:prstGeom prst="flowChartDocument">
                            <a:avLst/>
                          </a:prstGeom>
                          <a:solidFill>
                            <a:schemeClr val="accent3">
                              <a:lumMod val="25000"/>
                              <a:lumOff val="75000"/>
                              <a:alpha val="8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3D9DA6DB" w14:textId="77777777" w:rsidR="002425F1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Arial" w:hAnsi="Arial" w:cs="Times New Roman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yaml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角丸四角形 334"/>
                        <wps:cNvSpPr/>
                        <wps:spPr bwMode="auto">
                          <a:xfrm>
                            <a:off x="101600" y="2465999"/>
                            <a:ext cx="5444066" cy="293370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rgbClr val="FFFF00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6416FF2A" w14:textId="761ACA17" w:rsidR="002425F1" w:rsidRPr="00BC73CE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 w:cstheme="majorHAnsi"/>
                                </w:rPr>
                              </w:pPr>
                              <w:r w:rsidRPr="00BC73CE">
                                <w:rPr>
                                  <w:rFonts w:asciiTheme="majorHAnsi" w:hAnsiTheme="majorHAnsi" w:cstheme="majorHAnsi"/>
                                  <w:sz w:val="22"/>
                                  <w:szCs w:val="22"/>
                                </w:rPr>
                                <w:t>Collect function</w:t>
                              </w:r>
                              <w:r w:rsidRPr="00BC73CE">
                                <w:rPr>
                                  <w:rFonts w:asciiTheme="majorHAnsi" w:hAnsiTheme="majorHAnsi" w:cstheme="majorHAnsi"/>
                                  <w:sz w:val="22"/>
                                  <w:szCs w:val="22"/>
                                </w:rPr>
                                <w:t>（</w:t>
                              </w:r>
                              <w:proofErr w:type="spellStart"/>
                              <w:r w:rsidRPr="00BC73CE">
                                <w:rPr>
                                  <w:rFonts w:asciiTheme="majorHAnsi" w:hAnsiTheme="majorHAnsi" w:cstheme="majorHAnsi"/>
                                  <w:sz w:val="22"/>
                                  <w:szCs w:val="22"/>
                                </w:rPr>
                                <w:t>BackYard</w:t>
                              </w:r>
                              <w:proofErr w:type="spellEnd"/>
                              <w:r w:rsidRPr="00BC73CE">
                                <w:rPr>
                                  <w:rFonts w:asciiTheme="majorHAnsi" w:hAnsiTheme="majorHAnsi" w:cstheme="majorHAnsi"/>
                                  <w:sz w:val="22"/>
                                  <w:szCs w:val="22"/>
                                </w:rPr>
                                <w:t xml:space="preserve"> Contents</w:t>
                              </w:r>
                              <w:r w:rsidRPr="00BC73CE">
                                <w:rPr>
                                  <w:rFonts w:asciiTheme="majorHAnsi" w:hAnsiTheme="majorHAnsi" w:cstheme="majorHAnsi"/>
                                  <w:sz w:val="22"/>
                                  <w:szCs w:val="22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下矢印 335"/>
                        <wps:cNvSpPr/>
                        <wps:spPr>
                          <a:xfrm>
                            <a:off x="1049866" y="2827103"/>
                            <a:ext cx="897467" cy="237832"/>
                          </a:xfrm>
                          <a:prstGeom prst="downArrow">
                            <a:avLst>
                              <a:gd name="adj1" fmla="val 27328"/>
                              <a:gd name="adj2" fmla="val 5000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36" name="グループ化 336"/>
                        <wpg:cNvGrpSpPr/>
                        <wpg:grpSpPr>
                          <a:xfrm>
                            <a:off x="135467" y="3064934"/>
                            <a:ext cx="5190066" cy="1261532"/>
                            <a:chOff x="279400" y="3070462"/>
                            <a:chExt cx="5190066" cy="1349138"/>
                          </a:xfr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</wpg:grpSpPr>
                        <wps:wsp>
                          <wps:cNvPr id="337" name="フローチャート: 磁気ディスク 337"/>
                          <wps:cNvSpPr/>
                          <wps:spPr>
                            <a:xfrm>
                              <a:off x="279400" y="3115734"/>
                              <a:ext cx="5190066" cy="1303866"/>
                            </a:xfrm>
                            <a:prstGeom prst="flowChartMagneticDisk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8" name="正方形/長方形 338"/>
                          <wps:cNvSpPr/>
                          <wps:spPr>
                            <a:xfrm>
                              <a:off x="1930400" y="3070462"/>
                              <a:ext cx="1888066" cy="4092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147E5C4" w14:textId="30C48071" w:rsidR="002425F1" w:rsidRPr="006E707A" w:rsidRDefault="002425F1" w:rsidP="00E07ACD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6E707A">
                                  <w:rPr>
                                    <w:rFonts w:hint="eastAsia"/>
                                    <w:color w:val="000000" w:themeColor="text1"/>
                                  </w:rPr>
                                  <w:t>CMDB(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Parameter sheet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39" name="正方形/長方形 339"/>
                        <wps:cNvSpPr/>
                        <wps:spPr bwMode="auto">
                          <a:xfrm>
                            <a:off x="2954865" y="349499"/>
                            <a:ext cx="2675468" cy="1868769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1E46858B" w14:textId="58689030" w:rsidR="002425F1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28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28"/>
                                  <w:szCs w:val="16"/>
                                </w:rPr>
                                <w:t>Setting item value list</w:t>
                              </w:r>
                            </w:p>
                            <w:p w14:paraId="127DEA35" w14:textId="77777777" w:rsidR="002425F1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038EBC63" w14:textId="77777777" w:rsidR="002425F1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15DDE03C" w14:textId="77777777" w:rsidR="002425F1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7BF00F19" w14:textId="4F92D426" w:rsidR="002425F1" w:rsidRPr="0021607B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43801FDA" w14:textId="77777777" w:rsidR="002425F1" w:rsidRPr="0021607B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2552CC15" w14:textId="77777777" w:rsidR="002425F1" w:rsidRPr="006E707A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4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0" name="図 34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988733" y="1002189"/>
                            <a:ext cx="2621902" cy="853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正方形/長方形 341"/>
                        <wps:cNvSpPr/>
                        <wps:spPr>
                          <a:xfrm>
                            <a:off x="1835728" y="2682665"/>
                            <a:ext cx="3861491" cy="382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6C0BF4" w14:textId="091B7C58" w:rsidR="002425F1" w:rsidRPr="00BC73CE" w:rsidRDefault="002425F1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sz w:val="20"/>
                                </w:rPr>
                              </w:pPr>
                              <w:r w:rsidRPr="00BC73CE">
                                <w:rPr>
                                  <w:rFonts w:asciiTheme="majorHAnsi" w:hAnsiTheme="majorHAnsi" w:cstheme="majorHAnsi"/>
                                  <w:color w:val="000000"/>
                                  <w:kern w:val="2"/>
                                  <w:sz w:val="16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Theme="majorHAnsi" w:hAnsiTheme="majorHAnsi" w:cstheme="majorHAnsi"/>
                                  <w:color w:val="000000"/>
                                  <w:kern w:val="2"/>
                                  <w:sz w:val="16"/>
                                  <w:szCs w:val="21"/>
                                </w:rPr>
                                <w:t>ile storage destination and</w:t>
                              </w:r>
                              <w:r w:rsidRPr="00BC73CE">
                                <w:rPr>
                                  <w:rFonts w:asciiTheme="majorHAnsi" w:hAnsiTheme="majorHAnsi" w:cstheme="majorHAnsi"/>
                                  <w:color w:val="000000"/>
                                  <w:kern w:val="2"/>
                                  <w:sz w:val="16"/>
                                  <w:szCs w:val="21"/>
                                </w:rPr>
                                <w:t xml:space="preserve"> Data registration following the Collect value item list.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42" name="グループ化 342"/>
                        <wpg:cNvGrpSpPr/>
                        <wpg:grpSpPr>
                          <a:xfrm>
                            <a:off x="1382266" y="3532800"/>
                            <a:ext cx="3155484" cy="845212"/>
                            <a:chOff x="891200" y="3634400"/>
                            <a:chExt cx="3155484" cy="845212"/>
                          </a:xfrm>
                        </wpg:grpSpPr>
                        <pic:pic xmlns:pic="http://schemas.openxmlformats.org/drawingml/2006/picture">
                          <pic:nvPicPr>
                            <pic:cNvPr id="343" name="図 34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36720" y="3777546"/>
                              <a:ext cx="2909964" cy="70206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44" name="図 344"/>
                            <pic:cNvPicPr/>
                          </pic:nvPicPr>
                          <pic:blipFill>
                            <a:blip r:embed="rId1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26666" y="3702134"/>
                              <a:ext cx="2909570" cy="7016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45" name="図 345"/>
                            <pic:cNvPicPr/>
                          </pic:nvPicPr>
                          <pic:blipFill>
                            <a:blip r:embed="rId1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1200" y="3634400"/>
                              <a:ext cx="2909570" cy="7016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6140C672" id="キャンバス 347" o:spid="_x0000_s1070" editas="canvas" style="width:448.6pt;height:5in;mso-position-horizontal-relative:char;mso-position-vertical-relative:line" coordsize="56972,45720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">
                <v:shape id="_x0000_s1071" type="#_x0000_t75" style="position:absolute;width:56972;height:45720;visibility:visible;mso-wrap-style:square" filled="t" fillcolor="#f2f2f2 [3052]" stroked="t" strokecolor="#bfbfbf [2412]">
                  <v:fill o:detectmouseclick="t"/>
                  <v:path o:connecttype="none"/>
                </v:shape>
                <v:rect id="正方形/長方形 284" o:spid="_x0000_s1072" style="position:absolute;left:25482;top:4928;width:7823;height:3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" filled="f" stroked="f" strokeweight="2pt">
                  <v:stroke joinstyle="round"/>
                  <v:textbox inset="14.4pt,7.2pt,14.4pt,7.2pt"/>
                </v:rect>
                <v:rect id="正方形/長方形 285" o:spid="_x0000_s1073" style="position:absolute;left:15257;top:8735;width:7824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" filled="f" stroked="f" strokeweight="2pt">
                  <v:stroke joinstyle="round"/>
                  <v:textbox inset="14.4pt,7.2pt,14.4pt,7.2pt">
                    <w:txbxContent>
                      <w:p w14:paraId="4B9DB240" w14:textId="77777777" w:rsidR="002425F1" w:rsidRDefault="002425F1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3.Symphony</w:t>
                        </w:r>
                      </w:p>
                      <w:p w14:paraId="7BCC2E31" w14:textId="77777777" w:rsidR="002425F1" w:rsidRDefault="002425F1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実行</w:t>
                        </w:r>
                      </w:p>
                    </w:txbxContent>
                  </v:textbox>
                </v:rect>
                <v:group id="グループ化 286" o:spid="_x0000_s1074" style="position:absolute;width:38535;height:22182" coordorigin="-1006,-7878" coordsize="44432,26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WV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NJ3A/5lwBOT8BQAA//8DAFBLAQItABQABgAIAAAAIQDb4fbL7gAAAIUBAAATAAAAAAAAAAAA&#10;AAAAAAAAAABbQ29udGVudF9UeXBlc10ueG1sUEsBAi0AFAAGAAgAAAAhAFr0LFu/AAAAFQEAAAsA&#10;AAAAAAAAAAAAAAAAHwEAAF9yZWxzLy5yZWxzUEsBAi0AFAAGAAgAAAAhAB2XxZXEAAAA3AAAAA8A&#10;AAAAAAAAAAAAAAAABwIAAGRycy9kb3ducmV2LnhtbFBLBQYAAAAAAwADALcAAAD4AgAAAAA=&#10;">
                  <v:rect id="正方形/長方形 287" o:spid="_x0000_s1075" style="position:absolute;left:-681;top:-3886;width:32866;height:22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" fillcolor="#d6e8ff [345]" strokecolor="black [3213]" strokeweight="2pt">
                    <v:stroke joinstyle="round"/>
                    <v:textbox inset="14.4pt,7.2pt,14.4pt,7.2pt"/>
                  </v:rect>
                  <v:shape id="テキスト ボックス 174" o:spid="_x0000_s1076" type="#_x0000_t202" style="position:absolute;left:-1006;top:-7878;width:44431;height:4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" filled="f" stroked="f">
                    <v:textbox>
                      <w:txbxContent>
                        <w:p w14:paraId="6315120C" w14:textId="7446BBA0" w:rsidR="002425F1" w:rsidRDefault="002425F1" w:rsidP="00E07ACD">
                          <w:pPr>
                            <w:pStyle w:val="Web"/>
                            <w:spacing w:before="0" w:beforeAutospacing="0" w:after="0" w:afterAutospacing="0"/>
                          </w:pPr>
                          <w:r>
                            <w:rPr>
                              <w:rFonts w:hint="eastAsia"/>
                            </w:rPr>
                            <w:t>F</w:t>
                          </w:r>
                          <w:r>
                            <w:t>ile storage location (per operation execution history)</w:t>
                          </w:r>
                        </w:p>
                      </w:txbxContent>
                    </v:textbox>
                  </v:shape>
                </v:group>
                <v:rect id="正方形/長方形 321" o:spid="_x0000_s1077" style="position:absolute;left:606;top:6941;width:13878;height:14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" filled="f" strokecolor="black [3213]" strokeweight="2pt">
                  <v:stroke dashstyle="3 1"/>
                  <v:textbox>
                    <w:txbxContent>
                      <w:p w14:paraId="3A624721" w14:textId="77777777" w:rsidR="002425F1" w:rsidRPr="001C3384" w:rsidRDefault="002425F1" w:rsidP="00E07ACD">
                        <w:pPr>
                          <w:rPr>
                            <w:color w:val="FF0000"/>
                          </w:rPr>
                        </w:pPr>
                        <w:r w:rsidRPr="001C3384">
                          <w:rPr>
                            <w:color w:val="FF0000"/>
                          </w:rPr>
                          <w:t>_parameters</w:t>
                        </w:r>
                      </w:p>
                      <w:p w14:paraId="674F7EA0" w14:textId="77777777" w:rsidR="002425F1" w:rsidRPr="001C3384" w:rsidRDefault="002425F1" w:rsidP="00E07ACD">
                        <w:pPr>
                          <w:rPr>
                            <w:color w:val="FF0000"/>
                          </w:rPr>
                        </w:pPr>
                      </w:p>
                      <w:p w14:paraId="6FB99E75" w14:textId="77777777" w:rsidR="002425F1" w:rsidRPr="001C3384" w:rsidRDefault="002425F1" w:rsidP="00E07ACD">
                        <w:pPr>
                          <w:rPr>
                            <w:color w:val="FF0000"/>
                          </w:rPr>
                        </w:pPr>
                      </w:p>
                      <w:p w14:paraId="3F00E2A5" w14:textId="77777777" w:rsidR="002425F1" w:rsidRPr="001C3384" w:rsidRDefault="002425F1" w:rsidP="00E07ACD">
                        <w:pPr>
                          <w:rPr>
                            <w:color w:val="FF0000"/>
                          </w:rPr>
                        </w:pPr>
                      </w:p>
                      <w:p w14:paraId="20039C66" w14:textId="77777777" w:rsidR="002425F1" w:rsidRPr="001C3384" w:rsidRDefault="002425F1" w:rsidP="00E07ACD">
                        <w:pPr>
                          <w:rPr>
                            <w:color w:val="FF0000"/>
                          </w:rPr>
                        </w:pPr>
                      </w:p>
                      <w:p w14:paraId="4593C155" w14:textId="77777777" w:rsidR="002425F1" w:rsidRPr="001C3384" w:rsidRDefault="002425F1" w:rsidP="00E07ACD">
                        <w:pPr>
                          <w:rPr>
                            <w:color w:val="FF0000"/>
                          </w:rPr>
                        </w:pPr>
                      </w:p>
                      <w:p w14:paraId="506CB045" w14:textId="77777777" w:rsidR="002425F1" w:rsidRPr="001C3384" w:rsidRDefault="002425F1" w:rsidP="00E07ACD">
                        <w:pPr>
                          <w:rPr>
                            <w:color w:val="FF0000"/>
                          </w:rPr>
                        </w:pPr>
                      </w:p>
                      <w:p w14:paraId="74B33176" w14:textId="77777777" w:rsidR="002425F1" w:rsidRPr="001C3384" w:rsidRDefault="002425F1" w:rsidP="00E07ACD">
                        <w:pPr>
                          <w:rPr>
                            <w:color w:val="FF0000"/>
                          </w:rPr>
                        </w:pPr>
                      </w:p>
                      <w:p w14:paraId="197D7960" w14:textId="77777777" w:rsidR="002425F1" w:rsidRPr="001C3384" w:rsidRDefault="002425F1" w:rsidP="00E07ACD">
                        <w:pPr>
                          <w:rPr>
                            <w:color w:val="FF0000"/>
                          </w:rPr>
                        </w:pPr>
                      </w:p>
                      <w:p w14:paraId="7DA614F0" w14:textId="77777777" w:rsidR="002425F1" w:rsidRPr="001C3384" w:rsidRDefault="002425F1" w:rsidP="00E07ACD">
                        <w:pPr>
                          <w:rPr>
                            <w:color w:val="FF0000"/>
                          </w:rPr>
                        </w:pPr>
                      </w:p>
                      <w:p w14:paraId="677E3CD0" w14:textId="77777777" w:rsidR="002425F1" w:rsidRPr="001C3384" w:rsidRDefault="002425F1" w:rsidP="00E07ACD">
                        <w:pPr>
                          <w:rPr>
                            <w:color w:val="FF0000"/>
                          </w:rPr>
                        </w:pPr>
                      </w:p>
                      <w:p w14:paraId="70EFDAB1" w14:textId="77777777" w:rsidR="002425F1" w:rsidRPr="001C3384" w:rsidRDefault="002425F1" w:rsidP="00E07ACD">
                        <w:pPr>
                          <w:rPr>
                            <w:color w:val="FF0000"/>
                          </w:rPr>
                        </w:pPr>
                      </w:p>
                      <w:p w14:paraId="3CA59E0E" w14:textId="77777777" w:rsidR="002425F1" w:rsidRPr="001C3384" w:rsidRDefault="002425F1" w:rsidP="00E07ACD">
                        <w:pPr>
                          <w:rPr>
                            <w:color w:val="FF0000"/>
                          </w:rPr>
                        </w:pPr>
                      </w:p>
                    </w:txbxContent>
                  </v:textbox>
                </v:rect>
                <v:rect id="正方形/長方形 322" o:spid="_x0000_s1078" style="position:absolute;left:14986;top:6858;width:13470;height:14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" filled="f" strokecolor="black [3213]" strokeweight="2pt">
                  <v:stroke dashstyle="3 1"/>
                  <v:textbox>
                    <w:txbxContent>
                      <w:p w14:paraId="38AD4C56" w14:textId="77777777" w:rsidR="002425F1" w:rsidRDefault="002425F1" w:rsidP="00E07ACD">
                        <w:pPr>
                          <w:rPr>
                            <w:color w:val="FF0000"/>
                          </w:rPr>
                        </w:pPr>
                        <w:r w:rsidRPr="001C3384">
                          <w:rPr>
                            <w:color w:val="FF0000"/>
                          </w:rPr>
                          <w:t>_</w:t>
                        </w:r>
                        <w:proofErr w:type="spellStart"/>
                        <w:r w:rsidRPr="001C3384">
                          <w:rPr>
                            <w:color w:val="FF0000"/>
                          </w:rPr>
                          <w:t>parameters_file</w:t>
                        </w:r>
                        <w:proofErr w:type="spellEnd"/>
                      </w:p>
                      <w:p w14:paraId="6B56637E" w14:textId="77777777" w:rsidR="002425F1" w:rsidRDefault="002425F1" w:rsidP="00E07ACD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  <w:p w14:paraId="6C33DA52" w14:textId="77777777" w:rsidR="002425F1" w:rsidRDefault="002425F1" w:rsidP="00E07ACD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  <w:p w14:paraId="1C4B7E3E" w14:textId="77777777" w:rsidR="002425F1" w:rsidRDefault="002425F1" w:rsidP="00E07ACD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  <w:p w14:paraId="1736CD25" w14:textId="77777777" w:rsidR="002425F1" w:rsidRDefault="002425F1" w:rsidP="00E07ACD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  <w:p w14:paraId="2C68B5E5" w14:textId="77777777" w:rsidR="002425F1" w:rsidRDefault="002425F1" w:rsidP="00E07ACD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  <w:p w14:paraId="4816E789" w14:textId="77777777" w:rsidR="002425F1" w:rsidRDefault="002425F1" w:rsidP="00E07ACD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  <w:p w14:paraId="31BD4857" w14:textId="77777777" w:rsidR="002425F1" w:rsidRDefault="002425F1" w:rsidP="00E07ACD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  <w:p w14:paraId="458CF5B7" w14:textId="77777777" w:rsidR="002425F1" w:rsidRDefault="002425F1" w:rsidP="00E07ACD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  <w:p w14:paraId="4BBB4B97" w14:textId="77777777" w:rsidR="002425F1" w:rsidRDefault="002425F1" w:rsidP="00E07ACD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  <w:p w14:paraId="6B4FBF16" w14:textId="77777777" w:rsidR="002425F1" w:rsidRDefault="002425F1" w:rsidP="00E07ACD">
                        <w:pPr>
                          <w:jc w:val="center"/>
                        </w:pPr>
                      </w:p>
                    </w:txbxContent>
                  </v:textbox>
                </v:rect>
                <v:rect id="正方形/長方形 323" o:spid="_x0000_s1079" style="position:absolute;left:1518;top:10021;width:11993;height:48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" fillcolor="white [3212]" strokecolor="black [3213]" strokeweight="2pt">
                  <v:stroke joinstyle="round"/>
                  <v:textbox inset="0,0,0,0">
                    <w:txbxContent>
                      <w:p w14:paraId="6D62AA06" w14:textId="4572C8C0" w:rsidR="002425F1" w:rsidRPr="00E93E31" w:rsidRDefault="002425F1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sz w:val="18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6"/>
                          </w:rPr>
                          <w:t>Subdirectory（Host name</w:t>
                        </w:r>
                        <w:r w:rsidRPr="00E93E31">
                          <w:rPr>
                            <w:rFonts w:hint="eastAsia"/>
                            <w:sz w:val="18"/>
                            <w:szCs w:val="16"/>
                          </w:rPr>
                          <w:t>）</w:t>
                        </w:r>
                      </w:p>
                      <w:p w14:paraId="7D218BE8" w14:textId="77777777" w:rsidR="002425F1" w:rsidRPr="00E93E31" w:rsidRDefault="002425F1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8"/>
                            <w:szCs w:val="16"/>
                          </w:rPr>
                        </w:pPr>
                      </w:p>
                      <w:p w14:paraId="0B013A7F" w14:textId="77777777" w:rsidR="002425F1" w:rsidRPr="00E93E31" w:rsidRDefault="002425F1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8"/>
                            <w:szCs w:val="16"/>
                          </w:rPr>
                        </w:pPr>
                      </w:p>
                      <w:p w14:paraId="492DCD50" w14:textId="77777777" w:rsidR="002425F1" w:rsidRPr="00E93E31" w:rsidRDefault="002425F1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8"/>
                            <w:szCs w:val="16"/>
                          </w:rPr>
                        </w:pPr>
                      </w:p>
                    </w:txbxContent>
                  </v:textbox>
                </v:rect>
                <v:rect id="正方形/長方形 324" o:spid="_x0000_s1080" style="position:absolute;left:15854;top:9916;width:11755;height:48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" fillcolor="white [3212]" strokecolor="black [3213]" strokeweight="2pt">
                  <v:stroke joinstyle="round"/>
                  <v:textbox inset="0,0,0,0">
                    <w:txbxContent>
                      <w:p w14:paraId="4A0E4B65" w14:textId="77777777" w:rsidR="002425F1" w:rsidRPr="00E93E31" w:rsidRDefault="002425F1" w:rsidP="00347C3C">
                        <w:pPr>
                          <w:pStyle w:val="Web"/>
                          <w:spacing w:before="0" w:beforeAutospacing="0" w:after="0" w:afterAutospacing="0"/>
                          <w:rPr>
                            <w:sz w:val="18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6"/>
                          </w:rPr>
                          <w:t>Subdirectory（Host name</w:t>
                        </w:r>
                        <w:r w:rsidRPr="00E93E31">
                          <w:rPr>
                            <w:rFonts w:hint="eastAsia"/>
                            <w:sz w:val="18"/>
                            <w:szCs w:val="16"/>
                          </w:rPr>
                          <w:t>）</w:t>
                        </w:r>
                      </w:p>
                      <w:p w14:paraId="216F41D4" w14:textId="77777777" w:rsidR="002425F1" w:rsidRPr="00E93E31" w:rsidRDefault="002425F1" w:rsidP="00347C3C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8"/>
                            <w:szCs w:val="16"/>
                          </w:rPr>
                        </w:pPr>
                      </w:p>
                      <w:p w14:paraId="443D1737" w14:textId="77777777" w:rsidR="002425F1" w:rsidRPr="00E93E31" w:rsidRDefault="002425F1" w:rsidP="00347C3C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8"/>
                            <w:szCs w:val="16"/>
                          </w:rPr>
                        </w:pPr>
                      </w:p>
                      <w:p w14:paraId="76B07178" w14:textId="77777777" w:rsidR="002425F1" w:rsidRPr="00E93E31" w:rsidRDefault="002425F1" w:rsidP="00347C3C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8"/>
                            <w:szCs w:val="16"/>
                          </w:rPr>
                        </w:pPr>
                      </w:p>
                      <w:p w14:paraId="53EAA6EE" w14:textId="72ABF621" w:rsidR="002425F1" w:rsidRDefault="002425F1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rect>
                <v:rect id="正方形/長方形 325" o:spid="_x0000_s1081" style="position:absolute;left:15858;top:15501;width:11751;height:48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" fillcolor="white [3212]" strokecolor="black [3213]" strokeweight="2pt">
                  <v:stroke joinstyle="round"/>
                  <v:textbox inset="0,0,0,0">
                    <w:txbxContent>
                      <w:p w14:paraId="5022ADA7" w14:textId="77777777" w:rsidR="002425F1" w:rsidRPr="00E93E31" w:rsidRDefault="002425F1" w:rsidP="00347C3C">
                        <w:pPr>
                          <w:pStyle w:val="Web"/>
                          <w:spacing w:before="0" w:beforeAutospacing="0" w:after="0" w:afterAutospacing="0"/>
                          <w:rPr>
                            <w:sz w:val="18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6"/>
                          </w:rPr>
                          <w:t>Subdirectory（Host name</w:t>
                        </w:r>
                        <w:r w:rsidRPr="00E93E31">
                          <w:rPr>
                            <w:rFonts w:hint="eastAsia"/>
                            <w:sz w:val="18"/>
                            <w:szCs w:val="16"/>
                          </w:rPr>
                          <w:t>）</w:t>
                        </w:r>
                      </w:p>
                      <w:p w14:paraId="5D6CB8E8" w14:textId="77777777" w:rsidR="002425F1" w:rsidRPr="00E93E31" w:rsidRDefault="002425F1" w:rsidP="00347C3C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8"/>
                            <w:szCs w:val="16"/>
                          </w:rPr>
                        </w:pPr>
                      </w:p>
                      <w:p w14:paraId="2EFE82EF" w14:textId="77777777" w:rsidR="002425F1" w:rsidRPr="00E93E31" w:rsidRDefault="002425F1" w:rsidP="00347C3C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8"/>
                            <w:szCs w:val="16"/>
                          </w:rPr>
                        </w:pPr>
                      </w:p>
                      <w:p w14:paraId="74F1DED1" w14:textId="77777777" w:rsidR="002425F1" w:rsidRPr="00E93E31" w:rsidRDefault="002425F1" w:rsidP="00347C3C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8"/>
                            <w:szCs w:val="16"/>
                          </w:rPr>
                        </w:pPr>
                      </w:p>
                      <w:p w14:paraId="0DE5FC3E" w14:textId="1F1A5459" w:rsidR="002425F1" w:rsidRDefault="002425F1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rect>
                <v:shape id="テキスト ボックス 174" o:spid="_x0000_s1082" type="#_x0000_t202" style="position:absolute;left:281;top:3073;width:14203;height:3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" filled="f" stroked="f">
                  <v:textbox>
                    <w:txbxContent>
                      <w:p w14:paraId="4B0A81D5" w14:textId="77F390DC" w:rsidR="002425F1" w:rsidRPr="00BC73CE" w:rsidRDefault="002425F1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sz w:val="20"/>
                          </w:rPr>
                        </w:pPr>
                        <w:r w:rsidRPr="00BC73CE">
                          <w:rPr>
                            <w:rFonts w:asciiTheme="majorHAnsi" w:hAnsiTheme="majorHAnsi" w:cstheme="majorHAnsi"/>
                            <w:sz w:val="16"/>
                          </w:rPr>
                          <w:t>Source file storage location</w:t>
                        </w:r>
                      </w:p>
                    </w:txbxContent>
                  </v:textbox>
                </v:shape>
                <v:shape id="テキスト ボックス 174" o:spid="_x0000_s1083" type="#_x0000_t202" style="position:absolute;left:14022;top:3073;width:17919;height:3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" filled="f" stroked="f">
                  <v:textbox>
                    <w:txbxContent>
                      <w:p w14:paraId="6D23A1C4" w14:textId="39740E23" w:rsidR="002425F1" w:rsidRPr="00BC73CE" w:rsidRDefault="002425F1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sz w:val="16"/>
                          </w:rPr>
                        </w:pPr>
                        <w:r w:rsidRPr="00BC73CE">
                          <w:rPr>
                            <w:rFonts w:asciiTheme="majorHAnsi" w:hAnsiTheme="majorHAnsi" w:cstheme="majorHAnsi"/>
                            <w:sz w:val="16"/>
                          </w:rPr>
                          <w:t>Collected file storage location</w:t>
                        </w:r>
                      </w:p>
                    </w:txbxContent>
                  </v:textbox>
                </v:shape>
                <v:shape id="フローチャート: 書類 328" o:spid="_x0000_s1084" type="#_x0000_t114" style="position:absolute;left:1557;top:12269;width:10441;height:2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" fillcolor="#c2dfb2 [822]" strokecolor="black [3213]" strokeweight="2pt">
                  <v:fill opacity="52428f"/>
                  <v:stroke joinstyle="round"/>
                  <v:textbox inset="0,0,0,0">
                    <w:txbxContent>
                      <w:p w14:paraId="0B01D0CC" w14:textId="77777777" w:rsidR="002425F1" w:rsidRPr="00E93E31" w:rsidRDefault="002425F1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Arial" w:hAnsi="Arial" w:cs="Times New Roman" w:hint="eastAsia"/>
                            <w:color w:val="000000"/>
                            <w:kern w:val="24"/>
                            <w:sz w:val="18"/>
                            <w:szCs w:val="22"/>
                          </w:rPr>
                          <w:t>yaml</w:t>
                        </w:r>
                        <w:proofErr w:type="spellEnd"/>
                      </w:p>
                    </w:txbxContent>
                  </v:textbox>
                </v:shape>
                <v:shape id="フローチャート: 書類 329" o:spid="_x0000_s1085" type="#_x0000_t114" style="position:absolute;left:16114;top:12347;width:9802;height:2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" fillcolor="#87ccd5 [1303]" strokecolor="black [3213]" strokeweight="2pt">
                  <v:fill opacity="52428f"/>
                  <v:stroke joinstyle="round"/>
                  <v:textbox inset="0,0,0,0">
                    <w:txbxContent>
                      <w:p w14:paraId="5FB3C77F" w14:textId="4EF8C4F9" w:rsidR="002425F1" w:rsidRDefault="002425F1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Times New Roman" w:hint="eastAsia"/>
                            <w:color w:val="000000"/>
                            <w:kern w:val="24"/>
                            <w:sz w:val="18"/>
                            <w:szCs w:val="18"/>
                          </w:rPr>
                          <w:t>File</w:t>
                        </w:r>
                      </w:p>
                    </w:txbxContent>
                  </v:textbox>
                </v:shape>
                <v:shape id="フローチャート: 書類 330" o:spid="_x0000_s1086" type="#_x0000_t114" style="position:absolute;left:16115;top:17945;width:9798;height:2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" fillcolor="#87ccd5 [1303]" strokecolor="black [3213]" strokeweight="2pt">
                  <v:fill opacity="52428f"/>
                  <v:stroke joinstyle="round"/>
                  <v:textbox inset="0,0,0,0">
                    <w:txbxContent>
                      <w:p w14:paraId="0EF9457B" w14:textId="5A1A3A9C" w:rsidR="002425F1" w:rsidRDefault="002425F1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cs="Times New Roman" w:hint="eastAsia"/>
                            <w:color w:val="000000"/>
                            <w:kern w:val="24"/>
                            <w:sz w:val="18"/>
                            <w:szCs w:val="18"/>
                          </w:rPr>
                          <w:t>File</w:t>
                        </w:r>
                      </w:p>
                    </w:txbxContent>
                  </v:textbox>
                </v:shape>
                <v:shape id="図 331" o:spid="_x0000_s1087" type="#_x0000_t75" style="position:absolute;width:56972;height:1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">
                  <v:imagedata r:id="rId20" o:title=""/>
                  <v:path arrowok="t"/>
                </v:shape>
                <v:rect id="正方形/長方形 332" o:spid="_x0000_s1088" style="position:absolute;left:1518;top:15583;width:11989;height:48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" fillcolor="white [3212]" strokecolor="black [3213]" strokeweight="2pt">
                  <v:stroke joinstyle="round"/>
                  <v:textbox inset="0,0,0,0">
                    <w:txbxContent>
                      <w:p w14:paraId="0BEB3A35" w14:textId="7FA3F70E" w:rsidR="002425F1" w:rsidRDefault="002425F1" w:rsidP="00E07ACD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Subdirectory（Host name）</w:t>
                        </w:r>
                      </w:p>
                      <w:p w14:paraId="5A24B169" w14:textId="77777777" w:rsidR="002425F1" w:rsidRDefault="002425F1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 </w:t>
                        </w:r>
                      </w:p>
                      <w:p w14:paraId="4CB6DECA" w14:textId="77777777" w:rsidR="002425F1" w:rsidRDefault="002425F1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 </w:t>
                        </w:r>
                      </w:p>
                      <w:p w14:paraId="1E8DB677" w14:textId="77777777" w:rsidR="002425F1" w:rsidRDefault="002425F1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 </w:t>
                        </w:r>
                      </w:p>
                    </w:txbxContent>
                  </v:textbox>
                </v:rect>
                <v:shape id="フローチャート: 書類 333" o:spid="_x0000_s1089" type="#_x0000_t114" style="position:absolute;left:1556;top:17831;width:10439;height:2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" fillcolor="#c2dfb2 [822]" strokecolor="black [3213]" strokeweight="2pt">
                  <v:fill opacity="52428f"/>
                  <v:stroke joinstyle="round"/>
                  <v:textbox inset="0,0,0,0">
                    <w:txbxContent>
                      <w:p w14:paraId="3D9DA6DB" w14:textId="77777777" w:rsidR="002425F1" w:rsidRDefault="002425F1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r>
                          <w:rPr>
                            <w:rFonts w:ascii="Arial" w:hAnsi="Arial" w:cs="Times New Roman"/>
                            <w:color w:val="000000"/>
                            <w:kern w:val="24"/>
                            <w:sz w:val="18"/>
                            <w:szCs w:val="18"/>
                          </w:rPr>
                          <w:t>yaml</w:t>
                        </w:r>
                        <w:proofErr w:type="spellEnd"/>
                      </w:p>
                    </w:txbxContent>
                  </v:textbox>
                </v:shape>
                <v:roundrect id="角丸四角形 334" o:spid="_x0000_s1090" style="position:absolute;left:1016;top:24659;width:54440;height:2934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" fillcolor="yellow" strokecolor="black [3213]" strokeweight="2pt">
                  <v:textbox inset="0,0,0,0">
                    <w:txbxContent>
                      <w:p w14:paraId="6416FF2A" w14:textId="761ACA17" w:rsidR="002425F1" w:rsidRPr="00BC73CE" w:rsidRDefault="002425F1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 w:cstheme="majorHAnsi"/>
                          </w:rPr>
                        </w:pPr>
                        <w:r w:rsidRPr="00BC73CE">
                          <w:rPr>
                            <w:rFonts w:asciiTheme="majorHAnsi" w:hAnsiTheme="majorHAnsi" w:cstheme="majorHAnsi"/>
                            <w:sz w:val="22"/>
                            <w:szCs w:val="22"/>
                          </w:rPr>
                          <w:t>Collect function</w:t>
                        </w:r>
                        <w:r w:rsidRPr="00BC73CE">
                          <w:rPr>
                            <w:rFonts w:asciiTheme="majorHAnsi" w:hAnsiTheme="majorHAnsi" w:cstheme="majorHAnsi"/>
                            <w:sz w:val="22"/>
                            <w:szCs w:val="22"/>
                          </w:rPr>
                          <w:t>（</w:t>
                        </w:r>
                        <w:proofErr w:type="spellStart"/>
                        <w:r w:rsidRPr="00BC73CE">
                          <w:rPr>
                            <w:rFonts w:asciiTheme="majorHAnsi" w:hAnsiTheme="majorHAnsi" w:cstheme="majorHAnsi"/>
                            <w:sz w:val="22"/>
                            <w:szCs w:val="22"/>
                          </w:rPr>
                          <w:t>BackYard</w:t>
                        </w:r>
                        <w:proofErr w:type="spellEnd"/>
                        <w:r w:rsidRPr="00BC73CE">
                          <w:rPr>
                            <w:rFonts w:asciiTheme="majorHAnsi" w:hAnsiTheme="majorHAnsi" w:cstheme="majorHAnsi"/>
                            <w:sz w:val="22"/>
                            <w:szCs w:val="22"/>
                          </w:rPr>
                          <w:t xml:space="preserve"> Contents</w:t>
                        </w:r>
                        <w:r w:rsidRPr="00BC73CE">
                          <w:rPr>
                            <w:rFonts w:asciiTheme="majorHAnsi" w:hAnsiTheme="majorHAnsi" w:cstheme="majorHAnsi"/>
                            <w:sz w:val="22"/>
                            <w:szCs w:val="22"/>
                          </w:rPr>
                          <w:t>）</w:t>
                        </w:r>
                      </w:p>
                    </w:txbxContent>
                  </v:textbox>
                </v:roundrect>
                <v:shape id="下矢印 335" o:spid="_x0000_s1091" type="#_x0000_t67" style="position:absolute;left:10498;top:28271;width:8975;height:23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" adj="10800,7849" fillcolor="red" strokecolor="red" strokeweight="2pt"/>
                <v:group id="グループ化 336" o:spid="_x0000_s1092" style="position:absolute;left:1354;top:30649;width:51901;height:12615" coordorigin="2794,30704" coordsize="51900,13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Pv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nC75lwBOTyDQAA//8DAFBLAQItABQABgAIAAAAIQDb4fbL7gAAAIUBAAATAAAAAAAAAAAA&#10;AAAAAAAAAABbQ29udGVudF9UeXBlc10ueG1sUEsBAi0AFAAGAAgAAAAhAFr0LFu/AAAAFQEAAAsA&#10;AAAAAAAAAAAAAAAAHwEAAF9yZWxzLy5yZWxzUEsBAi0AFAAGAAgAAAAhAMjJA+/EAAAA3AAAAA8A&#10;AAAAAAAAAAAAAAAABwIAAGRycy9kb3ducmV2LnhtbFBLBQYAAAAAAwADALcAAAD4AgAAAAA=&#10;">
                  <v:shape id="フローチャート: 磁気ディスク 337" o:spid="_x0000_s1093" type="#_x0000_t132" style="position:absolute;left:2794;top:31157;width:51900;height:13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" filled="f" strokecolor="black [3213]" strokeweight="2pt"/>
                  <v:rect id="正方形/長方形 338" o:spid="_x0000_s1094" style="position:absolute;left:19304;top:30704;width:18880;height:4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" filled="f" stroked="f" strokeweight="2pt">
                    <v:textbox>
                      <w:txbxContent>
                        <w:p w14:paraId="6147E5C4" w14:textId="30C48071" w:rsidR="002425F1" w:rsidRPr="006E707A" w:rsidRDefault="002425F1" w:rsidP="00E07ACD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6E707A">
                            <w:rPr>
                              <w:rFonts w:hint="eastAsia"/>
                              <w:color w:val="000000" w:themeColor="text1"/>
                            </w:rPr>
                            <w:t>CMDB(</w:t>
                          </w:r>
                          <w:r>
                            <w:rPr>
                              <w:rFonts w:hint="eastAsia"/>
                              <w:color w:val="000000" w:themeColor="text1"/>
                            </w:rPr>
                            <w:t>Parameter sheet</w:t>
                          </w:r>
                        </w:p>
                      </w:txbxContent>
                    </v:textbox>
                  </v:rect>
                </v:group>
                <v:rect id="正方形/長方形 339" o:spid="_x0000_s1095" style="position:absolute;left:29548;top:3494;width:26755;height:18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" fillcolor="#e7f2e0 [342]" strokecolor="black [3213]" strokeweight="2pt">
                  <v:stroke joinstyle="round"/>
                  <v:textbox inset="0,0,0,0">
                    <w:txbxContent>
                      <w:p w14:paraId="1E46858B" w14:textId="58689030" w:rsidR="002425F1" w:rsidRDefault="002425F1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28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28"/>
                            <w:szCs w:val="16"/>
                          </w:rPr>
                          <w:t>Setting item value list</w:t>
                        </w:r>
                      </w:p>
                      <w:p w14:paraId="127DEA35" w14:textId="77777777" w:rsidR="002425F1" w:rsidRDefault="002425F1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sz w:val="16"/>
                            <w:szCs w:val="16"/>
                          </w:rPr>
                        </w:pPr>
                      </w:p>
                      <w:p w14:paraId="038EBC63" w14:textId="77777777" w:rsidR="002425F1" w:rsidRDefault="002425F1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15DDE03C" w14:textId="77777777" w:rsidR="002425F1" w:rsidRDefault="002425F1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sz w:val="16"/>
                            <w:szCs w:val="16"/>
                          </w:rPr>
                        </w:pPr>
                      </w:p>
                      <w:p w14:paraId="7BF00F19" w14:textId="4F92D426" w:rsidR="002425F1" w:rsidRPr="0021607B" w:rsidRDefault="002425F1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43801FDA" w14:textId="77777777" w:rsidR="002425F1" w:rsidRPr="0021607B" w:rsidRDefault="002425F1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sz w:val="16"/>
                            <w:szCs w:val="16"/>
                          </w:rPr>
                        </w:pPr>
                      </w:p>
                      <w:p w14:paraId="2552CC15" w14:textId="77777777" w:rsidR="002425F1" w:rsidRPr="006E707A" w:rsidRDefault="002425F1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48"/>
                          </w:rPr>
                        </w:pPr>
                      </w:p>
                    </w:txbxContent>
                  </v:textbox>
                </v:rect>
                <v:shape id="図 340" o:spid="_x0000_s1096" type="#_x0000_t75" style="position:absolute;left:29887;top:10021;width:26219;height:8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">
                  <v:imagedata r:id="rId21" o:title=""/>
                  <v:path arrowok="t"/>
                </v:shape>
                <v:rect id="正方形/長方形 341" o:spid="_x0000_s1097" style="position:absolute;left:18357;top:26826;width:38615;height:3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" filled="f" stroked="f" strokeweight="2pt">
                  <v:textbox>
                    <w:txbxContent>
                      <w:p w14:paraId="746C0BF4" w14:textId="091B7C58" w:rsidR="002425F1" w:rsidRPr="00BC73CE" w:rsidRDefault="002425F1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sz w:val="20"/>
                          </w:rPr>
                        </w:pPr>
                        <w:r w:rsidRPr="00BC73CE">
                          <w:rPr>
                            <w:rFonts w:asciiTheme="majorHAnsi" w:hAnsiTheme="majorHAnsi" w:cstheme="majorHAnsi"/>
                            <w:color w:val="000000"/>
                            <w:kern w:val="2"/>
                            <w:sz w:val="16"/>
                            <w:szCs w:val="21"/>
                          </w:rPr>
                          <w:t>F</w:t>
                        </w:r>
                        <w:r>
                          <w:rPr>
                            <w:rFonts w:asciiTheme="majorHAnsi" w:hAnsiTheme="majorHAnsi" w:cstheme="majorHAnsi"/>
                            <w:color w:val="000000"/>
                            <w:kern w:val="2"/>
                            <w:sz w:val="16"/>
                            <w:szCs w:val="21"/>
                          </w:rPr>
                          <w:t>ile storage destination and</w:t>
                        </w:r>
                        <w:r w:rsidRPr="00BC73CE">
                          <w:rPr>
                            <w:rFonts w:asciiTheme="majorHAnsi" w:hAnsiTheme="majorHAnsi" w:cstheme="majorHAnsi"/>
                            <w:color w:val="000000"/>
                            <w:kern w:val="2"/>
                            <w:sz w:val="16"/>
                            <w:szCs w:val="21"/>
                          </w:rPr>
                          <w:t xml:space="preserve"> Data registration following the Collect value item list.</w:t>
                        </w:r>
                      </w:p>
                    </w:txbxContent>
                  </v:textbox>
                </v:rect>
                <v:group id="グループ化 342" o:spid="_x0000_s1098" style="position:absolute;left:13822;top:35328;width:31555;height:8452" coordorigin="8912,36344" coordsize="31554,8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    <v:shape id="図 343" o:spid="_x0000_s1099" type="#_x0000_t75" style="position:absolute;left:11367;top:37775;width:29099;height:7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">
                    <v:imagedata r:id="rId22" o:title=""/>
                    <v:path arrowok="t"/>
                  </v:shape>
                  <v:shape id="図 344" o:spid="_x0000_s1100" type="#_x0000_t75" style="position:absolute;left:10266;top:37021;width:29096;height:7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">
                    <v:imagedata r:id="rId22" o:title=""/>
                  </v:shape>
                  <v:shape id="図 345" o:spid="_x0000_s1101" type="#_x0000_t75" style="position:absolute;left:8912;top:36344;width:29095;height:7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">
                    <v:imagedata r:id="rId22" o:title=""/>
                  </v:shape>
                </v:group>
                <w10:anchorlock/>
              </v:group>
            </w:pict>
          </mc:Fallback>
        </mc:AlternateContent>
      </w:r>
      <w:r w:rsidRPr="00BC73CE">
        <w:rPr>
          <w:noProof/>
        </w:rPr>
        <w:t xml:space="preserve"> </w:t>
      </w:r>
    </w:p>
    <w:p w14:paraId="03351183" w14:textId="5CEADF72" w:rsidR="00E07ACD" w:rsidRPr="00BC73CE" w:rsidRDefault="00E07ACD" w:rsidP="00E07ACD">
      <w:pPr>
        <w:widowControl/>
        <w:jc w:val="left"/>
        <w:rPr>
          <w:rFonts w:asciiTheme="majorHAnsi" w:hAnsiTheme="majorHAnsi" w:cstheme="majorHAnsi"/>
        </w:rPr>
      </w:pPr>
    </w:p>
    <w:p w14:paraId="25ED7C5F" w14:textId="1A01881A" w:rsidR="00E07ACD" w:rsidRPr="006C1EF2" w:rsidRDefault="006C1EF2" w:rsidP="00E07ACD">
      <w:pPr>
        <w:widowControl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 xml:space="preserve">For more information regarding data types for the collect function, please see </w:t>
      </w:r>
      <w:r>
        <w:rPr>
          <w:rFonts w:asciiTheme="majorHAnsi" w:hAnsiTheme="majorHAnsi" w:cstheme="majorHAnsi"/>
        </w:rPr>
        <w:t>“7.2.2 Collection file values”.</w:t>
      </w:r>
    </w:p>
    <w:p w14:paraId="5FA1F965" w14:textId="22C921AE" w:rsidR="00230A3E" w:rsidRPr="00BC73CE" w:rsidRDefault="00E07ACD" w:rsidP="00E07ACD">
      <w:pPr>
        <w:widowControl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br w:type="page"/>
      </w:r>
    </w:p>
    <w:p w14:paraId="2861C130" w14:textId="5AE231DA" w:rsidR="00923380" w:rsidRPr="00BC73CE" w:rsidRDefault="00347C3C" w:rsidP="006A0BCE">
      <w:pPr>
        <w:pStyle w:val="20"/>
        <w:rPr>
          <w:rFonts w:asciiTheme="majorHAnsi" w:hAnsiTheme="majorHAnsi" w:cstheme="majorHAnsi"/>
        </w:rPr>
      </w:pPr>
      <w:bookmarkStart w:id="8" w:name="_Toc93499513"/>
      <w:proofErr w:type="spellStart"/>
      <w:r w:rsidRPr="00BC73CE">
        <w:rPr>
          <w:rFonts w:asciiTheme="majorHAnsi" w:hAnsiTheme="majorHAnsi" w:cstheme="majorHAnsi"/>
        </w:rPr>
        <w:lastRenderedPageBreak/>
        <w:t>Parametersheets</w:t>
      </w:r>
      <w:proofErr w:type="spellEnd"/>
      <w:r w:rsidRPr="00BC73CE">
        <w:rPr>
          <w:rFonts w:asciiTheme="majorHAnsi" w:hAnsiTheme="majorHAnsi" w:cstheme="majorHAnsi"/>
        </w:rPr>
        <w:t xml:space="preserve"> registration</w:t>
      </w:r>
      <w:bookmarkEnd w:id="8"/>
    </w:p>
    <w:p w14:paraId="2511742D" w14:textId="0C4DD6C1" w:rsidR="003C19CF" w:rsidRPr="00BC73CE" w:rsidRDefault="00347C3C" w:rsidP="006A0BCE">
      <w:pPr>
        <w:pStyle w:val="26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collect function is an option of ITA and uses ITA’s standard REST API function for the Parameter sheet registration process</w:t>
      </w:r>
    </w:p>
    <w:p w14:paraId="21346502" w14:textId="77777777" w:rsidR="00347C3C" w:rsidRPr="00BC73CE" w:rsidRDefault="00347C3C" w:rsidP="006A0BCE">
      <w:pPr>
        <w:pStyle w:val="26"/>
        <w:jc w:val="left"/>
        <w:rPr>
          <w:rFonts w:asciiTheme="majorHAnsi" w:hAnsiTheme="majorHAnsi" w:cstheme="majorHAnsi"/>
        </w:rPr>
      </w:pPr>
    </w:p>
    <w:p w14:paraId="0B3EB5A0" w14:textId="106F4861" w:rsidR="0038691C" w:rsidRPr="00BC73CE" w:rsidRDefault="00347C3C" w:rsidP="0038691C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For more information about the REST A</w:t>
      </w:r>
      <w:r w:rsidR="00867CFA">
        <w:rPr>
          <w:rFonts w:asciiTheme="majorHAnsi" w:hAnsiTheme="majorHAnsi" w:cstheme="majorHAnsi"/>
        </w:rPr>
        <w:t>PI Function, please refer to “</w:t>
      </w:r>
      <w:r w:rsidR="00867CFA" w:rsidRPr="00867CFA">
        <w:rPr>
          <w:rFonts w:asciiTheme="majorHAnsi" w:hAnsiTheme="majorHAnsi" w:cstheme="majorHAnsi"/>
        </w:rPr>
        <w:t>Exastro-</w:t>
      </w:r>
      <w:proofErr w:type="spellStart"/>
      <w:r w:rsidR="00867CFA" w:rsidRPr="00867CFA">
        <w:rPr>
          <w:rFonts w:asciiTheme="majorHAnsi" w:hAnsiTheme="majorHAnsi" w:cstheme="majorHAnsi"/>
        </w:rPr>
        <w:t>ITA_User_</w:t>
      </w:r>
      <w:r w:rsidR="00867CFA">
        <w:rPr>
          <w:rFonts w:asciiTheme="majorHAnsi" w:hAnsiTheme="majorHAnsi" w:cstheme="majorHAnsi"/>
        </w:rPr>
        <w:t>Instruction_Manual_RESTAPI</w:t>
      </w:r>
      <w:proofErr w:type="spellEnd"/>
      <w:r w:rsidR="00867CFA">
        <w:rPr>
          <w:rFonts w:asciiTheme="majorHAnsi" w:hAnsiTheme="majorHAnsi" w:cstheme="majorHAnsi"/>
        </w:rPr>
        <w:t>”</w:t>
      </w:r>
    </w:p>
    <w:p w14:paraId="156A796D" w14:textId="77777777" w:rsidR="0038691C" w:rsidRPr="00BC73CE" w:rsidRDefault="0038691C" w:rsidP="006A0BCE">
      <w:pPr>
        <w:pStyle w:val="26"/>
        <w:jc w:val="left"/>
        <w:rPr>
          <w:rFonts w:asciiTheme="majorHAnsi" w:hAnsiTheme="majorHAnsi" w:cstheme="majorHAnsi"/>
        </w:rPr>
      </w:pPr>
    </w:p>
    <w:p w14:paraId="421265EA" w14:textId="14336574" w:rsidR="003C19CF" w:rsidRPr="00BC73CE" w:rsidRDefault="00347C3C" w:rsidP="006A0BCE">
      <w:pPr>
        <w:pStyle w:val="30"/>
        <w:numPr>
          <w:ilvl w:val="2"/>
          <w:numId w:val="17"/>
        </w:numPr>
        <w:jc w:val="left"/>
        <w:rPr>
          <w:rFonts w:cstheme="majorHAnsi"/>
        </w:rPr>
      </w:pPr>
      <w:bookmarkStart w:id="9" w:name="_Toc93499514"/>
      <w:r w:rsidRPr="00BC73CE">
        <w:rPr>
          <w:rFonts w:cstheme="majorHAnsi"/>
        </w:rPr>
        <w:t>Collect function requirements</w:t>
      </w:r>
      <w:bookmarkEnd w:id="9"/>
    </w:p>
    <w:p w14:paraId="79548000" w14:textId="09169233" w:rsidR="009C099A" w:rsidRPr="00BC73CE" w:rsidRDefault="00347C3C" w:rsidP="006A0BCE">
      <w:pPr>
        <w:ind w:firstLine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Make sure that the requirements below are met.</w:t>
      </w:r>
    </w:p>
    <w:p w14:paraId="492C7F51" w14:textId="1F7EA0CA" w:rsidR="00730350" w:rsidRPr="00BC73CE" w:rsidRDefault="00347C3C" w:rsidP="006A0BCE">
      <w:pPr>
        <w:pStyle w:val="26"/>
        <w:numPr>
          <w:ilvl w:val="0"/>
          <w:numId w:val="22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ITA is installed with “</w:t>
      </w:r>
      <w:proofErr w:type="spellStart"/>
      <w:r w:rsidRPr="00BC73CE">
        <w:rPr>
          <w:rFonts w:asciiTheme="majorHAnsi" w:hAnsiTheme="majorHAnsi" w:cstheme="majorHAnsi"/>
        </w:rPr>
        <w:t>Createparam</w:t>
      </w:r>
      <w:proofErr w:type="spellEnd"/>
      <w:r w:rsidRPr="00BC73CE">
        <w:rPr>
          <w:rFonts w:asciiTheme="majorHAnsi" w:hAnsiTheme="majorHAnsi" w:cstheme="majorHAnsi"/>
        </w:rPr>
        <w:t>” and “</w:t>
      </w:r>
      <w:proofErr w:type="spellStart"/>
      <w:r w:rsidRPr="00BC73CE">
        <w:rPr>
          <w:rFonts w:asciiTheme="majorHAnsi" w:hAnsiTheme="majorHAnsi" w:cstheme="majorHAnsi"/>
        </w:rPr>
        <w:t>Ansible_driver</w:t>
      </w:r>
      <w:proofErr w:type="spellEnd"/>
      <w:r w:rsidRPr="00BC73CE">
        <w:rPr>
          <w:rFonts w:asciiTheme="majorHAnsi" w:hAnsiTheme="majorHAnsi" w:cstheme="majorHAnsi"/>
        </w:rPr>
        <w:t>” selected. (done in the installer)</w:t>
      </w:r>
    </w:p>
    <w:p w14:paraId="2099851A" w14:textId="73A5497C" w:rsidR="003C19CF" w:rsidRPr="00BC73CE" w:rsidRDefault="00347C3C" w:rsidP="006A0BCE">
      <w:pPr>
        <w:pStyle w:val="26"/>
        <w:numPr>
          <w:ilvl w:val="0"/>
          <w:numId w:val="22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A parameter sheet (with Host/Operation) is created in the Menu definition/creation screen.</w:t>
      </w:r>
    </w:p>
    <w:p w14:paraId="7C81DF19" w14:textId="771B8FF1" w:rsidR="003C19CF" w:rsidRPr="00BC73CE" w:rsidRDefault="00347C3C" w:rsidP="006A0BCE">
      <w:pPr>
        <w:pStyle w:val="26"/>
        <w:numPr>
          <w:ilvl w:val="0"/>
          <w:numId w:val="22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registration information (source file) is linked to the items in the Parameter sheet in the “Setting value item list”</w:t>
      </w:r>
    </w:p>
    <w:p w14:paraId="3C2D2870" w14:textId="5569C189" w:rsidR="00AD2B06" w:rsidRPr="00BC73CE" w:rsidRDefault="00347C3C" w:rsidP="006A0BCE">
      <w:pPr>
        <w:pStyle w:val="26"/>
        <w:numPr>
          <w:ilvl w:val="0"/>
          <w:numId w:val="22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 xml:space="preserve">The Collection </w:t>
      </w:r>
      <w:proofErr w:type="spellStart"/>
      <w:r w:rsidRPr="00BC73CE">
        <w:rPr>
          <w:rFonts w:asciiTheme="majorHAnsi" w:hAnsiTheme="majorHAnsi" w:cstheme="majorHAnsi"/>
        </w:rPr>
        <w:t>interfance</w:t>
      </w:r>
      <w:proofErr w:type="spellEnd"/>
      <w:r w:rsidRPr="00BC73CE">
        <w:rPr>
          <w:rFonts w:asciiTheme="majorHAnsi" w:hAnsiTheme="majorHAnsi" w:cstheme="majorHAnsi"/>
        </w:rPr>
        <w:t xml:space="preserve"> information’s REST access information is updated.</w:t>
      </w:r>
    </w:p>
    <w:p w14:paraId="07847917" w14:textId="00950A1C" w:rsidR="000C7FB3" w:rsidRPr="00BC73CE" w:rsidRDefault="00347C3C" w:rsidP="006A0BCE">
      <w:pPr>
        <w:pStyle w:val="26"/>
        <w:numPr>
          <w:ilvl w:val="0"/>
          <w:numId w:val="22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Collection target device (Host name) is already registered in the device list.</w:t>
      </w:r>
    </w:p>
    <w:p w14:paraId="66D2D9CA" w14:textId="7087E762" w:rsidR="009C099A" w:rsidRPr="00BC73CE" w:rsidRDefault="009C099A" w:rsidP="006A0BCE">
      <w:pPr>
        <w:pStyle w:val="26"/>
        <w:ind w:leftChars="0"/>
        <w:jc w:val="left"/>
        <w:rPr>
          <w:rFonts w:asciiTheme="majorHAnsi" w:hAnsiTheme="majorHAnsi" w:cstheme="majorHAnsi"/>
        </w:rPr>
      </w:pPr>
    </w:p>
    <w:p w14:paraId="28C49855" w14:textId="0E8AD597" w:rsidR="009C099A" w:rsidRPr="00BC73CE" w:rsidRDefault="00347C3C" w:rsidP="00347C3C">
      <w:pPr>
        <w:pStyle w:val="26"/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If the executed operations outputs any of the statuses below, it will be registered to the parameter sheet.</w:t>
      </w:r>
    </w:p>
    <w:p w14:paraId="2DBE1136" w14:textId="0C57159B" w:rsidR="009C099A" w:rsidRPr="00BC73CE" w:rsidRDefault="00347C3C" w:rsidP="006A0BCE">
      <w:pPr>
        <w:pStyle w:val="26"/>
        <w:numPr>
          <w:ilvl w:val="0"/>
          <w:numId w:val="22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Operation execution result, the operation has successfully ended.</w:t>
      </w:r>
    </w:p>
    <w:p w14:paraId="2A66B539" w14:textId="54E8D563" w:rsidR="000C7FB3" w:rsidRPr="00BC73CE" w:rsidRDefault="00347C3C" w:rsidP="006A0BCE">
      <w:pPr>
        <w:pStyle w:val="26"/>
        <w:numPr>
          <w:ilvl w:val="0"/>
          <w:numId w:val="22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Directories and files are arranged in a specific structure as a result of the output of the operation execution.</w:t>
      </w:r>
    </w:p>
    <w:p w14:paraId="174A99F3" w14:textId="61FD9BA3" w:rsidR="00533BFD" w:rsidRPr="00BC73CE" w:rsidRDefault="00533BFD" w:rsidP="006A0BCE">
      <w:pPr>
        <w:pStyle w:val="26"/>
        <w:ind w:leftChars="0" w:left="643"/>
        <w:jc w:val="left"/>
        <w:rPr>
          <w:rFonts w:asciiTheme="majorHAnsi" w:hAnsiTheme="majorHAnsi" w:cstheme="majorHAnsi"/>
        </w:rPr>
      </w:pPr>
    </w:p>
    <w:p w14:paraId="1F4CCF47" w14:textId="4B336870" w:rsidR="00A851E5" w:rsidRPr="00BC73CE" w:rsidRDefault="009C099A" w:rsidP="006A0BCE">
      <w:pPr>
        <w:pStyle w:val="26"/>
        <w:ind w:leftChars="0" w:left="643"/>
        <w:jc w:val="left"/>
        <w:rPr>
          <w:rFonts w:asciiTheme="majorHAnsi" w:hAnsiTheme="majorHAnsi" w:cstheme="majorHAnsi"/>
          <w:color w:val="FF0000"/>
        </w:rPr>
      </w:pPr>
      <w:r w:rsidRPr="00BC73CE">
        <w:rPr>
          <w:rFonts w:ascii="ＭＳ ゴシック" w:eastAsia="ＭＳ ゴシック" w:hAnsi="ＭＳ ゴシック" w:cs="ＭＳ ゴシック" w:hint="eastAsia"/>
          <w:color w:val="FF0000"/>
        </w:rPr>
        <w:t>※</w:t>
      </w:r>
      <w:r w:rsidR="00347C3C" w:rsidRPr="00BC73CE">
        <w:rPr>
          <w:rFonts w:asciiTheme="majorHAnsi" w:hAnsiTheme="majorHAnsi" w:cstheme="majorHAnsi"/>
          <w:color w:val="FF0000"/>
        </w:rPr>
        <w:t>Each user must prepare the IaC(</w:t>
      </w:r>
      <w:proofErr w:type="spellStart"/>
      <w:r w:rsidR="00347C3C" w:rsidRPr="00BC73CE">
        <w:rPr>
          <w:rFonts w:asciiTheme="majorHAnsi" w:hAnsiTheme="majorHAnsi" w:cstheme="majorHAnsi"/>
          <w:color w:val="FF0000"/>
        </w:rPr>
        <w:t>Plabook</w:t>
      </w:r>
      <w:proofErr w:type="spellEnd"/>
      <w:r w:rsidR="00347C3C" w:rsidRPr="00BC73CE">
        <w:rPr>
          <w:rFonts w:asciiTheme="majorHAnsi" w:hAnsiTheme="majorHAnsi" w:cstheme="majorHAnsi"/>
          <w:color w:val="FF0000"/>
        </w:rPr>
        <w:t>, Role) that generates source files going to be registered to the parameter sheets.</w:t>
      </w:r>
    </w:p>
    <w:p w14:paraId="619153C3" w14:textId="32BD03D7" w:rsidR="00533BFD" w:rsidRPr="00BC73CE" w:rsidRDefault="00533BFD" w:rsidP="006A0BCE">
      <w:pPr>
        <w:pStyle w:val="26"/>
        <w:ind w:leftChars="0" w:left="643"/>
        <w:jc w:val="left"/>
        <w:rPr>
          <w:rFonts w:asciiTheme="majorHAnsi" w:hAnsiTheme="majorHAnsi" w:cstheme="majorHAnsi"/>
        </w:rPr>
      </w:pPr>
    </w:p>
    <w:p w14:paraId="297BFD19" w14:textId="3249B5A2" w:rsidR="00533BFD" w:rsidRPr="00BC73CE" w:rsidRDefault="00347C3C" w:rsidP="006A0BCE">
      <w:pPr>
        <w:pStyle w:val="26"/>
        <w:ind w:leftChars="0" w:left="64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Reference</w:t>
      </w:r>
      <w:r w:rsidR="00533BFD" w:rsidRPr="00BC73CE">
        <w:rPr>
          <w:rFonts w:asciiTheme="majorHAnsi" w:hAnsiTheme="majorHAnsi" w:cstheme="majorHAnsi"/>
        </w:rPr>
        <w:t>：</w:t>
      </w:r>
      <w:r w:rsidR="00DF641C" w:rsidRPr="00BC73CE">
        <w:rPr>
          <w:rFonts w:asciiTheme="majorHAnsi" w:hAnsiTheme="majorHAnsi" w:cstheme="majorHAnsi"/>
        </w:rPr>
        <w:t xml:space="preserve"> </w:t>
      </w:r>
      <w:r w:rsidR="00533BFD" w:rsidRPr="00BC73CE">
        <w:rPr>
          <w:rFonts w:asciiTheme="majorHAnsi" w:hAnsiTheme="majorHAnsi" w:cstheme="majorHAnsi"/>
        </w:rPr>
        <w:t>Ansible Playbook Collection</w:t>
      </w:r>
      <w:r w:rsidR="00DF641C" w:rsidRPr="00BC73CE">
        <w:rPr>
          <w:rFonts w:asciiTheme="majorHAnsi" w:hAnsiTheme="majorHAnsi" w:cstheme="majorHAnsi"/>
        </w:rPr>
        <w:t>（</w:t>
      </w:r>
      <w:r w:rsidR="00DF641C" w:rsidRPr="00BC73CE">
        <w:rPr>
          <w:rFonts w:asciiTheme="majorHAnsi" w:hAnsiTheme="majorHAnsi" w:cstheme="majorHAnsi"/>
        </w:rPr>
        <w:t>OS</w:t>
      </w:r>
      <w:r w:rsidRPr="00BC73CE">
        <w:rPr>
          <w:rFonts w:asciiTheme="majorHAnsi" w:hAnsiTheme="majorHAnsi" w:cstheme="majorHAnsi"/>
        </w:rPr>
        <w:t xml:space="preserve"> Setting collection</w:t>
      </w:r>
      <w:r w:rsidR="00DF641C" w:rsidRPr="00BC73CE">
        <w:rPr>
          <w:rFonts w:asciiTheme="majorHAnsi" w:hAnsiTheme="majorHAnsi" w:cstheme="majorHAnsi"/>
        </w:rPr>
        <w:t>）</w:t>
      </w:r>
      <w:r w:rsidR="00533BFD" w:rsidRPr="00BC73CE">
        <w:rPr>
          <w:rFonts w:asciiTheme="majorHAnsi" w:hAnsiTheme="majorHAnsi" w:cstheme="majorHAnsi"/>
        </w:rPr>
        <w:br/>
      </w:r>
      <w:hyperlink r:id="rId23" w:history="1">
        <w:r w:rsidR="00533BFD" w:rsidRPr="00BC73CE">
          <w:rPr>
            <w:rStyle w:val="af6"/>
            <w:rFonts w:asciiTheme="majorHAnsi" w:hAnsiTheme="majorHAnsi" w:cstheme="majorHAnsi"/>
          </w:rPr>
          <w:t>https://github.com/exastro-suite/playbook-collection-docs/blob/master/README.ja.md</w:t>
        </w:r>
      </w:hyperlink>
      <w:r w:rsidR="00533BFD" w:rsidRPr="00BC73CE">
        <w:rPr>
          <w:rFonts w:asciiTheme="majorHAnsi" w:hAnsiTheme="majorHAnsi" w:cstheme="majorHAnsi"/>
        </w:rPr>
        <w:br/>
      </w:r>
    </w:p>
    <w:p w14:paraId="7A5BF06A" w14:textId="65DEBBEB" w:rsidR="0058783B" w:rsidRPr="00BC73CE" w:rsidRDefault="0058783B" w:rsidP="006A0BCE">
      <w:pPr>
        <w:pStyle w:val="a2"/>
        <w:numPr>
          <w:ilvl w:val="0"/>
          <w:numId w:val="0"/>
        </w:numPr>
        <w:jc w:val="left"/>
        <w:rPr>
          <w:rFonts w:asciiTheme="majorHAnsi" w:hAnsiTheme="majorHAnsi" w:cstheme="majorHAnsi"/>
        </w:rPr>
      </w:pPr>
    </w:p>
    <w:p w14:paraId="1C67DF2F" w14:textId="0A886E34" w:rsidR="00321B0B" w:rsidRPr="00BC73CE" w:rsidRDefault="004160AE" w:rsidP="006A0BCE">
      <w:pPr>
        <w:pStyle w:val="1"/>
        <w:jc w:val="left"/>
        <w:rPr>
          <w:rFonts w:asciiTheme="majorHAnsi" w:hAnsiTheme="majorHAnsi" w:cstheme="majorHAnsi"/>
        </w:rPr>
      </w:pPr>
      <w:bookmarkStart w:id="10" w:name="_Toc93499515"/>
      <w:r w:rsidRPr="00BC73CE">
        <w:rPr>
          <w:rFonts w:asciiTheme="majorHAnsi" w:hAnsiTheme="majorHAnsi" w:cstheme="majorHAnsi"/>
        </w:rPr>
        <w:lastRenderedPageBreak/>
        <w:t xml:space="preserve">Handling Directories, File structures and </w:t>
      </w:r>
      <w:proofErr w:type="spellStart"/>
      <w:r w:rsidRPr="00BC73CE">
        <w:rPr>
          <w:rFonts w:asciiTheme="majorHAnsi" w:hAnsiTheme="majorHAnsi" w:cstheme="majorHAnsi"/>
        </w:rPr>
        <w:t>varibles</w:t>
      </w:r>
      <w:proofErr w:type="spellEnd"/>
      <w:r w:rsidRPr="00BC73CE">
        <w:rPr>
          <w:rFonts w:asciiTheme="majorHAnsi" w:hAnsiTheme="majorHAnsi" w:cstheme="majorHAnsi"/>
        </w:rPr>
        <w:t xml:space="preserve"> in the Collect function.</w:t>
      </w:r>
      <w:bookmarkEnd w:id="10"/>
    </w:p>
    <w:p w14:paraId="57E9CB5D" w14:textId="223D4DE6" w:rsidR="00DB4D24" w:rsidRPr="00BC73CE" w:rsidRDefault="004160AE" w:rsidP="006A0BCE">
      <w:pPr>
        <w:pStyle w:val="20"/>
        <w:rPr>
          <w:rFonts w:asciiTheme="majorHAnsi" w:hAnsiTheme="majorHAnsi" w:cstheme="majorHAnsi"/>
        </w:rPr>
      </w:pPr>
      <w:bookmarkStart w:id="11" w:name="_Toc93499516"/>
      <w:r w:rsidRPr="00BC73CE">
        <w:rPr>
          <w:rFonts w:asciiTheme="majorHAnsi" w:hAnsiTheme="majorHAnsi" w:cstheme="majorHAnsi"/>
        </w:rPr>
        <w:t>Collectable Directories and File structures.</w:t>
      </w:r>
      <w:bookmarkEnd w:id="11"/>
    </w:p>
    <w:p w14:paraId="68E1E002" w14:textId="39DE9F35" w:rsidR="00DE0B03" w:rsidRPr="00BC73CE" w:rsidRDefault="004160AE" w:rsidP="006A0BCE">
      <w:pPr>
        <w:pStyle w:val="30"/>
        <w:numPr>
          <w:ilvl w:val="2"/>
          <w:numId w:val="17"/>
        </w:numPr>
        <w:jc w:val="left"/>
        <w:rPr>
          <w:rFonts w:cstheme="majorHAnsi"/>
        </w:rPr>
      </w:pPr>
      <w:bookmarkStart w:id="12" w:name="_Toc93499517"/>
      <w:r w:rsidRPr="00BC73CE">
        <w:rPr>
          <w:rFonts w:cstheme="majorHAnsi"/>
        </w:rPr>
        <w:t>Collectable File formats</w:t>
      </w:r>
      <w:bookmarkEnd w:id="12"/>
    </w:p>
    <w:p w14:paraId="196C77B7" w14:textId="45A3E630" w:rsidR="00DE0B03" w:rsidRPr="00BC73CE" w:rsidRDefault="00DE0B03" w:rsidP="006A0BCE">
      <w:pPr>
        <w:jc w:val="left"/>
        <w:rPr>
          <w:rFonts w:asciiTheme="majorHAnsi" w:hAnsiTheme="majorHAnsi" w:cstheme="majorHAnsi"/>
        </w:rPr>
      </w:pPr>
    </w:p>
    <w:p w14:paraId="37C65857" w14:textId="2F296125" w:rsidR="00DE0B03" w:rsidRPr="00BC73CE" w:rsidRDefault="00923705" w:rsidP="006A0BCE">
      <w:pPr>
        <w:pStyle w:val="14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Files output in YAML format.</w:t>
      </w:r>
    </w:p>
    <w:p w14:paraId="73683601" w14:textId="77777777" w:rsidR="00DE0B03" w:rsidRPr="00BC73CE" w:rsidRDefault="00DE0B03" w:rsidP="006A0BCE">
      <w:pPr>
        <w:pStyle w:val="14"/>
        <w:numPr>
          <w:ilvl w:val="0"/>
          <w:numId w:val="0"/>
        </w:numPr>
        <w:ind w:left="993"/>
        <w:rPr>
          <w:rFonts w:asciiTheme="majorHAnsi" w:hAnsiTheme="majorHAnsi" w:cstheme="majorHAnsi"/>
        </w:rPr>
      </w:pPr>
    </w:p>
    <w:p w14:paraId="3C629616" w14:textId="2AE67036" w:rsidR="00DE0B03" w:rsidRPr="00BC73CE" w:rsidRDefault="00DE0B03" w:rsidP="006A0BCE">
      <w:pPr>
        <w:ind w:leftChars="405" w:left="85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  <w:noProof/>
        </w:rPr>
        <mc:AlternateContent>
          <mc:Choice Requires="wps">
            <w:drawing>
              <wp:inline distT="0" distB="0" distL="0" distR="0" wp14:anchorId="214C2BC9" wp14:editId="64FC5A05">
                <wp:extent cx="4601260" cy="1574800"/>
                <wp:effectExtent l="0" t="0" r="27940" b="25400"/>
                <wp:docPr id="47" name="正方形/長方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1260" cy="1574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F17350" w14:textId="77777777" w:rsidR="002425F1" w:rsidRDefault="002425F1" w:rsidP="00DE0B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.g.)</w:t>
                            </w:r>
                          </w:p>
                          <w:p w14:paraId="54E7FB65" w14:textId="6BFF9F0A" w:rsidR="002425F1" w:rsidRDefault="002425F1" w:rsidP="00DE0B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■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File name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：</w:t>
                            </w:r>
                            <w:proofErr w:type="spellStart"/>
                            <w:r w:rsidRPr="00D03F3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RH_snmp.yml</w:t>
                            </w:r>
                            <w:proofErr w:type="spellEnd"/>
                          </w:p>
                          <w:p w14:paraId="07FD4B4A" w14:textId="049CC7AD" w:rsidR="002425F1" w:rsidRPr="00D03F33" w:rsidRDefault="002425F1" w:rsidP="00DE0B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■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File contents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：</w:t>
                            </w:r>
                          </w:p>
                          <w:p w14:paraId="5D1FC7DF" w14:textId="3EB6E7BF" w:rsidR="002425F1" w:rsidRPr="004233CE" w:rsidRDefault="002425F1" w:rsidP="004233CE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VAR_RH_sshd_config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743922D" w14:textId="77777777" w:rsidR="002425F1" w:rsidRPr="004233CE" w:rsidRDefault="002425F1" w:rsidP="004233CE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233C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- key: </w:t>
                            </w:r>
                            <w:proofErr w:type="spellStart"/>
                            <w:r w:rsidRPr="004233C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PermitRootLogin</w:t>
                            </w:r>
                            <w:proofErr w:type="spellEnd"/>
                          </w:p>
                          <w:p w14:paraId="664B8BDB" w14:textId="1448D4F9" w:rsidR="002425F1" w:rsidRPr="004233CE" w:rsidRDefault="002425F1" w:rsidP="004233CE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4233CE"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alue: yes</w:t>
                            </w:r>
                          </w:p>
                          <w:p w14:paraId="7B4143A5" w14:textId="77777777" w:rsidR="002425F1" w:rsidRPr="004233CE" w:rsidRDefault="002425F1" w:rsidP="004233CE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233C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- key: </w:t>
                            </w:r>
                            <w:proofErr w:type="spellStart"/>
                            <w:r w:rsidRPr="004233C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PasswordAuthentication</w:t>
                            </w:r>
                            <w:proofErr w:type="spellEnd"/>
                          </w:p>
                          <w:p w14:paraId="134DCE0C" w14:textId="69472A05" w:rsidR="002425F1" w:rsidRDefault="002425F1" w:rsidP="004233CE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value: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no</w:t>
                            </w:r>
                          </w:p>
                          <w:p w14:paraId="30E002D7" w14:textId="77777777" w:rsidR="002425F1" w:rsidRPr="001912CE" w:rsidRDefault="002425F1" w:rsidP="004233CE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4C2BC9" id="正方形/長方形 47" o:spid="_x0000_s1102" style="width:362.3pt;height:1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" filled="f" strokecolor="#5a5a5a [2109]">
                <v:textbox>
                  <w:txbxContent>
                    <w:p w14:paraId="4BF17350" w14:textId="77777777" w:rsidR="002425F1" w:rsidRDefault="002425F1" w:rsidP="00DE0B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.g.)</w:t>
                      </w:r>
                    </w:p>
                    <w:p w14:paraId="54E7FB65" w14:textId="6BFF9F0A" w:rsidR="002425F1" w:rsidRDefault="002425F1" w:rsidP="00DE0B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■</w:t>
                      </w: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File name</w:t>
                      </w: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：</w:t>
                      </w:r>
                      <w:proofErr w:type="spellStart"/>
                      <w:r w:rsidRPr="00D03F33">
                        <w:rPr>
                          <w:color w:val="000000" w:themeColor="text1"/>
                          <w:sz w:val="20"/>
                          <w:szCs w:val="20"/>
                        </w:rPr>
                        <w:t>RH_snmp.yml</w:t>
                      </w:r>
                      <w:proofErr w:type="spellEnd"/>
                    </w:p>
                    <w:p w14:paraId="07FD4B4A" w14:textId="049CC7AD" w:rsidR="002425F1" w:rsidRPr="00D03F33" w:rsidRDefault="002425F1" w:rsidP="00DE0B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■</w:t>
                      </w: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File contents</w:t>
                      </w: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：</w:t>
                      </w:r>
                    </w:p>
                    <w:p w14:paraId="5D1FC7DF" w14:textId="3EB6E7BF" w:rsidR="002425F1" w:rsidRPr="004233CE" w:rsidRDefault="002425F1" w:rsidP="004233CE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VAR_RH_sshd_config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2743922D" w14:textId="77777777" w:rsidR="002425F1" w:rsidRPr="004233CE" w:rsidRDefault="002425F1" w:rsidP="004233CE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4233CE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- key: </w:t>
                      </w:r>
                      <w:proofErr w:type="spellStart"/>
                      <w:r w:rsidRPr="004233CE">
                        <w:rPr>
                          <w:color w:val="000000" w:themeColor="text1"/>
                          <w:sz w:val="20"/>
                          <w:szCs w:val="20"/>
                        </w:rPr>
                        <w:t>PermitRootLogin</w:t>
                      </w:r>
                      <w:proofErr w:type="spellEnd"/>
                    </w:p>
                    <w:p w14:paraId="664B8BDB" w14:textId="1448D4F9" w:rsidR="002425F1" w:rsidRPr="004233CE" w:rsidRDefault="002425F1" w:rsidP="004233CE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Pr="004233CE"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v</w:t>
                      </w: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alue: yes</w:t>
                      </w:r>
                    </w:p>
                    <w:p w14:paraId="7B4143A5" w14:textId="77777777" w:rsidR="002425F1" w:rsidRPr="004233CE" w:rsidRDefault="002425F1" w:rsidP="004233CE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4233CE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- key: </w:t>
                      </w:r>
                      <w:proofErr w:type="spellStart"/>
                      <w:r w:rsidRPr="004233CE">
                        <w:rPr>
                          <w:color w:val="000000" w:themeColor="text1"/>
                          <w:sz w:val="20"/>
                          <w:szCs w:val="20"/>
                        </w:rPr>
                        <w:t>PasswordAuthentication</w:t>
                      </w:r>
                      <w:proofErr w:type="spellEnd"/>
                    </w:p>
                    <w:p w14:paraId="134DCE0C" w14:textId="69472A05" w:rsidR="002425F1" w:rsidRDefault="002425F1" w:rsidP="004233CE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 xml:space="preserve">   value: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no</w:t>
                      </w:r>
                    </w:p>
                    <w:p w14:paraId="30E002D7" w14:textId="77777777" w:rsidR="002425F1" w:rsidRPr="001912CE" w:rsidRDefault="002425F1" w:rsidP="004233CE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51CEAFD" w14:textId="6E78C968" w:rsidR="00DE0B03" w:rsidRPr="00BC73CE" w:rsidRDefault="00DE0B03" w:rsidP="006A0BCE">
      <w:pPr>
        <w:jc w:val="left"/>
        <w:rPr>
          <w:rFonts w:asciiTheme="majorHAnsi" w:hAnsiTheme="majorHAnsi" w:cstheme="majorHAnsi"/>
        </w:rPr>
      </w:pPr>
    </w:p>
    <w:p w14:paraId="6AEB8CFF" w14:textId="6DA58BC8" w:rsidR="00DE0B03" w:rsidRPr="00BC73CE" w:rsidRDefault="004160AE" w:rsidP="006A0BCE">
      <w:pPr>
        <w:pStyle w:val="30"/>
        <w:numPr>
          <w:ilvl w:val="2"/>
          <w:numId w:val="17"/>
        </w:numPr>
        <w:jc w:val="left"/>
        <w:rPr>
          <w:rFonts w:cstheme="majorHAnsi"/>
        </w:rPr>
      </w:pPr>
      <w:bookmarkStart w:id="13" w:name="_Toc93499518"/>
      <w:r w:rsidRPr="00BC73CE">
        <w:rPr>
          <w:rFonts w:cstheme="majorHAnsi"/>
        </w:rPr>
        <w:t>Collectable Directory configuration</w:t>
      </w:r>
      <w:bookmarkEnd w:id="13"/>
    </w:p>
    <w:p w14:paraId="5D524701" w14:textId="44677C4B" w:rsidR="00665538" w:rsidRPr="00BC73CE" w:rsidRDefault="004160AE" w:rsidP="00F55C30">
      <w:pPr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collectable directory path (output destination for the source file) can be handled as the following variable in IaC (Playbook, Role).</w:t>
      </w:r>
    </w:p>
    <w:p w14:paraId="55BE4ECC" w14:textId="77777777" w:rsidR="00F55C30" w:rsidRPr="00BC73CE" w:rsidRDefault="00F55C30" w:rsidP="00665538">
      <w:pPr>
        <w:jc w:val="left"/>
        <w:rPr>
          <w:rFonts w:asciiTheme="majorHAnsi" w:hAnsiTheme="majorHAnsi" w:cstheme="majorHAnsi"/>
        </w:rPr>
      </w:pPr>
    </w:p>
    <w:p w14:paraId="00E1CF4A" w14:textId="7BE42CB9" w:rsidR="00F55C30" w:rsidRPr="00BC73CE" w:rsidRDefault="004160AE" w:rsidP="00F55C30">
      <w:pPr>
        <w:pStyle w:val="af4"/>
        <w:keepNext/>
        <w:jc w:val="center"/>
        <w:rPr>
          <w:rFonts w:asciiTheme="majorHAnsi" w:hAnsiTheme="majorHAnsi" w:cstheme="majorHAnsi"/>
        </w:rPr>
      </w:pPr>
      <w:bookmarkStart w:id="14" w:name="_Ref60918192"/>
      <w:r w:rsidRPr="00BC73CE">
        <w:rPr>
          <w:rFonts w:asciiTheme="majorHAnsi" w:hAnsiTheme="majorHAnsi" w:cstheme="majorHAnsi"/>
        </w:rPr>
        <w:t>Table</w:t>
      </w:r>
      <w:r w:rsidR="00F55C30" w:rsidRPr="00BC73CE">
        <w:rPr>
          <w:rFonts w:asciiTheme="majorHAnsi" w:hAnsiTheme="majorHAnsi" w:cstheme="majorHAnsi"/>
        </w:rPr>
        <w:t xml:space="preserve"> </w:t>
      </w:r>
      <w:r w:rsidR="00723B83" w:rsidRPr="00BC73CE">
        <w:rPr>
          <w:rFonts w:asciiTheme="majorHAnsi" w:hAnsiTheme="majorHAnsi" w:cstheme="majorHAnsi"/>
        </w:rPr>
        <w:fldChar w:fldCharType="begin"/>
      </w:r>
      <w:r w:rsidR="00723B83" w:rsidRPr="00BC73CE">
        <w:rPr>
          <w:rFonts w:asciiTheme="majorHAnsi" w:hAnsiTheme="majorHAnsi" w:cstheme="majorHAnsi"/>
        </w:rPr>
        <w:instrText xml:space="preserve"> STYLEREF 1 \s </w:instrText>
      </w:r>
      <w:r w:rsidR="00723B83" w:rsidRPr="00BC73CE">
        <w:rPr>
          <w:rFonts w:asciiTheme="majorHAnsi" w:hAnsiTheme="majorHAnsi" w:cstheme="majorHAnsi"/>
        </w:rPr>
        <w:fldChar w:fldCharType="separate"/>
      </w:r>
      <w:r w:rsidR="002425F1">
        <w:rPr>
          <w:rFonts w:asciiTheme="majorHAnsi" w:hAnsiTheme="majorHAnsi" w:cstheme="majorHAnsi"/>
          <w:noProof/>
        </w:rPr>
        <w:t>2</w:t>
      </w:r>
      <w:r w:rsidR="00723B83" w:rsidRPr="00BC73CE">
        <w:rPr>
          <w:rFonts w:asciiTheme="majorHAnsi" w:hAnsiTheme="majorHAnsi" w:cstheme="majorHAnsi"/>
        </w:rPr>
        <w:fldChar w:fldCharType="end"/>
      </w:r>
      <w:r w:rsidR="00723B83" w:rsidRPr="00BC73CE">
        <w:rPr>
          <w:rFonts w:asciiTheme="majorHAnsi" w:hAnsiTheme="majorHAnsi" w:cstheme="majorHAnsi"/>
        </w:rPr>
        <w:t>-</w:t>
      </w:r>
      <w:r w:rsidR="00723B83" w:rsidRPr="00BC73CE">
        <w:rPr>
          <w:rFonts w:asciiTheme="majorHAnsi" w:hAnsiTheme="majorHAnsi" w:cstheme="majorHAnsi"/>
        </w:rPr>
        <w:fldChar w:fldCharType="begin"/>
      </w:r>
      <w:r w:rsidR="00723B83" w:rsidRPr="00BC73CE">
        <w:rPr>
          <w:rFonts w:asciiTheme="majorHAnsi" w:hAnsiTheme="majorHAnsi" w:cstheme="majorHAnsi"/>
        </w:rPr>
        <w:instrText xml:space="preserve"> SEQ </w:instrText>
      </w:r>
      <w:r w:rsidR="00723B83" w:rsidRPr="00BC73CE">
        <w:rPr>
          <w:rFonts w:asciiTheme="majorHAnsi" w:hAnsiTheme="majorHAnsi" w:cstheme="majorHAnsi"/>
        </w:rPr>
        <w:instrText>表</w:instrText>
      </w:r>
      <w:r w:rsidR="00723B83" w:rsidRPr="00BC73CE">
        <w:rPr>
          <w:rFonts w:asciiTheme="majorHAnsi" w:hAnsiTheme="majorHAnsi" w:cstheme="majorHAnsi"/>
        </w:rPr>
        <w:instrText xml:space="preserve"> \* ARABIC \s 1 </w:instrText>
      </w:r>
      <w:r w:rsidR="00723B83" w:rsidRPr="00BC73CE">
        <w:rPr>
          <w:rFonts w:asciiTheme="majorHAnsi" w:hAnsiTheme="majorHAnsi" w:cstheme="majorHAnsi"/>
        </w:rPr>
        <w:fldChar w:fldCharType="separate"/>
      </w:r>
      <w:r w:rsidR="002425F1">
        <w:rPr>
          <w:rFonts w:asciiTheme="majorHAnsi" w:hAnsiTheme="majorHAnsi" w:cstheme="majorHAnsi"/>
          <w:noProof/>
        </w:rPr>
        <w:t>1</w:t>
      </w:r>
      <w:r w:rsidR="00723B83" w:rsidRPr="00BC73CE">
        <w:rPr>
          <w:rFonts w:asciiTheme="majorHAnsi" w:hAnsiTheme="majorHAnsi" w:cstheme="majorHAnsi"/>
        </w:rPr>
        <w:fldChar w:fldCharType="end"/>
      </w:r>
      <w:r w:rsidR="00F55C30" w:rsidRPr="00BC73CE">
        <w:rPr>
          <w:rFonts w:asciiTheme="majorHAnsi" w:hAnsiTheme="majorHAnsi" w:cstheme="majorHAnsi"/>
        </w:rPr>
        <w:t xml:space="preserve">　</w:t>
      </w:r>
      <w:bookmarkEnd w:id="14"/>
      <w:r w:rsidRPr="00BC73CE">
        <w:rPr>
          <w:rFonts w:asciiTheme="majorHAnsi" w:hAnsiTheme="majorHAnsi" w:cstheme="majorHAnsi"/>
        </w:rPr>
        <w:t>Collectable directory ITA Original variables</w:t>
      </w:r>
    </w:p>
    <w:tbl>
      <w:tblPr>
        <w:tblStyle w:val="ad"/>
        <w:tblW w:w="0" w:type="auto"/>
        <w:tblInd w:w="142" w:type="dxa"/>
        <w:tblLook w:val="04A0" w:firstRow="1" w:lastRow="0" w:firstColumn="1" w:lastColumn="0" w:noHBand="0" w:noVBand="1"/>
      </w:tblPr>
      <w:tblGrid>
        <w:gridCol w:w="3298"/>
        <w:gridCol w:w="5083"/>
        <w:gridCol w:w="1104"/>
      </w:tblGrid>
      <w:tr w:rsidR="00F55C30" w:rsidRPr="00BC73CE" w14:paraId="4B1FB6B8" w14:textId="77777777" w:rsidTr="00232CA9">
        <w:tc>
          <w:tcPr>
            <w:tcW w:w="3298" w:type="dxa"/>
            <w:shd w:val="clear" w:color="auto" w:fill="002B62"/>
          </w:tcPr>
          <w:p w14:paraId="71DA01ED" w14:textId="5A02C71F" w:rsidR="00F55C30" w:rsidRPr="00BC73CE" w:rsidRDefault="00F55C30" w:rsidP="004160AE">
            <w:pPr>
              <w:jc w:val="left"/>
              <w:rPr>
                <w:rFonts w:asciiTheme="majorHAnsi" w:hAnsiTheme="majorHAnsi" w:cstheme="majorHAnsi"/>
                <w:b/>
              </w:rPr>
            </w:pPr>
            <w:r w:rsidRPr="00BC73CE">
              <w:rPr>
                <w:rFonts w:asciiTheme="majorHAnsi" w:hAnsiTheme="majorHAnsi" w:cstheme="majorHAnsi"/>
                <w:b/>
              </w:rPr>
              <w:t>ITA</w:t>
            </w:r>
            <w:r w:rsidR="004160AE" w:rsidRPr="00BC73CE">
              <w:rPr>
                <w:rFonts w:asciiTheme="majorHAnsi" w:hAnsiTheme="majorHAnsi" w:cstheme="majorHAnsi"/>
                <w:b/>
              </w:rPr>
              <w:t xml:space="preserve"> original variable</w:t>
            </w:r>
          </w:p>
        </w:tc>
        <w:tc>
          <w:tcPr>
            <w:tcW w:w="5344" w:type="dxa"/>
            <w:shd w:val="clear" w:color="auto" w:fill="002B62"/>
          </w:tcPr>
          <w:p w14:paraId="5388DC35" w14:textId="6EDEFB0D" w:rsidR="00F55C30" w:rsidRPr="00BC73CE" w:rsidRDefault="004160AE" w:rsidP="00232CA9">
            <w:pPr>
              <w:jc w:val="left"/>
              <w:rPr>
                <w:rFonts w:asciiTheme="majorHAnsi" w:hAnsiTheme="majorHAnsi" w:cstheme="majorHAnsi"/>
                <w:b/>
              </w:rPr>
            </w:pPr>
            <w:r w:rsidRPr="00BC73CE">
              <w:rPr>
                <w:rFonts w:asciiTheme="majorHAnsi" w:hAnsiTheme="majorHAnsi" w:cstheme="majorHAnsi"/>
                <w:b/>
              </w:rPr>
              <w:t>Variable specified contents</w:t>
            </w:r>
          </w:p>
        </w:tc>
        <w:tc>
          <w:tcPr>
            <w:tcW w:w="843" w:type="dxa"/>
            <w:shd w:val="clear" w:color="auto" w:fill="002B62"/>
          </w:tcPr>
          <w:p w14:paraId="4474AD0D" w14:textId="3015C68E" w:rsidR="00F55C30" w:rsidRPr="00BC73CE" w:rsidRDefault="004160AE" w:rsidP="00232CA9">
            <w:pPr>
              <w:jc w:val="left"/>
              <w:rPr>
                <w:rFonts w:asciiTheme="majorHAnsi" w:hAnsiTheme="majorHAnsi" w:cstheme="majorHAnsi"/>
                <w:b/>
              </w:rPr>
            </w:pPr>
            <w:r w:rsidRPr="00BC73CE">
              <w:rPr>
                <w:rFonts w:asciiTheme="majorHAnsi" w:hAnsiTheme="majorHAnsi" w:cstheme="majorHAnsi"/>
                <w:b/>
              </w:rPr>
              <w:t>Remarks</w:t>
            </w:r>
          </w:p>
        </w:tc>
      </w:tr>
      <w:tr w:rsidR="00F55C30" w:rsidRPr="00BC73CE" w14:paraId="18A810C3" w14:textId="77777777" w:rsidTr="00232CA9">
        <w:tc>
          <w:tcPr>
            <w:tcW w:w="3298" w:type="dxa"/>
          </w:tcPr>
          <w:p w14:paraId="1AB1995F" w14:textId="77777777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__</w:t>
            </w:r>
            <w:proofErr w:type="spellStart"/>
            <w:r w:rsidRPr="00BC73CE">
              <w:rPr>
                <w:rFonts w:asciiTheme="majorHAnsi" w:hAnsiTheme="majorHAnsi" w:cstheme="majorHAnsi"/>
              </w:rPr>
              <w:t>parameter_dir</w:t>
            </w:r>
            <w:proofErr w:type="spellEnd"/>
            <w:r w:rsidRPr="00BC73CE">
              <w:rPr>
                <w:rFonts w:asciiTheme="majorHAnsi" w:hAnsiTheme="majorHAnsi" w:cstheme="majorHAnsi"/>
              </w:rPr>
              <w:t>__</w:t>
            </w:r>
          </w:p>
        </w:tc>
        <w:tc>
          <w:tcPr>
            <w:tcW w:w="5344" w:type="dxa"/>
          </w:tcPr>
          <w:p w14:paraId="2A5593E6" w14:textId="122E354A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「</w:t>
            </w:r>
            <w:r w:rsidRPr="00BC73CE">
              <w:rPr>
                <w:rFonts w:asciiTheme="majorHAnsi" w:hAnsiTheme="majorHAnsi" w:cstheme="majorHAnsi"/>
              </w:rPr>
              <w:t>_parameters</w:t>
            </w:r>
            <w:r w:rsidRPr="00BC73CE">
              <w:rPr>
                <w:rFonts w:asciiTheme="majorHAnsi" w:hAnsiTheme="majorHAnsi" w:cstheme="majorHAnsi"/>
              </w:rPr>
              <w:t>」</w:t>
            </w:r>
            <w:r w:rsidR="004160AE" w:rsidRPr="00BC73CE">
              <w:rPr>
                <w:rFonts w:asciiTheme="majorHAnsi" w:hAnsiTheme="majorHAnsi" w:cstheme="majorHAnsi"/>
              </w:rPr>
              <w:t xml:space="preserve"> Operation result directory path</w:t>
            </w:r>
          </w:p>
        </w:tc>
        <w:tc>
          <w:tcPr>
            <w:tcW w:w="843" w:type="dxa"/>
          </w:tcPr>
          <w:p w14:paraId="3017B5D9" w14:textId="77777777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</w:p>
        </w:tc>
      </w:tr>
      <w:tr w:rsidR="00F55C30" w:rsidRPr="00BC73CE" w14:paraId="2ACD0AB2" w14:textId="77777777" w:rsidTr="00232CA9">
        <w:tc>
          <w:tcPr>
            <w:tcW w:w="3298" w:type="dxa"/>
          </w:tcPr>
          <w:p w14:paraId="0297D4E5" w14:textId="77777777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__</w:t>
            </w:r>
            <w:proofErr w:type="spellStart"/>
            <w:r w:rsidRPr="00BC73CE">
              <w:rPr>
                <w:rFonts w:asciiTheme="majorHAnsi" w:hAnsiTheme="majorHAnsi" w:cstheme="majorHAnsi"/>
              </w:rPr>
              <w:t>parameters_file_dir</w:t>
            </w:r>
            <w:proofErr w:type="spellEnd"/>
            <w:r w:rsidRPr="00BC73CE">
              <w:rPr>
                <w:rFonts w:asciiTheme="majorHAnsi" w:hAnsiTheme="majorHAnsi" w:cstheme="majorHAnsi"/>
              </w:rPr>
              <w:t>__</w:t>
            </w:r>
          </w:p>
        </w:tc>
        <w:tc>
          <w:tcPr>
            <w:tcW w:w="5344" w:type="dxa"/>
          </w:tcPr>
          <w:p w14:paraId="15CF16AE" w14:textId="26C09F4B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「</w:t>
            </w:r>
            <w:r w:rsidRPr="00BC73CE">
              <w:rPr>
                <w:rFonts w:asciiTheme="majorHAnsi" w:hAnsiTheme="majorHAnsi" w:cstheme="majorHAnsi"/>
              </w:rPr>
              <w:t>_</w:t>
            </w:r>
            <w:proofErr w:type="spellStart"/>
            <w:r w:rsidRPr="00BC73CE">
              <w:rPr>
                <w:rFonts w:asciiTheme="majorHAnsi" w:hAnsiTheme="majorHAnsi" w:cstheme="majorHAnsi"/>
              </w:rPr>
              <w:t>parameters_file</w:t>
            </w:r>
            <w:proofErr w:type="spellEnd"/>
            <w:r w:rsidRPr="00BC73CE">
              <w:rPr>
                <w:rFonts w:asciiTheme="majorHAnsi" w:hAnsiTheme="majorHAnsi" w:cstheme="majorHAnsi"/>
              </w:rPr>
              <w:t>」</w:t>
            </w:r>
            <w:r w:rsidR="004160AE" w:rsidRPr="00BC73CE">
              <w:rPr>
                <w:rFonts w:asciiTheme="majorHAnsi" w:hAnsiTheme="majorHAnsi" w:cstheme="majorHAnsi"/>
              </w:rPr>
              <w:t>Operation result directory path</w:t>
            </w:r>
          </w:p>
        </w:tc>
        <w:tc>
          <w:tcPr>
            <w:tcW w:w="843" w:type="dxa"/>
          </w:tcPr>
          <w:p w14:paraId="44A5E19D" w14:textId="77777777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</w:p>
        </w:tc>
      </w:tr>
      <w:tr w:rsidR="00F55C30" w:rsidRPr="00BC73CE" w14:paraId="23F7741D" w14:textId="77777777" w:rsidTr="00232CA9">
        <w:tc>
          <w:tcPr>
            <w:tcW w:w="3298" w:type="dxa"/>
          </w:tcPr>
          <w:p w14:paraId="17200D28" w14:textId="77777777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__</w:t>
            </w:r>
            <w:proofErr w:type="spellStart"/>
            <w:r w:rsidRPr="00BC73CE">
              <w:rPr>
                <w:rFonts w:asciiTheme="majorHAnsi" w:hAnsiTheme="majorHAnsi" w:cstheme="majorHAnsi"/>
              </w:rPr>
              <w:t>parameters_dir_for_epc</w:t>
            </w:r>
            <w:proofErr w:type="spellEnd"/>
            <w:r w:rsidRPr="00BC73CE">
              <w:rPr>
                <w:rFonts w:asciiTheme="majorHAnsi" w:hAnsiTheme="majorHAnsi" w:cstheme="majorHAnsi"/>
              </w:rPr>
              <w:t>__</w:t>
            </w:r>
          </w:p>
        </w:tc>
        <w:tc>
          <w:tcPr>
            <w:tcW w:w="5344" w:type="dxa"/>
          </w:tcPr>
          <w:p w14:paraId="43A57DBD" w14:textId="783A3DD0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「</w:t>
            </w:r>
            <w:r w:rsidRPr="00BC73CE">
              <w:rPr>
                <w:rFonts w:asciiTheme="majorHAnsi" w:hAnsiTheme="majorHAnsi" w:cstheme="majorHAnsi"/>
              </w:rPr>
              <w:t>_parameters</w:t>
            </w:r>
            <w:r w:rsidRPr="00BC73CE">
              <w:rPr>
                <w:rFonts w:asciiTheme="majorHAnsi" w:hAnsiTheme="majorHAnsi" w:cstheme="majorHAnsi"/>
              </w:rPr>
              <w:t>」</w:t>
            </w:r>
            <w:r w:rsidR="004160AE" w:rsidRPr="00BC73CE">
              <w:rPr>
                <w:rFonts w:asciiTheme="majorHAnsi" w:hAnsiTheme="majorHAnsi" w:cstheme="majorHAnsi"/>
              </w:rPr>
              <w:t>Operation result directory path</w:t>
            </w:r>
          </w:p>
        </w:tc>
        <w:tc>
          <w:tcPr>
            <w:tcW w:w="843" w:type="dxa"/>
          </w:tcPr>
          <w:p w14:paraId="3ED59D11" w14:textId="77777777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</w:p>
        </w:tc>
      </w:tr>
      <w:tr w:rsidR="00F55C30" w:rsidRPr="00BC73CE" w14:paraId="1039C20F" w14:textId="77777777" w:rsidTr="00232CA9">
        <w:tc>
          <w:tcPr>
            <w:tcW w:w="3298" w:type="dxa"/>
          </w:tcPr>
          <w:p w14:paraId="672E3554" w14:textId="77777777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__</w:t>
            </w:r>
            <w:proofErr w:type="spellStart"/>
            <w:r w:rsidRPr="00BC73CE">
              <w:rPr>
                <w:rFonts w:asciiTheme="majorHAnsi" w:hAnsiTheme="majorHAnsi" w:cstheme="majorHAnsi"/>
              </w:rPr>
              <w:t>parameters_file_dir_for_epc</w:t>
            </w:r>
            <w:proofErr w:type="spellEnd"/>
            <w:r w:rsidRPr="00BC73CE">
              <w:rPr>
                <w:rFonts w:asciiTheme="majorHAnsi" w:hAnsiTheme="majorHAnsi" w:cstheme="majorHAnsi"/>
              </w:rPr>
              <w:t>__</w:t>
            </w:r>
          </w:p>
        </w:tc>
        <w:tc>
          <w:tcPr>
            <w:tcW w:w="5344" w:type="dxa"/>
          </w:tcPr>
          <w:p w14:paraId="72C0CB94" w14:textId="6CEE94E9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「</w:t>
            </w:r>
            <w:r w:rsidRPr="00BC73CE">
              <w:rPr>
                <w:rFonts w:asciiTheme="majorHAnsi" w:hAnsiTheme="majorHAnsi" w:cstheme="majorHAnsi"/>
              </w:rPr>
              <w:t>_</w:t>
            </w:r>
            <w:proofErr w:type="spellStart"/>
            <w:r w:rsidRPr="00BC73CE">
              <w:rPr>
                <w:rFonts w:asciiTheme="majorHAnsi" w:hAnsiTheme="majorHAnsi" w:cstheme="majorHAnsi"/>
              </w:rPr>
              <w:t>parameters_file</w:t>
            </w:r>
            <w:proofErr w:type="spellEnd"/>
            <w:r w:rsidRPr="00BC73CE">
              <w:rPr>
                <w:rFonts w:asciiTheme="majorHAnsi" w:hAnsiTheme="majorHAnsi" w:cstheme="majorHAnsi"/>
              </w:rPr>
              <w:t>」</w:t>
            </w:r>
            <w:r w:rsidR="004160AE" w:rsidRPr="00BC73CE">
              <w:rPr>
                <w:rFonts w:asciiTheme="majorHAnsi" w:hAnsiTheme="majorHAnsi" w:cstheme="majorHAnsi"/>
              </w:rPr>
              <w:t>Operation result directory path</w:t>
            </w:r>
          </w:p>
        </w:tc>
        <w:tc>
          <w:tcPr>
            <w:tcW w:w="843" w:type="dxa"/>
          </w:tcPr>
          <w:p w14:paraId="694ED477" w14:textId="77777777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</w:p>
        </w:tc>
      </w:tr>
    </w:tbl>
    <w:p w14:paraId="01AE44B2" w14:textId="4771DF18" w:rsidR="00F55C30" w:rsidRPr="00BC73CE" w:rsidRDefault="00F55C30" w:rsidP="00F55C30">
      <w:pPr>
        <w:rPr>
          <w:rFonts w:asciiTheme="majorHAnsi" w:hAnsiTheme="majorHAnsi" w:cstheme="majorHAnsi"/>
        </w:rPr>
      </w:pPr>
    </w:p>
    <w:p w14:paraId="399B7A4D" w14:textId="10BBC2F8" w:rsidR="00BC73CE" w:rsidRPr="00BC73CE" w:rsidRDefault="00BC73CE" w:rsidP="00BC73CE">
      <w:pPr>
        <w:ind w:left="142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 xml:space="preserve">The upper directory of the collectable directories (parameters) depends on the "Data relay storage path (Ansible”, Ansible driver execution </w:t>
      </w:r>
      <w:proofErr w:type="spellStart"/>
      <w:r w:rsidRPr="00BC73CE">
        <w:rPr>
          <w:rFonts w:asciiTheme="majorHAnsi" w:hAnsiTheme="majorHAnsi" w:cstheme="majorHAnsi"/>
        </w:rPr>
        <w:t>mdoe</w:t>
      </w:r>
      <w:proofErr w:type="spellEnd"/>
      <w:r w:rsidRPr="00BC73CE">
        <w:rPr>
          <w:rFonts w:asciiTheme="majorHAnsi" w:hAnsiTheme="majorHAnsi" w:cstheme="majorHAnsi"/>
        </w:rPr>
        <w:t xml:space="preserve"> and the No. of the operation. </w:t>
      </w:r>
    </w:p>
    <w:p w14:paraId="3D53910F" w14:textId="0BA9A2A4" w:rsidR="00D147D7" w:rsidRPr="00BC73CE" w:rsidRDefault="00BC73CE" w:rsidP="00BC73CE">
      <w:pPr>
        <w:ind w:left="142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(The "Data relay storage path (Ansible) can be found in Ansible Common -&gt; Interface information in ITA.)</w:t>
      </w:r>
    </w:p>
    <w:p w14:paraId="4FD3051C" w14:textId="2E12690E" w:rsidR="00E15800" w:rsidRPr="00BC73CE" w:rsidRDefault="004160AE" w:rsidP="006A0BCE">
      <w:pPr>
        <w:pStyle w:val="af4"/>
        <w:keepNext/>
        <w:jc w:val="center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 xml:space="preserve">Table </w:t>
      </w:r>
      <w:r w:rsidR="00E15800" w:rsidRPr="00BC73CE">
        <w:rPr>
          <w:rFonts w:asciiTheme="majorHAnsi" w:hAnsiTheme="majorHAnsi" w:cstheme="majorHAnsi"/>
        </w:rPr>
        <w:t xml:space="preserve"> </w:t>
      </w:r>
      <w:r w:rsidR="00723B83" w:rsidRPr="00BC73CE">
        <w:rPr>
          <w:rFonts w:asciiTheme="majorHAnsi" w:hAnsiTheme="majorHAnsi" w:cstheme="majorHAnsi"/>
        </w:rPr>
        <w:fldChar w:fldCharType="begin"/>
      </w:r>
      <w:r w:rsidR="00723B83" w:rsidRPr="00BC73CE">
        <w:rPr>
          <w:rFonts w:asciiTheme="majorHAnsi" w:hAnsiTheme="majorHAnsi" w:cstheme="majorHAnsi"/>
        </w:rPr>
        <w:instrText xml:space="preserve"> STYLEREF 1 \s </w:instrText>
      </w:r>
      <w:r w:rsidR="00723B83" w:rsidRPr="00BC73CE">
        <w:rPr>
          <w:rFonts w:asciiTheme="majorHAnsi" w:hAnsiTheme="majorHAnsi" w:cstheme="majorHAnsi"/>
        </w:rPr>
        <w:fldChar w:fldCharType="separate"/>
      </w:r>
      <w:r w:rsidR="002425F1">
        <w:rPr>
          <w:rFonts w:asciiTheme="majorHAnsi" w:hAnsiTheme="majorHAnsi" w:cstheme="majorHAnsi"/>
          <w:noProof/>
        </w:rPr>
        <w:t>2</w:t>
      </w:r>
      <w:r w:rsidR="00723B83" w:rsidRPr="00BC73CE">
        <w:rPr>
          <w:rFonts w:asciiTheme="majorHAnsi" w:hAnsiTheme="majorHAnsi" w:cstheme="majorHAnsi"/>
        </w:rPr>
        <w:fldChar w:fldCharType="end"/>
      </w:r>
      <w:r w:rsidR="00723B83" w:rsidRPr="00BC73CE">
        <w:rPr>
          <w:rFonts w:asciiTheme="majorHAnsi" w:hAnsiTheme="majorHAnsi" w:cstheme="majorHAnsi"/>
        </w:rPr>
        <w:t>-</w:t>
      </w:r>
      <w:r w:rsidR="00723B83" w:rsidRPr="00BC73CE">
        <w:rPr>
          <w:rFonts w:asciiTheme="majorHAnsi" w:hAnsiTheme="majorHAnsi" w:cstheme="majorHAnsi"/>
        </w:rPr>
        <w:fldChar w:fldCharType="begin"/>
      </w:r>
      <w:r w:rsidR="00723B83" w:rsidRPr="00BC73CE">
        <w:rPr>
          <w:rFonts w:asciiTheme="majorHAnsi" w:hAnsiTheme="majorHAnsi" w:cstheme="majorHAnsi"/>
        </w:rPr>
        <w:instrText xml:space="preserve"> SEQ </w:instrText>
      </w:r>
      <w:r w:rsidR="00723B83" w:rsidRPr="00BC73CE">
        <w:rPr>
          <w:rFonts w:asciiTheme="majorHAnsi" w:hAnsiTheme="majorHAnsi" w:cstheme="majorHAnsi"/>
        </w:rPr>
        <w:instrText>表</w:instrText>
      </w:r>
      <w:r w:rsidR="00723B83" w:rsidRPr="00BC73CE">
        <w:rPr>
          <w:rFonts w:asciiTheme="majorHAnsi" w:hAnsiTheme="majorHAnsi" w:cstheme="majorHAnsi"/>
        </w:rPr>
        <w:instrText xml:space="preserve"> \* ARABIC \s 1 </w:instrText>
      </w:r>
      <w:r w:rsidR="00723B83" w:rsidRPr="00BC73CE">
        <w:rPr>
          <w:rFonts w:asciiTheme="majorHAnsi" w:hAnsiTheme="majorHAnsi" w:cstheme="majorHAnsi"/>
        </w:rPr>
        <w:fldChar w:fldCharType="separate"/>
      </w:r>
      <w:r w:rsidR="002425F1">
        <w:rPr>
          <w:rFonts w:asciiTheme="majorHAnsi" w:hAnsiTheme="majorHAnsi" w:cstheme="majorHAnsi"/>
          <w:noProof/>
        </w:rPr>
        <w:t>2</w:t>
      </w:r>
      <w:r w:rsidR="00723B83" w:rsidRPr="00BC73CE">
        <w:rPr>
          <w:rFonts w:asciiTheme="majorHAnsi" w:hAnsiTheme="majorHAnsi" w:cstheme="majorHAnsi"/>
        </w:rPr>
        <w:fldChar w:fldCharType="end"/>
      </w:r>
      <w:r w:rsidR="00E15800" w:rsidRPr="00BC73CE">
        <w:rPr>
          <w:rFonts w:asciiTheme="majorHAnsi" w:hAnsiTheme="majorHAnsi" w:cstheme="majorHAnsi"/>
        </w:rPr>
        <w:t xml:space="preserve">　</w:t>
      </w:r>
      <w:r w:rsidRPr="00BC73CE">
        <w:rPr>
          <w:rFonts w:asciiTheme="majorHAnsi" w:hAnsiTheme="majorHAnsi" w:cstheme="majorHAnsi"/>
        </w:rPr>
        <w:t>Collect function target Directory and file hierarchy</w:t>
      </w:r>
    </w:p>
    <w:tbl>
      <w:tblPr>
        <w:tblStyle w:val="ad"/>
        <w:tblW w:w="0" w:type="auto"/>
        <w:tblInd w:w="142" w:type="dxa"/>
        <w:tblLook w:val="04A0" w:firstRow="1" w:lastRow="0" w:firstColumn="1" w:lastColumn="0" w:noHBand="0" w:noVBand="1"/>
      </w:tblPr>
      <w:tblGrid>
        <w:gridCol w:w="4673"/>
        <w:gridCol w:w="4812"/>
      </w:tblGrid>
      <w:tr w:rsidR="00E15800" w:rsidRPr="00BC73CE" w14:paraId="6D758097" w14:textId="77777777" w:rsidTr="00995467">
        <w:tc>
          <w:tcPr>
            <w:tcW w:w="4673" w:type="dxa"/>
            <w:shd w:val="clear" w:color="auto" w:fill="002B62"/>
          </w:tcPr>
          <w:p w14:paraId="0FAA5B49" w14:textId="14763F77" w:rsidR="00E15800" w:rsidRPr="00BC73CE" w:rsidRDefault="004160AE" w:rsidP="006A0BCE">
            <w:pPr>
              <w:jc w:val="left"/>
              <w:rPr>
                <w:rFonts w:asciiTheme="majorHAnsi" w:hAnsiTheme="majorHAnsi" w:cstheme="majorHAnsi"/>
                <w:b/>
              </w:rPr>
            </w:pPr>
            <w:r w:rsidRPr="00BC73CE">
              <w:rPr>
                <w:rFonts w:asciiTheme="majorHAnsi" w:hAnsiTheme="majorHAnsi" w:cstheme="majorHAnsi"/>
                <w:b/>
              </w:rPr>
              <w:t>Hierarchy structure</w:t>
            </w:r>
          </w:p>
        </w:tc>
        <w:tc>
          <w:tcPr>
            <w:tcW w:w="4812" w:type="dxa"/>
            <w:shd w:val="clear" w:color="auto" w:fill="002B62"/>
          </w:tcPr>
          <w:p w14:paraId="157CBD43" w14:textId="6149D95C" w:rsidR="00E15800" w:rsidRPr="00BC73CE" w:rsidRDefault="004160AE" w:rsidP="006A0BCE">
            <w:pPr>
              <w:jc w:val="left"/>
              <w:rPr>
                <w:rFonts w:asciiTheme="majorHAnsi" w:hAnsiTheme="majorHAnsi" w:cstheme="majorHAnsi"/>
                <w:b/>
              </w:rPr>
            </w:pPr>
            <w:r w:rsidRPr="00BC73CE">
              <w:rPr>
                <w:rFonts w:asciiTheme="majorHAnsi" w:hAnsiTheme="majorHAnsi" w:cstheme="majorHAnsi"/>
                <w:b/>
              </w:rPr>
              <w:t>Remarks</w:t>
            </w:r>
          </w:p>
        </w:tc>
      </w:tr>
      <w:tr w:rsidR="00E15800" w:rsidRPr="00BC73CE" w14:paraId="388D5DFD" w14:textId="77777777" w:rsidTr="00995467">
        <w:tc>
          <w:tcPr>
            <w:tcW w:w="4673" w:type="dxa"/>
          </w:tcPr>
          <w:p w14:paraId="69882178" w14:textId="7A81CCC7" w:rsidR="00CD3CC3" w:rsidRPr="00BC73CE" w:rsidRDefault="004160A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【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Upper directory</w:t>
            </w:r>
            <w:r w:rsidR="00CD3CC3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】</w:t>
            </w:r>
          </w:p>
          <w:p w14:paraId="07EB35E0" w14:textId="1E8A424E" w:rsidR="00E15800" w:rsidRPr="00BC73CE" w:rsidRDefault="00E15800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|-  </w:t>
            </w:r>
            <w:r w:rsidR="004233CE" w:rsidRPr="00BC73CE">
              <w:rPr>
                <w:rFonts w:asciiTheme="majorHAnsi" w:hAnsiTheme="majorHAnsi" w:cstheme="majorHAnsi"/>
                <w:sz w:val="20"/>
                <w:szCs w:val="20"/>
              </w:rPr>
              <w:t>_</w:t>
            </w:r>
            <w:r w:rsidRPr="00BC73CE">
              <w:rPr>
                <w:rFonts w:asciiTheme="majorHAnsi" w:hAnsiTheme="majorHAnsi" w:cstheme="majorHAnsi"/>
                <w:sz w:val="20"/>
                <w:szCs w:val="20"/>
              </w:rPr>
              <w:t>parameters</w:t>
            </w:r>
            <w:r w:rsidR="00EA09D7" w:rsidRPr="00BC73CE">
              <w:rPr>
                <w:rFonts w:asciiTheme="majorHAnsi" w:hAnsiTheme="majorHAnsi" w:cstheme="majorHAnsi"/>
                <w:sz w:val="20"/>
                <w:szCs w:val="20"/>
              </w:rPr>
              <w:t xml:space="preserve">           </w:t>
            </w:r>
            <w:r w:rsidR="00EA09D7" w:rsidRPr="00BC73CE">
              <w:rPr>
                <w:rFonts w:asciiTheme="majorHAnsi" w:hAnsiTheme="majorHAnsi" w:cstheme="majorHAnsi"/>
                <w:sz w:val="20"/>
                <w:szCs w:val="20"/>
              </w:rPr>
              <w:t xml:space="preserve">　</w:t>
            </w:r>
            <w:r w:rsidR="004233CE" w:rsidRPr="00BC73CE">
              <w:rPr>
                <w:rFonts w:ascii="ＭＳ ゴシック" w:eastAsia="ＭＳ ゴシック" w:hAnsi="ＭＳ ゴシック" w:cs="ＭＳ ゴシック" w:hint="eastAsia"/>
              </w:rPr>
              <w:t>※</w:t>
            </w:r>
            <w:r w:rsidR="00CD3CC3" w:rsidRPr="00BC73CE">
              <w:rPr>
                <w:rFonts w:asciiTheme="majorHAnsi" w:hAnsiTheme="majorHAnsi" w:cstheme="majorHAnsi"/>
              </w:rPr>
              <w:t>1</w:t>
            </w:r>
          </w:p>
          <w:p w14:paraId="657E778A" w14:textId="43F8EF47" w:rsidR="00E15800" w:rsidRPr="00BC73CE" w:rsidRDefault="00E15800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</w:t>
            </w:r>
            <w:r w:rsidR="00DF2ABF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|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|-  localhost </w:t>
            </w:r>
            <w:r w:rsidR="00775E8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</w:t>
            </w:r>
            <w:r w:rsidR="00CD3CC3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</w:t>
            </w:r>
            <w:r w:rsidR="00EA09D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</w:t>
            </w:r>
            <w:r w:rsidR="00EA09D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　</w:t>
            </w:r>
            <w:r w:rsidR="00775E87" w:rsidRPr="00BC73CE">
              <w:rPr>
                <w:rFonts w:ascii="ＭＳ ゴシック" w:eastAsia="ＭＳ ゴシック" w:hAnsi="ＭＳ ゴシック" w:cs="ＭＳ ゴシック" w:hint="eastAsia"/>
              </w:rPr>
              <w:t>※</w:t>
            </w:r>
            <w:r w:rsidR="00CD3CC3" w:rsidRPr="00BC73CE">
              <w:rPr>
                <w:rFonts w:asciiTheme="majorHAnsi" w:hAnsiTheme="majorHAnsi" w:cstheme="majorHAnsi"/>
              </w:rPr>
              <w:t>2</w:t>
            </w:r>
          </w:p>
          <w:p w14:paraId="453C2B67" w14:textId="1E42C275" w:rsidR="00E15800" w:rsidRPr="00BC73CE" w:rsidRDefault="00E15800" w:rsidP="006A0BCE">
            <w:p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</w:t>
            </w:r>
            <w:r w:rsidR="00DF2ABF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|  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|-  </w:t>
            </w: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SAMPLE.yml</w:t>
            </w:r>
            <w:proofErr w:type="spellEnd"/>
            <w:r w:rsidR="00EA09D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</w:t>
            </w:r>
            <w:r w:rsidR="00EA09D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　</w:t>
            </w:r>
            <w:r w:rsidR="00CD3CC3" w:rsidRPr="00BC73CE">
              <w:rPr>
                <w:rFonts w:ascii="ＭＳ ゴシック" w:eastAsia="ＭＳ ゴシック" w:hAnsi="ＭＳ ゴシック" w:cs="ＭＳ ゴシック" w:hint="eastAsia"/>
              </w:rPr>
              <w:t>※</w:t>
            </w:r>
            <w:r w:rsidR="00CD3CC3" w:rsidRPr="00BC73CE">
              <w:rPr>
                <w:rFonts w:asciiTheme="majorHAnsi" w:hAnsiTheme="majorHAnsi" w:cstheme="majorHAnsi"/>
              </w:rPr>
              <w:t>3</w:t>
            </w:r>
          </w:p>
          <w:p w14:paraId="23CA8191" w14:textId="3DF5C971" w:rsidR="00DF2ABF" w:rsidRPr="00BC73CE" w:rsidRDefault="00DF2ABF" w:rsidP="006A0BCE">
            <w:p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|-  _</w:t>
            </w: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parameters_file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   </w:t>
            </w:r>
            <w:r w:rsidRPr="00BC73CE">
              <w:rPr>
                <w:rFonts w:ascii="ＭＳ ゴシック" w:eastAsia="ＭＳ ゴシック" w:hAnsi="ＭＳ ゴシック" w:cs="ＭＳ ゴシック" w:hint="eastAsia"/>
              </w:rPr>
              <w:t>※</w:t>
            </w:r>
            <w:r w:rsidRPr="00BC73CE">
              <w:rPr>
                <w:rFonts w:asciiTheme="majorHAnsi" w:hAnsiTheme="majorHAnsi" w:cstheme="majorHAnsi"/>
              </w:rPr>
              <w:t>4</w:t>
            </w:r>
          </w:p>
          <w:p w14:paraId="193DD65C" w14:textId="277B179B" w:rsidR="002F2CC8" w:rsidRPr="00BC73CE" w:rsidRDefault="00C7751F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|   |-  localhost      </w:t>
            </w:r>
            <w:r w:rsidR="00EA09D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</w:t>
            </w:r>
            <w:r w:rsidR="00EA09D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　</w:t>
            </w:r>
            <w:r w:rsidRPr="00BC73CE">
              <w:rPr>
                <w:rFonts w:ascii="ＭＳ ゴシック" w:eastAsia="ＭＳ ゴシック" w:hAnsi="ＭＳ ゴシック" w:cs="ＭＳ ゴシック" w:hint="eastAsia"/>
              </w:rPr>
              <w:t>※</w:t>
            </w:r>
            <w:r w:rsidRPr="00BC73CE">
              <w:rPr>
                <w:rFonts w:asciiTheme="majorHAnsi" w:hAnsiTheme="majorHAnsi" w:cstheme="majorHAnsi"/>
              </w:rPr>
              <w:t>2</w:t>
            </w:r>
          </w:p>
          <w:p w14:paraId="74EDBF54" w14:textId="7BAA42FC" w:rsidR="00DF2ABF" w:rsidRPr="00BC73CE" w:rsidRDefault="00C7751F" w:rsidP="00DF2ABF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  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　　　　</w:t>
            </w:r>
            <w:r w:rsidR="00EA09D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|-  test.txt         </w:t>
            </w:r>
            <w:r w:rsidR="00EA09D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　</w:t>
            </w:r>
            <w:r w:rsidR="00DF2ABF" w:rsidRPr="00BC73CE">
              <w:rPr>
                <w:rFonts w:ascii="ＭＳ ゴシック" w:eastAsia="ＭＳ ゴシック" w:hAnsi="ＭＳ ゴシック" w:cs="ＭＳ ゴシック" w:hint="eastAsia"/>
              </w:rPr>
              <w:t>※</w:t>
            </w:r>
            <w:r w:rsidR="00DF2ABF" w:rsidRPr="00BC73CE">
              <w:rPr>
                <w:rFonts w:asciiTheme="majorHAnsi" w:hAnsiTheme="majorHAnsi" w:cstheme="majorHAnsi"/>
              </w:rPr>
              <w:t>5</w:t>
            </w:r>
          </w:p>
          <w:p w14:paraId="1D12E0C9" w14:textId="6677FA4E" w:rsidR="00DF2ABF" w:rsidRPr="00BC73CE" w:rsidRDefault="00DF2ABF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4812" w:type="dxa"/>
          </w:tcPr>
          <w:p w14:paraId="3C1BBD98" w14:textId="1A3D5BB7" w:rsidR="004233CE" w:rsidRPr="00BC73CE" w:rsidRDefault="00E15800" w:rsidP="006A0BCE">
            <w:pPr>
              <w:jc w:val="left"/>
              <w:rPr>
                <w:rFonts w:asciiTheme="majorHAnsi" w:hAnsiTheme="majorHAnsi" w:cstheme="majorHAnsi"/>
                <w:sz w:val="20"/>
              </w:rPr>
            </w:pPr>
            <w:r w:rsidRPr="00BC73CE">
              <w:rPr>
                <w:rFonts w:ascii="ＭＳ ゴシック" w:eastAsia="ＭＳ ゴシック" w:hAnsi="ＭＳ ゴシック" w:cs="ＭＳ ゴシック" w:hint="eastAsia"/>
                <w:sz w:val="20"/>
              </w:rPr>
              <w:t>※</w:t>
            </w:r>
            <w:r w:rsidR="00CD3CC3" w:rsidRPr="00BC73CE">
              <w:rPr>
                <w:rFonts w:asciiTheme="majorHAnsi" w:hAnsiTheme="majorHAnsi" w:cstheme="majorHAnsi"/>
                <w:sz w:val="20"/>
              </w:rPr>
              <w:t>1</w:t>
            </w:r>
            <w:r w:rsidR="004233CE" w:rsidRPr="00BC73CE">
              <w:rPr>
                <w:rFonts w:asciiTheme="majorHAnsi" w:hAnsiTheme="majorHAnsi" w:cstheme="majorHAnsi"/>
                <w:sz w:val="20"/>
              </w:rPr>
              <w:t xml:space="preserve"> </w:t>
            </w:r>
            <w:r w:rsidR="004160AE" w:rsidRPr="00BC73CE">
              <w:rPr>
                <w:rFonts w:asciiTheme="majorHAnsi" w:hAnsiTheme="majorHAnsi" w:cstheme="majorHAnsi"/>
                <w:sz w:val="20"/>
              </w:rPr>
              <w:t>Collectable directory</w:t>
            </w:r>
            <w:r w:rsidR="004160AE" w:rsidRPr="00BC73CE">
              <w:rPr>
                <w:rFonts w:asciiTheme="majorHAnsi" w:hAnsiTheme="majorHAnsi" w:cstheme="majorHAnsi"/>
                <w:sz w:val="20"/>
              </w:rPr>
              <w:t>（</w:t>
            </w:r>
            <w:r w:rsidR="004160AE" w:rsidRPr="00BC73CE">
              <w:rPr>
                <w:rFonts w:asciiTheme="majorHAnsi" w:hAnsiTheme="majorHAnsi" w:cstheme="majorHAnsi"/>
                <w:sz w:val="20"/>
              </w:rPr>
              <w:t>Fixed name</w:t>
            </w:r>
            <w:r w:rsidR="004233CE" w:rsidRPr="00BC73CE">
              <w:rPr>
                <w:rFonts w:asciiTheme="majorHAnsi" w:hAnsiTheme="majorHAnsi" w:cstheme="majorHAnsi"/>
                <w:sz w:val="20"/>
              </w:rPr>
              <w:t>）</w:t>
            </w:r>
          </w:p>
          <w:p w14:paraId="3DFBBEA1" w14:textId="51E82A7D" w:rsidR="0035111B" w:rsidRPr="00BC73CE" w:rsidRDefault="004233CE" w:rsidP="006A0BCE">
            <w:pPr>
              <w:jc w:val="left"/>
              <w:rPr>
                <w:rFonts w:asciiTheme="majorHAnsi" w:hAnsiTheme="majorHAnsi" w:cstheme="majorHAnsi"/>
                <w:sz w:val="20"/>
              </w:rPr>
            </w:pPr>
            <w:r w:rsidRPr="00BC73CE">
              <w:rPr>
                <w:rFonts w:ascii="ＭＳ ゴシック" w:eastAsia="ＭＳ ゴシック" w:hAnsi="ＭＳ ゴシック" w:cs="ＭＳ ゴシック" w:hint="eastAsia"/>
                <w:sz w:val="20"/>
              </w:rPr>
              <w:t>※</w:t>
            </w:r>
            <w:r w:rsidR="00CD3CC3" w:rsidRPr="00BC73CE">
              <w:rPr>
                <w:rFonts w:asciiTheme="majorHAnsi" w:hAnsiTheme="majorHAnsi" w:cstheme="majorHAnsi"/>
                <w:sz w:val="20"/>
              </w:rPr>
              <w:t>2</w:t>
            </w:r>
            <w:r w:rsidR="004160AE" w:rsidRPr="00BC73CE">
              <w:rPr>
                <w:rFonts w:asciiTheme="majorHAnsi" w:hAnsiTheme="majorHAnsi" w:cstheme="majorHAnsi"/>
                <w:sz w:val="20"/>
              </w:rPr>
              <w:t>Host name</w:t>
            </w:r>
          </w:p>
          <w:p w14:paraId="01A55F67" w14:textId="1E597A1F" w:rsidR="00CD3CC3" w:rsidRPr="00BC73CE" w:rsidRDefault="004160AE" w:rsidP="006A0BCE">
            <w:pPr>
              <w:ind w:firstLineChars="100" w:firstLine="200"/>
              <w:jc w:val="left"/>
              <w:rPr>
                <w:rFonts w:asciiTheme="majorHAnsi" w:hAnsiTheme="majorHAnsi" w:cstheme="majorHAnsi"/>
                <w:sz w:val="20"/>
              </w:rPr>
            </w:pPr>
            <w:r w:rsidRPr="00BC73CE">
              <w:rPr>
                <w:rFonts w:asciiTheme="majorHAnsi" w:hAnsiTheme="majorHAnsi" w:cstheme="majorHAnsi"/>
                <w:sz w:val="20"/>
              </w:rPr>
              <w:t>（</w:t>
            </w:r>
            <w:r w:rsidRPr="00BC73CE">
              <w:rPr>
                <w:rFonts w:asciiTheme="majorHAnsi" w:hAnsiTheme="majorHAnsi" w:cstheme="majorHAnsi"/>
                <w:sz w:val="20"/>
              </w:rPr>
              <w:t>Items registered in the device list are collectable</w:t>
            </w:r>
            <w:r w:rsidR="00995467" w:rsidRPr="00BC73CE">
              <w:rPr>
                <w:rFonts w:asciiTheme="majorHAnsi" w:hAnsiTheme="majorHAnsi" w:cstheme="majorHAnsi"/>
                <w:sz w:val="20"/>
              </w:rPr>
              <w:t>）</w:t>
            </w:r>
          </w:p>
          <w:p w14:paraId="5C8D5542" w14:textId="423EAA37" w:rsidR="005B07B6" w:rsidRPr="00BC73CE" w:rsidRDefault="00CD3CC3" w:rsidP="006A0BCE">
            <w:pPr>
              <w:jc w:val="left"/>
              <w:rPr>
                <w:rFonts w:asciiTheme="majorHAnsi" w:hAnsiTheme="majorHAnsi" w:cstheme="majorHAnsi"/>
                <w:sz w:val="20"/>
              </w:rPr>
            </w:pPr>
            <w:r w:rsidRPr="00BC73CE">
              <w:rPr>
                <w:rFonts w:ascii="ＭＳ ゴシック" w:eastAsia="ＭＳ ゴシック" w:hAnsi="ＭＳ ゴシック" w:cs="ＭＳ ゴシック" w:hint="eastAsia"/>
                <w:sz w:val="20"/>
              </w:rPr>
              <w:t>※</w:t>
            </w:r>
            <w:r w:rsidR="00A40C92" w:rsidRPr="00BC73CE">
              <w:rPr>
                <w:rFonts w:asciiTheme="majorHAnsi" w:hAnsiTheme="majorHAnsi" w:cstheme="majorHAnsi"/>
                <w:sz w:val="20"/>
              </w:rPr>
              <w:t xml:space="preserve">3 </w:t>
            </w:r>
            <w:r w:rsidR="004160AE" w:rsidRPr="00BC73CE">
              <w:rPr>
                <w:rFonts w:asciiTheme="majorHAnsi" w:hAnsiTheme="majorHAnsi" w:cstheme="majorHAnsi"/>
                <w:sz w:val="20"/>
              </w:rPr>
              <w:t>Collectable file</w:t>
            </w:r>
          </w:p>
          <w:p w14:paraId="4525BFEA" w14:textId="76B7D1F5" w:rsidR="0026118C" w:rsidRPr="00BC73CE" w:rsidRDefault="00DF2ABF" w:rsidP="00DF2ABF">
            <w:pPr>
              <w:jc w:val="left"/>
              <w:rPr>
                <w:rFonts w:asciiTheme="majorHAnsi" w:hAnsiTheme="majorHAnsi" w:cstheme="majorHAnsi"/>
                <w:sz w:val="20"/>
              </w:rPr>
            </w:pPr>
            <w:r w:rsidRPr="00BC73CE">
              <w:rPr>
                <w:rFonts w:ascii="ＭＳ ゴシック" w:eastAsia="ＭＳ ゴシック" w:hAnsi="ＭＳ ゴシック" w:cs="ＭＳ ゴシック" w:hint="eastAsia"/>
                <w:sz w:val="20"/>
              </w:rPr>
              <w:t>※</w:t>
            </w:r>
            <w:r w:rsidRPr="00BC73CE">
              <w:rPr>
                <w:rFonts w:asciiTheme="majorHAnsi" w:hAnsiTheme="majorHAnsi" w:cstheme="majorHAnsi"/>
                <w:sz w:val="20"/>
              </w:rPr>
              <w:t>4</w:t>
            </w:r>
            <w:r w:rsidR="004160AE" w:rsidRPr="00BC73CE">
              <w:rPr>
                <w:rFonts w:asciiTheme="majorHAnsi" w:hAnsiTheme="majorHAnsi" w:cstheme="majorHAnsi"/>
                <w:sz w:val="20"/>
              </w:rPr>
              <w:t>Collectable directory for file uploads</w:t>
            </w:r>
            <w:r w:rsidR="004160AE" w:rsidRPr="00BC73CE">
              <w:rPr>
                <w:rFonts w:asciiTheme="majorHAnsi" w:hAnsiTheme="majorHAnsi" w:cstheme="majorHAnsi"/>
                <w:sz w:val="20"/>
              </w:rPr>
              <w:t>（</w:t>
            </w:r>
            <w:r w:rsidR="004160AE" w:rsidRPr="00BC73CE">
              <w:rPr>
                <w:rFonts w:asciiTheme="majorHAnsi" w:hAnsiTheme="majorHAnsi" w:cstheme="majorHAnsi"/>
                <w:sz w:val="20"/>
              </w:rPr>
              <w:t>Fixed name</w:t>
            </w:r>
            <w:r w:rsidRPr="00BC73CE">
              <w:rPr>
                <w:rFonts w:asciiTheme="majorHAnsi" w:hAnsiTheme="majorHAnsi" w:cstheme="majorHAnsi"/>
                <w:sz w:val="20"/>
              </w:rPr>
              <w:t>）</w:t>
            </w:r>
          </w:p>
          <w:p w14:paraId="784635DD" w14:textId="19929D55" w:rsidR="005B07B6" w:rsidRPr="00BC73CE" w:rsidRDefault="00DF2ABF" w:rsidP="004160AE">
            <w:pPr>
              <w:jc w:val="left"/>
              <w:rPr>
                <w:rFonts w:asciiTheme="majorHAnsi" w:hAnsiTheme="majorHAnsi" w:cstheme="majorHAnsi"/>
                <w:sz w:val="20"/>
              </w:rPr>
            </w:pPr>
            <w:r w:rsidRPr="00BC73CE">
              <w:rPr>
                <w:rFonts w:ascii="ＭＳ ゴシック" w:eastAsia="ＭＳ ゴシック" w:hAnsi="ＭＳ ゴシック" w:cs="ＭＳ ゴシック" w:hint="eastAsia"/>
                <w:sz w:val="20"/>
              </w:rPr>
              <w:t>※</w:t>
            </w:r>
            <w:r w:rsidRPr="00BC73CE">
              <w:rPr>
                <w:rFonts w:asciiTheme="majorHAnsi" w:hAnsiTheme="majorHAnsi" w:cstheme="majorHAnsi"/>
                <w:sz w:val="20"/>
              </w:rPr>
              <w:t>5</w:t>
            </w:r>
            <w:r w:rsidR="004160AE" w:rsidRPr="00BC73CE">
              <w:rPr>
                <w:rFonts w:asciiTheme="majorHAnsi" w:hAnsiTheme="majorHAnsi" w:cstheme="majorHAnsi"/>
                <w:sz w:val="20"/>
              </w:rPr>
              <w:t xml:space="preserve"> </w:t>
            </w:r>
            <w:proofErr w:type="spellStart"/>
            <w:r w:rsidR="004160AE" w:rsidRPr="00BC73CE">
              <w:rPr>
                <w:rFonts w:asciiTheme="majorHAnsi" w:hAnsiTheme="majorHAnsi" w:cstheme="majorHAnsi"/>
                <w:sz w:val="20"/>
              </w:rPr>
              <w:t>Uploadable</w:t>
            </w:r>
            <w:proofErr w:type="spellEnd"/>
            <w:r w:rsidR="004160AE" w:rsidRPr="00BC73CE">
              <w:rPr>
                <w:rFonts w:asciiTheme="majorHAnsi" w:hAnsiTheme="majorHAnsi" w:cstheme="majorHAnsi"/>
                <w:sz w:val="20"/>
              </w:rPr>
              <w:t xml:space="preserve"> file</w:t>
            </w:r>
          </w:p>
        </w:tc>
      </w:tr>
    </w:tbl>
    <w:p w14:paraId="27C014C6" w14:textId="2EFD8038" w:rsidR="0017783C" w:rsidRPr="00BC73CE" w:rsidRDefault="00E15800" w:rsidP="006A0BCE">
      <w:pPr>
        <w:ind w:left="142"/>
        <w:jc w:val="left"/>
        <w:rPr>
          <w:rFonts w:asciiTheme="majorHAnsi" w:hAnsiTheme="majorHAnsi" w:cstheme="majorHAnsi"/>
        </w:rPr>
      </w:pPr>
      <w:r w:rsidRPr="00BC73CE">
        <w:rPr>
          <w:rFonts w:ascii="ＭＳ ゴシック" w:eastAsia="ＭＳ ゴシック" w:hAnsi="ＭＳ ゴシック" w:cs="ＭＳ ゴシック" w:hint="eastAsia"/>
        </w:rPr>
        <w:lastRenderedPageBreak/>
        <w:t>※</w:t>
      </w:r>
      <w:r w:rsidR="004160AE" w:rsidRPr="00BC73CE">
        <w:rPr>
          <w:rFonts w:asciiTheme="majorHAnsi" w:hAnsiTheme="majorHAnsi" w:cstheme="majorHAnsi"/>
        </w:rPr>
        <w:t>Hierarchical structure after data relay storage path (Ansible)</w:t>
      </w:r>
    </w:p>
    <w:p w14:paraId="7A872DD9" w14:textId="77777777" w:rsidR="00665538" w:rsidRPr="00BC73CE" w:rsidRDefault="00665538" w:rsidP="006A0BCE">
      <w:pPr>
        <w:ind w:left="142"/>
        <w:jc w:val="left"/>
        <w:rPr>
          <w:rFonts w:asciiTheme="majorHAnsi" w:hAnsiTheme="majorHAnsi" w:cstheme="majorHAnsi"/>
        </w:rPr>
      </w:pPr>
    </w:p>
    <w:p w14:paraId="130B6019" w14:textId="652A1A72" w:rsidR="00BF0AC1" w:rsidRPr="00BC73CE" w:rsidRDefault="004160AE" w:rsidP="006A0BCE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When creating a playbook that generate s</w:t>
      </w:r>
      <w:r w:rsidR="00867CFA">
        <w:rPr>
          <w:rFonts w:asciiTheme="majorHAnsi" w:hAnsiTheme="majorHAnsi" w:cstheme="majorHAnsi"/>
        </w:rPr>
        <w:t>ource files, not using the “Table 2-1 Collectable directory ITA Original variables”</w:t>
      </w:r>
      <w:r w:rsidRPr="00BC73CE">
        <w:rPr>
          <w:rFonts w:asciiTheme="majorHAnsi" w:hAnsiTheme="majorHAnsi" w:cstheme="majorHAnsi"/>
        </w:rPr>
        <w:t>” for the output destination will require the user to write the Playbook with the following structure in mind.</w:t>
      </w:r>
    </w:p>
    <w:p w14:paraId="0EE21D92" w14:textId="77777777" w:rsidR="00437C19" w:rsidRPr="00BC73CE" w:rsidRDefault="00437C19" w:rsidP="006A0BCE">
      <w:pPr>
        <w:jc w:val="left"/>
        <w:rPr>
          <w:rFonts w:asciiTheme="majorHAnsi" w:hAnsiTheme="majorHAnsi" w:cstheme="majorHAnsi"/>
        </w:rPr>
      </w:pPr>
    </w:p>
    <w:p w14:paraId="355502CF" w14:textId="635D16DE" w:rsidR="002C680D" w:rsidRPr="00BC73CE" w:rsidRDefault="004160AE" w:rsidP="006A0BCE">
      <w:pPr>
        <w:pStyle w:val="af4"/>
        <w:keepNext/>
        <w:jc w:val="center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Table</w:t>
      </w:r>
      <w:r w:rsidR="002C680D" w:rsidRPr="00BC73CE">
        <w:rPr>
          <w:rFonts w:asciiTheme="majorHAnsi" w:hAnsiTheme="majorHAnsi" w:cstheme="majorHAnsi"/>
        </w:rPr>
        <w:t xml:space="preserve"> </w:t>
      </w:r>
      <w:r w:rsidR="00723B83" w:rsidRPr="00BC73CE">
        <w:rPr>
          <w:rFonts w:asciiTheme="majorHAnsi" w:hAnsiTheme="majorHAnsi" w:cstheme="majorHAnsi"/>
        </w:rPr>
        <w:fldChar w:fldCharType="begin"/>
      </w:r>
      <w:r w:rsidR="00723B83" w:rsidRPr="00BC73CE">
        <w:rPr>
          <w:rFonts w:asciiTheme="majorHAnsi" w:hAnsiTheme="majorHAnsi" w:cstheme="majorHAnsi"/>
        </w:rPr>
        <w:instrText xml:space="preserve"> STYLEREF 1 \s </w:instrText>
      </w:r>
      <w:r w:rsidR="00723B83" w:rsidRPr="00BC73CE">
        <w:rPr>
          <w:rFonts w:asciiTheme="majorHAnsi" w:hAnsiTheme="majorHAnsi" w:cstheme="majorHAnsi"/>
        </w:rPr>
        <w:fldChar w:fldCharType="separate"/>
      </w:r>
      <w:r w:rsidR="002425F1">
        <w:rPr>
          <w:rFonts w:asciiTheme="majorHAnsi" w:hAnsiTheme="majorHAnsi" w:cstheme="majorHAnsi"/>
          <w:noProof/>
        </w:rPr>
        <w:t>2</w:t>
      </w:r>
      <w:r w:rsidR="00723B83" w:rsidRPr="00BC73CE">
        <w:rPr>
          <w:rFonts w:asciiTheme="majorHAnsi" w:hAnsiTheme="majorHAnsi" w:cstheme="majorHAnsi"/>
        </w:rPr>
        <w:fldChar w:fldCharType="end"/>
      </w:r>
      <w:r w:rsidR="00723B83" w:rsidRPr="00BC73CE">
        <w:rPr>
          <w:rFonts w:asciiTheme="majorHAnsi" w:hAnsiTheme="majorHAnsi" w:cstheme="majorHAnsi"/>
        </w:rPr>
        <w:t>-</w:t>
      </w:r>
      <w:r w:rsidR="00723B83" w:rsidRPr="00BC73CE">
        <w:rPr>
          <w:rFonts w:asciiTheme="majorHAnsi" w:hAnsiTheme="majorHAnsi" w:cstheme="majorHAnsi"/>
        </w:rPr>
        <w:fldChar w:fldCharType="begin"/>
      </w:r>
      <w:r w:rsidR="00723B83" w:rsidRPr="00BC73CE">
        <w:rPr>
          <w:rFonts w:asciiTheme="majorHAnsi" w:hAnsiTheme="majorHAnsi" w:cstheme="majorHAnsi"/>
        </w:rPr>
        <w:instrText xml:space="preserve"> SEQ </w:instrText>
      </w:r>
      <w:r w:rsidR="00723B83" w:rsidRPr="00BC73CE">
        <w:rPr>
          <w:rFonts w:asciiTheme="majorHAnsi" w:hAnsiTheme="majorHAnsi" w:cstheme="majorHAnsi"/>
        </w:rPr>
        <w:instrText>表</w:instrText>
      </w:r>
      <w:r w:rsidR="00723B83" w:rsidRPr="00BC73CE">
        <w:rPr>
          <w:rFonts w:asciiTheme="majorHAnsi" w:hAnsiTheme="majorHAnsi" w:cstheme="majorHAnsi"/>
        </w:rPr>
        <w:instrText xml:space="preserve"> \* ARABIC \s 1 </w:instrText>
      </w:r>
      <w:r w:rsidR="00723B83" w:rsidRPr="00BC73CE">
        <w:rPr>
          <w:rFonts w:asciiTheme="majorHAnsi" w:hAnsiTheme="majorHAnsi" w:cstheme="majorHAnsi"/>
        </w:rPr>
        <w:fldChar w:fldCharType="separate"/>
      </w:r>
      <w:r w:rsidR="002425F1">
        <w:rPr>
          <w:rFonts w:asciiTheme="majorHAnsi" w:hAnsiTheme="majorHAnsi" w:cstheme="majorHAnsi"/>
          <w:noProof/>
        </w:rPr>
        <w:t>3</w:t>
      </w:r>
      <w:r w:rsidR="00723B83" w:rsidRPr="00BC73CE">
        <w:rPr>
          <w:rFonts w:asciiTheme="majorHAnsi" w:hAnsiTheme="majorHAnsi" w:cstheme="majorHAnsi"/>
        </w:rPr>
        <w:fldChar w:fldCharType="end"/>
      </w:r>
      <w:r w:rsidR="004F3AC9" w:rsidRPr="00BC73CE">
        <w:rPr>
          <w:rFonts w:asciiTheme="majorHAnsi" w:hAnsiTheme="majorHAnsi" w:cstheme="majorHAnsi"/>
        </w:rPr>
        <w:t xml:space="preserve">　</w:t>
      </w:r>
      <w:r w:rsidR="004F3AC9" w:rsidRPr="00BC73CE">
        <w:rPr>
          <w:rFonts w:asciiTheme="majorHAnsi" w:hAnsiTheme="majorHAnsi" w:cstheme="majorHAnsi"/>
        </w:rPr>
        <w:t xml:space="preserve"> </w:t>
      </w:r>
      <w:r w:rsidRPr="00BC73CE">
        <w:rPr>
          <w:rFonts w:asciiTheme="majorHAnsi" w:hAnsiTheme="majorHAnsi" w:cstheme="majorHAnsi"/>
        </w:rPr>
        <w:t>Upper directory paths for the different Ansible-Driver modes</w:t>
      </w:r>
    </w:p>
    <w:tbl>
      <w:tblPr>
        <w:tblStyle w:val="ad"/>
        <w:tblW w:w="0" w:type="auto"/>
        <w:tblInd w:w="142" w:type="dxa"/>
        <w:tblLook w:val="04A0" w:firstRow="1" w:lastRow="0" w:firstColumn="1" w:lastColumn="0" w:noHBand="0" w:noVBand="1"/>
      </w:tblPr>
      <w:tblGrid>
        <w:gridCol w:w="1274"/>
        <w:gridCol w:w="1382"/>
        <w:gridCol w:w="5725"/>
        <w:gridCol w:w="1104"/>
      </w:tblGrid>
      <w:tr w:rsidR="002C680D" w:rsidRPr="00BC73CE" w14:paraId="1A1AE7FF" w14:textId="77777777" w:rsidTr="0033047A">
        <w:tc>
          <w:tcPr>
            <w:tcW w:w="1274" w:type="dxa"/>
            <w:shd w:val="clear" w:color="auto" w:fill="002B62"/>
          </w:tcPr>
          <w:p w14:paraId="7290203C" w14:textId="66A4F421" w:rsidR="002C680D" w:rsidRPr="00BC73CE" w:rsidRDefault="004160AE" w:rsidP="006A0BCE">
            <w:pPr>
              <w:jc w:val="left"/>
              <w:rPr>
                <w:rFonts w:asciiTheme="majorHAnsi" w:hAnsiTheme="majorHAnsi" w:cstheme="majorHAnsi"/>
                <w:b/>
              </w:rPr>
            </w:pPr>
            <w:r w:rsidRPr="00BC73CE">
              <w:rPr>
                <w:rFonts w:asciiTheme="majorHAnsi" w:hAnsiTheme="majorHAnsi" w:cstheme="majorHAnsi"/>
                <w:b/>
              </w:rPr>
              <w:t>Mode</w:t>
            </w:r>
          </w:p>
        </w:tc>
        <w:tc>
          <w:tcPr>
            <w:tcW w:w="1414" w:type="dxa"/>
            <w:shd w:val="clear" w:color="auto" w:fill="002B62"/>
          </w:tcPr>
          <w:p w14:paraId="18E8A3C9" w14:textId="5A3EEE62" w:rsidR="002C680D" w:rsidRPr="00BC73CE" w:rsidRDefault="004160AE" w:rsidP="006A0BCE">
            <w:pPr>
              <w:jc w:val="left"/>
              <w:rPr>
                <w:rFonts w:asciiTheme="majorHAnsi" w:hAnsiTheme="majorHAnsi" w:cstheme="majorHAnsi"/>
                <w:b/>
              </w:rPr>
            </w:pPr>
            <w:r w:rsidRPr="00BC73CE">
              <w:rPr>
                <w:rFonts w:asciiTheme="majorHAnsi" w:hAnsiTheme="majorHAnsi" w:cstheme="majorHAnsi"/>
                <w:b/>
              </w:rPr>
              <w:t>Mode identifier</w:t>
            </w:r>
          </w:p>
        </w:tc>
        <w:tc>
          <w:tcPr>
            <w:tcW w:w="6245" w:type="dxa"/>
            <w:shd w:val="clear" w:color="auto" w:fill="002B62"/>
          </w:tcPr>
          <w:p w14:paraId="19599FB6" w14:textId="4629BBEF" w:rsidR="002C680D" w:rsidRPr="00BC73CE" w:rsidRDefault="004160AE" w:rsidP="006A0BCE">
            <w:pPr>
              <w:jc w:val="left"/>
              <w:rPr>
                <w:rFonts w:asciiTheme="majorHAnsi" w:hAnsiTheme="majorHAnsi" w:cstheme="majorHAnsi"/>
                <w:b/>
              </w:rPr>
            </w:pPr>
            <w:r w:rsidRPr="00BC73CE">
              <w:rPr>
                <w:rFonts w:asciiTheme="majorHAnsi" w:hAnsiTheme="majorHAnsi" w:cstheme="majorHAnsi"/>
                <w:b/>
              </w:rPr>
              <w:t>Hierarchy structure</w:t>
            </w:r>
          </w:p>
        </w:tc>
        <w:tc>
          <w:tcPr>
            <w:tcW w:w="552" w:type="dxa"/>
            <w:shd w:val="clear" w:color="auto" w:fill="002B62"/>
          </w:tcPr>
          <w:p w14:paraId="1E50BACC" w14:textId="58FB3FC4" w:rsidR="002C680D" w:rsidRPr="00BC73CE" w:rsidRDefault="004160AE" w:rsidP="006A0BCE">
            <w:pPr>
              <w:jc w:val="left"/>
              <w:rPr>
                <w:rFonts w:asciiTheme="majorHAnsi" w:hAnsiTheme="majorHAnsi" w:cstheme="majorHAnsi"/>
                <w:b/>
              </w:rPr>
            </w:pPr>
            <w:r w:rsidRPr="00BC73CE">
              <w:rPr>
                <w:rFonts w:asciiTheme="majorHAnsi" w:hAnsiTheme="majorHAnsi" w:cstheme="majorHAnsi"/>
                <w:b/>
              </w:rPr>
              <w:t>Remarks</w:t>
            </w:r>
          </w:p>
        </w:tc>
      </w:tr>
      <w:tr w:rsidR="002C680D" w:rsidRPr="00BC73CE" w14:paraId="50463DC7" w14:textId="77777777" w:rsidTr="0033047A">
        <w:tc>
          <w:tcPr>
            <w:tcW w:w="1274" w:type="dxa"/>
          </w:tcPr>
          <w:p w14:paraId="6CC722F0" w14:textId="1A588F6F" w:rsidR="002C680D" w:rsidRPr="00BC73CE" w:rsidRDefault="002C680D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Ansible-Legacy </w:t>
            </w:r>
          </w:p>
        </w:tc>
        <w:tc>
          <w:tcPr>
            <w:tcW w:w="1414" w:type="dxa"/>
          </w:tcPr>
          <w:p w14:paraId="444E76FA" w14:textId="60D141DC" w:rsidR="002C680D" w:rsidRPr="00BC73CE" w:rsidRDefault="00BE3D17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legacy</w:t>
            </w:r>
            <w:r w:rsidR="004F3AC9"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/n</w:t>
            </w:r>
            <w:r w:rsidR="002C680D"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s</w:t>
            </w:r>
            <w:r w:rsidR="004F3AC9"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</w:p>
        </w:tc>
        <w:tc>
          <w:tcPr>
            <w:tcW w:w="6245" w:type="dxa"/>
          </w:tcPr>
          <w:p w14:paraId="3653E7F8" w14:textId="0892D7CA" w:rsidR="002C680D" w:rsidRPr="00BC73CE" w:rsidRDefault="0033047A" w:rsidP="004160AE">
            <w:pPr>
              <w:jc w:val="left"/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proofErr w:type="spellStart"/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>DataRelayStoragePath</w:t>
            </w:r>
            <w:proofErr w:type="spellEnd"/>
            <w:r w:rsidR="000C2468"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="004F3AC9"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/legacy/ns/</w:t>
            </w:r>
          </w:p>
        </w:tc>
        <w:tc>
          <w:tcPr>
            <w:tcW w:w="552" w:type="dxa"/>
          </w:tcPr>
          <w:p w14:paraId="64349508" w14:textId="37A66D73" w:rsidR="002C680D" w:rsidRPr="00BC73CE" w:rsidRDefault="002C680D" w:rsidP="006A0BCE">
            <w:pPr>
              <w:jc w:val="left"/>
              <w:rPr>
                <w:rFonts w:asciiTheme="majorHAnsi" w:hAnsiTheme="majorHAnsi" w:cstheme="majorHAnsi"/>
              </w:rPr>
            </w:pPr>
          </w:p>
        </w:tc>
      </w:tr>
      <w:tr w:rsidR="002C680D" w:rsidRPr="00BC73CE" w14:paraId="46419B69" w14:textId="77777777" w:rsidTr="0033047A">
        <w:tc>
          <w:tcPr>
            <w:tcW w:w="1274" w:type="dxa"/>
          </w:tcPr>
          <w:p w14:paraId="1AABAE1E" w14:textId="6E04293A" w:rsidR="002C680D" w:rsidRPr="00BC73CE" w:rsidRDefault="002C680D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Ansible-Pioneer</w:t>
            </w:r>
          </w:p>
        </w:tc>
        <w:tc>
          <w:tcPr>
            <w:tcW w:w="1414" w:type="dxa"/>
          </w:tcPr>
          <w:p w14:paraId="474364A1" w14:textId="648FBF87" w:rsidR="002C680D" w:rsidRPr="00BC73CE" w:rsidRDefault="004F3AC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pioneer/</w:t>
            </w:r>
            <w:r w:rsidR="002C680D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ns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/</w:t>
            </w:r>
          </w:p>
        </w:tc>
        <w:tc>
          <w:tcPr>
            <w:tcW w:w="6245" w:type="dxa"/>
          </w:tcPr>
          <w:p w14:paraId="7F784302" w14:textId="2F1EA8EC" w:rsidR="002C680D" w:rsidRPr="00BC73CE" w:rsidRDefault="00BE3D17" w:rsidP="00BE3D17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  <w:proofErr w:type="spellStart"/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>DataRelayStoragePath</w:t>
            </w:r>
            <w:proofErr w:type="spellEnd"/>
            <w:r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="004F3AC9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/</w:t>
            </w:r>
            <w:r w:rsidR="004F3AC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pioneer</w:t>
            </w:r>
            <w:r w:rsidR="004F3AC9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 xml:space="preserve"> /ns/</w:t>
            </w:r>
          </w:p>
        </w:tc>
        <w:tc>
          <w:tcPr>
            <w:tcW w:w="552" w:type="dxa"/>
          </w:tcPr>
          <w:p w14:paraId="43AFB1B7" w14:textId="77777777" w:rsidR="002C680D" w:rsidRPr="00BC73CE" w:rsidRDefault="002C680D" w:rsidP="006A0BCE">
            <w:pPr>
              <w:jc w:val="left"/>
              <w:rPr>
                <w:rFonts w:asciiTheme="majorHAnsi" w:hAnsiTheme="majorHAnsi" w:cstheme="majorHAnsi"/>
              </w:rPr>
            </w:pPr>
          </w:p>
        </w:tc>
      </w:tr>
      <w:tr w:rsidR="002C680D" w:rsidRPr="00BC73CE" w14:paraId="3728172E" w14:textId="77777777" w:rsidTr="0033047A">
        <w:tc>
          <w:tcPr>
            <w:tcW w:w="1274" w:type="dxa"/>
          </w:tcPr>
          <w:p w14:paraId="0744F8FA" w14:textId="2B3662EE" w:rsidR="002C680D" w:rsidRPr="00BC73CE" w:rsidRDefault="002C680D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Ansible-</w:t>
            </w: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LegacyRole</w:t>
            </w:r>
            <w:proofErr w:type="spellEnd"/>
          </w:p>
        </w:tc>
        <w:tc>
          <w:tcPr>
            <w:tcW w:w="1414" w:type="dxa"/>
          </w:tcPr>
          <w:p w14:paraId="7C105002" w14:textId="4E02E04E" w:rsidR="002C680D" w:rsidRPr="00BC73CE" w:rsidRDefault="004F3AC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legacy/</w:t>
            </w:r>
            <w:proofErr w:type="spellStart"/>
            <w:r w:rsidR="002C680D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rl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/</w:t>
            </w:r>
          </w:p>
        </w:tc>
        <w:tc>
          <w:tcPr>
            <w:tcW w:w="6245" w:type="dxa"/>
          </w:tcPr>
          <w:p w14:paraId="18DA4E9C" w14:textId="26C1469B" w:rsidR="002C680D" w:rsidRPr="00BC73CE" w:rsidRDefault="00BE3D17" w:rsidP="00BE3D17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  <w:proofErr w:type="spellStart"/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>DataRelayStoragePath</w:t>
            </w:r>
            <w:proofErr w:type="spellEnd"/>
            <w:r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="004F3AC9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/legacy/</w:t>
            </w:r>
            <w:proofErr w:type="spellStart"/>
            <w:r w:rsidR="004F3AC9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rl</w:t>
            </w:r>
            <w:proofErr w:type="spellEnd"/>
            <w:r w:rsidR="004F3AC9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/</w:t>
            </w:r>
          </w:p>
        </w:tc>
        <w:tc>
          <w:tcPr>
            <w:tcW w:w="552" w:type="dxa"/>
          </w:tcPr>
          <w:p w14:paraId="0A0684FA" w14:textId="77777777" w:rsidR="002C680D" w:rsidRPr="00BC73CE" w:rsidRDefault="002C680D" w:rsidP="006A0BCE">
            <w:pPr>
              <w:jc w:val="left"/>
              <w:rPr>
                <w:rFonts w:asciiTheme="majorHAnsi" w:hAnsiTheme="majorHAnsi" w:cstheme="majorHAnsi"/>
              </w:rPr>
            </w:pPr>
          </w:p>
        </w:tc>
      </w:tr>
    </w:tbl>
    <w:p w14:paraId="5AD924E8" w14:textId="4A17C268" w:rsidR="0017783C" w:rsidRPr="00BC73CE" w:rsidRDefault="0017783C" w:rsidP="006A0BCE">
      <w:pPr>
        <w:ind w:left="142"/>
        <w:jc w:val="left"/>
        <w:rPr>
          <w:rFonts w:asciiTheme="majorHAnsi" w:hAnsiTheme="majorHAnsi" w:cstheme="majorHAnsi"/>
        </w:rPr>
      </w:pPr>
    </w:p>
    <w:p w14:paraId="4A1E0AD7" w14:textId="37997FDB" w:rsidR="002B0AF9" w:rsidRPr="00BC73CE" w:rsidRDefault="002B0AF9" w:rsidP="006A0BCE">
      <w:pPr>
        <w:widowControl/>
        <w:jc w:val="left"/>
        <w:rPr>
          <w:rFonts w:asciiTheme="majorHAnsi" w:hAnsiTheme="majorHAnsi" w:cstheme="majorHAnsi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0F226A" w:rsidRPr="00BC73CE" w14:paraId="3185873E" w14:textId="77777777" w:rsidTr="000F226A">
        <w:tc>
          <w:tcPr>
            <w:tcW w:w="9627" w:type="dxa"/>
          </w:tcPr>
          <w:p w14:paraId="48B4AFAA" w14:textId="6B5BEA99" w:rsidR="000F226A" w:rsidRPr="00BC73CE" w:rsidRDefault="000F226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e.g.)</w:t>
            </w:r>
            <w:r w:rsidR="0017783C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　</w:t>
            </w:r>
            <w:r w:rsidR="004160A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Collectable file paths and directory structures</w:t>
            </w:r>
          </w:p>
          <w:p w14:paraId="4DDAD884" w14:textId="0E6658A0" w:rsidR="0017783C" w:rsidRPr="00BC73CE" w:rsidRDefault="004160A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Execution mode</w:t>
            </w:r>
            <w:r w:rsidR="0017783C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17783C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Ansible-Legacy</w:t>
            </w:r>
          </w:p>
          <w:p w14:paraId="79498185" w14:textId="355B160E" w:rsidR="0017783C" w:rsidRPr="00BC73CE" w:rsidRDefault="004160A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Operation </w:t>
            </w:r>
            <w:r w:rsidR="0017783C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No  </w:t>
            </w:r>
            <w:r w:rsidR="0017783C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17783C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1</w:t>
            </w:r>
          </w:p>
          <w:p w14:paraId="18F7A3DE" w14:textId="75249A7F" w:rsidR="0017783C" w:rsidRPr="00BC73CE" w:rsidRDefault="004160A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Target host</w:t>
            </w:r>
            <w:r w:rsidR="0017783C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17783C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localhost</w:t>
            </w:r>
          </w:p>
          <w:p w14:paraId="642F6658" w14:textId="2F9412A2" w:rsidR="00280725" w:rsidRPr="00BC73CE" w:rsidRDefault="004160A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Operation execution directory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；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proofErr w:type="spellStart"/>
            <w:r w:rsidRPr="00BC73CE">
              <w:rPr>
                <w:rFonts w:asciiTheme="majorHAnsi" w:hAnsiTheme="majorHAnsi" w:cstheme="majorHAnsi"/>
                <w:sz w:val="18"/>
                <w:szCs w:val="18"/>
              </w:rPr>
              <w:t>DataRelayStoragePath</w:t>
            </w:r>
            <w:proofErr w:type="spellEnd"/>
            <w:r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  <w:r w:rsidR="00437C19"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legacy/ns/0000000001/in/</w:t>
            </w:r>
          </w:p>
          <w:p w14:paraId="71092166" w14:textId="6267780B" w:rsidR="00437C19" w:rsidRPr="00BC73CE" w:rsidRDefault="004160AE" w:rsidP="00437C19">
            <w:pPr>
              <w:jc w:val="left"/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Operation results directory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；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proofErr w:type="spellStart"/>
            <w:r w:rsidRPr="00BC73CE">
              <w:rPr>
                <w:rFonts w:asciiTheme="majorHAnsi" w:hAnsiTheme="majorHAnsi" w:cstheme="majorHAnsi"/>
                <w:sz w:val="18"/>
                <w:szCs w:val="18"/>
              </w:rPr>
              <w:t>DataRelayStoragePath</w:t>
            </w:r>
            <w:proofErr w:type="spellEnd"/>
            <w:r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  <w:r w:rsidR="00437C19"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legacy/ns/0000000001/out/</w:t>
            </w:r>
          </w:p>
          <w:p w14:paraId="7458E704" w14:textId="025B7B55" w:rsidR="00437C19" w:rsidRPr="00BC73CE" w:rsidRDefault="00437C1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6040C381" w14:textId="76F2055D" w:rsidR="0017783C" w:rsidRPr="00BC73CE" w:rsidRDefault="004160A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Collectable file path and directory structures</w:t>
            </w:r>
            <w:r w:rsidR="00280725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</w:p>
          <w:p w14:paraId="4AB8528D" w14:textId="130E2661" w:rsidR="00EA5530" w:rsidRPr="00BC73CE" w:rsidRDefault="00232CA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  <w:proofErr w:type="spellStart"/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>DataRelayStoragePath</w:t>
            </w:r>
            <w:proofErr w:type="spellEnd"/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  <w:r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0F226A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legacy/ns/0000000001/in/_paramete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rs/localhost/</w:t>
            </w: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SAMPLE.yml</w:t>
            </w:r>
            <w:proofErr w:type="spellEnd"/>
          </w:p>
          <w:p w14:paraId="3394F737" w14:textId="5FA0A0BC" w:rsidR="000F226A" w:rsidRPr="00BC73CE" w:rsidRDefault="00232CA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  <w:proofErr w:type="spellStart"/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>DataRelayStoragePath</w:t>
            </w:r>
            <w:proofErr w:type="spellEnd"/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  <w:r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0F226A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legacy/ns/0000000001/in/_parameters/localhost/OS/</w:t>
            </w:r>
            <w:proofErr w:type="spellStart"/>
            <w:r w:rsidR="000F226A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RH_snmpd.yml</w:t>
            </w:r>
            <w:proofErr w:type="spellEnd"/>
          </w:p>
          <w:p w14:paraId="7DA39B3B" w14:textId="39EBC77C" w:rsidR="00437C19" w:rsidRPr="00BC73CE" w:rsidRDefault="00437C19" w:rsidP="00437C19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  <w:proofErr w:type="spellStart"/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>DataRelayStoragePath</w:t>
            </w:r>
            <w:proofErr w:type="spellEnd"/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  <w:r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legacy/ns/0000000001/in/_</w:t>
            </w: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parameters_file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/localhost/TEST.txt</w:t>
            </w:r>
          </w:p>
          <w:p w14:paraId="4C32C23D" w14:textId="77777777" w:rsidR="00437C19" w:rsidRPr="00BC73CE" w:rsidRDefault="00437C1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</w:pPr>
          </w:p>
          <w:p w14:paraId="7957B367" w14:textId="3033EDAB" w:rsidR="002B0AF9" w:rsidRPr="00BC73CE" w:rsidRDefault="004160A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Or,</w:t>
            </w:r>
          </w:p>
          <w:p w14:paraId="5C11D8FE" w14:textId="77777777" w:rsidR="00280725" w:rsidRPr="00BC73CE" w:rsidRDefault="00280725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</w:pPr>
          </w:p>
          <w:p w14:paraId="3598F7C3" w14:textId="3AF2F2AD" w:rsidR="00EA5530" w:rsidRPr="00BC73CE" w:rsidRDefault="00232CA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  <w:proofErr w:type="spellStart"/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>DataRelayStoragePath</w:t>
            </w:r>
            <w:proofErr w:type="spellEnd"/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  <w:r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2B0AF9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legacy/ns/0000000001/out/_paramete</w:t>
            </w:r>
            <w:r w:rsidR="00EA5530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rs/localhost/</w:t>
            </w:r>
            <w:proofErr w:type="spellStart"/>
            <w:r w:rsidR="00EA5530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SAM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PLE.yml</w:t>
            </w:r>
            <w:proofErr w:type="spellEnd"/>
          </w:p>
          <w:p w14:paraId="13B8414B" w14:textId="35722DC0" w:rsidR="002B0AF9" w:rsidRPr="00BC73CE" w:rsidRDefault="00232CA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  <w:proofErr w:type="spellStart"/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>DataRelayStoragePath</w:t>
            </w:r>
            <w:proofErr w:type="spellEnd"/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  <w:r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2B0AF9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legacy/ns/0000000001/out/_parameters/localhost/OS/</w:t>
            </w:r>
            <w:proofErr w:type="spellStart"/>
            <w:r w:rsidR="002B0AF9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RH_snmpd.yml</w:t>
            </w:r>
            <w:proofErr w:type="spellEnd"/>
          </w:p>
          <w:p w14:paraId="5EE57662" w14:textId="50C3BD32" w:rsidR="00437C19" w:rsidRPr="00BC73CE" w:rsidRDefault="00437C19" w:rsidP="00437C19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  <w:proofErr w:type="spellStart"/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>DataRelayStoragePath</w:t>
            </w:r>
            <w:proofErr w:type="spellEnd"/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  <w:r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legacy/ns/0000000001/out/_</w:t>
            </w: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parameters_file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/localhost/TEST.txt</w:t>
            </w:r>
          </w:p>
          <w:p w14:paraId="5760A422" w14:textId="1C1CEBBF" w:rsidR="0017783C" w:rsidRPr="00BC73CE" w:rsidRDefault="0017783C" w:rsidP="00437C19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</w:tc>
      </w:tr>
    </w:tbl>
    <w:p w14:paraId="34A6FD5A" w14:textId="36CF4EC5" w:rsidR="009E048A" w:rsidRPr="00BC73CE" w:rsidRDefault="009E048A" w:rsidP="009E048A">
      <w:pPr>
        <w:pStyle w:val="af4"/>
        <w:keepNext/>
        <w:rPr>
          <w:rFonts w:asciiTheme="majorHAnsi" w:hAnsiTheme="majorHAnsi" w:cstheme="majorHAnsi"/>
        </w:rPr>
      </w:pPr>
    </w:p>
    <w:p w14:paraId="65C47958" w14:textId="5B421DBA" w:rsidR="009E048A" w:rsidRPr="00BC73CE" w:rsidRDefault="009E048A">
      <w:pPr>
        <w:widowControl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br w:type="page"/>
      </w:r>
    </w:p>
    <w:p w14:paraId="10AE5397" w14:textId="4194E0CD" w:rsidR="005B1B26" w:rsidRPr="00BC73CE" w:rsidRDefault="004160AE" w:rsidP="004160AE">
      <w:pPr>
        <w:ind w:left="105" w:hangingChars="50" w:hanging="105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lastRenderedPageBreak/>
        <w:t>If the user wants the file upload menu to be collectable, a file with the same name as the value of the source file variable (file name) must be placed under _parameters_.</w:t>
      </w:r>
    </w:p>
    <w:p w14:paraId="02A299A9" w14:textId="526657AB" w:rsidR="005B1B26" w:rsidRPr="00BC73CE" w:rsidRDefault="004160AE" w:rsidP="005B1B26">
      <w:pPr>
        <w:ind w:left="142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For more information about Collection item value li</w:t>
      </w:r>
      <w:r w:rsidR="00867CFA">
        <w:rPr>
          <w:rFonts w:asciiTheme="majorHAnsi" w:hAnsiTheme="majorHAnsi" w:cstheme="majorHAnsi"/>
        </w:rPr>
        <w:t>st settings, please refer to “5.1.2 Collection item value list”</w:t>
      </w:r>
    </w:p>
    <w:p w14:paraId="65B13F17" w14:textId="147BE3C7" w:rsidR="00774A8B" w:rsidRDefault="004160AE" w:rsidP="005B1B26">
      <w:pPr>
        <w:ind w:left="142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As the maximum file size for uploads depends on the server specifications, please refer to</w:t>
      </w:r>
      <w:r w:rsidR="00867CFA">
        <w:rPr>
          <w:rFonts w:asciiTheme="majorHAnsi" w:hAnsiTheme="majorHAnsi" w:cstheme="majorHAnsi"/>
        </w:rPr>
        <w:t xml:space="preserve"> “</w:t>
      </w:r>
      <w:r w:rsidR="00867CFA" w:rsidRPr="00867CFA">
        <w:rPr>
          <w:rFonts w:asciiTheme="majorHAnsi" w:hAnsiTheme="majorHAnsi" w:cstheme="majorHAnsi"/>
        </w:rPr>
        <w:t>Exastro-</w:t>
      </w:r>
      <w:proofErr w:type="spellStart"/>
      <w:r w:rsidR="00867CFA" w:rsidRPr="00867CFA">
        <w:rPr>
          <w:rFonts w:asciiTheme="majorHAnsi" w:hAnsiTheme="majorHAnsi" w:cstheme="majorHAnsi"/>
        </w:rPr>
        <w:t>ITA_User_</w:t>
      </w:r>
      <w:r w:rsidR="00867CFA">
        <w:rPr>
          <w:rFonts w:asciiTheme="majorHAnsi" w:hAnsiTheme="majorHAnsi" w:cstheme="majorHAnsi"/>
        </w:rPr>
        <w:t>Instruction_Manual_RESTAPI</w:t>
      </w:r>
      <w:proofErr w:type="spellEnd"/>
      <w:r w:rsidR="00867CFA">
        <w:rPr>
          <w:rFonts w:asciiTheme="majorHAnsi" w:hAnsiTheme="majorHAnsi" w:cstheme="majorHAnsi"/>
        </w:rPr>
        <w:t xml:space="preserve">” </w:t>
      </w:r>
      <w:r w:rsidRPr="00BC73CE">
        <w:rPr>
          <w:rFonts w:asciiTheme="majorHAnsi" w:hAnsiTheme="majorHAnsi" w:cstheme="majorHAnsi"/>
        </w:rPr>
        <w:t>for more details.</w:t>
      </w:r>
    </w:p>
    <w:p w14:paraId="6FDE169E" w14:textId="2AAD84EC" w:rsidR="006C1EF2" w:rsidRDefault="006C1EF2" w:rsidP="005B1B26">
      <w:pPr>
        <w:ind w:left="142"/>
        <w:jc w:val="left"/>
        <w:rPr>
          <w:rFonts w:asciiTheme="majorHAnsi" w:hAnsiTheme="majorHAnsi" w:cstheme="majorHAnsi"/>
        </w:rPr>
      </w:pPr>
    </w:p>
    <w:p w14:paraId="789B1C3B" w14:textId="6B5A9B68" w:rsidR="006C1EF2" w:rsidRDefault="006F0872" w:rsidP="006C1EF2">
      <w:pPr>
        <w:rPr>
          <w:color w:val="000000" w:themeColor="text1"/>
          <w:sz w:val="20"/>
          <w:szCs w:val="20"/>
        </w:rPr>
      </w:pPr>
      <w:r>
        <w:t xml:space="preserve">Way of selecting </w:t>
      </w:r>
      <w:proofErr w:type="spellStart"/>
      <w:r>
        <w:t>u</w:t>
      </w:r>
      <w:r w:rsidR="008B3837">
        <w:t>ploadable</w:t>
      </w:r>
      <w:proofErr w:type="spellEnd"/>
      <w:r w:rsidR="008B3837">
        <w:t xml:space="preserve"> file</w:t>
      </w:r>
      <w:r>
        <w:t xml:space="preserve"> under</w:t>
      </w:r>
      <w:r w:rsidR="008B3837">
        <w:t xml:space="preserve"> </w:t>
      </w:r>
      <w:r w:rsidR="006C1EF2" w:rsidRPr="006C7FAC">
        <w:rPr>
          <w:rFonts w:hint="eastAsia"/>
        </w:rPr>
        <w:t>_</w:t>
      </w:r>
      <w:proofErr w:type="spellStart"/>
      <w:r w:rsidR="006C1EF2" w:rsidRPr="006C7FAC">
        <w:rPr>
          <w:rFonts w:hint="eastAsia"/>
        </w:rPr>
        <w:t>parameters_file</w:t>
      </w:r>
      <w:proofErr w:type="spellEnd"/>
      <w:r>
        <w:t xml:space="preserve"> are as </w:t>
      </w:r>
      <w:r>
        <w:rPr>
          <w:rFonts w:hint="eastAsia"/>
        </w:rPr>
        <w:t>following</w:t>
      </w:r>
      <w:r>
        <w:t>.</w:t>
      </w:r>
    </w:p>
    <w:p w14:paraId="7197062E" w14:textId="77777777" w:rsidR="006C1EF2" w:rsidRPr="00723D55" w:rsidRDefault="006C1EF2" w:rsidP="006C1EF2"/>
    <w:p w14:paraId="49D51190" w14:textId="4AB66611" w:rsidR="006C1EF2" w:rsidRDefault="006C1EF2" w:rsidP="006C1EF2">
      <w:pPr>
        <w:pStyle w:val="af4"/>
        <w:keepNext/>
        <w:jc w:val="center"/>
      </w:pPr>
      <w:r>
        <w:rPr>
          <w:rFonts w:hint="eastAsia"/>
        </w:rPr>
        <w:t xml:space="preserve">Table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2425F1">
        <w:rPr>
          <w:noProof/>
        </w:rPr>
        <w:t>2</w:t>
      </w:r>
      <w:r>
        <w:fldChar w:fldCharType="end"/>
      </w:r>
      <w:r>
        <w:t>-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2425F1">
        <w:rPr>
          <w:noProof/>
        </w:rPr>
        <w:t>4</w:t>
      </w:r>
      <w:r>
        <w:fldChar w:fldCharType="end"/>
      </w:r>
      <w:r>
        <w:rPr>
          <w:rFonts w:hint="eastAsia"/>
        </w:rPr>
        <w:t xml:space="preserve">　</w:t>
      </w:r>
      <w:r>
        <w:t xml:space="preserve"> </w:t>
      </w:r>
      <w:r>
        <w:rPr>
          <w:rFonts w:hint="eastAsia"/>
        </w:rPr>
        <w:t>S</w:t>
      </w:r>
      <w:r>
        <w:t>pecifying Upload target files</w:t>
      </w:r>
    </w:p>
    <w:tbl>
      <w:tblPr>
        <w:tblStyle w:val="ad"/>
        <w:tblW w:w="9492" w:type="dxa"/>
        <w:tblInd w:w="142" w:type="dxa"/>
        <w:tblLook w:val="04A0" w:firstRow="1" w:lastRow="0" w:firstColumn="1" w:lastColumn="0" w:noHBand="0" w:noVBand="1"/>
      </w:tblPr>
      <w:tblGrid>
        <w:gridCol w:w="1810"/>
        <w:gridCol w:w="6578"/>
        <w:gridCol w:w="1104"/>
      </w:tblGrid>
      <w:tr w:rsidR="006C1EF2" w14:paraId="7022114C" w14:textId="77777777" w:rsidTr="006F0872">
        <w:tc>
          <w:tcPr>
            <w:tcW w:w="1810" w:type="dxa"/>
            <w:shd w:val="clear" w:color="auto" w:fill="002B62"/>
          </w:tcPr>
          <w:p w14:paraId="0E0FAF16" w14:textId="167643DD" w:rsidR="006C1EF2" w:rsidRPr="007354C5" w:rsidRDefault="006C1EF2" w:rsidP="007B47B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Format</w:t>
            </w:r>
          </w:p>
        </w:tc>
        <w:tc>
          <w:tcPr>
            <w:tcW w:w="6578" w:type="dxa"/>
            <w:shd w:val="clear" w:color="auto" w:fill="002B62"/>
          </w:tcPr>
          <w:p w14:paraId="0ABC9671" w14:textId="7A495DC7" w:rsidR="006C1EF2" w:rsidRPr="007354C5" w:rsidRDefault="006C1EF2" w:rsidP="007B47B5">
            <w:pPr>
              <w:jc w:val="left"/>
              <w:rPr>
                <w:b/>
              </w:rPr>
            </w:pPr>
            <w:r>
              <w:rPr>
                <w:b/>
              </w:rPr>
              <w:t>YAML file description format</w:t>
            </w:r>
          </w:p>
        </w:tc>
        <w:tc>
          <w:tcPr>
            <w:tcW w:w="1104" w:type="dxa"/>
            <w:shd w:val="clear" w:color="auto" w:fill="002B62"/>
          </w:tcPr>
          <w:p w14:paraId="7FE43068" w14:textId="53237683" w:rsidR="006C1EF2" w:rsidRPr="007354C5" w:rsidRDefault="006C1EF2" w:rsidP="007B47B5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Remarks</w:t>
            </w:r>
          </w:p>
        </w:tc>
      </w:tr>
      <w:tr w:rsidR="006C1EF2" w14:paraId="17C1A899" w14:textId="77777777" w:rsidTr="006F0872">
        <w:tc>
          <w:tcPr>
            <w:tcW w:w="1810" w:type="dxa"/>
          </w:tcPr>
          <w:p w14:paraId="65FE72D7" w14:textId="005623F6" w:rsidR="006C1EF2" w:rsidRPr="00533A46" w:rsidRDefault="006C1EF2" w:rsidP="007B47B5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F</w:t>
            </w:r>
            <w:r>
              <w:rPr>
                <w:color w:val="000000" w:themeColor="text1"/>
                <w:sz w:val="20"/>
                <w:szCs w:val="20"/>
              </w:rPr>
              <w:t>ile name specification</w:t>
            </w:r>
          </w:p>
        </w:tc>
        <w:tc>
          <w:tcPr>
            <w:tcW w:w="6578" w:type="dxa"/>
          </w:tcPr>
          <w:p w14:paraId="6D88810A" w14:textId="6F5D95C0" w:rsidR="006C1EF2" w:rsidRPr="00BE3D17" w:rsidRDefault="006C1EF2" w:rsidP="007B47B5">
            <w:pPr>
              <w:jc w:val="left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VAR_FILE_NAME : &lt;‘</w:t>
            </w:r>
            <w:r>
              <w:rPr>
                <w:rFonts w:hint="eastAsia"/>
                <w:color w:val="000000" w:themeColor="text1"/>
                <w:sz w:val="18"/>
                <w:szCs w:val="18"/>
              </w:rPr>
              <w:t xml:space="preserve"> file name&gt;</w:t>
            </w:r>
            <w:r>
              <w:rPr>
                <w:color w:val="000000" w:themeColor="text1"/>
                <w:sz w:val="18"/>
                <w:szCs w:val="18"/>
              </w:rPr>
              <w:t>’</w:t>
            </w:r>
          </w:p>
        </w:tc>
        <w:tc>
          <w:tcPr>
            <w:tcW w:w="1104" w:type="dxa"/>
          </w:tcPr>
          <w:p w14:paraId="28CB3BCB" w14:textId="77777777" w:rsidR="006C1EF2" w:rsidRDefault="006C1EF2" w:rsidP="007B47B5">
            <w:pPr>
              <w:jc w:val="left"/>
            </w:pPr>
          </w:p>
        </w:tc>
      </w:tr>
      <w:tr w:rsidR="006C1EF2" w14:paraId="1E9EE4BC" w14:textId="77777777" w:rsidTr="006F0872">
        <w:tc>
          <w:tcPr>
            <w:tcW w:w="1810" w:type="dxa"/>
          </w:tcPr>
          <w:p w14:paraId="7B6DC4DA" w14:textId="1B400DA6" w:rsidR="006C1EF2" w:rsidRDefault="006C1EF2" w:rsidP="007B47B5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F</w:t>
            </w:r>
            <w:r>
              <w:rPr>
                <w:color w:val="000000" w:themeColor="text1"/>
                <w:sz w:val="20"/>
                <w:szCs w:val="20"/>
              </w:rPr>
              <w:t>ile path specification</w:t>
            </w:r>
          </w:p>
          <w:p w14:paraId="3D25E624" w14:textId="52C17F4A" w:rsidR="006C1EF2" w:rsidRPr="00533A46" w:rsidRDefault="006C1EF2" w:rsidP="007B47B5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(Perfect match)</w:t>
            </w:r>
          </w:p>
        </w:tc>
        <w:tc>
          <w:tcPr>
            <w:tcW w:w="6578" w:type="dxa"/>
          </w:tcPr>
          <w:p w14:paraId="71FAD229" w14:textId="2B4A0825" w:rsidR="006C1EF2" w:rsidRPr="00810453" w:rsidRDefault="006C1EF2" w:rsidP="006C1EF2">
            <w:pPr>
              <w:jc w:val="left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VAR_FILE_NAME : ‘/&lt;</w:t>
            </w:r>
            <w:r>
              <w:rPr>
                <w:rFonts w:hint="eastAsia"/>
                <w:color w:val="000000" w:themeColor="text1"/>
                <w:sz w:val="18"/>
                <w:szCs w:val="18"/>
              </w:rPr>
              <w:t>u</w:t>
            </w:r>
            <w:r>
              <w:rPr>
                <w:color w:val="000000" w:themeColor="text1"/>
                <w:sz w:val="18"/>
                <w:szCs w:val="18"/>
              </w:rPr>
              <w:t>pper directory</w:t>
            </w:r>
            <w:r>
              <w:rPr>
                <w:rFonts w:hint="eastAsia"/>
                <w:color w:val="000000" w:themeColor="text1"/>
                <w:sz w:val="18"/>
                <w:szCs w:val="18"/>
              </w:rPr>
              <w:t>&gt;</w:t>
            </w:r>
            <w:r>
              <w:rPr>
                <w:color w:val="000000" w:themeColor="text1"/>
                <w:sz w:val="18"/>
                <w:szCs w:val="18"/>
              </w:rPr>
              <w:t>/</w:t>
            </w:r>
            <w:r w:rsidRPr="00EA09D7">
              <w:rPr>
                <w:color w:val="000000" w:themeColor="text1"/>
                <w:sz w:val="20"/>
                <w:szCs w:val="20"/>
              </w:rPr>
              <w:t>_</w:t>
            </w:r>
            <w:proofErr w:type="spellStart"/>
            <w:r w:rsidRPr="00EA09D7">
              <w:rPr>
                <w:color w:val="000000" w:themeColor="text1"/>
                <w:sz w:val="20"/>
                <w:szCs w:val="20"/>
              </w:rPr>
              <w:t>parameters_file</w:t>
            </w:r>
            <w:proofErr w:type="spellEnd"/>
            <w:r>
              <w:rPr>
                <w:color w:val="000000" w:themeColor="text1"/>
                <w:sz w:val="20"/>
                <w:szCs w:val="20"/>
              </w:rPr>
              <w:t>/</w:t>
            </w:r>
            <w:r w:rsidRPr="00EA09D7">
              <w:rPr>
                <w:color w:val="000000" w:themeColor="text1"/>
                <w:sz w:val="20"/>
                <w:szCs w:val="20"/>
              </w:rPr>
              <w:t xml:space="preserve"> localhost</w:t>
            </w:r>
            <w:r>
              <w:rPr>
                <w:color w:val="000000" w:themeColor="text1"/>
                <w:sz w:val="20"/>
                <w:szCs w:val="20"/>
              </w:rPr>
              <w:t>/</w:t>
            </w:r>
            <w:r>
              <w:rPr>
                <w:color w:val="000000" w:themeColor="text1"/>
                <w:sz w:val="18"/>
                <w:szCs w:val="18"/>
              </w:rPr>
              <w:t>&lt;</w:t>
            </w: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directory</w:t>
            </w:r>
            <w:r>
              <w:rPr>
                <w:color w:val="000000" w:themeColor="text1"/>
                <w:sz w:val="20"/>
                <w:szCs w:val="20"/>
              </w:rPr>
              <w:t>X</w:t>
            </w:r>
            <w:proofErr w:type="spellEnd"/>
            <w:r>
              <w:rPr>
                <w:color w:val="000000" w:themeColor="text1"/>
                <w:sz w:val="20"/>
                <w:szCs w:val="20"/>
              </w:rPr>
              <w:t>&gt;/&lt;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fi</w:t>
            </w:r>
            <w:r>
              <w:rPr>
                <w:color w:val="000000" w:themeColor="text1"/>
                <w:sz w:val="20"/>
                <w:szCs w:val="20"/>
              </w:rPr>
              <w:t>le name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&gt;</w:t>
            </w:r>
            <w:r>
              <w:rPr>
                <w:color w:val="000000" w:themeColor="text1"/>
                <w:sz w:val="18"/>
                <w:szCs w:val="18"/>
              </w:rPr>
              <w:t>’</w:t>
            </w:r>
            <w:r>
              <w:t xml:space="preserve"> </w:t>
            </w:r>
          </w:p>
        </w:tc>
        <w:tc>
          <w:tcPr>
            <w:tcW w:w="1104" w:type="dxa"/>
          </w:tcPr>
          <w:p w14:paraId="3E5D5BFE" w14:textId="77777777" w:rsidR="006C1EF2" w:rsidRDefault="006C1EF2" w:rsidP="007B47B5">
            <w:pPr>
              <w:jc w:val="left"/>
            </w:pPr>
          </w:p>
        </w:tc>
      </w:tr>
      <w:tr w:rsidR="006C1EF2" w14:paraId="3788D5C4" w14:textId="77777777" w:rsidTr="006F0872">
        <w:tc>
          <w:tcPr>
            <w:tcW w:w="1810" w:type="dxa"/>
          </w:tcPr>
          <w:p w14:paraId="50B9C262" w14:textId="480D4DA9" w:rsidR="006C1EF2" w:rsidRDefault="006C1EF2" w:rsidP="007B47B5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F</w:t>
            </w:r>
            <w:r>
              <w:rPr>
                <w:color w:val="000000" w:themeColor="text1"/>
                <w:sz w:val="20"/>
                <w:szCs w:val="20"/>
              </w:rPr>
              <w:t>ile path specification</w:t>
            </w:r>
          </w:p>
          <w:p w14:paraId="01630B63" w14:textId="7CAB053D" w:rsidR="006C1EF2" w:rsidRPr="00533A46" w:rsidRDefault="006C1EF2" w:rsidP="007B47B5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(Ending match)</w:t>
            </w:r>
          </w:p>
        </w:tc>
        <w:tc>
          <w:tcPr>
            <w:tcW w:w="6578" w:type="dxa"/>
          </w:tcPr>
          <w:p w14:paraId="4FB88A03" w14:textId="7C0F0FA0" w:rsidR="006C1EF2" w:rsidRPr="00CD3CC3" w:rsidRDefault="006C1EF2" w:rsidP="007B47B5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18"/>
                <w:szCs w:val="18"/>
              </w:rPr>
              <w:t>VAR_FILE_NAME : ‘</w:t>
            </w:r>
            <w:r>
              <w:rPr>
                <w:rFonts w:hint="eastAsia"/>
                <w:color w:val="000000" w:themeColor="text1"/>
                <w:sz w:val="18"/>
                <w:szCs w:val="18"/>
              </w:rPr>
              <w:t>/</w:t>
            </w:r>
            <w:r>
              <w:rPr>
                <w:color w:val="000000" w:themeColor="text1"/>
                <w:sz w:val="18"/>
                <w:szCs w:val="18"/>
              </w:rPr>
              <w:t>&lt;</w:t>
            </w: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directoryX</w:t>
            </w:r>
            <w:proofErr w:type="spellEnd"/>
            <w:r>
              <w:rPr>
                <w:color w:val="000000" w:themeColor="text1"/>
                <w:sz w:val="20"/>
                <w:szCs w:val="20"/>
              </w:rPr>
              <w:t>&gt;/&lt;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file name&gt;</w:t>
            </w:r>
            <w:r>
              <w:rPr>
                <w:color w:val="000000" w:themeColor="text1"/>
                <w:sz w:val="18"/>
                <w:szCs w:val="18"/>
              </w:rPr>
              <w:t>’</w:t>
            </w:r>
          </w:p>
        </w:tc>
        <w:tc>
          <w:tcPr>
            <w:tcW w:w="1104" w:type="dxa"/>
          </w:tcPr>
          <w:p w14:paraId="75938601" w14:textId="77777777" w:rsidR="006C1EF2" w:rsidRDefault="006C1EF2" w:rsidP="007B47B5">
            <w:pPr>
              <w:jc w:val="left"/>
            </w:pPr>
          </w:p>
        </w:tc>
      </w:tr>
    </w:tbl>
    <w:p w14:paraId="66D1525C" w14:textId="77777777" w:rsidR="006F0872" w:rsidRDefault="006F0872" w:rsidP="006F0872">
      <w:pPr>
        <w:ind w:leftChars="202" w:left="424"/>
      </w:pPr>
      <w:r>
        <w:rPr>
          <w:rFonts w:hint="eastAsia"/>
        </w:rPr>
        <w:t>※</w:t>
      </w:r>
      <w:r>
        <w:t xml:space="preserve">Target file will be randomly selected when multiple files are applicable with file name. </w:t>
      </w:r>
    </w:p>
    <w:p w14:paraId="07517BCD" w14:textId="77777777" w:rsidR="006F0872" w:rsidRDefault="006F0872" w:rsidP="006F0872">
      <w:pPr>
        <w:ind w:leftChars="202" w:left="424" w:firstLineChars="100" w:firstLine="210"/>
      </w:pPr>
      <w:r>
        <w:t xml:space="preserve">Applicable file are selected for file path </w:t>
      </w:r>
      <w:r>
        <w:rPr>
          <w:rFonts w:hint="eastAsia"/>
        </w:rPr>
        <w:t>(p</w:t>
      </w:r>
      <w:r>
        <w:t>erfect match</w:t>
      </w:r>
      <w:r>
        <w:rPr>
          <w:rFonts w:hint="eastAsia"/>
        </w:rPr>
        <w:t xml:space="preserve">) </w:t>
      </w:r>
      <w:r>
        <w:t xml:space="preserve"> </w:t>
      </w:r>
    </w:p>
    <w:p w14:paraId="5C071BEC" w14:textId="77777777" w:rsidR="006F0872" w:rsidRPr="00723D55" w:rsidRDefault="006F0872" w:rsidP="006F0872">
      <w:pPr>
        <w:ind w:leftChars="202" w:left="424" w:firstLineChars="100" w:firstLine="210"/>
      </w:pPr>
      <w:r>
        <w:t>Target file will be randomly selected when multiple files are applicable for file path (end match)</w:t>
      </w:r>
      <w:r w:rsidRPr="00723D55">
        <w:t xml:space="preserve"> </w:t>
      </w:r>
    </w:p>
    <w:p w14:paraId="5DD109EE" w14:textId="77777777" w:rsidR="006C1EF2" w:rsidRPr="006F0872" w:rsidRDefault="006C1EF2" w:rsidP="005B1B26">
      <w:pPr>
        <w:ind w:left="142"/>
        <w:jc w:val="left"/>
        <w:rPr>
          <w:rFonts w:asciiTheme="majorHAnsi" w:hAnsiTheme="majorHAnsi" w:cstheme="majorHAnsi"/>
        </w:rPr>
      </w:pPr>
    </w:p>
    <w:p w14:paraId="71884D9C" w14:textId="77777777" w:rsidR="009E048A" w:rsidRPr="00BC73CE" w:rsidRDefault="009E048A" w:rsidP="009E048A">
      <w:pPr>
        <w:rPr>
          <w:rFonts w:asciiTheme="majorHAnsi" w:hAnsiTheme="majorHAnsi" w:cstheme="majorHAnsi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9E048A" w:rsidRPr="00BC73CE" w14:paraId="027A9B5D" w14:textId="77777777" w:rsidTr="00774A8B">
        <w:tc>
          <w:tcPr>
            <w:tcW w:w="9627" w:type="dxa"/>
          </w:tcPr>
          <w:p w14:paraId="3741B888" w14:textId="2C65D4B7" w:rsidR="00437C19" w:rsidRPr="00BC73CE" w:rsidRDefault="009E048A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e.g.) </w:t>
            </w:r>
            <w:r w:rsidR="004160A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Directory structure and source file contents when using variables of Normal variable structure.</w:t>
            </w:r>
          </w:p>
          <w:p w14:paraId="1BD57222" w14:textId="36223826" w:rsidR="009E048A" w:rsidRPr="00BC73CE" w:rsidRDefault="004160AE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■Structure</w:t>
            </w:r>
          </w:p>
          <w:p w14:paraId="66885332" w14:textId="0E0D3894" w:rsidR="009E048A" w:rsidRPr="00BC73CE" w:rsidRDefault="004160AE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【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Upper directory</w:t>
            </w:r>
            <w:r w:rsidR="009E048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】</w:t>
            </w:r>
          </w:p>
          <w:p w14:paraId="16ECA4FF" w14:textId="77777777" w:rsidR="009E048A" w:rsidRPr="00BC73CE" w:rsidRDefault="009E048A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|-  _parameters              </w:t>
            </w:r>
          </w:p>
          <w:p w14:paraId="0F827978" w14:textId="77777777" w:rsidR="009E048A" w:rsidRPr="00BC73CE" w:rsidRDefault="009E048A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|   |-  localhost             </w:t>
            </w:r>
          </w:p>
          <w:p w14:paraId="1B7AB83A" w14:textId="09C86C16" w:rsidR="009E048A" w:rsidRPr="00BC73CE" w:rsidRDefault="009E048A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|       |-  </w:t>
            </w: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SAMPLE.yml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</w:t>
            </w:r>
            <w:r w:rsidRPr="00BC73CE">
              <w:rPr>
                <w:rFonts w:ascii="ＭＳ ゴシック" w:eastAsia="ＭＳ ゴシック" w:hAnsi="ＭＳ ゴシック" w:cs="ＭＳ ゴシック" w:hint="eastAsia"/>
                <w:color w:val="000000" w:themeColor="text1"/>
                <w:sz w:val="20"/>
                <w:szCs w:val="20"/>
              </w:rPr>
              <w:t>※</w:t>
            </w:r>
            <w:r w:rsidR="004160AE" w:rsidRPr="00BC73CE">
              <w:rPr>
                <w:rFonts w:asciiTheme="majorHAnsi" w:hAnsiTheme="majorHAnsi" w:cstheme="majorHAnsi"/>
                <w:sz w:val="18"/>
              </w:rPr>
              <w:t>Source file</w:t>
            </w:r>
          </w:p>
          <w:p w14:paraId="4DFA556C" w14:textId="46331627" w:rsidR="009E048A" w:rsidRPr="00BC73CE" w:rsidRDefault="009E048A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|-  _</w:t>
            </w: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parameters_file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   </w:t>
            </w:r>
          </w:p>
          <w:p w14:paraId="30E5BB06" w14:textId="4BEF62EC" w:rsidR="00437C19" w:rsidRPr="00BC73CE" w:rsidRDefault="00437C19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|   |-  localhost             </w:t>
            </w:r>
          </w:p>
          <w:p w14:paraId="17ABED99" w14:textId="67A962AF" w:rsidR="009E048A" w:rsidRPr="00BC73CE" w:rsidRDefault="009E048A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   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|-  test.txt               </w:t>
            </w:r>
            <w:r w:rsidRPr="00BC73CE">
              <w:rPr>
                <w:rFonts w:ascii="ＭＳ ゴシック" w:eastAsia="ＭＳ ゴシック" w:hAnsi="ＭＳ ゴシック" w:cs="ＭＳ ゴシック" w:hint="eastAsia"/>
                <w:color w:val="000000" w:themeColor="text1"/>
                <w:sz w:val="20"/>
                <w:szCs w:val="20"/>
              </w:rPr>
              <w:t>※</w:t>
            </w:r>
            <w:proofErr w:type="spellStart"/>
            <w:r w:rsidR="004160A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Uploadable</w:t>
            </w:r>
            <w:proofErr w:type="spellEnd"/>
            <w:r w:rsidR="004160A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file</w:t>
            </w:r>
          </w:p>
          <w:p w14:paraId="56952955" w14:textId="77777777" w:rsidR="00CA34E5" w:rsidRPr="00BC73CE" w:rsidRDefault="00CA34E5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39C6C67F" w14:textId="1A54B5FB" w:rsidR="009E048A" w:rsidRPr="00BC73CE" w:rsidRDefault="009E048A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</w:t>
            </w:r>
            <w:r w:rsidR="004160A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Collectable file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SAMPLE.yml</w:t>
            </w:r>
            <w:proofErr w:type="spellEnd"/>
          </w:p>
          <w:p w14:paraId="19B9CDA8" w14:textId="3C8B25ED" w:rsidR="009E048A" w:rsidRPr="00BC73CE" w:rsidRDefault="004160AE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■File contents</w:t>
            </w:r>
          </w:p>
          <w:p w14:paraId="08135F81" w14:textId="77777777" w:rsidR="009E048A" w:rsidRPr="00BC73CE" w:rsidRDefault="009E048A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VAR_upload_file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: test.txt</w:t>
            </w:r>
          </w:p>
          <w:p w14:paraId="3E19E533" w14:textId="3601CBB6" w:rsidR="009E048A" w:rsidRPr="00BC73CE" w:rsidRDefault="009E048A" w:rsidP="006C7FAC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</w:tc>
      </w:tr>
    </w:tbl>
    <w:p w14:paraId="3C518706" w14:textId="5BC4E705" w:rsidR="002B0AF9" w:rsidRPr="00BC73CE" w:rsidRDefault="002B0AF9" w:rsidP="006A0BCE">
      <w:pPr>
        <w:widowControl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br w:type="page"/>
      </w:r>
    </w:p>
    <w:p w14:paraId="059A212B" w14:textId="528D99BA" w:rsidR="0053487B" w:rsidRPr="00BC73CE" w:rsidRDefault="004160AE" w:rsidP="006A0BCE">
      <w:pPr>
        <w:pStyle w:val="20"/>
        <w:rPr>
          <w:rFonts w:asciiTheme="majorHAnsi" w:hAnsiTheme="majorHAnsi" w:cstheme="majorHAnsi"/>
        </w:rPr>
      </w:pPr>
      <w:bookmarkStart w:id="15" w:name="_Toc93499519"/>
      <w:r w:rsidRPr="00BC73CE">
        <w:rPr>
          <w:rFonts w:asciiTheme="majorHAnsi" w:hAnsiTheme="majorHAnsi" w:cstheme="majorHAnsi"/>
        </w:rPr>
        <w:lastRenderedPageBreak/>
        <w:t>Variable and variable types</w:t>
      </w:r>
      <w:bookmarkEnd w:id="15"/>
    </w:p>
    <w:p w14:paraId="04F71690" w14:textId="741354E8" w:rsidR="0053487B" w:rsidRPr="00BC73CE" w:rsidRDefault="00923705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following 3 types of variables can be handled in the Collect function source file.</w:t>
      </w:r>
    </w:p>
    <w:p w14:paraId="6DED6079" w14:textId="77777777" w:rsidR="0044646A" w:rsidRPr="00BC73CE" w:rsidRDefault="0044646A" w:rsidP="006A0BCE">
      <w:pPr>
        <w:ind w:leftChars="135" w:left="283"/>
        <w:jc w:val="left"/>
        <w:rPr>
          <w:rFonts w:asciiTheme="majorHAnsi" w:hAnsiTheme="majorHAnsi" w:cstheme="majorHAnsi"/>
        </w:rPr>
      </w:pPr>
    </w:p>
    <w:p w14:paraId="363F644D" w14:textId="26E186DD" w:rsidR="00E55D11" w:rsidRPr="00BC73CE" w:rsidRDefault="00923705" w:rsidP="0044646A">
      <w:pPr>
        <w:pStyle w:val="af4"/>
        <w:jc w:val="center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 xml:space="preserve">Table </w:t>
      </w:r>
      <w:r w:rsidR="00E55D11" w:rsidRPr="00BC73CE">
        <w:rPr>
          <w:rFonts w:asciiTheme="majorHAnsi" w:hAnsiTheme="majorHAnsi" w:cstheme="majorHAnsi"/>
        </w:rPr>
        <w:t>2.1</w:t>
      </w:r>
      <w:r w:rsidRPr="00BC73CE">
        <w:rPr>
          <w:rFonts w:asciiTheme="majorHAnsi" w:hAnsiTheme="majorHAnsi" w:cstheme="majorHAnsi"/>
        </w:rPr>
        <w:t xml:space="preserve"> Variables and types</w:t>
      </w:r>
    </w:p>
    <w:tbl>
      <w:tblPr>
        <w:tblpPr w:leftFromText="142" w:rightFromText="142" w:vertAnchor="text" w:horzAnchor="margin" w:tblpXSpec="center" w:tblpY="58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15"/>
        <w:gridCol w:w="4859"/>
        <w:gridCol w:w="2693"/>
      </w:tblGrid>
      <w:tr w:rsidR="00DE0B03" w:rsidRPr="00BC73CE" w14:paraId="4A9DA954" w14:textId="77777777" w:rsidTr="00DE0B03">
        <w:trPr>
          <w:trHeight w:val="547"/>
        </w:trPr>
        <w:tc>
          <w:tcPr>
            <w:tcW w:w="1515" w:type="dxa"/>
            <w:shd w:val="clear" w:color="auto" w:fill="002B62"/>
            <w:noWrap/>
            <w:vAlign w:val="center"/>
          </w:tcPr>
          <w:p w14:paraId="6AD185A1" w14:textId="458A94C8" w:rsidR="00DE0B03" w:rsidRPr="00BC73CE" w:rsidRDefault="004160AE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Type</w:t>
            </w:r>
          </w:p>
        </w:tc>
        <w:tc>
          <w:tcPr>
            <w:tcW w:w="4859" w:type="dxa"/>
            <w:shd w:val="clear" w:color="auto" w:fill="002B62"/>
            <w:noWrap/>
            <w:vAlign w:val="center"/>
          </w:tcPr>
          <w:p w14:paraId="030056CC" w14:textId="0D991D55" w:rsidR="00DE0B03" w:rsidRPr="00BC73CE" w:rsidRDefault="004160AE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Contents</w:t>
            </w:r>
          </w:p>
        </w:tc>
        <w:tc>
          <w:tcPr>
            <w:tcW w:w="2693" w:type="dxa"/>
            <w:shd w:val="clear" w:color="auto" w:fill="002B62"/>
            <w:vAlign w:val="center"/>
          </w:tcPr>
          <w:p w14:paraId="3F0E7367" w14:textId="2C4FA7AC" w:rsidR="00DE0B03" w:rsidRPr="00BC73CE" w:rsidRDefault="004160AE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Remarks</w:t>
            </w:r>
          </w:p>
        </w:tc>
      </w:tr>
      <w:tr w:rsidR="00DE0B03" w:rsidRPr="00BC73CE" w14:paraId="59AC5238" w14:textId="77777777" w:rsidTr="00DE0B03">
        <w:trPr>
          <w:trHeight w:val="270"/>
        </w:trPr>
        <w:tc>
          <w:tcPr>
            <w:tcW w:w="1515" w:type="dxa"/>
            <w:shd w:val="clear" w:color="auto" w:fill="E5EAEF"/>
            <w:noWrap/>
            <w:vAlign w:val="center"/>
            <w:hideMark/>
          </w:tcPr>
          <w:p w14:paraId="1D75E6D1" w14:textId="0FE1032B" w:rsidR="00DE0B03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Normal variable</w:t>
            </w:r>
            <w:r w:rsidR="00DE0B03" w:rsidRPr="00BC73CE">
              <w:rPr>
                <w:rFonts w:asciiTheme="majorHAnsi" w:hAnsiTheme="majorHAnsi" w:cstheme="majorHAnsi"/>
              </w:rPr>
              <w:t xml:space="preserve">         </w:t>
            </w:r>
          </w:p>
        </w:tc>
        <w:tc>
          <w:tcPr>
            <w:tcW w:w="4859" w:type="dxa"/>
            <w:shd w:val="clear" w:color="auto" w:fill="auto"/>
            <w:noWrap/>
            <w:vAlign w:val="center"/>
            <w:hideMark/>
          </w:tcPr>
          <w:p w14:paraId="169F7DA0" w14:textId="5F837DF7" w:rsidR="00DE0B03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Can have one specific value defined per each variable name.</w:t>
            </w:r>
          </w:p>
          <w:tbl>
            <w:tblPr>
              <w:tblpPr w:leftFromText="142" w:rightFromText="142" w:vertAnchor="text" w:horzAnchor="margin" w:tblpY="4"/>
              <w:tblOverlap w:val="never"/>
              <w:tblW w:w="2855" w:type="dxa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2855"/>
            </w:tblGrid>
            <w:tr w:rsidR="00DE0B03" w:rsidRPr="00BC73CE" w14:paraId="2BD8B233" w14:textId="77777777" w:rsidTr="00682F88">
              <w:trPr>
                <w:trHeight w:val="566"/>
              </w:trPr>
              <w:tc>
                <w:tcPr>
                  <w:tcW w:w="2855" w:type="dxa"/>
                  <w:shd w:val="clear" w:color="auto" w:fill="auto"/>
                  <w:noWrap/>
                  <w:vAlign w:val="center"/>
                  <w:hideMark/>
                </w:tcPr>
                <w:p w14:paraId="7FA31FF7" w14:textId="77777777" w:rsidR="00DE0B03" w:rsidRPr="00BC73CE" w:rsidRDefault="00DE0B03" w:rsidP="006A0BCE">
                  <w:pPr>
                    <w:pStyle w:val="aff1"/>
                    <w:jc w:val="left"/>
                    <w:rPr>
                      <w:rFonts w:asciiTheme="majorHAnsi" w:hAnsiTheme="majorHAnsi" w:cstheme="majorHAnsi"/>
                    </w:rPr>
                  </w:pPr>
                  <w:r w:rsidRPr="00BC73CE">
                    <w:rPr>
                      <w:rFonts w:asciiTheme="majorHAnsi" w:hAnsiTheme="majorHAnsi" w:cstheme="majorHAnsi"/>
                    </w:rPr>
                    <w:t>e.g.)</w:t>
                  </w:r>
                </w:p>
                <w:p w14:paraId="300E3374" w14:textId="77777777" w:rsidR="00DE0B03" w:rsidRPr="00BC73CE" w:rsidRDefault="00DE0B03" w:rsidP="006A0BCE">
                  <w:pPr>
                    <w:pStyle w:val="aff1"/>
                    <w:jc w:val="left"/>
                    <w:rPr>
                      <w:rFonts w:asciiTheme="majorHAnsi" w:hAnsiTheme="majorHAnsi" w:cstheme="majorHAnsi"/>
                      <w:lang w:val="en"/>
                    </w:rPr>
                  </w:pPr>
                  <w:proofErr w:type="spellStart"/>
                  <w:r w:rsidRPr="00BC73CE">
                    <w:rPr>
                      <w:rFonts w:asciiTheme="majorHAnsi" w:hAnsiTheme="majorHAnsi" w:cstheme="majorHAnsi"/>
                      <w:lang w:val="en"/>
                    </w:rPr>
                    <w:t>VAR_users</w:t>
                  </w:r>
                  <w:proofErr w:type="spellEnd"/>
                  <w:r w:rsidRPr="00BC73CE">
                    <w:rPr>
                      <w:rFonts w:asciiTheme="majorHAnsi" w:hAnsiTheme="majorHAnsi" w:cstheme="majorHAnsi"/>
                      <w:lang w:val="en"/>
                    </w:rPr>
                    <w:t>:  root</w:t>
                  </w:r>
                </w:p>
              </w:tc>
            </w:tr>
          </w:tbl>
          <w:p w14:paraId="333905D3" w14:textId="77777777" w:rsidR="00DE0B03" w:rsidRPr="00BC73CE" w:rsidRDefault="00DE0B03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  <w:p w14:paraId="2DA14B71" w14:textId="77777777" w:rsidR="00DE0B03" w:rsidRPr="00BC73CE" w:rsidRDefault="00DE0B03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  <w:tc>
          <w:tcPr>
            <w:tcW w:w="2693" w:type="dxa"/>
            <w:vAlign w:val="center"/>
          </w:tcPr>
          <w:p w14:paraId="1FD7F516" w14:textId="1D8458A5" w:rsidR="00DE0B03" w:rsidRPr="00BC73CE" w:rsidRDefault="00DE0B03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DE0B03" w:rsidRPr="00BC73CE" w14:paraId="1C3B9EBF" w14:textId="77777777" w:rsidTr="00DE0B03">
        <w:trPr>
          <w:trHeight w:val="270"/>
        </w:trPr>
        <w:tc>
          <w:tcPr>
            <w:tcW w:w="1515" w:type="dxa"/>
            <w:shd w:val="clear" w:color="auto" w:fill="E5EAEF"/>
            <w:noWrap/>
            <w:vAlign w:val="center"/>
            <w:hideMark/>
          </w:tcPr>
          <w:p w14:paraId="42DB1991" w14:textId="49D9DBEE" w:rsidR="00DE0B03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  <w:kern w:val="0"/>
              </w:rPr>
            </w:pPr>
            <w:r w:rsidRPr="00BC73CE">
              <w:rPr>
                <w:rFonts w:asciiTheme="majorHAnsi" w:hAnsiTheme="majorHAnsi" w:cstheme="majorHAnsi"/>
              </w:rPr>
              <w:t>Multiple specific value variable</w:t>
            </w:r>
          </w:p>
        </w:tc>
        <w:tc>
          <w:tcPr>
            <w:tcW w:w="4859" w:type="dxa"/>
            <w:shd w:val="clear" w:color="auto" w:fill="auto"/>
            <w:noWrap/>
            <w:vAlign w:val="center"/>
            <w:hideMark/>
          </w:tcPr>
          <w:p w14:paraId="32BECB90" w14:textId="3C7F8015" w:rsidR="00DE0B03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Can have multiple specific values defined per each variable name</w:t>
            </w:r>
          </w:p>
          <w:tbl>
            <w:tblPr>
              <w:tblpPr w:leftFromText="142" w:rightFromText="142" w:vertAnchor="text" w:horzAnchor="margin" w:tblpY="4"/>
              <w:tblOverlap w:val="never"/>
              <w:tblW w:w="2855" w:type="dxa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2855"/>
            </w:tblGrid>
            <w:tr w:rsidR="00DE0B03" w:rsidRPr="00BC73CE" w14:paraId="6639D314" w14:textId="77777777" w:rsidTr="00682F88">
              <w:trPr>
                <w:trHeight w:val="1004"/>
              </w:trPr>
              <w:tc>
                <w:tcPr>
                  <w:tcW w:w="2855" w:type="dxa"/>
                  <w:shd w:val="clear" w:color="auto" w:fill="auto"/>
                  <w:noWrap/>
                  <w:vAlign w:val="center"/>
                  <w:hideMark/>
                </w:tcPr>
                <w:p w14:paraId="5C9413AD" w14:textId="77777777" w:rsidR="00DE0B03" w:rsidRPr="00BC73CE" w:rsidRDefault="00DE0B03" w:rsidP="006A0BCE">
                  <w:pPr>
                    <w:pStyle w:val="aff1"/>
                    <w:jc w:val="left"/>
                    <w:rPr>
                      <w:rFonts w:asciiTheme="majorHAnsi" w:hAnsiTheme="majorHAnsi" w:cstheme="majorHAnsi"/>
                    </w:rPr>
                  </w:pPr>
                  <w:r w:rsidRPr="00BC73CE">
                    <w:rPr>
                      <w:rFonts w:asciiTheme="majorHAnsi" w:hAnsiTheme="majorHAnsi" w:cstheme="majorHAnsi"/>
                    </w:rPr>
                    <w:t>e.g.)</w:t>
                  </w:r>
                </w:p>
                <w:p w14:paraId="37C3AED0" w14:textId="77777777" w:rsidR="00DE0B03" w:rsidRPr="00BC73CE" w:rsidRDefault="00DE0B03" w:rsidP="006A0BCE">
                  <w:pPr>
                    <w:pStyle w:val="aff1"/>
                    <w:jc w:val="left"/>
                    <w:rPr>
                      <w:rFonts w:asciiTheme="majorHAnsi" w:hAnsiTheme="majorHAnsi" w:cstheme="majorHAnsi"/>
                      <w:lang w:val="en"/>
                    </w:rPr>
                  </w:pPr>
                  <w:proofErr w:type="spellStart"/>
                  <w:r w:rsidRPr="00BC73CE">
                    <w:rPr>
                      <w:rFonts w:asciiTheme="majorHAnsi" w:hAnsiTheme="majorHAnsi" w:cstheme="majorHAnsi"/>
                      <w:lang w:val="en"/>
                    </w:rPr>
                    <w:t>VAR_users</w:t>
                  </w:r>
                  <w:proofErr w:type="spellEnd"/>
                  <w:r w:rsidRPr="00BC73CE">
                    <w:rPr>
                      <w:rFonts w:asciiTheme="majorHAnsi" w:hAnsiTheme="majorHAnsi" w:cstheme="majorHAnsi"/>
                      <w:lang w:val="en"/>
                    </w:rPr>
                    <w:t>:</w:t>
                  </w:r>
                </w:p>
                <w:p w14:paraId="691628AB" w14:textId="77777777" w:rsidR="00DE0B03" w:rsidRPr="00BC73CE" w:rsidRDefault="00DE0B03" w:rsidP="006A0BCE">
                  <w:pPr>
                    <w:pStyle w:val="aff1"/>
                    <w:jc w:val="left"/>
                    <w:rPr>
                      <w:rFonts w:asciiTheme="majorHAnsi" w:hAnsiTheme="majorHAnsi" w:cstheme="majorHAnsi"/>
                      <w:lang w:val="en"/>
                    </w:rPr>
                  </w:pPr>
                  <w:r w:rsidRPr="00BC73CE">
                    <w:rPr>
                      <w:rFonts w:asciiTheme="majorHAnsi" w:hAnsiTheme="majorHAnsi" w:cstheme="majorHAnsi"/>
                      <w:lang w:val="en"/>
                    </w:rPr>
                    <w:t xml:space="preserve">    - root</w:t>
                  </w:r>
                </w:p>
                <w:p w14:paraId="1223106D" w14:textId="77777777" w:rsidR="00DE0B03" w:rsidRPr="00BC73CE" w:rsidRDefault="00DE0B03" w:rsidP="006A0BCE">
                  <w:pPr>
                    <w:pStyle w:val="aff1"/>
                    <w:jc w:val="left"/>
                    <w:rPr>
                      <w:rFonts w:asciiTheme="majorHAnsi" w:hAnsiTheme="majorHAnsi" w:cstheme="majorHAnsi"/>
                      <w:lang w:val="en"/>
                    </w:rPr>
                  </w:pPr>
                  <w:r w:rsidRPr="00BC73CE">
                    <w:rPr>
                      <w:rFonts w:asciiTheme="majorHAnsi" w:hAnsiTheme="majorHAnsi" w:cstheme="majorHAnsi"/>
                      <w:lang w:val="en"/>
                    </w:rPr>
                    <w:t xml:space="preserve">    - </w:t>
                  </w:r>
                  <w:proofErr w:type="spellStart"/>
                  <w:r w:rsidRPr="00BC73CE">
                    <w:rPr>
                      <w:rFonts w:asciiTheme="majorHAnsi" w:hAnsiTheme="majorHAnsi" w:cstheme="majorHAnsi"/>
                      <w:lang w:val="en"/>
                    </w:rPr>
                    <w:t>mysql</w:t>
                  </w:r>
                  <w:proofErr w:type="spellEnd"/>
                </w:p>
              </w:tc>
            </w:tr>
          </w:tbl>
          <w:p w14:paraId="536389EB" w14:textId="77777777" w:rsidR="00DE0B03" w:rsidRPr="00BC73CE" w:rsidRDefault="00DE0B03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  <w:tc>
          <w:tcPr>
            <w:tcW w:w="2693" w:type="dxa"/>
            <w:vAlign w:val="center"/>
          </w:tcPr>
          <w:p w14:paraId="2CAEEC8A" w14:textId="191BFAD6" w:rsidR="00DE0B03" w:rsidRPr="00BC73CE" w:rsidRDefault="00DE0B03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DE0B03" w:rsidRPr="00BC73CE" w14:paraId="014AC2B0" w14:textId="77777777" w:rsidTr="00DE0B03">
        <w:trPr>
          <w:trHeight w:val="270"/>
        </w:trPr>
        <w:tc>
          <w:tcPr>
            <w:tcW w:w="1515" w:type="dxa"/>
            <w:shd w:val="clear" w:color="auto" w:fill="E5EAEF"/>
            <w:noWrap/>
            <w:vAlign w:val="center"/>
            <w:hideMark/>
          </w:tcPr>
          <w:p w14:paraId="3645CF1E" w14:textId="17127F70" w:rsidR="00DE0B03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  <w:kern w:val="0"/>
              </w:rPr>
            </w:pPr>
            <w:r w:rsidRPr="00BC73CE">
              <w:rPr>
                <w:rFonts w:asciiTheme="majorHAnsi" w:hAnsiTheme="majorHAnsi" w:cstheme="majorHAnsi"/>
              </w:rPr>
              <w:t>Multistage variable</w:t>
            </w:r>
          </w:p>
        </w:tc>
        <w:tc>
          <w:tcPr>
            <w:tcW w:w="4859" w:type="dxa"/>
            <w:shd w:val="clear" w:color="auto" w:fill="auto"/>
            <w:noWrap/>
            <w:vAlign w:val="center"/>
            <w:hideMark/>
          </w:tcPr>
          <w:p w14:paraId="6BA68C23" w14:textId="2BB11900" w:rsidR="00DE0B03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Hierarchical variable.</w:t>
            </w:r>
          </w:p>
          <w:tbl>
            <w:tblPr>
              <w:tblpPr w:leftFromText="142" w:rightFromText="142" w:vertAnchor="text" w:horzAnchor="margin" w:tblpY="4"/>
              <w:tblOverlap w:val="never"/>
              <w:tblW w:w="4962" w:type="dxa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4962"/>
            </w:tblGrid>
            <w:tr w:rsidR="00DE0B03" w:rsidRPr="00BC73CE" w14:paraId="1DC08343" w14:textId="77777777" w:rsidTr="0062038B">
              <w:trPr>
                <w:trHeight w:val="1004"/>
              </w:trPr>
              <w:tc>
                <w:tcPr>
                  <w:tcW w:w="4962" w:type="dxa"/>
                  <w:shd w:val="clear" w:color="auto" w:fill="auto"/>
                  <w:noWrap/>
                  <w:vAlign w:val="center"/>
                  <w:hideMark/>
                </w:tcPr>
                <w:p w14:paraId="6F5B02B6" w14:textId="77777777" w:rsidR="00DE0B03" w:rsidRPr="00BC73CE" w:rsidRDefault="00DE0B03" w:rsidP="006A0BCE">
                  <w:pPr>
                    <w:pStyle w:val="aff1"/>
                    <w:ind w:rightChars="-916" w:right="-1924"/>
                    <w:jc w:val="left"/>
                    <w:rPr>
                      <w:rFonts w:asciiTheme="majorHAnsi" w:hAnsiTheme="majorHAnsi" w:cstheme="majorHAnsi"/>
                      <w:sz w:val="16"/>
                    </w:rPr>
                  </w:pPr>
                  <w:r w:rsidRPr="00BC73CE">
                    <w:rPr>
                      <w:rFonts w:asciiTheme="majorHAnsi" w:hAnsiTheme="majorHAnsi" w:cstheme="majorHAnsi"/>
                      <w:sz w:val="16"/>
                    </w:rPr>
                    <w:t>e.g.)</w:t>
                  </w:r>
                </w:p>
                <w:p w14:paraId="118404D1" w14:textId="4EF6330C" w:rsidR="00DE0B03" w:rsidRPr="00BC73CE" w:rsidRDefault="00DE0B03" w:rsidP="006A0BCE">
                  <w:pPr>
                    <w:pStyle w:val="aff1"/>
                    <w:ind w:rightChars="-916" w:right="-1924"/>
                    <w:jc w:val="left"/>
                    <w:rPr>
                      <w:rFonts w:asciiTheme="majorHAnsi" w:hAnsiTheme="majorHAnsi" w:cstheme="majorHAnsi"/>
                      <w:sz w:val="16"/>
                      <w:lang w:val="en"/>
                    </w:rPr>
                  </w:pPr>
                  <w:proofErr w:type="spellStart"/>
                  <w:r w:rsidRPr="00BC73CE">
                    <w:rPr>
                      <w:rFonts w:asciiTheme="majorHAnsi" w:hAnsiTheme="majorHAnsi" w:cstheme="majorHAnsi"/>
                      <w:sz w:val="16"/>
                      <w:lang w:val="en"/>
                    </w:rPr>
                    <w:t>VAR_users</w:t>
                  </w:r>
                  <w:proofErr w:type="spellEnd"/>
                  <w:r w:rsidRPr="00BC73CE">
                    <w:rPr>
                      <w:rFonts w:asciiTheme="majorHAnsi" w:hAnsiTheme="majorHAnsi" w:cstheme="majorHAnsi"/>
                      <w:sz w:val="16"/>
                      <w:lang w:val="en"/>
                    </w:rPr>
                    <w:t>:</w:t>
                  </w:r>
                </w:p>
                <w:p w14:paraId="10B993C8" w14:textId="5611318B" w:rsidR="00DE0B03" w:rsidRPr="00BC73CE" w:rsidRDefault="00DE0B03" w:rsidP="006A0BCE">
                  <w:pPr>
                    <w:pStyle w:val="aff1"/>
                    <w:ind w:rightChars="-916" w:right="-1924"/>
                    <w:jc w:val="left"/>
                    <w:rPr>
                      <w:rFonts w:asciiTheme="majorHAnsi" w:hAnsiTheme="majorHAnsi" w:cstheme="majorHAnsi"/>
                      <w:sz w:val="16"/>
                      <w:lang w:val="en"/>
                    </w:rPr>
                  </w:pPr>
                  <w:r w:rsidRPr="00BC73CE">
                    <w:rPr>
                      <w:rFonts w:asciiTheme="majorHAnsi" w:hAnsiTheme="majorHAnsi" w:cstheme="majorHAnsi"/>
                      <w:noProof/>
                      <w:sz w:val="1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37440" behindDoc="0" locked="0" layoutInCell="1" allowOverlap="1" wp14:anchorId="5A1708AE" wp14:editId="283F16C7">
                            <wp:simplePos x="0" y="0"/>
                            <wp:positionH relativeFrom="column">
                              <wp:posOffset>1746885</wp:posOffset>
                            </wp:positionH>
                            <wp:positionV relativeFrom="paragraph">
                              <wp:posOffset>13970</wp:posOffset>
                            </wp:positionV>
                            <wp:extent cx="1158240" cy="328295"/>
                            <wp:effectExtent l="0" t="0" r="3810" b="0"/>
                            <wp:wrapNone/>
                            <wp:docPr id="351" name="正方形/長方形 35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158240" cy="32829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61D3000" w14:textId="5D78A971" w:rsidR="002425F1" w:rsidRPr="006432DF" w:rsidRDefault="002425F1" w:rsidP="006432DF">
                                        <w:pPr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Member variable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A1708AE" id="正方形/長方形 351" o:spid="_x0000_s1103" style="position:absolute;margin-left:137.55pt;margin-top:1.1pt;width:91.2pt;height:25.8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" fillcolor="white [3201]" stroked="f" strokeweight="2pt">
                            <v:textbox>
                              <w:txbxContent>
                                <w:p w14:paraId="361D3000" w14:textId="5D78A971" w:rsidR="002425F1" w:rsidRPr="006432DF" w:rsidRDefault="002425F1" w:rsidP="006432DF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Member variable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BC73CE">
                    <w:rPr>
                      <w:rFonts w:asciiTheme="majorHAnsi" w:hAnsiTheme="majorHAnsi" w:cstheme="majorHAnsi"/>
                      <w:noProof/>
                      <w:sz w:val="1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36416" behindDoc="0" locked="0" layoutInCell="1" allowOverlap="1" wp14:anchorId="401E9C5C" wp14:editId="357D79E1">
                            <wp:simplePos x="0" y="0"/>
                            <wp:positionH relativeFrom="column">
                              <wp:posOffset>1566545</wp:posOffset>
                            </wp:positionH>
                            <wp:positionV relativeFrom="paragraph">
                              <wp:posOffset>20955</wp:posOffset>
                            </wp:positionV>
                            <wp:extent cx="94615" cy="314325"/>
                            <wp:effectExtent l="0" t="0" r="19685" b="28575"/>
                            <wp:wrapNone/>
                            <wp:docPr id="100" name="右中かっこ 10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4615" cy="314325"/>
                                    </a:xfrm>
                                    <a:prstGeom prst="rightBrac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8D10469" id="右中かっこ 100" o:spid="_x0000_s1026" type="#_x0000_t88" style="position:absolute;left:0;text-align:left;margin-left:123.35pt;margin-top:1.65pt;width:7.45pt;height:24.7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" adj="542" strokecolor="black [3213]"/>
                        </w:pict>
                      </mc:Fallback>
                    </mc:AlternateContent>
                  </w:r>
                  <w:r w:rsidRPr="00BC73CE">
                    <w:rPr>
                      <w:rFonts w:asciiTheme="majorHAnsi" w:hAnsiTheme="majorHAnsi" w:cstheme="majorHAnsi"/>
                      <w:sz w:val="16"/>
                      <w:lang w:val="en"/>
                    </w:rPr>
                    <w:t xml:space="preserve">    - user-name:  </w:t>
                  </w:r>
                  <w:proofErr w:type="spellStart"/>
                  <w:r w:rsidRPr="00BC73CE">
                    <w:rPr>
                      <w:rFonts w:asciiTheme="majorHAnsi" w:hAnsiTheme="majorHAnsi" w:cstheme="majorHAnsi"/>
                      <w:sz w:val="16"/>
                      <w:lang w:val="en"/>
                    </w:rPr>
                    <w:t>alice</w:t>
                  </w:r>
                  <w:proofErr w:type="spellEnd"/>
                </w:p>
                <w:p w14:paraId="7B26C0A3" w14:textId="15FEE996" w:rsidR="00DE0B03" w:rsidRPr="00BC73CE" w:rsidRDefault="00DE0B03" w:rsidP="006A0BCE">
                  <w:pPr>
                    <w:pStyle w:val="aff1"/>
                    <w:ind w:rightChars="-916" w:right="-1924"/>
                    <w:jc w:val="left"/>
                    <w:rPr>
                      <w:rFonts w:asciiTheme="majorHAnsi" w:hAnsiTheme="majorHAnsi" w:cstheme="majorHAnsi"/>
                      <w:sz w:val="16"/>
                      <w:lang w:val="en"/>
                    </w:rPr>
                  </w:pPr>
                  <w:r w:rsidRPr="00BC73CE">
                    <w:rPr>
                      <w:rFonts w:asciiTheme="majorHAnsi" w:hAnsiTheme="majorHAnsi" w:cstheme="majorHAnsi"/>
                      <w:sz w:val="16"/>
                      <w:lang w:val="en"/>
                    </w:rPr>
                    <w:t xml:space="preserve">     authorized:  password</w:t>
                  </w:r>
                </w:p>
                <w:p w14:paraId="463F4689" w14:textId="77777777" w:rsidR="00DE0B03" w:rsidRPr="00BC73CE" w:rsidRDefault="00DE0B03" w:rsidP="006A0BCE">
                  <w:pPr>
                    <w:pStyle w:val="aff1"/>
                    <w:ind w:rightChars="-916" w:right="-1924"/>
                    <w:jc w:val="left"/>
                    <w:rPr>
                      <w:rFonts w:asciiTheme="majorHAnsi" w:hAnsiTheme="majorHAnsi" w:cstheme="majorHAnsi"/>
                      <w:sz w:val="16"/>
                      <w:lang w:val="en"/>
                    </w:rPr>
                  </w:pPr>
                </w:p>
                <w:p w14:paraId="5A5B62F4" w14:textId="7D57CEC6" w:rsidR="00DE0B03" w:rsidRPr="00BC73CE" w:rsidRDefault="004160AE" w:rsidP="006A0BCE">
                  <w:pPr>
                    <w:pStyle w:val="aff1"/>
                    <w:ind w:rightChars="-916" w:right="-1924"/>
                    <w:jc w:val="left"/>
                    <w:rPr>
                      <w:rFonts w:asciiTheme="majorHAnsi" w:hAnsiTheme="majorHAnsi" w:cstheme="majorHAnsi"/>
                      <w:sz w:val="16"/>
                    </w:rPr>
                  </w:pPr>
                  <w:r w:rsidRPr="00BC73CE">
                    <w:rPr>
                      <w:rFonts w:asciiTheme="majorHAnsi" w:hAnsiTheme="majorHAnsi" w:cstheme="majorHAnsi"/>
                      <w:sz w:val="16"/>
                    </w:rPr>
                    <w:t xml:space="preserve">Member variable names can contain any </w:t>
                  </w:r>
                  <w:proofErr w:type="spellStart"/>
                  <w:r w:rsidRPr="00BC73CE">
                    <w:rPr>
                      <w:rFonts w:asciiTheme="majorHAnsi" w:hAnsiTheme="majorHAnsi" w:cstheme="majorHAnsi"/>
                      <w:sz w:val="16"/>
                    </w:rPr>
                    <w:t>ascii</w:t>
                  </w:r>
                  <w:proofErr w:type="spellEnd"/>
                  <w:r w:rsidRPr="00BC73CE">
                    <w:rPr>
                      <w:rFonts w:asciiTheme="majorHAnsi" w:hAnsiTheme="majorHAnsi" w:cstheme="majorHAnsi"/>
                      <w:sz w:val="16"/>
                    </w:rPr>
                    <w:t xml:space="preserve"> character</w:t>
                  </w:r>
                  <w:r w:rsidRPr="00BC73CE">
                    <w:rPr>
                      <w:rFonts w:asciiTheme="majorHAnsi" w:hAnsiTheme="majorHAnsi" w:cstheme="majorHAnsi"/>
                      <w:sz w:val="16"/>
                    </w:rPr>
                    <w:br/>
                    <w:t>excluding the seven characters below. ( ‘0x20~0x7e can be used)</w:t>
                  </w:r>
                  <w:r w:rsidR="00DE0B03" w:rsidRPr="00BC73CE">
                    <w:rPr>
                      <w:rFonts w:asciiTheme="majorHAnsi" w:hAnsiTheme="majorHAnsi" w:cstheme="majorHAnsi"/>
                      <w:sz w:val="16"/>
                    </w:rPr>
                    <w:br/>
                  </w:r>
                  <w:r w:rsidR="00DE0B03" w:rsidRPr="00BC73CE">
                    <w:rPr>
                      <w:rFonts w:asciiTheme="majorHAnsi" w:hAnsiTheme="majorHAnsi" w:cstheme="majorHAnsi"/>
                      <w:sz w:val="16"/>
                    </w:rPr>
                    <w:t xml:space="preserve">　</w:t>
                  </w:r>
                  <w:r w:rsidR="00DE0B03" w:rsidRPr="00BC73CE">
                    <w:rPr>
                      <w:rFonts w:asciiTheme="majorHAnsi" w:hAnsiTheme="majorHAnsi" w:cstheme="majorHAnsi"/>
                      <w:sz w:val="16"/>
                    </w:rPr>
                    <w:t>"  .  [  ]  '  \  :</w:t>
                  </w:r>
                </w:p>
                <w:p w14:paraId="3A670891" w14:textId="62591B89" w:rsidR="00DE0B03" w:rsidRPr="00BC73CE" w:rsidRDefault="004160AE" w:rsidP="004160AE">
                  <w:pPr>
                    <w:pStyle w:val="aff1"/>
                    <w:ind w:rightChars="-916" w:right="-1924"/>
                    <w:jc w:val="left"/>
                    <w:rPr>
                      <w:rFonts w:asciiTheme="majorHAnsi" w:hAnsiTheme="majorHAnsi" w:cstheme="majorHAnsi"/>
                    </w:rPr>
                  </w:pPr>
                  <w:r w:rsidRPr="00BC73CE">
                    <w:rPr>
                      <w:rFonts w:asciiTheme="majorHAnsi" w:hAnsiTheme="majorHAnsi" w:cstheme="majorHAnsi"/>
                      <w:sz w:val="16"/>
                    </w:rPr>
                    <w:t xml:space="preserve">Keep in mind that there are a few characters that </w:t>
                  </w:r>
                  <w:r w:rsidR="00923705" w:rsidRPr="00BC73CE">
                    <w:rPr>
                      <w:rFonts w:asciiTheme="majorHAnsi" w:hAnsiTheme="majorHAnsi" w:cstheme="majorHAnsi"/>
                      <w:sz w:val="16"/>
                    </w:rPr>
                    <w:t>can’t</w:t>
                  </w:r>
                  <w:r w:rsidRPr="00BC73CE">
                    <w:rPr>
                      <w:rFonts w:asciiTheme="majorHAnsi" w:hAnsiTheme="majorHAnsi" w:cstheme="majorHAnsi"/>
                      <w:sz w:val="16"/>
                    </w:rPr>
                    <w:t xml:space="preserve"> be used at</w:t>
                  </w:r>
                  <w:r w:rsidR="00923705" w:rsidRPr="00BC73CE">
                    <w:rPr>
                      <w:rFonts w:asciiTheme="majorHAnsi" w:hAnsiTheme="majorHAnsi" w:cstheme="majorHAnsi"/>
                      <w:sz w:val="16"/>
                    </w:rPr>
                    <w:br/>
                  </w:r>
                  <w:r w:rsidRPr="00BC73CE">
                    <w:rPr>
                      <w:rFonts w:asciiTheme="majorHAnsi" w:hAnsiTheme="majorHAnsi" w:cstheme="majorHAnsi"/>
                      <w:sz w:val="16"/>
                    </w:rPr>
                    <w:t>the beginning of a variable name unless they are enclosed</w:t>
                  </w:r>
                  <w:r w:rsidRPr="00BC73CE">
                    <w:rPr>
                      <w:rFonts w:asciiTheme="majorHAnsi" w:hAnsiTheme="majorHAnsi" w:cstheme="majorHAnsi"/>
                      <w:sz w:val="16"/>
                    </w:rPr>
                    <w:br/>
                    <w:t xml:space="preserve">in quotation </w:t>
                  </w:r>
                  <w:proofErr w:type="spellStart"/>
                  <w:r w:rsidRPr="00BC73CE">
                    <w:rPr>
                      <w:rFonts w:asciiTheme="majorHAnsi" w:hAnsiTheme="majorHAnsi" w:cstheme="majorHAnsi"/>
                      <w:sz w:val="16"/>
                    </w:rPr>
                    <w:t>marks.For</w:t>
                  </w:r>
                  <w:proofErr w:type="spellEnd"/>
                  <w:r w:rsidRPr="00BC73CE">
                    <w:rPr>
                      <w:rFonts w:asciiTheme="majorHAnsi" w:hAnsiTheme="majorHAnsi" w:cstheme="majorHAnsi"/>
                      <w:sz w:val="16"/>
                    </w:rPr>
                    <w:t xml:space="preserve"> more information, please refer to</w:t>
                  </w:r>
                  <w:r w:rsidR="0062038B">
                    <w:rPr>
                      <w:rFonts w:asciiTheme="majorHAnsi" w:hAnsiTheme="majorHAnsi" w:cstheme="majorHAnsi"/>
                      <w:sz w:val="16"/>
                    </w:rPr>
                    <w:br/>
                  </w:r>
                  <w:r w:rsidR="0062038B">
                    <w:rPr>
                      <w:rFonts w:asciiTheme="majorHAnsi" w:hAnsiTheme="majorHAnsi" w:cstheme="majorHAnsi" w:hint="eastAsia"/>
                      <w:sz w:val="16"/>
                    </w:rPr>
                    <w:t xml:space="preserve">the </w:t>
                  </w:r>
                  <w:proofErr w:type="spellStart"/>
                  <w:r w:rsidR="0062038B">
                    <w:rPr>
                      <w:rFonts w:asciiTheme="majorHAnsi" w:hAnsiTheme="majorHAnsi" w:cstheme="majorHAnsi" w:hint="eastAsia"/>
                      <w:sz w:val="16"/>
                    </w:rPr>
                    <w:t>Yansible</w:t>
                  </w:r>
                  <w:proofErr w:type="spellEnd"/>
                  <w:r w:rsidR="0062038B">
                    <w:rPr>
                      <w:rFonts w:asciiTheme="majorHAnsi" w:hAnsiTheme="majorHAnsi" w:cstheme="majorHAnsi" w:hint="eastAsia"/>
                      <w:sz w:val="16"/>
                    </w:rPr>
                    <w:t xml:space="preserve"> </w:t>
                  </w:r>
                  <w:r w:rsidR="0062038B">
                    <w:rPr>
                      <w:rFonts w:asciiTheme="majorHAnsi" w:hAnsiTheme="majorHAnsi" w:cstheme="majorHAnsi"/>
                      <w:sz w:val="16"/>
                    </w:rPr>
                    <w:t>“</w:t>
                  </w:r>
                  <w:proofErr w:type="spellStart"/>
                  <w:r w:rsidR="0062038B">
                    <w:rPr>
                      <w:rFonts w:asciiTheme="majorHAnsi" w:hAnsiTheme="majorHAnsi" w:cstheme="majorHAnsi"/>
                      <w:sz w:val="16"/>
                    </w:rPr>
                    <w:t>Yaml</w:t>
                  </w:r>
                  <w:proofErr w:type="spellEnd"/>
                  <w:r w:rsidR="0062038B">
                    <w:rPr>
                      <w:rFonts w:asciiTheme="majorHAnsi" w:hAnsiTheme="majorHAnsi" w:cstheme="majorHAnsi"/>
                      <w:sz w:val="16"/>
                    </w:rPr>
                    <w:t xml:space="preserve"> syntax” document</w:t>
                  </w:r>
                  <w:r w:rsidRPr="00BC73CE">
                    <w:rPr>
                      <w:rFonts w:asciiTheme="majorHAnsi" w:hAnsiTheme="majorHAnsi" w:cstheme="majorHAnsi"/>
                    </w:rPr>
                    <w:t>.</w:t>
                  </w:r>
                </w:p>
              </w:tc>
            </w:tr>
          </w:tbl>
          <w:p w14:paraId="0D20FEAD" w14:textId="73A46111" w:rsidR="00DE0B03" w:rsidRPr="00BC73CE" w:rsidRDefault="00DE0B03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  <w:tc>
          <w:tcPr>
            <w:tcW w:w="2693" w:type="dxa"/>
            <w:vAlign w:val="center"/>
          </w:tcPr>
          <w:p w14:paraId="45D6FC81" w14:textId="1372ED79" w:rsidR="00DE0B03" w:rsidRPr="00BC73CE" w:rsidRDefault="00DE0B03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</w:tbl>
    <w:p w14:paraId="724D5D3B" w14:textId="010C6806" w:rsidR="004B538C" w:rsidRPr="00BC73CE" w:rsidRDefault="004B538C" w:rsidP="006A0BCE">
      <w:pPr>
        <w:jc w:val="left"/>
        <w:rPr>
          <w:rFonts w:asciiTheme="majorHAnsi" w:hAnsiTheme="majorHAnsi" w:cstheme="majorHAnsi"/>
        </w:rPr>
      </w:pPr>
    </w:p>
    <w:p w14:paraId="619C3E36" w14:textId="4C5A3451" w:rsidR="009D01A0" w:rsidRPr="00BC73CE" w:rsidRDefault="004B538C" w:rsidP="006A0BCE">
      <w:pPr>
        <w:widowControl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br w:type="page"/>
      </w:r>
      <w:bookmarkStart w:id="16" w:name="_Toc435436133"/>
    </w:p>
    <w:p w14:paraId="420B83AB" w14:textId="7700D9AA" w:rsidR="009D01A0" w:rsidRPr="00BC73CE" w:rsidRDefault="004160AE" w:rsidP="006A0BCE">
      <w:pPr>
        <w:pStyle w:val="1"/>
        <w:jc w:val="left"/>
        <w:rPr>
          <w:rFonts w:asciiTheme="majorHAnsi" w:hAnsiTheme="majorHAnsi" w:cstheme="majorHAnsi"/>
        </w:rPr>
      </w:pPr>
      <w:bookmarkStart w:id="17" w:name="_Toc93499520"/>
      <w:r w:rsidRPr="00BC73CE">
        <w:rPr>
          <w:rFonts w:asciiTheme="majorHAnsi" w:hAnsiTheme="majorHAnsi" w:cstheme="majorHAnsi"/>
        </w:rPr>
        <w:lastRenderedPageBreak/>
        <w:t>Collect function console menu</w:t>
      </w:r>
      <w:bookmarkEnd w:id="17"/>
    </w:p>
    <w:p w14:paraId="4EC72018" w14:textId="77777777" w:rsidR="009D01A0" w:rsidRPr="00BC73CE" w:rsidRDefault="009D01A0" w:rsidP="006A0BCE">
      <w:pPr>
        <w:jc w:val="left"/>
        <w:rPr>
          <w:rFonts w:asciiTheme="majorHAnsi" w:hAnsiTheme="majorHAnsi" w:cstheme="majorHAnsi"/>
        </w:rPr>
      </w:pPr>
    </w:p>
    <w:p w14:paraId="482724EA" w14:textId="70A992CE" w:rsidR="009D01A0" w:rsidRPr="00BC73CE" w:rsidRDefault="004160AE" w:rsidP="006A0BCE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This section explains the ITA Console menu structure</w:t>
      </w:r>
    </w:p>
    <w:p w14:paraId="024A095E" w14:textId="77777777" w:rsidR="009D01A0" w:rsidRPr="00BC73CE" w:rsidRDefault="009D01A0" w:rsidP="006A0BCE">
      <w:pPr>
        <w:jc w:val="left"/>
        <w:rPr>
          <w:rFonts w:asciiTheme="majorHAnsi" w:hAnsiTheme="majorHAnsi" w:cstheme="majorHAnsi"/>
        </w:rPr>
      </w:pPr>
    </w:p>
    <w:p w14:paraId="6D561212" w14:textId="68837031" w:rsidR="009D01A0" w:rsidRPr="00BC73CE" w:rsidRDefault="004160AE" w:rsidP="006A0BCE">
      <w:pPr>
        <w:pStyle w:val="20"/>
        <w:rPr>
          <w:rFonts w:asciiTheme="majorHAnsi" w:hAnsiTheme="majorHAnsi" w:cstheme="majorHAnsi"/>
        </w:rPr>
      </w:pPr>
      <w:bookmarkStart w:id="18" w:name="_Toc491356627"/>
      <w:bookmarkStart w:id="19" w:name="_Toc491357388"/>
      <w:bookmarkStart w:id="20" w:name="_Toc491938689"/>
      <w:bookmarkStart w:id="21" w:name="_Toc491951538"/>
      <w:bookmarkStart w:id="22" w:name="_Toc93499521"/>
      <w:bookmarkEnd w:id="18"/>
      <w:bookmarkEnd w:id="19"/>
      <w:bookmarkEnd w:id="20"/>
      <w:bookmarkEnd w:id="21"/>
      <w:r w:rsidRPr="00BC73CE">
        <w:rPr>
          <w:rFonts w:asciiTheme="majorHAnsi" w:hAnsiTheme="majorHAnsi" w:cstheme="majorHAnsi"/>
        </w:rPr>
        <w:t>Menu/Screen list</w:t>
      </w:r>
      <w:bookmarkEnd w:id="22"/>
    </w:p>
    <w:p w14:paraId="1A001BDA" w14:textId="13B9EBC7" w:rsidR="009D01A0" w:rsidRPr="00BC73CE" w:rsidRDefault="009D01A0" w:rsidP="006A0BCE">
      <w:pPr>
        <w:pStyle w:val="a2"/>
        <w:numPr>
          <w:ilvl w:val="0"/>
          <w:numId w:val="11"/>
        </w:numPr>
        <w:ind w:left="709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Ansible</w:t>
      </w:r>
      <w:r w:rsidR="004160AE" w:rsidRPr="00BC73CE">
        <w:rPr>
          <w:rFonts w:asciiTheme="majorHAnsi" w:hAnsiTheme="majorHAnsi" w:cstheme="majorHAnsi"/>
          <w:b/>
        </w:rPr>
        <w:t xml:space="preserve"> common console menu</w:t>
      </w:r>
    </w:p>
    <w:p w14:paraId="1139468D" w14:textId="7F4E6002" w:rsidR="009D01A0" w:rsidRPr="00BC73CE" w:rsidRDefault="004160AE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Ansible common console menu list is as following.</w:t>
      </w:r>
    </w:p>
    <w:p w14:paraId="5D544638" w14:textId="77777777" w:rsidR="009D01A0" w:rsidRPr="00BC73CE" w:rsidRDefault="009D01A0" w:rsidP="006A0BCE">
      <w:pPr>
        <w:ind w:leftChars="135" w:left="283"/>
        <w:jc w:val="left"/>
        <w:rPr>
          <w:rFonts w:asciiTheme="majorHAnsi" w:hAnsiTheme="majorHAnsi" w:cstheme="majorHAnsi"/>
        </w:rPr>
      </w:pPr>
    </w:p>
    <w:p w14:paraId="0516B8A0" w14:textId="7A075AB6" w:rsidR="009D01A0" w:rsidRPr="00BC73CE" w:rsidRDefault="004160AE" w:rsidP="00FE5165">
      <w:pPr>
        <w:pStyle w:val="aff2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Table</w:t>
      </w:r>
      <w:r w:rsidR="009D01A0" w:rsidRPr="00BC73CE">
        <w:rPr>
          <w:rFonts w:asciiTheme="majorHAnsi" w:hAnsiTheme="majorHAnsi" w:cstheme="majorHAnsi"/>
        </w:rPr>
        <w:t xml:space="preserve"> </w:t>
      </w:r>
      <w:r w:rsidR="00723B83" w:rsidRPr="00BC73CE">
        <w:rPr>
          <w:rFonts w:asciiTheme="majorHAnsi" w:hAnsiTheme="majorHAnsi" w:cstheme="majorHAnsi"/>
        </w:rPr>
        <w:fldChar w:fldCharType="begin"/>
      </w:r>
      <w:r w:rsidR="00723B83" w:rsidRPr="00BC73CE">
        <w:rPr>
          <w:rFonts w:asciiTheme="majorHAnsi" w:hAnsiTheme="majorHAnsi" w:cstheme="majorHAnsi"/>
        </w:rPr>
        <w:instrText xml:space="preserve"> STYLEREF 1 \s </w:instrText>
      </w:r>
      <w:r w:rsidR="00723B83" w:rsidRPr="00BC73CE">
        <w:rPr>
          <w:rFonts w:asciiTheme="majorHAnsi" w:hAnsiTheme="majorHAnsi" w:cstheme="majorHAnsi"/>
        </w:rPr>
        <w:fldChar w:fldCharType="separate"/>
      </w:r>
      <w:r w:rsidR="002425F1">
        <w:rPr>
          <w:rFonts w:asciiTheme="majorHAnsi" w:hAnsiTheme="majorHAnsi" w:cstheme="majorHAnsi"/>
        </w:rPr>
        <w:t>3</w:t>
      </w:r>
      <w:r w:rsidR="00723B83" w:rsidRPr="00BC73CE">
        <w:rPr>
          <w:rFonts w:asciiTheme="majorHAnsi" w:hAnsiTheme="majorHAnsi" w:cstheme="majorHAnsi"/>
        </w:rPr>
        <w:fldChar w:fldCharType="end"/>
      </w:r>
      <w:r w:rsidR="00723B83" w:rsidRPr="00BC73CE">
        <w:rPr>
          <w:rFonts w:asciiTheme="majorHAnsi" w:hAnsiTheme="majorHAnsi" w:cstheme="majorHAnsi"/>
        </w:rPr>
        <w:t>-</w:t>
      </w:r>
      <w:r w:rsidR="00723B83" w:rsidRPr="00BC73CE">
        <w:rPr>
          <w:rFonts w:asciiTheme="majorHAnsi" w:hAnsiTheme="majorHAnsi" w:cstheme="majorHAnsi"/>
        </w:rPr>
        <w:fldChar w:fldCharType="begin"/>
      </w:r>
      <w:r w:rsidR="00723B83" w:rsidRPr="00BC73CE">
        <w:rPr>
          <w:rFonts w:asciiTheme="majorHAnsi" w:hAnsiTheme="majorHAnsi" w:cstheme="majorHAnsi"/>
        </w:rPr>
        <w:instrText xml:space="preserve"> SEQ </w:instrText>
      </w:r>
      <w:r w:rsidR="00723B83" w:rsidRPr="00BC73CE">
        <w:rPr>
          <w:rFonts w:asciiTheme="majorHAnsi" w:hAnsiTheme="majorHAnsi" w:cstheme="majorHAnsi"/>
        </w:rPr>
        <w:instrText>表</w:instrText>
      </w:r>
      <w:r w:rsidR="00723B83" w:rsidRPr="00BC73CE">
        <w:rPr>
          <w:rFonts w:asciiTheme="majorHAnsi" w:hAnsiTheme="majorHAnsi" w:cstheme="majorHAnsi"/>
        </w:rPr>
        <w:instrText xml:space="preserve"> \* ARABIC \s 1 </w:instrText>
      </w:r>
      <w:r w:rsidR="00723B83" w:rsidRPr="00BC73CE">
        <w:rPr>
          <w:rFonts w:asciiTheme="majorHAnsi" w:hAnsiTheme="majorHAnsi" w:cstheme="majorHAnsi"/>
        </w:rPr>
        <w:fldChar w:fldCharType="separate"/>
      </w:r>
      <w:r w:rsidR="002425F1">
        <w:rPr>
          <w:rFonts w:asciiTheme="majorHAnsi" w:hAnsiTheme="majorHAnsi" w:cstheme="majorHAnsi"/>
        </w:rPr>
        <w:t>1</w:t>
      </w:r>
      <w:r w:rsidR="00723B83" w:rsidRPr="00BC73CE">
        <w:rPr>
          <w:rFonts w:asciiTheme="majorHAnsi" w:hAnsiTheme="majorHAnsi" w:cstheme="majorHAnsi"/>
        </w:rPr>
        <w:fldChar w:fldCharType="end"/>
      </w:r>
      <w:r w:rsidRPr="00BC73CE">
        <w:rPr>
          <w:rFonts w:asciiTheme="majorHAnsi" w:hAnsiTheme="majorHAnsi" w:cstheme="majorHAnsi"/>
        </w:rPr>
        <w:t xml:space="preserve"> Common console Menu/screen list</w:t>
      </w:r>
    </w:p>
    <w:tbl>
      <w:tblPr>
        <w:tblStyle w:val="ad"/>
        <w:tblW w:w="9443" w:type="dxa"/>
        <w:tblInd w:w="304" w:type="dxa"/>
        <w:tblLayout w:type="fixed"/>
        <w:tblLook w:val="04A0" w:firstRow="1" w:lastRow="0" w:firstColumn="1" w:lastColumn="0" w:noHBand="0" w:noVBand="1"/>
      </w:tblPr>
      <w:tblGrid>
        <w:gridCol w:w="484"/>
        <w:gridCol w:w="1588"/>
        <w:gridCol w:w="2297"/>
        <w:gridCol w:w="5074"/>
      </w:tblGrid>
      <w:tr w:rsidR="009D01A0" w:rsidRPr="00BC73CE" w14:paraId="231302BB" w14:textId="77777777" w:rsidTr="00FE6E07">
        <w:trPr>
          <w:trHeight w:val="267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53B58347" w14:textId="77777777" w:rsidR="009D01A0" w:rsidRPr="00BC73CE" w:rsidRDefault="009D01A0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No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757A1AA0" w14:textId="1FED40DB" w:rsidR="009D01A0" w:rsidRPr="00BC73CE" w:rsidRDefault="004160AE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Menu group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685C522D" w14:textId="6A8669AD" w:rsidR="009D01A0" w:rsidRPr="00BC73CE" w:rsidRDefault="004160AE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Menu/Screen</w:t>
            </w:r>
          </w:p>
        </w:tc>
        <w:tc>
          <w:tcPr>
            <w:tcW w:w="507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38C97179" w14:textId="677E2D06" w:rsidR="009D01A0" w:rsidRPr="00BC73CE" w:rsidRDefault="004160AE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Description</w:t>
            </w:r>
          </w:p>
        </w:tc>
      </w:tr>
      <w:tr w:rsidR="009D01A0" w:rsidRPr="00BC73CE" w14:paraId="403FD7BB" w14:textId="77777777" w:rsidTr="00FE6E07">
        <w:tc>
          <w:tcPr>
            <w:tcW w:w="48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14:paraId="2B5C7642" w14:textId="77777777" w:rsidR="009D01A0" w:rsidRPr="00BC73CE" w:rsidRDefault="009D01A0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588" w:type="dxa"/>
            <w:vMerge w:val="restart"/>
            <w:vAlign w:val="center"/>
            <w:hideMark/>
          </w:tcPr>
          <w:p w14:paraId="296A672A" w14:textId="3FD8089E" w:rsidR="009D01A0" w:rsidRPr="00BC73CE" w:rsidRDefault="009D01A0" w:rsidP="004160A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Ansible</w:t>
            </w:r>
            <w:r w:rsidR="004160AE" w:rsidRPr="00BC73CE">
              <w:rPr>
                <w:rFonts w:asciiTheme="majorHAnsi" w:hAnsiTheme="majorHAnsi" w:cstheme="majorHAnsi"/>
              </w:rPr>
              <w:t xml:space="preserve"> common console</w:t>
            </w:r>
          </w:p>
        </w:tc>
        <w:tc>
          <w:tcPr>
            <w:tcW w:w="2297" w:type="dxa"/>
            <w:tcBorders>
              <w:top w:val="dotted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14:paraId="72046C5A" w14:textId="5B19B6E6" w:rsidR="009D01A0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Collection interface information</w:t>
            </w:r>
          </w:p>
        </w:tc>
        <w:tc>
          <w:tcPr>
            <w:tcW w:w="507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14:paraId="2EBDBE72" w14:textId="14B5E5FE" w:rsidR="009D01A0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Manage the connection interface information to the server that accesses the ITA standard REST Function. </w:t>
            </w:r>
            <w:r w:rsidRPr="00BC73CE">
              <w:rPr>
                <w:rFonts w:asciiTheme="majorHAnsi" w:hAnsiTheme="majorHAnsi" w:cstheme="majorHAnsi"/>
              </w:rPr>
              <w:br/>
              <w:t>The REST function is used when registering data to parameter sheets.</w:t>
            </w:r>
          </w:p>
        </w:tc>
      </w:tr>
      <w:tr w:rsidR="009D01A0" w:rsidRPr="00BC73CE" w14:paraId="04BF2EF0" w14:textId="77777777" w:rsidTr="00FE6E07">
        <w:tc>
          <w:tcPr>
            <w:tcW w:w="48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14:paraId="6C44033D" w14:textId="77777777" w:rsidR="009D01A0" w:rsidRPr="00BC73CE" w:rsidRDefault="009D01A0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1588" w:type="dxa"/>
            <w:vMerge/>
            <w:vAlign w:val="center"/>
          </w:tcPr>
          <w:p w14:paraId="083D20FE" w14:textId="77777777" w:rsidR="009D01A0" w:rsidRPr="00BC73CE" w:rsidRDefault="009D01A0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  <w:tc>
          <w:tcPr>
            <w:tcW w:w="2297" w:type="dxa"/>
            <w:tcBorders>
              <w:top w:val="dotted" w:sz="4" w:space="0" w:color="auto"/>
              <w:bottom w:val="dotted" w:sz="4" w:space="0" w:color="auto"/>
              <w:right w:val="single" w:sz="4" w:space="0" w:color="auto"/>
            </w:tcBorders>
          </w:tcPr>
          <w:p w14:paraId="2C275E0E" w14:textId="1A10F135" w:rsidR="009D01A0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  <w:shd w:val="clear" w:color="auto" w:fill="FFFFFF"/>
              </w:rPr>
              <w:t>Collected item value list</w:t>
            </w:r>
            <w:r w:rsidR="009D01A0" w:rsidRPr="00BC73CE">
              <w:rPr>
                <w:rFonts w:asciiTheme="majorHAnsi" w:hAnsiTheme="majorHAnsi" w:cstheme="majorHAnsi"/>
              </w:rPr>
              <w:t xml:space="preserve"> </w:t>
            </w:r>
          </w:p>
        </w:tc>
        <w:tc>
          <w:tcPr>
            <w:tcW w:w="507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7D50183F" w14:textId="70B4E84C" w:rsidR="009D01A0" w:rsidRPr="00BC73CE" w:rsidRDefault="004160AE" w:rsidP="006A0BCE">
            <w:pPr>
              <w:widowControl/>
              <w:jc w:val="left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kern w:val="0"/>
                <w:sz w:val="18"/>
                <w:szCs w:val="18"/>
              </w:rPr>
              <w:t>Set up the connection between the executed operation output results (Source file) and the parameter sheet items and manages the Collection function parameter sheets.</w:t>
            </w:r>
          </w:p>
        </w:tc>
      </w:tr>
    </w:tbl>
    <w:p w14:paraId="35785F04" w14:textId="77777777" w:rsidR="009D01A0" w:rsidRPr="00BC73CE" w:rsidRDefault="009D01A0" w:rsidP="006A0BCE">
      <w:pPr>
        <w:widowControl/>
        <w:jc w:val="left"/>
        <w:rPr>
          <w:rFonts w:asciiTheme="majorHAnsi" w:hAnsiTheme="majorHAnsi" w:cstheme="majorHAnsi"/>
        </w:rPr>
      </w:pPr>
    </w:p>
    <w:p w14:paraId="65E1EE46" w14:textId="14162A2F" w:rsidR="009D01A0" w:rsidRPr="00BC73CE" w:rsidRDefault="009D01A0" w:rsidP="006A0BCE">
      <w:pPr>
        <w:pStyle w:val="a2"/>
        <w:ind w:left="709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Ansible</w:t>
      </w:r>
      <w:r w:rsidR="004160AE" w:rsidRPr="00BC73CE">
        <w:rPr>
          <w:rFonts w:asciiTheme="majorHAnsi" w:hAnsiTheme="majorHAnsi" w:cstheme="majorHAnsi"/>
          <w:b/>
        </w:rPr>
        <w:t xml:space="preserve"> console menu</w:t>
      </w:r>
    </w:p>
    <w:p w14:paraId="277EDAC2" w14:textId="1051D93A" w:rsidR="009D01A0" w:rsidRPr="00BC73CE" w:rsidRDefault="004160AE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list of menus corresponding to the Ansible consoles are as written below.</w:t>
      </w:r>
    </w:p>
    <w:p w14:paraId="489B0A76" w14:textId="77777777" w:rsidR="009D01A0" w:rsidRPr="00BC73CE" w:rsidRDefault="009D01A0" w:rsidP="006A0BCE">
      <w:pPr>
        <w:jc w:val="left"/>
        <w:rPr>
          <w:rFonts w:asciiTheme="majorHAnsi" w:hAnsiTheme="majorHAnsi" w:cstheme="majorHAnsi"/>
        </w:rPr>
      </w:pPr>
    </w:p>
    <w:p w14:paraId="7EED1D5E" w14:textId="346FDF56" w:rsidR="009D01A0" w:rsidRPr="00BC73CE" w:rsidRDefault="004160AE" w:rsidP="00FE5165">
      <w:pPr>
        <w:pStyle w:val="aff2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Table</w:t>
      </w:r>
      <w:r w:rsidR="009D01A0" w:rsidRPr="00BC73CE">
        <w:rPr>
          <w:rFonts w:asciiTheme="majorHAnsi" w:hAnsiTheme="majorHAnsi" w:cstheme="majorHAnsi"/>
        </w:rPr>
        <w:t xml:space="preserve"> </w:t>
      </w:r>
      <w:r w:rsidR="00723B83" w:rsidRPr="00BC73CE">
        <w:rPr>
          <w:rFonts w:asciiTheme="majorHAnsi" w:hAnsiTheme="majorHAnsi" w:cstheme="majorHAnsi"/>
        </w:rPr>
        <w:fldChar w:fldCharType="begin"/>
      </w:r>
      <w:r w:rsidR="00723B83" w:rsidRPr="00BC73CE">
        <w:rPr>
          <w:rFonts w:asciiTheme="majorHAnsi" w:hAnsiTheme="majorHAnsi" w:cstheme="majorHAnsi"/>
        </w:rPr>
        <w:instrText xml:space="preserve"> STYLEREF 1 \s </w:instrText>
      </w:r>
      <w:r w:rsidR="00723B83" w:rsidRPr="00BC73CE">
        <w:rPr>
          <w:rFonts w:asciiTheme="majorHAnsi" w:hAnsiTheme="majorHAnsi" w:cstheme="majorHAnsi"/>
        </w:rPr>
        <w:fldChar w:fldCharType="separate"/>
      </w:r>
      <w:r w:rsidR="002425F1">
        <w:rPr>
          <w:rFonts w:asciiTheme="majorHAnsi" w:hAnsiTheme="majorHAnsi" w:cstheme="majorHAnsi"/>
        </w:rPr>
        <w:t>3</w:t>
      </w:r>
      <w:r w:rsidR="00723B83" w:rsidRPr="00BC73CE">
        <w:rPr>
          <w:rFonts w:asciiTheme="majorHAnsi" w:hAnsiTheme="majorHAnsi" w:cstheme="majorHAnsi"/>
        </w:rPr>
        <w:fldChar w:fldCharType="end"/>
      </w:r>
      <w:r w:rsidR="00723B83" w:rsidRPr="00BC73CE">
        <w:rPr>
          <w:rFonts w:asciiTheme="majorHAnsi" w:hAnsiTheme="majorHAnsi" w:cstheme="majorHAnsi"/>
        </w:rPr>
        <w:t>-</w:t>
      </w:r>
      <w:r w:rsidR="00723B83" w:rsidRPr="00BC73CE">
        <w:rPr>
          <w:rFonts w:asciiTheme="majorHAnsi" w:hAnsiTheme="majorHAnsi" w:cstheme="majorHAnsi"/>
        </w:rPr>
        <w:fldChar w:fldCharType="begin"/>
      </w:r>
      <w:r w:rsidR="00723B83" w:rsidRPr="00BC73CE">
        <w:rPr>
          <w:rFonts w:asciiTheme="majorHAnsi" w:hAnsiTheme="majorHAnsi" w:cstheme="majorHAnsi"/>
        </w:rPr>
        <w:instrText xml:space="preserve"> SEQ </w:instrText>
      </w:r>
      <w:r w:rsidR="00723B83" w:rsidRPr="00BC73CE">
        <w:rPr>
          <w:rFonts w:asciiTheme="majorHAnsi" w:hAnsiTheme="majorHAnsi" w:cstheme="majorHAnsi"/>
        </w:rPr>
        <w:instrText>表</w:instrText>
      </w:r>
      <w:r w:rsidR="00723B83" w:rsidRPr="00BC73CE">
        <w:rPr>
          <w:rFonts w:asciiTheme="majorHAnsi" w:hAnsiTheme="majorHAnsi" w:cstheme="majorHAnsi"/>
        </w:rPr>
        <w:instrText xml:space="preserve"> \* ARABIC \s 1 </w:instrText>
      </w:r>
      <w:r w:rsidR="00723B83" w:rsidRPr="00BC73CE">
        <w:rPr>
          <w:rFonts w:asciiTheme="majorHAnsi" w:hAnsiTheme="majorHAnsi" w:cstheme="majorHAnsi"/>
        </w:rPr>
        <w:fldChar w:fldCharType="separate"/>
      </w:r>
      <w:r w:rsidR="002425F1">
        <w:rPr>
          <w:rFonts w:asciiTheme="majorHAnsi" w:hAnsiTheme="majorHAnsi" w:cstheme="majorHAnsi"/>
        </w:rPr>
        <w:t>2</w:t>
      </w:r>
      <w:r w:rsidR="00723B83" w:rsidRPr="00BC73CE">
        <w:rPr>
          <w:rFonts w:asciiTheme="majorHAnsi" w:hAnsiTheme="majorHAnsi" w:cstheme="majorHAnsi"/>
        </w:rPr>
        <w:fldChar w:fldCharType="end"/>
      </w:r>
      <w:r w:rsidR="009D01A0" w:rsidRPr="00BC73CE">
        <w:rPr>
          <w:rFonts w:asciiTheme="majorHAnsi" w:hAnsiTheme="majorHAnsi" w:cstheme="majorHAnsi"/>
        </w:rPr>
        <w:t xml:space="preserve"> Ansible driver</w:t>
      </w:r>
      <w:r w:rsidRPr="00BC73CE">
        <w:rPr>
          <w:rFonts w:asciiTheme="majorHAnsi" w:hAnsiTheme="majorHAnsi" w:cstheme="majorHAnsi"/>
        </w:rPr>
        <w:t xml:space="preserve"> console</w:t>
      </w:r>
      <w:r w:rsidR="009D01A0" w:rsidRPr="00BC73CE">
        <w:rPr>
          <w:rFonts w:asciiTheme="majorHAnsi" w:hAnsiTheme="majorHAnsi" w:cstheme="majorHAnsi"/>
        </w:rPr>
        <w:t xml:space="preserve"> </w:t>
      </w:r>
      <w:r w:rsidRPr="00BC73CE">
        <w:rPr>
          <w:rFonts w:asciiTheme="majorHAnsi" w:hAnsiTheme="majorHAnsi" w:cstheme="majorHAnsi"/>
        </w:rPr>
        <w:t>Menu/Screen list</w:t>
      </w:r>
    </w:p>
    <w:tbl>
      <w:tblPr>
        <w:tblStyle w:val="ad"/>
        <w:tblW w:w="9443" w:type="dxa"/>
        <w:tblInd w:w="304" w:type="dxa"/>
        <w:tblLayout w:type="fixed"/>
        <w:tblLook w:val="04A0" w:firstRow="1" w:lastRow="0" w:firstColumn="1" w:lastColumn="0" w:noHBand="0" w:noVBand="1"/>
      </w:tblPr>
      <w:tblGrid>
        <w:gridCol w:w="484"/>
        <w:gridCol w:w="529"/>
        <w:gridCol w:w="663"/>
        <w:gridCol w:w="396"/>
        <w:gridCol w:w="1985"/>
        <w:gridCol w:w="5386"/>
      </w:tblGrid>
      <w:tr w:rsidR="009D01A0" w:rsidRPr="00BC73CE" w14:paraId="2F34E54D" w14:textId="77777777" w:rsidTr="003E4C2D">
        <w:trPr>
          <w:tblHeader/>
        </w:trPr>
        <w:tc>
          <w:tcPr>
            <w:tcW w:w="4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698C8A72" w14:textId="77777777" w:rsidR="009D01A0" w:rsidRPr="00BC73CE" w:rsidRDefault="009D01A0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  <w:shd w:val="clear" w:color="auto" w:fill="002B62"/>
              </w:rPr>
              <w:t>N</w:t>
            </w:r>
            <w:r w:rsidRPr="00BC73CE">
              <w:rPr>
                <w:rFonts w:asciiTheme="majorHAnsi" w:hAnsiTheme="majorHAnsi" w:cstheme="majorHAnsi"/>
              </w:rPr>
              <w:t>o</w:t>
            </w:r>
          </w:p>
        </w:tc>
        <w:tc>
          <w:tcPr>
            <w:tcW w:w="1588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4FA81573" w14:textId="0B92B9AF" w:rsidR="009D01A0" w:rsidRPr="00BC73CE" w:rsidRDefault="004160AE" w:rsidP="006A0BCE">
            <w:pPr>
              <w:pStyle w:val="aff0"/>
              <w:jc w:val="left"/>
              <w:rPr>
                <w:rFonts w:asciiTheme="majorHAnsi" w:hAnsiTheme="majorHAnsi" w:cstheme="majorHAnsi"/>
                <w:szCs w:val="18"/>
              </w:rPr>
            </w:pPr>
            <w:r w:rsidRPr="00BC73CE">
              <w:rPr>
                <w:rFonts w:asciiTheme="majorHAnsi" w:hAnsiTheme="majorHAnsi" w:cstheme="majorHAnsi"/>
                <w:szCs w:val="18"/>
              </w:rPr>
              <w:t>Menu group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</w:tcPr>
          <w:p w14:paraId="7E4BB50A" w14:textId="488B8787" w:rsidR="009D01A0" w:rsidRPr="00BC73CE" w:rsidRDefault="004160AE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Menu/Screen</w:t>
            </w:r>
          </w:p>
        </w:tc>
        <w:tc>
          <w:tcPr>
            <w:tcW w:w="538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</w:tcPr>
          <w:p w14:paraId="396D3FC9" w14:textId="56B4DFF1" w:rsidR="009D01A0" w:rsidRPr="00BC73CE" w:rsidRDefault="004160AE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Description</w:t>
            </w:r>
          </w:p>
        </w:tc>
      </w:tr>
      <w:tr w:rsidR="009D01A0" w:rsidRPr="00BC73CE" w14:paraId="509DFDE3" w14:textId="77777777" w:rsidTr="003E4C2D">
        <w:trPr>
          <w:tblHeader/>
        </w:trPr>
        <w:tc>
          <w:tcPr>
            <w:tcW w:w="48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002B62"/>
          </w:tcPr>
          <w:p w14:paraId="1B4D884D" w14:textId="77777777" w:rsidR="009D01A0" w:rsidRPr="00BC73CE" w:rsidRDefault="009D01A0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</w:p>
        </w:tc>
        <w:tc>
          <w:tcPr>
            <w:tcW w:w="1588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</w:tcPr>
          <w:p w14:paraId="0872B6D6" w14:textId="5344B707" w:rsidR="009D01A0" w:rsidRPr="00BC73CE" w:rsidRDefault="009D01A0" w:rsidP="006A0BCE">
            <w:pPr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Ansible</w:t>
            </w: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br/>
            </w:r>
            <w:r w:rsidR="004160AE"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Console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002B62"/>
          </w:tcPr>
          <w:p w14:paraId="33DCE072" w14:textId="77777777" w:rsidR="009D01A0" w:rsidRPr="00BC73CE" w:rsidRDefault="009D01A0" w:rsidP="006A0BCE">
            <w:pPr>
              <w:jc w:val="left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538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002B62"/>
          </w:tcPr>
          <w:p w14:paraId="3B9B51CD" w14:textId="77777777" w:rsidR="009D01A0" w:rsidRPr="00BC73CE" w:rsidRDefault="009D01A0" w:rsidP="006A0BCE">
            <w:pPr>
              <w:jc w:val="left"/>
              <w:rPr>
                <w:rFonts w:asciiTheme="majorHAnsi" w:hAnsiTheme="majorHAnsi" w:cstheme="majorHAnsi"/>
                <w:b/>
              </w:rPr>
            </w:pPr>
          </w:p>
        </w:tc>
      </w:tr>
      <w:tr w:rsidR="009D01A0" w:rsidRPr="00BC73CE" w14:paraId="1E85F995" w14:textId="77777777" w:rsidTr="003E4C2D">
        <w:trPr>
          <w:cantSplit/>
          <w:trHeight w:val="869"/>
          <w:tblHeader/>
        </w:trPr>
        <w:tc>
          <w:tcPr>
            <w:tcW w:w="4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57C9" w:themeFill="accent6" w:themeFillTint="BF"/>
          </w:tcPr>
          <w:p w14:paraId="5821D431" w14:textId="77777777" w:rsidR="009D01A0" w:rsidRPr="00BC73CE" w:rsidRDefault="009D01A0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BE63" w:themeFill="accent3" w:themeFillTint="80"/>
            <w:textDirection w:val="tbRlV"/>
            <w:vAlign w:val="center"/>
          </w:tcPr>
          <w:p w14:paraId="24D636C4" w14:textId="77777777" w:rsidR="009D01A0" w:rsidRPr="00BC73CE" w:rsidRDefault="009D01A0" w:rsidP="006A0BCE">
            <w:pPr>
              <w:pStyle w:val="aff0"/>
              <w:ind w:leftChars="50" w:left="105"/>
              <w:jc w:val="left"/>
              <w:rPr>
                <w:rFonts w:asciiTheme="majorHAnsi" w:hAnsiTheme="majorHAnsi" w:cstheme="majorHAnsi"/>
                <w:szCs w:val="18"/>
              </w:rPr>
            </w:pPr>
            <w:r w:rsidRPr="00BC73CE">
              <w:rPr>
                <w:rFonts w:asciiTheme="majorHAnsi" w:hAnsiTheme="majorHAnsi" w:cstheme="majorHAnsi"/>
                <w:szCs w:val="18"/>
              </w:rPr>
              <w:t>Legacy</w:t>
            </w:r>
          </w:p>
        </w:tc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CB2C0" w:themeFill="accent4" w:themeFillTint="99"/>
            <w:textDirection w:val="tbRlV"/>
          </w:tcPr>
          <w:p w14:paraId="48FFC44F" w14:textId="77777777" w:rsidR="009D01A0" w:rsidRPr="00BC73CE" w:rsidRDefault="009D01A0" w:rsidP="006A0BCE">
            <w:pPr>
              <w:pStyle w:val="aff0"/>
              <w:ind w:leftChars="50" w:left="105"/>
              <w:jc w:val="left"/>
              <w:rPr>
                <w:rFonts w:asciiTheme="majorHAnsi" w:hAnsiTheme="majorHAnsi" w:cstheme="majorHAnsi"/>
                <w:szCs w:val="18"/>
              </w:rPr>
            </w:pPr>
            <w:r w:rsidRPr="00BC73CE">
              <w:rPr>
                <w:rFonts w:asciiTheme="majorHAnsi" w:hAnsiTheme="majorHAnsi" w:cstheme="majorHAnsi"/>
                <w:szCs w:val="18"/>
              </w:rPr>
              <w:t>Legacy Role</w:t>
            </w:r>
          </w:p>
        </w:tc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08AFF" w:themeFill="accent6" w:themeFillTint="80"/>
            <w:textDirection w:val="tbRlV"/>
            <w:vAlign w:val="center"/>
          </w:tcPr>
          <w:p w14:paraId="171AF301" w14:textId="77777777" w:rsidR="009D01A0" w:rsidRPr="00BC73CE" w:rsidRDefault="009D01A0" w:rsidP="006A0BCE">
            <w:pPr>
              <w:pStyle w:val="aff0"/>
              <w:ind w:leftChars="50" w:left="105"/>
              <w:jc w:val="left"/>
              <w:rPr>
                <w:rFonts w:asciiTheme="majorHAnsi" w:hAnsiTheme="majorHAnsi" w:cstheme="majorHAnsi"/>
                <w:szCs w:val="18"/>
              </w:rPr>
            </w:pPr>
            <w:r w:rsidRPr="00BC73CE">
              <w:rPr>
                <w:rFonts w:asciiTheme="majorHAnsi" w:hAnsiTheme="majorHAnsi" w:cstheme="majorHAnsi"/>
                <w:szCs w:val="18"/>
              </w:rPr>
              <w:t>Pioneer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B62"/>
          </w:tcPr>
          <w:p w14:paraId="7FE91AD7" w14:textId="77777777" w:rsidR="009D01A0" w:rsidRPr="00BC73CE" w:rsidRDefault="009D01A0" w:rsidP="006A0BCE">
            <w:pPr>
              <w:jc w:val="left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538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B62"/>
          </w:tcPr>
          <w:p w14:paraId="2CB7B420" w14:textId="77777777" w:rsidR="009D01A0" w:rsidRPr="00BC73CE" w:rsidRDefault="009D01A0" w:rsidP="006A0BCE">
            <w:pPr>
              <w:jc w:val="left"/>
              <w:rPr>
                <w:rFonts w:asciiTheme="majorHAnsi" w:hAnsiTheme="majorHAnsi" w:cstheme="majorHAnsi"/>
                <w:b/>
              </w:rPr>
            </w:pPr>
          </w:p>
        </w:tc>
      </w:tr>
      <w:tr w:rsidR="009D01A0" w:rsidRPr="00BC73CE" w14:paraId="3EC3D320" w14:textId="77777777" w:rsidTr="00320375">
        <w:tc>
          <w:tcPr>
            <w:tcW w:w="48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AEF"/>
            <w:vAlign w:val="center"/>
          </w:tcPr>
          <w:p w14:paraId="14C48753" w14:textId="77777777" w:rsidR="009D01A0" w:rsidRPr="00BC73CE" w:rsidRDefault="009D01A0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14</w:t>
            </w:r>
          </w:p>
        </w:tc>
        <w:tc>
          <w:tcPr>
            <w:tcW w:w="52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F2DF" w:themeFill="accent3" w:themeFillTint="1A"/>
            <w:vAlign w:val="center"/>
          </w:tcPr>
          <w:p w14:paraId="5288257C" w14:textId="77777777" w:rsidR="009D01A0" w:rsidRPr="00BC73CE" w:rsidRDefault="009D01A0" w:rsidP="006A0BCE">
            <w:pPr>
              <w:pStyle w:val="aff1"/>
              <w:jc w:val="left"/>
              <w:rPr>
                <w:rFonts w:asciiTheme="majorHAnsi" w:hAnsiTheme="majorHAnsi" w:cstheme="majorHAnsi"/>
                <w:b/>
                <w:color w:val="003C8A" w:themeColor="accent6" w:themeTint="E6"/>
              </w:rPr>
            </w:pPr>
            <w:r w:rsidRPr="00BC73CE">
              <w:rPr>
                <w:rFonts w:asciiTheme="majorHAnsi" w:hAnsiTheme="majorHAnsi" w:cstheme="majorHAnsi"/>
                <w:b/>
                <w:color w:val="003C8A" w:themeColor="accent6" w:themeTint="E6"/>
              </w:rPr>
              <w:t>○</w:t>
            </w:r>
          </w:p>
        </w:tc>
        <w:tc>
          <w:tcPr>
            <w:tcW w:w="663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3E5EA" w:themeFill="accent4" w:themeFillTint="33"/>
            <w:vAlign w:val="center"/>
          </w:tcPr>
          <w:p w14:paraId="4C12F7F0" w14:textId="77777777" w:rsidR="009D01A0" w:rsidRPr="00BC73CE" w:rsidRDefault="009D01A0" w:rsidP="006A0BCE">
            <w:pPr>
              <w:pStyle w:val="aff1"/>
              <w:jc w:val="left"/>
              <w:rPr>
                <w:rFonts w:asciiTheme="majorHAnsi" w:hAnsiTheme="majorHAnsi" w:cstheme="majorHAnsi"/>
                <w:b/>
                <w:color w:val="003C8A" w:themeColor="accent6" w:themeTint="E6"/>
              </w:rPr>
            </w:pPr>
            <w:r w:rsidRPr="00BC73CE">
              <w:rPr>
                <w:rFonts w:asciiTheme="majorHAnsi" w:hAnsiTheme="majorHAnsi" w:cstheme="majorHAnsi"/>
                <w:b/>
                <w:color w:val="003C8A" w:themeColor="accent6" w:themeTint="E6"/>
              </w:rPr>
              <w:t>○</w:t>
            </w:r>
          </w:p>
        </w:tc>
        <w:tc>
          <w:tcPr>
            <w:tcW w:w="39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4E7FF" w:themeFill="accent6" w:themeFillTint="1A"/>
            <w:vAlign w:val="center"/>
          </w:tcPr>
          <w:p w14:paraId="0EBE8FA0" w14:textId="77777777" w:rsidR="009D01A0" w:rsidRPr="00BC73CE" w:rsidRDefault="009D01A0" w:rsidP="006A0BCE">
            <w:pPr>
              <w:pStyle w:val="aff1"/>
              <w:jc w:val="left"/>
              <w:rPr>
                <w:rFonts w:asciiTheme="majorHAnsi" w:hAnsiTheme="majorHAnsi" w:cstheme="majorHAnsi"/>
                <w:b/>
                <w:color w:val="003C8A" w:themeColor="accent6" w:themeTint="E6"/>
              </w:rPr>
            </w:pPr>
            <w:r w:rsidRPr="00BC73CE">
              <w:rPr>
                <w:rFonts w:asciiTheme="majorHAnsi" w:hAnsiTheme="majorHAnsi" w:cstheme="majorHAnsi"/>
                <w:b/>
                <w:color w:val="003C8A" w:themeColor="accent6" w:themeTint="E6"/>
              </w:rPr>
              <w:t>○</w:t>
            </w:r>
          </w:p>
        </w:tc>
        <w:tc>
          <w:tcPr>
            <w:tcW w:w="1985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8B402" w14:textId="08DD1632" w:rsidR="009D01A0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Execution list</w:t>
            </w:r>
          </w:p>
        </w:tc>
        <w:tc>
          <w:tcPr>
            <w:tcW w:w="538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E841F" w14:textId="0117DD4A" w:rsidR="009D01A0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Manages operation execution history.</w:t>
            </w:r>
          </w:p>
          <w:p w14:paraId="595F7978" w14:textId="2A30337F" w:rsidR="009D01A0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Refers to the registration status of the parameter sheet and execution log by the Collect function.</w:t>
            </w:r>
          </w:p>
        </w:tc>
      </w:tr>
    </w:tbl>
    <w:p w14:paraId="55BB6C58" w14:textId="77777777" w:rsidR="009D01A0" w:rsidRPr="00BC73CE" w:rsidRDefault="009D01A0" w:rsidP="006A0BCE">
      <w:pPr>
        <w:jc w:val="left"/>
        <w:rPr>
          <w:rFonts w:asciiTheme="majorHAnsi" w:hAnsiTheme="majorHAnsi" w:cstheme="majorHAnsi"/>
        </w:rPr>
      </w:pPr>
    </w:p>
    <w:p w14:paraId="0C273ED2" w14:textId="7B27BA7E" w:rsidR="00995467" w:rsidRPr="00BC73CE" w:rsidRDefault="009D01A0" w:rsidP="0020014A">
      <w:pPr>
        <w:pStyle w:val="ab"/>
        <w:widowControl/>
        <w:ind w:leftChars="0" w:left="567"/>
        <w:jc w:val="center"/>
        <w:rPr>
          <w:rFonts w:asciiTheme="majorHAnsi" w:eastAsiaTheme="majorEastAsia" w:hAnsiTheme="majorHAnsi" w:cstheme="majorHAnsi"/>
          <w:b/>
          <w:sz w:val="22"/>
        </w:rPr>
      </w:pPr>
      <w:r w:rsidRPr="00BC73CE">
        <w:rPr>
          <w:rFonts w:asciiTheme="majorHAnsi" w:hAnsiTheme="majorHAnsi" w:cstheme="majorHAnsi"/>
        </w:rPr>
        <w:br w:type="page"/>
      </w:r>
      <w:r w:rsidR="00A40C92" w:rsidRPr="00BC73CE"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F74BF6F" wp14:editId="71C103AE">
                <wp:simplePos x="0" y="0"/>
                <wp:positionH relativeFrom="column">
                  <wp:posOffset>3725999</wp:posOffset>
                </wp:positionH>
                <wp:positionV relativeFrom="paragraph">
                  <wp:posOffset>2586536</wp:posOffset>
                </wp:positionV>
                <wp:extent cx="761546" cy="677333"/>
                <wp:effectExtent l="0" t="0" r="19685" b="27940"/>
                <wp:wrapNone/>
                <wp:docPr id="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546" cy="6773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271A32" id="正方形/長方形 6" o:spid="_x0000_s1026" style="position:absolute;left:0;text-align:left;margin-left:293.4pt;margin-top:203.65pt;width:59.95pt;height:53.35pt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" filled="f" strokecolor="red" strokeweight="2pt"/>
            </w:pict>
          </mc:Fallback>
        </mc:AlternateContent>
      </w:r>
      <w:r w:rsidR="001806A9">
        <w:rPr>
          <w:rFonts w:asciiTheme="majorHAnsi" w:hAnsiTheme="majorHAnsi" w:cstheme="majorHAnsi"/>
          <w:noProof/>
        </w:rPr>
        <w:drawing>
          <wp:inline distT="0" distB="0" distL="0" distR="0" wp14:anchorId="17F8516B" wp14:editId="0B50FD5B">
            <wp:extent cx="6117590" cy="3244215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BDAD" w14:textId="7D25C0A7" w:rsidR="00995467" w:rsidRPr="00BC73CE" w:rsidRDefault="004160AE" w:rsidP="0020014A">
      <w:pPr>
        <w:jc w:val="center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Figure</w:t>
      </w:r>
      <w:r w:rsidR="00995467" w:rsidRPr="00BC73CE">
        <w:rPr>
          <w:rFonts w:asciiTheme="majorHAnsi" w:hAnsiTheme="majorHAnsi" w:cstheme="majorHAnsi"/>
          <w:b/>
        </w:rPr>
        <w:t xml:space="preserve"> </w:t>
      </w:r>
      <w:r w:rsidR="00995467" w:rsidRPr="00BC73CE">
        <w:rPr>
          <w:rFonts w:asciiTheme="majorHAnsi" w:hAnsiTheme="majorHAnsi" w:cstheme="majorHAnsi"/>
          <w:b/>
        </w:rPr>
        <w:fldChar w:fldCharType="begin"/>
      </w:r>
      <w:r w:rsidR="00995467" w:rsidRPr="00BC73CE">
        <w:rPr>
          <w:rFonts w:asciiTheme="majorHAnsi" w:hAnsiTheme="majorHAnsi" w:cstheme="majorHAnsi"/>
          <w:b/>
        </w:rPr>
        <w:instrText xml:space="preserve"> STYLEREF 2 \s </w:instrText>
      </w:r>
      <w:r w:rsidR="00995467" w:rsidRPr="00BC73CE">
        <w:rPr>
          <w:rFonts w:asciiTheme="majorHAnsi" w:hAnsiTheme="majorHAnsi" w:cstheme="majorHAnsi"/>
          <w:b/>
        </w:rPr>
        <w:fldChar w:fldCharType="separate"/>
      </w:r>
      <w:r w:rsidR="002425F1">
        <w:rPr>
          <w:rFonts w:asciiTheme="majorHAnsi" w:hAnsiTheme="majorHAnsi" w:cstheme="majorHAnsi"/>
          <w:b/>
          <w:noProof/>
        </w:rPr>
        <w:t>3.1</w:t>
      </w:r>
      <w:r w:rsidR="00995467" w:rsidRPr="00BC73CE">
        <w:rPr>
          <w:rFonts w:asciiTheme="majorHAnsi" w:hAnsiTheme="majorHAnsi" w:cstheme="majorHAnsi"/>
          <w:b/>
        </w:rPr>
        <w:fldChar w:fldCharType="end"/>
      </w:r>
      <w:r w:rsidR="00995467" w:rsidRPr="00BC73CE">
        <w:rPr>
          <w:rFonts w:asciiTheme="majorHAnsi" w:hAnsiTheme="majorHAnsi" w:cstheme="majorHAnsi"/>
          <w:b/>
        </w:rPr>
        <w:noBreakHyphen/>
      </w:r>
      <w:r w:rsidR="00995467" w:rsidRPr="00BC73CE">
        <w:rPr>
          <w:rFonts w:asciiTheme="majorHAnsi" w:hAnsiTheme="majorHAnsi" w:cstheme="majorHAnsi"/>
          <w:b/>
        </w:rPr>
        <w:fldChar w:fldCharType="begin"/>
      </w:r>
      <w:r w:rsidR="00995467" w:rsidRPr="00BC73CE">
        <w:rPr>
          <w:rFonts w:asciiTheme="majorHAnsi" w:hAnsiTheme="majorHAnsi" w:cstheme="majorHAnsi"/>
          <w:b/>
        </w:rPr>
        <w:instrText xml:space="preserve"> SEQ </w:instrText>
      </w:r>
      <w:r w:rsidR="00995467" w:rsidRPr="00BC73CE">
        <w:rPr>
          <w:rFonts w:asciiTheme="majorHAnsi" w:hAnsiTheme="majorHAnsi" w:cstheme="majorHAnsi"/>
          <w:b/>
        </w:rPr>
        <w:instrText>図</w:instrText>
      </w:r>
      <w:r w:rsidR="00995467" w:rsidRPr="00BC73CE">
        <w:rPr>
          <w:rFonts w:asciiTheme="majorHAnsi" w:hAnsiTheme="majorHAnsi" w:cstheme="majorHAnsi"/>
          <w:b/>
        </w:rPr>
        <w:instrText xml:space="preserve"> \* ARABIC \s 2 </w:instrText>
      </w:r>
      <w:r w:rsidR="00995467" w:rsidRPr="00BC73CE">
        <w:rPr>
          <w:rFonts w:asciiTheme="majorHAnsi" w:hAnsiTheme="majorHAnsi" w:cstheme="majorHAnsi"/>
          <w:b/>
        </w:rPr>
        <w:fldChar w:fldCharType="separate"/>
      </w:r>
      <w:r w:rsidR="002425F1">
        <w:rPr>
          <w:rFonts w:asciiTheme="majorHAnsi" w:hAnsiTheme="majorHAnsi" w:cstheme="majorHAnsi"/>
          <w:b/>
          <w:noProof/>
        </w:rPr>
        <w:t>1</w:t>
      </w:r>
      <w:r w:rsidR="00995467" w:rsidRPr="00BC73CE">
        <w:rPr>
          <w:rFonts w:asciiTheme="majorHAnsi" w:hAnsiTheme="majorHAnsi" w:cstheme="majorHAnsi"/>
          <w:b/>
        </w:rPr>
        <w:fldChar w:fldCharType="end"/>
      </w:r>
      <w:r w:rsidRPr="00BC73CE">
        <w:rPr>
          <w:rFonts w:asciiTheme="majorHAnsi" w:hAnsiTheme="majorHAnsi" w:cstheme="majorHAnsi"/>
          <w:b/>
        </w:rPr>
        <w:t xml:space="preserve"> Execution list screen</w:t>
      </w:r>
    </w:p>
    <w:p w14:paraId="12383F5E" w14:textId="77777777" w:rsidR="009D01A0" w:rsidRPr="00BC73CE" w:rsidRDefault="009D01A0" w:rsidP="006A0BCE">
      <w:pPr>
        <w:widowControl/>
        <w:jc w:val="left"/>
        <w:rPr>
          <w:rFonts w:asciiTheme="majorHAnsi" w:hAnsiTheme="majorHAnsi" w:cstheme="majorHAnsi"/>
        </w:rPr>
      </w:pPr>
    </w:p>
    <w:p w14:paraId="1E883ECC" w14:textId="0188EEEB" w:rsidR="00161ACC" w:rsidRPr="00BC73CE" w:rsidRDefault="004160AE" w:rsidP="006A0BCE">
      <w:pPr>
        <w:pStyle w:val="1"/>
        <w:jc w:val="left"/>
        <w:rPr>
          <w:rFonts w:asciiTheme="majorHAnsi" w:hAnsiTheme="majorHAnsi" w:cstheme="majorHAnsi"/>
        </w:rPr>
      </w:pPr>
      <w:bookmarkStart w:id="23" w:name="_Toc93499522"/>
      <w:bookmarkEnd w:id="16"/>
      <w:r w:rsidRPr="00BC73CE">
        <w:rPr>
          <w:rFonts w:asciiTheme="majorHAnsi" w:hAnsiTheme="majorHAnsi" w:cstheme="majorHAnsi"/>
        </w:rPr>
        <w:lastRenderedPageBreak/>
        <w:t>Collect function user manual</w:t>
      </w:r>
      <w:bookmarkEnd w:id="23"/>
    </w:p>
    <w:p w14:paraId="6BDDD8FF" w14:textId="3CCDEB69" w:rsidR="00E84364" w:rsidRPr="00BC73CE" w:rsidRDefault="004160AE" w:rsidP="006A0BCE">
      <w:pPr>
        <w:jc w:val="left"/>
        <w:rPr>
          <w:rFonts w:asciiTheme="majorHAnsi" w:hAnsiTheme="majorHAnsi" w:cstheme="majorHAnsi"/>
        </w:rPr>
      </w:pPr>
      <w:bookmarkStart w:id="24" w:name="_Toc473210573"/>
      <w:bookmarkStart w:id="25" w:name="_Toc435436143"/>
      <w:bookmarkStart w:id="26" w:name="_Ref450556745"/>
      <w:bookmarkStart w:id="27" w:name="_Ref450556804"/>
      <w:bookmarkStart w:id="28" w:name="_Ref450566079"/>
      <w:r w:rsidRPr="00BC73CE">
        <w:rPr>
          <w:rFonts w:asciiTheme="majorHAnsi" w:hAnsiTheme="majorHAnsi" w:cstheme="majorHAnsi"/>
        </w:rPr>
        <w:t>This section describes the how to use the Collect function.</w:t>
      </w:r>
    </w:p>
    <w:p w14:paraId="346D2E27" w14:textId="7A2FDFB4" w:rsidR="002D068D" w:rsidRPr="00BC73CE" w:rsidRDefault="004160AE" w:rsidP="006A0BCE">
      <w:pPr>
        <w:pStyle w:val="20"/>
        <w:rPr>
          <w:rFonts w:asciiTheme="majorHAnsi" w:hAnsiTheme="majorHAnsi" w:cstheme="majorHAnsi"/>
        </w:rPr>
      </w:pPr>
      <w:bookmarkStart w:id="29" w:name="_Toc93499523"/>
      <w:r w:rsidRPr="00BC73CE">
        <w:rPr>
          <w:rFonts w:asciiTheme="majorHAnsi" w:hAnsiTheme="majorHAnsi" w:cstheme="majorHAnsi"/>
        </w:rPr>
        <w:t>Work flow.</w:t>
      </w:r>
      <w:bookmarkEnd w:id="29"/>
    </w:p>
    <w:p w14:paraId="5B9059B2" w14:textId="0315E95F" w:rsidR="002D068D" w:rsidRPr="00BC73CE" w:rsidRDefault="004160AE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 xml:space="preserve">The standard workflow for implementing the </w:t>
      </w:r>
      <w:proofErr w:type="spellStart"/>
      <w:r w:rsidRPr="00BC73CE">
        <w:rPr>
          <w:rFonts w:asciiTheme="majorHAnsi" w:hAnsiTheme="majorHAnsi" w:cstheme="majorHAnsi"/>
        </w:rPr>
        <w:t>Colelct</w:t>
      </w:r>
      <w:proofErr w:type="spellEnd"/>
      <w:r w:rsidRPr="00BC73CE">
        <w:rPr>
          <w:rFonts w:asciiTheme="majorHAnsi" w:hAnsiTheme="majorHAnsi" w:cstheme="majorHAnsi"/>
        </w:rPr>
        <w:t xml:space="preserve"> function is as following</w:t>
      </w:r>
    </w:p>
    <w:p w14:paraId="45018FFF" w14:textId="48ED0758" w:rsidR="009D01A0" w:rsidRPr="00BC73CE" w:rsidRDefault="004160AE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For details on how to use ITA Ansib</w:t>
      </w:r>
      <w:r w:rsidR="00867CFA">
        <w:rPr>
          <w:rFonts w:asciiTheme="majorHAnsi" w:hAnsiTheme="majorHAnsi" w:cstheme="majorHAnsi"/>
        </w:rPr>
        <w:t xml:space="preserve">le-Driver, please refer to </w:t>
      </w:r>
      <w:r w:rsidR="00867CFA" w:rsidRPr="00867CFA">
        <w:rPr>
          <w:rFonts w:asciiTheme="majorHAnsi" w:hAnsiTheme="majorHAnsi" w:cstheme="majorHAnsi"/>
        </w:rPr>
        <w:t>Exastro-</w:t>
      </w:r>
      <w:proofErr w:type="spellStart"/>
      <w:r w:rsidR="00867CFA" w:rsidRPr="00867CFA">
        <w:rPr>
          <w:rFonts w:asciiTheme="majorHAnsi" w:hAnsiTheme="majorHAnsi" w:cstheme="majorHAnsi"/>
        </w:rPr>
        <w:t>ITA_User_</w:t>
      </w:r>
      <w:r w:rsidR="00867CFA">
        <w:rPr>
          <w:rFonts w:asciiTheme="majorHAnsi" w:hAnsiTheme="majorHAnsi" w:cstheme="majorHAnsi"/>
        </w:rPr>
        <w:t>Instruction_Manual_Ansible</w:t>
      </w:r>
      <w:proofErr w:type="spellEnd"/>
      <w:r w:rsidR="00867CFA">
        <w:rPr>
          <w:rFonts w:asciiTheme="majorHAnsi" w:hAnsiTheme="majorHAnsi" w:cstheme="majorHAnsi"/>
        </w:rPr>
        <w:t>-driver”</w:t>
      </w:r>
    </w:p>
    <w:p w14:paraId="3C2C1083" w14:textId="48140054" w:rsidR="005663BF" w:rsidRPr="00BC73CE" w:rsidRDefault="004160AE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For details on how to use ITA Basi</w:t>
      </w:r>
      <w:r w:rsidR="00867CFA">
        <w:rPr>
          <w:rFonts w:asciiTheme="majorHAnsi" w:hAnsiTheme="majorHAnsi" w:cstheme="majorHAnsi"/>
        </w:rPr>
        <w:t xml:space="preserve">c console, please refer to </w:t>
      </w:r>
      <w:r w:rsidR="00867CFA" w:rsidRPr="00867CFA">
        <w:rPr>
          <w:rFonts w:asciiTheme="majorHAnsi" w:hAnsiTheme="majorHAnsi" w:cstheme="majorHAnsi"/>
        </w:rPr>
        <w:t>Exastro-</w:t>
      </w:r>
      <w:proofErr w:type="spellStart"/>
      <w:r w:rsidR="00867CFA" w:rsidRPr="00867CFA">
        <w:rPr>
          <w:rFonts w:asciiTheme="majorHAnsi" w:hAnsiTheme="majorHAnsi" w:cstheme="majorHAnsi"/>
        </w:rPr>
        <w:t>ITA_User_Instruction_Manual_Basic_console</w:t>
      </w:r>
      <w:proofErr w:type="spellEnd"/>
      <w:r w:rsidR="00867CFA">
        <w:rPr>
          <w:rFonts w:asciiTheme="majorHAnsi" w:hAnsiTheme="majorHAnsi" w:cstheme="majorHAnsi"/>
        </w:rPr>
        <w:t>”</w:t>
      </w:r>
    </w:p>
    <w:p w14:paraId="623F947E" w14:textId="7F9B99CC" w:rsidR="005D216E" w:rsidRPr="00BC73CE" w:rsidRDefault="005D216E" w:rsidP="006A0BCE">
      <w:pPr>
        <w:widowControl/>
        <w:jc w:val="left"/>
        <w:rPr>
          <w:rFonts w:asciiTheme="majorHAnsi" w:hAnsiTheme="majorHAnsi" w:cstheme="majorHAnsi"/>
        </w:rPr>
      </w:pPr>
    </w:p>
    <w:p w14:paraId="4797AEB2" w14:textId="73A7DE45" w:rsidR="004C3081" w:rsidRPr="00BC73CE" w:rsidRDefault="004160AE" w:rsidP="006A0BCE">
      <w:pPr>
        <w:pStyle w:val="30"/>
        <w:jc w:val="left"/>
        <w:rPr>
          <w:rFonts w:cstheme="majorHAnsi"/>
        </w:rPr>
      </w:pPr>
      <w:bookmarkStart w:id="30" w:name="_Toc93499524"/>
      <w:r w:rsidRPr="00BC73CE">
        <w:rPr>
          <w:rFonts w:cstheme="majorHAnsi"/>
        </w:rPr>
        <w:t>Collect function work flow.</w:t>
      </w:r>
      <w:bookmarkEnd w:id="30"/>
    </w:p>
    <w:p w14:paraId="5D7DCBB9" w14:textId="47D29A02" w:rsidR="00845D77" w:rsidRPr="00BC73CE" w:rsidRDefault="004160AE" w:rsidP="006A0BCE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following is the process before using Ansible-Legacy</w:t>
      </w:r>
    </w:p>
    <w:p w14:paraId="3DFD72F1" w14:textId="77777777" w:rsidR="00845D77" w:rsidRPr="00BC73CE" w:rsidRDefault="00845D77" w:rsidP="006A0BCE">
      <w:pPr>
        <w:widowControl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  <w:noProof/>
        </w:rPr>
        <mc:AlternateContent>
          <mc:Choice Requires="wpc">
            <w:drawing>
              <wp:inline distT="0" distB="0" distL="0" distR="0" wp14:anchorId="14769376" wp14:editId="054682DE">
                <wp:extent cx="5953125" cy="4815840"/>
                <wp:effectExtent l="0" t="0" r="28575" b="22860"/>
                <wp:docPr id="104" name="キャンバス 1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11" name="下矢印 11"/>
                        <wps:cNvSpPr/>
                        <wps:spPr>
                          <a:xfrm>
                            <a:off x="266048" y="213351"/>
                            <a:ext cx="353683" cy="4301324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003D8B">
                              <a:alpha val="80000"/>
                            </a:srgbClr>
                          </a:solidFill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角丸四角形 14"/>
                        <wps:cNvSpPr/>
                        <wps:spPr>
                          <a:xfrm>
                            <a:off x="1184329" y="213358"/>
                            <a:ext cx="2131879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rgbClr val="518135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51A163" w14:textId="464D08DA" w:rsidR="002425F1" w:rsidRPr="00AF6E1A" w:rsidRDefault="002425F1" w:rsidP="00116506">
                              <w:pPr>
                                <w:pStyle w:val="ab"/>
                                <w:numPr>
                                  <w:ilvl w:val="0"/>
                                  <w:numId w:val="23"/>
                                </w:numPr>
                                <w:ind w:leftChars="0"/>
                                <w:jc w:val="left"/>
                                <w:rPr>
                                  <w:rFonts w:asciiTheme="minorEastAsia" w:hAnsiTheme="minorEastAsia"/>
                                  <w:b/>
                                  <w:color w:val="325121" w:themeColor="accent3" w:themeTint="E6"/>
                                  <w:sz w:val="18"/>
                                  <w:szCs w:val="20"/>
                                </w:rPr>
                              </w:pPr>
                              <w:r w:rsidRPr="00AF6E1A">
                                <w:rPr>
                                  <w:rFonts w:hint="eastAsia"/>
                                  <w:b/>
                                  <w:color w:val="325121" w:themeColor="accent3" w:themeTint="E6"/>
                                  <w:sz w:val="18"/>
                                  <w:szCs w:val="20"/>
                                </w:rPr>
                                <w:t>C</w:t>
                              </w:r>
                              <w:r w:rsidRPr="00AF6E1A">
                                <w:rPr>
                                  <w:b/>
                                  <w:color w:val="325121" w:themeColor="accent3" w:themeTint="E6"/>
                                  <w:sz w:val="18"/>
                                  <w:szCs w:val="20"/>
                                </w:rPr>
                                <w:t>reate a user for Collect function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角丸四角形 45"/>
                        <wps:cNvSpPr/>
                        <wps:spPr>
                          <a:xfrm>
                            <a:off x="125006" y="4370194"/>
                            <a:ext cx="2635428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B20524" w14:textId="595E1990" w:rsidR="002425F1" w:rsidRPr="00982EAC" w:rsidRDefault="002425F1" w:rsidP="00845D77">
                              <w:pPr>
                                <w:jc w:val="left"/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>⑩</w:t>
                              </w:r>
                              <w:r w:rsidRPr="00982EAC">
                                <w:rPr>
                                  <w:rFonts w:hint="eastAsia"/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>heck Collection status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" name="グループ化 3"/>
                        <wpg:cNvGrpSpPr/>
                        <wpg:grpSpPr>
                          <a:xfrm>
                            <a:off x="102146" y="1554338"/>
                            <a:ext cx="5850979" cy="362310"/>
                            <a:chOff x="102146" y="1554338"/>
                            <a:chExt cx="5850979" cy="362310"/>
                          </a:xfrm>
                        </wpg:grpSpPr>
                        <wps:wsp>
                          <wps:cNvPr id="17" name="角丸四角形 17"/>
                          <wps:cNvSpPr/>
                          <wps:spPr>
                            <a:xfrm>
                              <a:off x="102146" y="1590508"/>
                              <a:ext cx="3197314" cy="252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200CE5" w14:textId="3629B4B6" w:rsidR="002425F1" w:rsidRPr="00982EAC" w:rsidRDefault="002425F1" w:rsidP="00845D77">
                                <w:pPr>
                                  <w:jc w:val="left"/>
                                  <w:rPr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>④</w:t>
                                </w:r>
                                <w:r w:rsidRPr="00982EAC"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>Upda</w:t>
                                </w:r>
                                <w:r>
                                  <w:rPr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>te Collection interface information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テキスト ボックス 102"/>
                          <wps:cNvSpPr txBox="1"/>
                          <wps:spPr>
                            <a:xfrm>
                              <a:off x="3457558" y="1554338"/>
                              <a:ext cx="2495567" cy="3623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9BC8A9" w14:textId="60E7CC68" w:rsidR="002425F1" w:rsidRPr="00A166A2" w:rsidRDefault="002425F1" w:rsidP="00AF6E1A">
                                <w:pPr>
                                  <w:rPr>
                                    <w:rFonts w:asciiTheme="majorHAnsi" w:hAnsiTheme="majorHAnsi" w:cstheme="majorHAnsi"/>
                                    <w:b/>
                                    <w:color w:val="C00000"/>
                                    <w:sz w:val="18"/>
                                    <w:szCs w:val="16"/>
                                  </w:rPr>
                                </w:pPr>
                                <w:r w:rsidRPr="00A166A2">
                                  <w:rPr>
                                    <w:rFonts w:ascii="ＭＳ ゴシック" w:eastAsia="ＭＳ ゴシック" w:hAnsi="ＭＳ ゴシック" w:cs="ＭＳ ゴシック" w:hint="eastAsia"/>
                                    <w:b/>
                                    <w:color w:val="C00000"/>
                                    <w:sz w:val="18"/>
                                    <w:szCs w:val="16"/>
                                  </w:rPr>
                                  <w:t>※</w:t>
                                </w:r>
                                <w:r w:rsidRPr="00A166A2">
                                  <w:rPr>
                                    <w:rFonts w:asciiTheme="majorHAnsi" w:eastAsia="ＭＳ Ｐゴシック" w:hAnsiTheme="majorHAnsi" w:cstheme="majorHAnsi"/>
                                    <w:b/>
                                    <w:color w:val="C00000"/>
                                    <w:sz w:val="18"/>
                                    <w:szCs w:val="16"/>
                                  </w:rPr>
                                  <w:t>Users set in the Collection interface must have a role set to it.</w:t>
                                </w:r>
                              </w:p>
                              <w:p w14:paraId="6F6DD71B" w14:textId="07976639" w:rsidR="002425F1" w:rsidRPr="00A166A2" w:rsidRDefault="002425F1" w:rsidP="00845D77">
                                <w:pPr>
                                  <w:rPr>
                                    <w:rFonts w:asciiTheme="majorHAnsi" w:hAnsiTheme="majorHAnsi" w:cstheme="majorHAnsi"/>
                                    <w:b/>
                                    <w:color w:val="C00000"/>
                                    <w:sz w:val="18"/>
                                    <w:szCs w:val="16"/>
                                  </w:rPr>
                                </w:pPr>
                                <w:r w:rsidRPr="00A166A2">
                                  <w:rPr>
                                    <w:rFonts w:asciiTheme="majorHAnsi" w:hAnsiTheme="majorHAnsi" w:cstheme="majorHAnsi"/>
                                    <w:b/>
                                    <w:color w:val="C00000"/>
                                    <w:sz w:val="18"/>
                                    <w:szCs w:val="16"/>
                                  </w:rPr>
                                  <w:t>。</w:t>
                                </w:r>
                              </w:p>
                              <w:p w14:paraId="63E20D3C" w14:textId="77777777" w:rsidR="002425F1" w:rsidRPr="00A166A2" w:rsidRDefault="002425F1" w:rsidP="00845D77">
                                <w:pPr>
                                  <w:rPr>
                                    <w:rFonts w:asciiTheme="majorHAnsi" w:hAnsiTheme="majorHAnsi" w:cstheme="majorHAnsi"/>
                                    <w:b/>
                                    <w:color w:val="C00000"/>
                                    <w:sz w:val="2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92" name="角丸四角形 192"/>
                        <wps:cNvSpPr/>
                        <wps:spPr>
                          <a:xfrm>
                            <a:off x="4085223" y="121726"/>
                            <a:ext cx="720000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D3FAB6" w14:textId="610AC8F1" w:rsidR="002425F1" w:rsidRPr="00811557" w:rsidRDefault="002425F1" w:rsidP="00845D77">
                              <w:pPr>
                                <w:jc w:val="left"/>
                                <w:rPr>
                                  <w:rFonts w:asciiTheme="minorEastAsia" w:hAnsiTheme="minorEastAsia"/>
                                  <w:b/>
                                  <w:color w:val="002B62" w:themeColor="accent6"/>
                                  <w:sz w:val="18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002B62" w:themeColor="accent6"/>
                                  <w:sz w:val="18"/>
                                  <w:szCs w:val="21"/>
                                </w:rPr>
                                <w:t>Required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角丸四角形 193"/>
                        <wps:cNvSpPr/>
                        <wps:spPr>
                          <a:xfrm>
                            <a:off x="4907387" y="121726"/>
                            <a:ext cx="720000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3">
                                <a:lumMod val="75000"/>
                                <a:lumOff val="2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B90627" w14:textId="6B4AA5F2" w:rsidR="002425F1" w:rsidRPr="00E84364" w:rsidRDefault="002425F1" w:rsidP="00811557">
                              <w:pPr>
                                <w:jc w:val="center"/>
                                <w:rPr>
                                  <w:b/>
                                  <w:sz w:val="18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18"/>
                                  <w:szCs w:val="21"/>
                                </w:rPr>
                                <w:t>Optional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テキスト ボックス 194"/>
                        <wps:cNvSpPr txBox="1"/>
                        <wps:spPr>
                          <a:xfrm>
                            <a:off x="3440513" y="34070"/>
                            <a:ext cx="2114549" cy="4312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46F5CB" w14:textId="05ACDE0C" w:rsidR="002425F1" w:rsidRPr="00811557" w:rsidRDefault="002425F1" w:rsidP="00811557">
                              <w:pPr>
                                <w:jc w:val="left"/>
                                <w:rPr>
                                  <w:b/>
                                  <w:color w:val="404040" w:themeColor="text1" w:themeTint="BF"/>
                                  <w:sz w:val="28"/>
                                </w:rPr>
                              </w:pPr>
                              <w:r>
                                <w:rPr>
                                  <w:rFonts w:ascii="ＭＳ Ｐゴシック" w:eastAsia="ＭＳ Ｐゴシック" w:hAnsi="ＭＳ Ｐゴシック" w:hint="eastAsia"/>
                                  <w:b/>
                                  <w:color w:val="404040" w:themeColor="text1" w:themeTint="BF"/>
                                  <w:szCs w:val="16"/>
                                </w:rPr>
                                <w:t>【Legend</w:t>
                              </w:r>
                              <w:r w:rsidRPr="00811557">
                                <w:rPr>
                                  <w:rFonts w:ascii="ＭＳ Ｐゴシック" w:eastAsia="ＭＳ Ｐゴシック" w:hAnsi="ＭＳ Ｐゴシック" w:hint="eastAsia"/>
                                  <w:b/>
                                  <w:color w:val="404040" w:themeColor="text1" w:themeTint="BF"/>
                                  <w:szCs w:val="16"/>
                                </w:rPr>
                                <w:t>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角丸四角形 154"/>
                        <wps:cNvSpPr/>
                        <wps:spPr>
                          <a:xfrm>
                            <a:off x="1184151" y="646976"/>
                            <a:ext cx="2115274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rgbClr val="518135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61840E" w14:textId="4381DA55" w:rsidR="002425F1" w:rsidRPr="00AF6E1A" w:rsidRDefault="002425F1" w:rsidP="00116506">
                              <w:pPr>
                                <w:pStyle w:val="ab"/>
                                <w:numPr>
                                  <w:ilvl w:val="0"/>
                                  <w:numId w:val="23"/>
                                </w:numPr>
                                <w:ind w:leftChars="0"/>
                                <w:jc w:val="left"/>
                                <w:rPr>
                                  <w:rFonts w:asciiTheme="minorEastAsia" w:hAnsiTheme="minorEastAsia"/>
                                  <w:b/>
                                  <w:color w:val="325121" w:themeColor="accent3" w:themeTint="E6"/>
                                  <w:sz w:val="18"/>
                                  <w:szCs w:val="20"/>
                                </w:rPr>
                              </w:pPr>
                              <w:r w:rsidRPr="00AF6E1A">
                                <w:rPr>
                                  <w:rFonts w:hint="eastAsia"/>
                                  <w:b/>
                                  <w:color w:val="325121" w:themeColor="accent3" w:themeTint="E6"/>
                                  <w:sz w:val="18"/>
                                  <w:szCs w:val="20"/>
                                </w:rPr>
                                <w:t>C</w:t>
                              </w:r>
                              <w:r w:rsidRPr="00AF6E1A">
                                <w:rPr>
                                  <w:b/>
                                  <w:color w:val="325121" w:themeColor="accent3" w:themeTint="E6"/>
                                  <w:sz w:val="18"/>
                                  <w:szCs w:val="20"/>
                                </w:rPr>
                                <w:t>reate a role for Collect function</w:t>
                              </w:r>
                            </w:p>
                            <w:p w14:paraId="61D46784" w14:textId="5E47ED25" w:rsidR="002425F1" w:rsidRPr="00AF6E1A" w:rsidRDefault="002425F1" w:rsidP="00845D77">
                              <w:pPr>
                                <w:jc w:val="left"/>
                                <w:rPr>
                                  <w:b/>
                                  <w:color w:val="325121" w:themeColor="accent3" w:themeTint="E6"/>
                                  <w:sz w:val="18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角丸四角形 223"/>
                        <wps:cNvSpPr/>
                        <wps:spPr>
                          <a:xfrm>
                            <a:off x="1184329" y="1123900"/>
                            <a:ext cx="2115131" cy="25146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rgbClr val="518135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D7AF57" w14:textId="058AC4E1" w:rsidR="002425F1" w:rsidRPr="00A166A2" w:rsidRDefault="002425F1" w:rsidP="001D148C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color w:val="325121" w:themeColor="accent3" w:themeTint="E6"/>
                                </w:rPr>
                              </w:pPr>
                              <w:r w:rsidRPr="00A166A2">
                                <w:rPr>
                                  <w:rFonts w:ascii="ＭＳ ゴシック" w:eastAsia="ＭＳ ゴシック" w:hAnsi="ＭＳ ゴシック" w:cs="ＭＳ ゴシック" w:hint="eastAsia"/>
                                  <w:b/>
                                  <w:bCs/>
                                  <w:color w:val="325121" w:themeColor="accent3" w:themeTint="E6"/>
                                  <w:kern w:val="2"/>
                                  <w:sz w:val="20"/>
                                  <w:szCs w:val="20"/>
                                </w:rPr>
                                <w:t>③</w:t>
                              </w:r>
                              <w:r w:rsidRPr="00A166A2">
                                <w:rPr>
                                  <w:rFonts w:asciiTheme="majorHAnsi" w:hAnsiTheme="majorHAnsi" w:cstheme="majorHAnsi"/>
                                  <w:color w:val="325121" w:themeColor="accent3" w:themeTint="E6"/>
                                </w:rPr>
                                <w:t xml:space="preserve"> </w:t>
                              </w:r>
                              <w:r w:rsidRPr="00A166A2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325121" w:themeColor="accent3" w:themeTint="E6"/>
                                  <w:kern w:val="2"/>
                                  <w:sz w:val="20"/>
                                  <w:szCs w:val="20"/>
                                </w:rPr>
                                <w:t>Link role and user</w:t>
                              </w:r>
                            </w:p>
                          </w:txbxContent>
                        </wps:txbx>
                        <wps:bodyPr rot="0" spcFirstLastPara="0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下矢印 386"/>
                        <wps:cNvSpPr/>
                        <wps:spPr>
                          <a:xfrm rot="5400000">
                            <a:off x="606685" y="22867"/>
                            <a:ext cx="285750" cy="666750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518135">
                              <a:alpha val="80000"/>
                            </a:srgbClr>
                          </a:solidFill>
                          <a:ln>
                            <a:solidFill>
                              <a:schemeClr val="accent3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下矢印 388"/>
                        <wps:cNvSpPr/>
                        <wps:spPr>
                          <a:xfrm rot="5400000">
                            <a:off x="606367" y="456799"/>
                            <a:ext cx="285750" cy="666115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518135">
                              <a:alpha val="80000"/>
                            </a:srgbClr>
                          </a:solidFill>
                          <a:ln>
                            <a:solidFill>
                              <a:schemeClr val="accent3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下矢印 389"/>
                        <wps:cNvSpPr/>
                        <wps:spPr>
                          <a:xfrm rot="5400000">
                            <a:off x="621290" y="892408"/>
                            <a:ext cx="285750" cy="665480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518135">
                              <a:alpha val="80000"/>
                            </a:srgbClr>
                          </a:solidFill>
                          <a:ln>
                            <a:solidFill>
                              <a:schemeClr val="accent3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角丸四角形 416"/>
                        <wps:cNvSpPr/>
                        <wps:spPr>
                          <a:xfrm>
                            <a:off x="102146" y="2458380"/>
                            <a:ext cx="3189605" cy="25146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35F04F" w14:textId="3292BD48" w:rsidR="002425F1" w:rsidRPr="00A166A2" w:rsidRDefault="002425F1" w:rsidP="00B851EA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</w:rPr>
                              </w:pPr>
                              <w:r w:rsidRPr="00A166A2">
                                <w:rPr>
                                  <w:rFonts w:ascii="ＭＳ ゴシック" w:eastAsia="ＭＳ ゴシック" w:hAnsi="ＭＳ ゴシック" w:cs="ＭＳ ゴシック" w:hint="eastAsia"/>
                                  <w:b/>
                                  <w:bCs/>
                                  <w:color w:val="003C8A"/>
                                  <w:kern w:val="2"/>
                                  <w:sz w:val="20"/>
                                  <w:szCs w:val="20"/>
                                </w:rPr>
                                <w:t>⑥</w:t>
                              </w:r>
                              <w:r w:rsidRPr="00A166A2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003C8A"/>
                                  <w:kern w:val="2"/>
                                  <w:sz w:val="20"/>
                                  <w:szCs w:val="20"/>
                                </w:rPr>
                                <w:t xml:space="preserve"> Collection value item list registration</w:t>
                              </w:r>
                            </w:p>
                          </w:txbxContent>
                        </wps:txbx>
                        <wps:bodyPr rot="0" spcFirstLastPara="0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" name="グループ化 5"/>
                        <wpg:cNvGrpSpPr/>
                        <wpg:grpSpPr>
                          <a:xfrm>
                            <a:off x="132626" y="3889980"/>
                            <a:ext cx="5803437" cy="377515"/>
                            <a:chOff x="132626" y="3889980"/>
                            <a:chExt cx="5803437" cy="377515"/>
                          </a:xfrm>
                        </wpg:grpSpPr>
                        <wps:wsp>
                          <wps:cNvPr id="24" name="角丸四角形 24"/>
                          <wps:cNvSpPr/>
                          <wps:spPr>
                            <a:xfrm>
                              <a:off x="132626" y="3889980"/>
                              <a:ext cx="2635428" cy="252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1E1EF9" w14:textId="1A9B06C3" w:rsidR="002425F1" w:rsidRPr="00982EAC" w:rsidRDefault="002425F1" w:rsidP="00845D77">
                                <w:pPr>
                                  <w:jc w:val="left"/>
                                  <w:rPr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>⑨</w:t>
                                </w:r>
                                <w:r w:rsidRPr="00982EAC"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>Execute Collect function</w:t>
                                </w:r>
                              </w:p>
                              <w:p w14:paraId="6B970BCC" w14:textId="77777777" w:rsidR="002425F1" w:rsidRPr="00982EAC" w:rsidRDefault="002425F1" w:rsidP="00845D77">
                                <w:pPr>
                                  <w:jc w:val="left"/>
                                  <w:rPr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" name="テキスト ボックス 102"/>
                          <wps:cNvSpPr txBox="1"/>
                          <wps:spPr>
                            <a:xfrm>
                              <a:off x="3440513" y="3906180"/>
                              <a:ext cx="2495550" cy="3613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366759" w14:textId="5AA0D48E" w:rsidR="002425F1" w:rsidRPr="00A166A2" w:rsidRDefault="002425F1" w:rsidP="002A5C8D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  <w:rPr>
                                    <w:rFonts w:asciiTheme="majorHAnsi" w:hAnsiTheme="majorHAnsi" w:cstheme="majorHAnsi"/>
                                  </w:rPr>
                                </w:pPr>
                                <w:r w:rsidRPr="00A166A2">
                                  <w:rPr>
                                    <w:rFonts w:ascii="ＭＳ ゴシック" w:eastAsia="ＭＳ ゴシック" w:hAnsi="ＭＳ ゴシック" w:cs="ＭＳ ゴシック" w:hint="eastAsia"/>
                                    <w:b/>
                                    <w:bCs/>
                                    <w:color w:val="C00000"/>
                                    <w:sz w:val="18"/>
                                    <w:szCs w:val="18"/>
                                  </w:rPr>
                                  <w:t>※</w:t>
                                </w:r>
                                <w:r w:rsidRPr="00A166A2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C00000"/>
                                    <w:sz w:val="18"/>
                                    <w:szCs w:val="18"/>
                                  </w:rPr>
                                  <w:t xml:space="preserve">Executed in </w:t>
                                </w:r>
                                <w:proofErr w:type="spellStart"/>
                                <w:r w:rsidRPr="00A166A2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C00000"/>
                                    <w:sz w:val="18"/>
                                    <w:szCs w:val="18"/>
                                  </w:rPr>
                                  <w:t>BackYard</w:t>
                                </w:r>
                                <w:proofErr w:type="spellEnd"/>
                                <w:r w:rsidRPr="00A166A2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C00000"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54" name="グループ化 454"/>
                        <wpg:cNvGrpSpPr/>
                        <wpg:grpSpPr>
                          <a:xfrm>
                            <a:off x="112266" y="2931666"/>
                            <a:ext cx="5801784" cy="745956"/>
                            <a:chOff x="112266" y="2931666"/>
                            <a:chExt cx="5801784" cy="745956"/>
                          </a:xfrm>
                        </wpg:grpSpPr>
                        <wps:wsp>
                          <wps:cNvPr id="22" name="角丸四角形 22"/>
                          <wps:cNvSpPr/>
                          <wps:spPr>
                            <a:xfrm>
                              <a:off x="125006" y="3425622"/>
                              <a:ext cx="2635428" cy="252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468005" w14:textId="636B6511" w:rsidR="002425F1" w:rsidRPr="00982EAC" w:rsidRDefault="002425F1" w:rsidP="00845D77">
                                <w:pPr>
                                  <w:jc w:val="left"/>
                                  <w:rPr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>⑧</w:t>
                                </w:r>
                                <w:r w:rsidRPr="00982EAC"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>Execute Operation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9" name="テキスト ボックス 102"/>
                          <wps:cNvSpPr txBox="1"/>
                          <wps:spPr>
                            <a:xfrm>
                              <a:off x="3418500" y="3142486"/>
                              <a:ext cx="2495550" cy="3619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C7BF97" w14:textId="1F2917B3" w:rsidR="002425F1" w:rsidRPr="00A166A2" w:rsidRDefault="002425F1" w:rsidP="002A5C8D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  <w:rPr>
                                    <w:rFonts w:asciiTheme="majorHAnsi" w:hAnsiTheme="majorHAnsi" w:cstheme="majorHAnsi"/>
                                  </w:rPr>
                                </w:pPr>
                                <w:r w:rsidRPr="00A166A2">
                                  <w:rPr>
                                    <w:rFonts w:ascii="ＭＳ ゴシック" w:eastAsia="ＭＳ ゴシック" w:hAnsi="ＭＳ ゴシック" w:cs="ＭＳ ゴシック" w:hint="eastAsia"/>
                                    <w:b/>
                                    <w:bCs/>
                                    <w:color w:val="C00000"/>
                                    <w:kern w:val="2"/>
                                    <w:sz w:val="18"/>
                                    <w:szCs w:val="18"/>
                                  </w:rPr>
                                  <w:t>※</w:t>
                                </w:r>
                                <w:r w:rsidRPr="00A166A2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C00000"/>
                                    <w:kern w:val="2"/>
                                    <w:sz w:val="18"/>
                                    <w:szCs w:val="18"/>
                                  </w:rPr>
                                  <w:t>Please refer to the job flow in “Exastro-</w:t>
                                </w:r>
                                <w:proofErr w:type="spellStart"/>
                                <w:r w:rsidRPr="00A166A2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C00000"/>
                                    <w:kern w:val="2"/>
                                    <w:sz w:val="18"/>
                                    <w:szCs w:val="18"/>
                                  </w:rPr>
                                  <w:t>ITA_user_instruction_manual_Ansible</w:t>
                                </w:r>
                                <w:proofErr w:type="spellEnd"/>
                                <w:r w:rsidRPr="00A166A2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C00000"/>
                                    <w:kern w:val="2"/>
                                    <w:sz w:val="18"/>
                                    <w:szCs w:val="18"/>
                                  </w:rPr>
                                  <w:t>-driver”.”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角丸四角形 68"/>
                          <wps:cNvSpPr/>
                          <wps:spPr>
                            <a:xfrm>
                              <a:off x="112266" y="2931666"/>
                              <a:ext cx="2635250" cy="25146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5F46A9" w14:textId="493371BC" w:rsidR="002425F1" w:rsidRPr="00A166A2" w:rsidRDefault="002425F1" w:rsidP="00D7286E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Theme="majorHAnsi" w:hAnsiTheme="majorHAnsi" w:cstheme="majorHAnsi"/>
                                  </w:rPr>
                                </w:pPr>
                                <w:r w:rsidRPr="00A166A2">
                                  <w:rPr>
                                    <w:rFonts w:ascii="ＭＳ ゴシック" w:eastAsia="ＭＳ ゴシック" w:hAnsi="ＭＳ ゴシック" w:cs="ＭＳ ゴシック" w:hint="eastAsia"/>
                                    <w:b/>
                                    <w:bCs/>
                                    <w:color w:val="003C8A"/>
                                    <w:kern w:val="2"/>
                                    <w:sz w:val="20"/>
                                    <w:szCs w:val="20"/>
                                  </w:rPr>
                                  <w:t>⑦</w:t>
                                </w:r>
                                <w:r w:rsidRPr="00A166A2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003C8A"/>
                                    <w:kern w:val="2"/>
                                    <w:sz w:val="20"/>
                                    <w:szCs w:val="20"/>
                                  </w:rPr>
                                  <w:t xml:space="preserve"> Prepare operation</w:t>
                                </w:r>
                                <w:r w:rsidRPr="00A166A2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003C8A"/>
                                    <w:kern w:val="2"/>
                                    <w:sz w:val="20"/>
                                    <w:szCs w:val="20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spcFirstLastPara="0" vert="horz" wrap="square" lIns="36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55" name="グループ化 455"/>
                        <wpg:cNvGrpSpPr/>
                        <wpg:grpSpPr>
                          <a:xfrm>
                            <a:off x="102146" y="2036163"/>
                            <a:ext cx="5850979" cy="361950"/>
                            <a:chOff x="102146" y="2036163"/>
                            <a:chExt cx="5850979" cy="361950"/>
                          </a:xfrm>
                        </wpg:grpSpPr>
                        <wps:wsp>
                          <wps:cNvPr id="19" name="角丸四角形 19"/>
                          <wps:cNvSpPr/>
                          <wps:spPr>
                            <a:xfrm>
                              <a:off x="102146" y="2036163"/>
                              <a:ext cx="3189694" cy="252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611B2B" w14:textId="025C2793" w:rsidR="002425F1" w:rsidRPr="00982EAC" w:rsidRDefault="002425F1" w:rsidP="00845D77">
                                <w:pPr>
                                  <w:jc w:val="left"/>
                                  <w:rPr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>⑤</w:t>
                                </w:r>
                                <w:r w:rsidRPr="00982EAC"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>Create parameter shee</w:t>
                                </w:r>
                                <w:r>
                                  <w:rPr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>t (with Host/Operation)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テキスト ボックス 102"/>
                          <wps:cNvSpPr txBox="1"/>
                          <wps:spPr>
                            <a:xfrm>
                              <a:off x="3457575" y="2036163"/>
                              <a:ext cx="2495550" cy="3619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26FDDA" w14:textId="5F7DDB9B" w:rsidR="002425F1" w:rsidRPr="00A166A2" w:rsidRDefault="002425F1" w:rsidP="00D7286E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  <w:rPr>
                                    <w:rFonts w:asciiTheme="majorHAnsi" w:hAnsiTheme="majorHAnsi" w:cstheme="majorHAnsi"/>
                                  </w:rPr>
                                </w:pPr>
                                <w:r w:rsidRPr="00A166A2">
                                  <w:rPr>
                                    <w:rFonts w:ascii="ＭＳ ゴシック" w:eastAsia="ＭＳ ゴシック" w:hAnsi="ＭＳ ゴシック" w:cs="ＭＳ ゴシック" w:hint="eastAsia"/>
                                    <w:b/>
                                    <w:bCs/>
                                    <w:color w:val="C00000"/>
                                    <w:kern w:val="2"/>
                                    <w:sz w:val="18"/>
                                    <w:szCs w:val="18"/>
                                  </w:rPr>
                                  <w:t>※</w:t>
                                </w:r>
                                <w:r w:rsidRPr="00A166A2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C00000"/>
                                    <w:kern w:val="2"/>
                                    <w:sz w:val="18"/>
                                    <w:szCs w:val="18"/>
                                  </w:rPr>
                                  <w:t>The role of the user set in the Collection interface must have access permissions.</w:t>
                                </w:r>
                                <w:r w:rsidRPr="00A166A2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C00000"/>
                                    <w:kern w:val="2"/>
                                    <w:sz w:val="18"/>
                                    <w:szCs w:val="18"/>
                                  </w:rPr>
                                  <w:t>。</w:t>
                                </w:r>
                              </w:p>
                              <w:p w14:paraId="17E58AE2" w14:textId="77777777" w:rsidR="002425F1" w:rsidRPr="00A166A2" w:rsidRDefault="002425F1" w:rsidP="00D7286E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  <w:rPr>
                                    <w:rFonts w:asciiTheme="majorHAnsi" w:hAnsiTheme="majorHAnsi" w:cstheme="majorHAnsi"/>
                                  </w:rPr>
                                </w:pPr>
                                <w:r w:rsidRPr="00A166A2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C00000"/>
                                    <w:kern w:val="2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14769376" id="キャンバス 104" o:spid="_x0000_s1104" editas="canvas" style="width:468.75pt;height:379.2pt;mso-position-horizontal-relative:char;mso-position-vertical-relative:line" coordsize="59531,48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">
                <v:shape id="_x0000_s1105" type="#_x0000_t75" style="position:absolute;width:59531;height:48158;visibility:visible;mso-wrap-style:square" filled="t" fillcolor="#f2f2f2 [3052]" stroked="t" strokecolor="#bfbfbf [2412]">
                  <v:fill o:detectmouseclick="t"/>
                  <v:path o:connecttype="none"/>
                </v:shape>
                <v:shape id="下矢印 11" o:spid="_x0000_s1106" type="#_x0000_t67" style="position:absolute;left:2660;top:2133;width:3537;height:430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" adj="20972" fillcolor="#003d8b" strokecolor="#003c8c [2905]" strokeweight="2pt">
                  <v:fill opacity="52428f"/>
                </v:shape>
                <v:roundrect id="角丸四角形 14" o:spid="_x0000_s1107" style="position:absolute;left:11843;top:2133;width:21319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" fillcolor="white [3201]" strokecolor="#518135" strokeweight="2pt">
                  <v:shadow on="t" color="black" opacity="26214f" origin="-.5,-.5" offset=".74836mm,.74836mm"/>
                  <v:textbox inset="1mm,0,0,0">
                    <w:txbxContent>
                      <w:p w14:paraId="4751A163" w14:textId="464D08DA" w:rsidR="002425F1" w:rsidRPr="00AF6E1A" w:rsidRDefault="002425F1" w:rsidP="00116506">
                        <w:pPr>
                          <w:pStyle w:val="ab"/>
                          <w:numPr>
                            <w:ilvl w:val="0"/>
                            <w:numId w:val="23"/>
                          </w:numPr>
                          <w:ind w:leftChars="0"/>
                          <w:jc w:val="left"/>
                          <w:rPr>
                            <w:rFonts w:asciiTheme="minorEastAsia" w:hAnsiTheme="minorEastAsia"/>
                            <w:b/>
                            <w:color w:val="325121" w:themeColor="accent3" w:themeTint="E6"/>
                            <w:sz w:val="18"/>
                            <w:szCs w:val="20"/>
                          </w:rPr>
                        </w:pPr>
                        <w:r w:rsidRPr="00AF6E1A">
                          <w:rPr>
                            <w:rFonts w:hint="eastAsia"/>
                            <w:b/>
                            <w:color w:val="325121" w:themeColor="accent3" w:themeTint="E6"/>
                            <w:sz w:val="18"/>
                            <w:szCs w:val="20"/>
                          </w:rPr>
                          <w:t>C</w:t>
                        </w:r>
                        <w:r w:rsidRPr="00AF6E1A">
                          <w:rPr>
                            <w:b/>
                            <w:color w:val="325121" w:themeColor="accent3" w:themeTint="E6"/>
                            <w:sz w:val="18"/>
                            <w:szCs w:val="20"/>
                          </w:rPr>
                          <w:t>reate a user for Collect function</w:t>
                        </w:r>
                      </w:p>
                    </w:txbxContent>
                  </v:textbox>
                </v:roundrect>
                <v:roundrect id="角丸四角形 45" o:spid="_x0000_s1108" style="position:absolute;left:1250;top:43701;width:26354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 inset="1mm,0,0,0">
                    <w:txbxContent>
                      <w:p w14:paraId="26B20524" w14:textId="595E1990" w:rsidR="002425F1" w:rsidRPr="00982EAC" w:rsidRDefault="002425F1" w:rsidP="00845D77">
                        <w:pPr>
                          <w:jc w:val="left"/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>⑩</w:t>
                        </w:r>
                        <w:r w:rsidRPr="00982EAC">
                          <w:rPr>
                            <w:rFonts w:hint="eastAsia"/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>heck Collection status</w:t>
                        </w:r>
                      </w:p>
                    </w:txbxContent>
                  </v:textbox>
                </v:roundrect>
                <v:group id="グループ化 3" o:spid="_x0000_s1109" style="position:absolute;left:1021;top:15543;width:58510;height:3623" coordorigin="1021,15543" coordsize="58509,3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oundrect id="角丸四角形 17" o:spid="_x0000_s1110" style="position:absolute;left:1021;top:15905;width:31973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" fillcolor="white [3201]" strokecolor="#003c8c [2905]" strokeweight="2pt">
                    <v:shadow on="t" color="black" opacity="26214f" origin="-.5,-.5" offset=".74836mm,.74836mm"/>
                    <v:textbox inset="1mm,0,0,0">
                      <w:txbxContent>
                        <w:p w14:paraId="72200CE5" w14:textId="3629B4B6" w:rsidR="002425F1" w:rsidRPr="00982EAC" w:rsidRDefault="002425F1" w:rsidP="00845D77">
                          <w:pPr>
                            <w:jc w:val="left"/>
                            <w:rPr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>④</w:t>
                          </w:r>
                          <w:r w:rsidRPr="00982EAC"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>Upda</w:t>
                          </w:r>
                          <w:r>
                            <w:rPr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>te Collection interface information</w:t>
                          </w:r>
                        </w:p>
                      </w:txbxContent>
                    </v:textbox>
                  </v:roundrect>
                  <v:shape id="テキスト ボックス 102" o:spid="_x0000_s1111" type="#_x0000_t202" style="position:absolute;left:34575;top:15543;width:24956;height:3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" filled="f" stroked="f" strokeweight=".5pt">
                    <v:textbox inset="0,0,0,0">
                      <w:txbxContent>
                        <w:p w14:paraId="2C9BC8A9" w14:textId="60E7CC68" w:rsidR="002425F1" w:rsidRPr="00A166A2" w:rsidRDefault="002425F1" w:rsidP="00AF6E1A">
                          <w:pPr>
                            <w:rPr>
                              <w:rFonts w:asciiTheme="majorHAnsi" w:hAnsiTheme="majorHAnsi" w:cstheme="majorHAnsi"/>
                              <w:b/>
                              <w:color w:val="C00000"/>
                              <w:sz w:val="18"/>
                              <w:szCs w:val="16"/>
                            </w:rPr>
                          </w:pPr>
                          <w:r w:rsidRPr="00A166A2">
                            <w:rPr>
                              <w:rFonts w:ascii="ＭＳ ゴシック" w:eastAsia="ＭＳ ゴシック" w:hAnsi="ＭＳ ゴシック" w:cs="ＭＳ ゴシック" w:hint="eastAsia"/>
                              <w:b/>
                              <w:color w:val="C00000"/>
                              <w:sz w:val="18"/>
                              <w:szCs w:val="16"/>
                            </w:rPr>
                            <w:t>※</w:t>
                          </w:r>
                          <w:r w:rsidRPr="00A166A2">
                            <w:rPr>
                              <w:rFonts w:asciiTheme="majorHAnsi" w:eastAsia="ＭＳ Ｐゴシック" w:hAnsiTheme="majorHAnsi" w:cstheme="majorHAnsi"/>
                              <w:b/>
                              <w:color w:val="C00000"/>
                              <w:sz w:val="18"/>
                              <w:szCs w:val="16"/>
                            </w:rPr>
                            <w:t>Users set in the Collection interface must have a role set to it.</w:t>
                          </w:r>
                        </w:p>
                        <w:p w14:paraId="6F6DD71B" w14:textId="07976639" w:rsidR="002425F1" w:rsidRPr="00A166A2" w:rsidRDefault="002425F1" w:rsidP="00845D77">
                          <w:pPr>
                            <w:rPr>
                              <w:rFonts w:asciiTheme="majorHAnsi" w:hAnsiTheme="majorHAnsi" w:cstheme="majorHAnsi"/>
                              <w:b/>
                              <w:color w:val="C00000"/>
                              <w:sz w:val="18"/>
                              <w:szCs w:val="16"/>
                            </w:rPr>
                          </w:pPr>
                          <w:r w:rsidRPr="00A166A2">
                            <w:rPr>
                              <w:rFonts w:asciiTheme="majorHAnsi" w:hAnsiTheme="majorHAnsi" w:cstheme="majorHAnsi"/>
                              <w:b/>
                              <w:color w:val="C00000"/>
                              <w:sz w:val="18"/>
                              <w:szCs w:val="16"/>
                            </w:rPr>
                            <w:t>。</w:t>
                          </w:r>
                        </w:p>
                        <w:p w14:paraId="63E20D3C" w14:textId="77777777" w:rsidR="002425F1" w:rsidRPr="00A166A2" w:rsidRDefault="002425F1" w:rsidP="00845D77">
                          <w:pPr>
                            <w:rPr>
                              <w:rFonts w:asciiTheme="majorHAnsi" w:hAnsiTheme="majorHAnsi" w:cstheme="majorHAnsi"/>
                              <w:b/>
                              <w:color w:val="C00000"/>
                              <w:sz w:val="22"/>
                            </w:rPr>
                          </w:pPr>
                        </w:p>
                      </w:txbxContent>
                    </v:textbox>
                  </v:shape>
                </v:group>
                <v:roundrect id="角丸四角形 192" o:spid="_x0000_s1112" style="position:absolute;left:40852;top:1217;width:7200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 inset="1mm,0,0,0">
                    <w:txbxContent>
                      <w:p w14:paraId="34D3FAB6" w14:textId="610AC8F1" w:rsidR="002425F1" w:rsidRPr="00811557" w:rsidRDefault="002425F1" w:rsidP="00845D77">
                        <w:pPr>
                          <w:jc w:val="left"/>
                          <w:rPr>
                            <w:rFonts w:asciiTheme="minorEastAsia" w:hAnsiTheme="minorEastAsia"/>
                            <w:b/>
                            <w:color w:val="002B62" w:themeColor="accent6"/>
                            <w:sz w:val="18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002B62" w:themeColor="accent6"/>
                            <w:sz w:val="18"/>
                            <w:szCs w:val="21"/>
                          </w:rPr>
                          <w:t>Required</w:t>
                        </w:r>
                      </w:p>
                    </w:txbxContent>
                  </v:textbox>
                </v:roundrect>
                <v:roundrect id="角丸四角形 193" o:spid="_x0000_s1113" style="position:absolute;left:49073;top:1217;width:7200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" fillcolor="white [3201]" strokecolor="#508035 [2422]" strokeweight="2pt">
                  <v:shadow on="t" color="black" opacity="26214f" origin="-.5,-.5" offset=".74836mm,.74836mm"/>
                  <v:textbox inset="1mm,0,0,0">
                    <w:txbxContent>
                      <w:p w14:paraId="6EB90627" w14:textId="6B4AA5F2" w:rsidR="002425F1" w:rsidRPr="00E84364" w:rsidRDefault="002425F1" w:rsidP="00811557">
                        <w:pPr>
                          <w:jc w:val="center"/>
                          <w:rPr>
                            <w:b/>
                            <w:sz w:val="18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 w:val="18"/>
                            <w:szCs w:val="21"/>
                          </w:rPr>
                          <w:t>Optional</w:t>
                        </w:r>
                      </w:p>
                    </w:txbxContent>
                  </v:textbox>
                </v:roundrect>
                <v:shape id="テキスト ボックス 194" o:spid="_x0000_s1114" type="#_x0000_t202" style="position:absolute;left:34405;top:340;width:21145;height:43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" filled="f" strokecolor="#7f7f7f [1612]" strokeweight=".5pt">
                  <v:textbox inset="0,0,0,0">
                    <w:txbxContent>
                      <w:p w14:paraId="4046F5CB" w14:textId="05ACDE0C" w:rsidR="002425F1" w:rsidRPr="00811557" w:rsidRDefault="002425F1" w:rsidP="00811557">
                        <w:pPr>
                          <w:jc w:val="left"/>
                          <w:rPr>
                            <w:b/>
                            <w:color w:val="404040" w:themeColor="text1" w:themeTint="BF"/>
                            <w:sz w:val="28"/>
                          </w:rPr>
                        </w:pPr>
                        <w:r>
                          <w:rPr>
                            <w:rFonts w:ascii="ＭＳ Ｐゴシック" w:eastAsia="ＭＳ Ｐゴシック" w:hAnsi="ＭＳ Ｐゴシック" w:hint="eastAsia"/>
                            <w:b/>
                            <w:color w:val="404040" w:themeColor="text1" w:themeTint="BF"/>
                            <w:szCs w:val="16"/>
                          </w:rPr>
                          <w:t>【Legend</w:t>
                        </w:r>
                        <w:r w:rsidRPr="00811557">
                          <w:rPr>
                            <w:rFonts w:ascii="ＭＳ Ｐゴシック" w:eastAsia="ＭＳ Ｐゴシック" w:hAnsi="ＭＳ Ｐゴシック" w:hint="eastAsia"/>
                            <w:b/>
                            <w:color w:val="404040" w:themeColor="text1" w:themeTint="BF"/>
                            <w:szCs w:val="16"/>
                          </w:rPr>
                          <w:t>】</w:t>
                        </w:r>
                      </w:p>
                    </w:txbxContent>
                  </v:textbox>
                </v:shape>
                <v:roundrect id="角丸四角形 154" o:spid="_x0000_s1115" style="position:absolute;left:11841;top:6469;width:21153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" fillcolor="white [3201]" strokecolor="#518135" strokeweight="2pt">
                  <v:shadow on="t" color="black" opacity="26214f" origin="-.5,-.5" offset=".74836mm,.74836mm"/>
                  <v:textbox inset="1mm,0,0,0">
                    <w:txbxContent>
                      <w:p w14:paraId="0861840E" w14:textId="4381DA55" w:rsidR="002425F1" w:rsidRPr="00AF6E1A" w:rsidRDefault="002425F1" w:rsidP="00116506">
                        <w:pPr>
                          <w:pStyle w:val="ab"/>
                          <w:numPr>
                            <w:ilvl w:val="0"/>
                            <w:numId w:val="23"/>
                          </w:numPr>
                          <w:ind w:leftChars="0"/>
                          <w:jc w:val="left"/>
                          <w:rPr>
                            <w:rFonts w:asciiTheme="minorEastAsia" w:hAnsiTheme="minorEastAsia"/>
                            <w:b/>
                            <w:color w:val="325121" w:themeColor="accent3" w:themeTint="E6"/>
                            <w:sz w:val="18"/>
                            <w:szCs w:val="20"/>
                          </w:rPr>
                        </w:pPr>
                        <w:r w:rsidRPr="00AF6E1A">
                          <w:rPr>
                            <w:rFonts w:hint="eastAsia"/>
                            <w:b/>
                            <w:color w:val="325121" w:themeColor="accent3" w:themeTint="E6"/>
                            <w:sz w:val="18"/>
                            <w:szCs w:val="20"/>
                          </w:rPr>
                          <w:t>C</w:t>
                        </w:r>
                        <w:r w:rsidRPr="00AF6E1A">
                          <w:rPr>
                            <w:b/>
                            <w:color w:val="325121" w:themeColor="accent3" w:themeTint="E6"/>
                            <w:sz w:val="18"/>
                            <w:szCs w:val="20"/>
                          </w:rPr>
                          <w:t>reate a role for Collect function</w:t>
                        </w:r>
                      </w:p>
                      <w:p w14:paraId="61D46784" w14:textId="5E47ED25" w:rsidR="002425F1" w:rsidRPr="00AF6E1A" w:rsidRDefault="002425F1" w:rsidP="00845D77">
                        <w:pPr>
                          <w:jc w:val="left"/>
                          <w:rPr>
                            <w:b/>
                            <w:color w:val="325121" w:themeColor="accent3" w:themeTint="E6"/>
                            <w:sz w:val="18"/>
                            <w:szCs w:val="20"/>
                          </w:rPr>
                        </w:pPr>
                      </w:p>
                    </w:txbxContent>
                  </v:textbox>
                </v:roundrect>
                <v:roundrect id="角丸四角形 223" o:spid="_x0000_s1116" style="position:absolute;left:11843;top:11239;width:21151;height:25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" fillcolor="white [3201]" strokecolor="#518135" strokeweight="2pt">
                  <v:shadow on="t" color="black" opacity="26214f" origin="-.5,-.5" offset=".74836mm,.74836mm"/>
                  <v:textbox inset="1mm,0,0,0">
                    <w:txbxContent>
                      <w:p w14:paraId="75D7AF57" w14:textId="058AC4E1" w:rsidR="002425F1" w:rsidRPr="00A166A2" w:rsidRDefault="002425F1" w:rsidP="001D148C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color w:val="325121" w:themeColor="accent3" w:themeTint="E6"/>
                          </w:rPr>
                        </w:pPr>
                        <w:r w:rsidRPr="00A166A2">
                          <w:rPr>
                            <w:rFonts w:ascii="ＭＳ ゴシック" w:eastAsia="ＭＳ ゴシック" w:hAnsi="ＭＳ ゴシック" w:cs="ＭＳ ゴシック" w:hint="eastAsia"/>
                            <w:b/>
                            <w:bCs/>
                            <w:color w:val="325121" w:themeColor="accent3" w:themeTint="E6"/>
                            <w:kern w:val="2"/>
                            <w:sz w:val="20"/>
                            <w:szCs w:val="20"/>
                          </w:rPr>
                          <w:t>③</w:t>
                        </w:r>
                        <w:r w:rsidRPr="00A166A2">
                          <w:rPr>
                            <w:rFonts w:asciiTheme="majorHAnsi" w:hAnsiTheme="majorHAnsi" w:cstheme="majorHAnsi"/>
                            <w:color w:val="325121" w:themeColor="accent3" w:themeTint="E6"/>
                          </w:rPr>
                          <w:t xml:space="preserve"> </w:t>
                        </w:r>
                        <w:r w:rsidRPr="00A166A2">
                          <w:rPr>
                            <w:rFonts w:asciiTheme="majorHAnsi" w:hAnsiTheme="majorHAnsi" w:cstheme="majorHAnsi"/>
                            <w:b/>
                            <w:bCs/>
                            <w:color w:val="325121" w:themeColor="accent3" w:themeTint="E6"/>
                            <w:kern w:val="2"/>
                            <w:sz w:val="20"/>
                            <w:szCs w:val="20"/>
                          </w:rPr>
                          <w:t>Link role and user</w:t>
                        </w:r>
                      </w:p>
                    </w:txbxContent>
                  </v:textbox>
                </v:roundrect>
                <v:shape id="下矢印 386" o:spid="_x0000_s1117" type="#_x0000_t67" style="position:absolute;left:6066;top:228;width:2858;height:666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" adj="18324" fillcolor="#518135" strokecolor="#508035 [2422]" strokeweight="2pt">
                  <v:fill opacity="52428f"/>
                </v:shape>
                <v:shape id="下矢印 388" o:spid="_x0000_s1118" type="#_x0000_t67" style="position:absolute;left:6063;top:4567;width:2858;height:666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" adj="18321" fillcolor="#518135" strokecolor="#508035 [2422]" strokeweight="2pt">
                  <v:fill opacity="52428f"/>
                </v:shape>
                <v:shape id="下矢印 389" o:spid="_x0000_s1119" type="#_x0000_t67" style="position:absolute;left:6213;top:8923;width:2858;height:665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" adj="18318" fillcolor="#518135" strokecolor="#508035 [2422]" strokeweight="2pt">
                  <v:fill opacity="52428f"/>
                </v:shape>
                <v:roundrect id="角丸四角形 416" o:spid="_x0000_s1120" style="position:absolute;left:1021;top:24583;width:31896;height:25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" fillcolor="white [3201]" strokecolor="#003c8c [2905]" strokeweight="2pt">
                  <v:shadow on="t" color="black" opacity="26214f" origin="-.5,-.5" offset=".74836mm,.74836mm"/>
                  <v:textbox inset="1mm,0,0,0">
                    <w:txbxContent>
                      <w:p w14:paraId="7435F04F" w14:textId="3292BD48" w:rsidR="002425F1" w:rsidRPr="00A166A2" w:rsidRDefault="002425F1" w:rsidP="00B851EA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</w:rPr>
                        </w:pPr>
                        <w:r w:rsidRPr="00A166A2">
                          <w:rPr>
                            <w:rFonts w:ascii="ＭＳ ゴシック" w:eastAsia="ＭＳ ゴシック" w:hAnsi="ＭＳ ゴシック" w:cs="ＭＳ ゴシック" w:hint="eastAsia"/>
                            <w:b/>
                            <w:bCs/>
                            <w:color w:val="003C8A"/>
                            <w:kern w:val="2"/>
                            <w:sz w:val="20"/>
                            <w:szCs w:val="20"/>
                          </w:rPr>
                          <w:t>⑥</w:t>
                        </w:r>
                        <w:r w:rsidRPr="00A166A2">
                          <w:rPr>
                            <w:rFonts w:asciiTheme="majorHAnsi" w:hAnsiTheme="majorHAnsi" w:cstheme="majorHAnsi"/>
                            <w:b/>
                            <w:bCs/>
                            <w:color w:val="003C8A"/>
                            <w:kern w:val="2"/>
                            <w:sz w:val="20"/>
                            <w:szCs w:val="20"/>
                          </w:rPr>
                          <w:t xml:space="preserve"> Collection value item list registration</w:t>
                        </w:r>
                      </w:p>
                    </w:txbxContent>
                  </v:textbox>
                </v:roundrect>
                <v:group id="グループ化 5" o:spid="_x0000_s1121" style="position:absolute;left:1326;top:38899;width:58034;height:3775" coordorigin="1326,38899" coordsize="58034,3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roundrect id="角丸四角形 24" o:spid="_x0000_s1122" style="position:absolute;left:1326;top:38899;width:26354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" fillcolor="white [3201]" strokecolor="#003c8c [2905]" strokeweight="2pt">
                    <v:shadow on="t" color="black" opacity="26214f" origin="-.5,-.5" offset=".74836mm,.74836mm"/>
                    <v:textbox inset="1mm,0,0,0">
                      <w:txbxContent>
                        <w:p w14:paraId="311E1EF9" w14:textId="1A9B06C3" w:rsidR="002425F1" w:rsidRPr="00982EAC" w:rsidRDefault="002425F1" w:rsidP="00845D77">
                          <w:pPr>
                            <w:jc w:val="left"/>
                            <w:rPr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>⑨</w:t>
                          </w:r>
                          <w:r w:rsidRPr="00982EAC"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>Execute Collect function</w:t>
                          </w:r>
                        </w:p>
                        <w:p w14:paraId="6B970BCC" w14:textId="77777777" w:rsidR="002425F1" w:rsidRPr="00982EAC" w:rsidRDefault="002425F1" w:rsidP="00845D77">
                          <w:pPr>
                            <w:jc w:val="left"/>
                            <w:rPr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oundrect>
                  <v:shape id="テキスト ボックス 102" o:spid="_x0000_s1123" type="#_x0000_t202" style="position:absolute;left:34405;top:39061;width:24955;height:3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" filled="f" stroked="f" strokeweight=".5pt">
                    <v:textbox inset="0,0,0,0">
                      <w:txbxContent>
                        <w:p w14:paraId="04366759" w14:textId="5AA0D48E" w:rsidR="002425F1" w:rsidRPr="00A166A2" w:rsidRDefault="002425F1" w:rsidP="002A5C8D">
                          <w:pPr>
                            <w:pStyle w:val="Web"/>
                            <w:spacing w:before="0" w:beforeAutospacing="0" w:after="0" w:afterAutospacing="0"/>
                            <w:jc w:val="both"/>
                            <w:rPr>
                              <w:rFonts w:asciiTheme="majorHAnsi" w:hAnsiTheme="majorHAnsi" w:cstheme="majorHAnsi"/>
                            </w:rPr>
                          </w:pPr>
                          <w:r w:rsidRPr="00A166A2">
                            <w:rPr>
                              <w:rFonts w:ascii="ＭＳ ゴシック" w:eastAsia="ＭＳ ゴシック" w:hAnsi="ＭＳ ゴシック" w:cs="ＭＳ ゴシック" w:hint="eastAsia"/>
                              <w:b/>
                              <w:bCs/>
                              <w:color w:val="C00000"/>
                              <w:sz w:val="18"/>
                              <w:szCs w:val="18"/>
                            </w:rPr>
                            <w:t>※</w:t>
                          </w:r>
                          <w:r w:rsidRPr="00A166A2">
                            <w:rPr>
                              <w:rFonts w:asciiTheme="majorHAnsi" w:hAnsiTheme="majorHAnsi" w:cstheme="majorHAnsi"/>
                              <w:b/>
                              <w:bCs/>
                              <w:color w:val="C00000"/>
                              <w:sz w:val="18"/>
                              <w:szCs w:val="18"/>
                            </w:rPr>
                            <w:t xml:space="preserve">Executed in </w:t>
                          </w:r>
                          <w:proofErr w:type="spellStart"/>
                          <w:r w:rsidRPr="00A166A2">
                            <w:rPr>
                              <w:rFonts w:asciiTheme="majorHAnsi" w:hAnsiTheme="majorHAnsi" w:cstheme="majorHAnsi"/>
                              <w:b/>
                              <w:bCs/>
                              <w:color w:val="C00000"/>
                              <w:sz w:val="18"/>
                              <w:szCs w:val="18"/>
                            </w:rPr>
                            <w:t>BackYard</w:t>
                          </w:r>
                          <w:proofErr w:type="spellEnd"/>
                          <w:r w:rsidRPr="00A166A2">
                            <w:rPr>
                              <w:rFonts w:asciiTheme="majorHAnsi" w:hAnsiTheme="majorHAnsi" w:cstheme="majorHAnsi"/>
                              <w:b/>
                              <w:bCs/>
                              <w:color w:val="C00000"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shape>
                </v:group>
                <v:group id="グループ化 454" o:spid="_x0000_s1124" style="position:absolute;left:1122;top:29316;width:58018;height:7460" coordorigin="1122,29316" coordsize="58017,7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hDG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">
                  <v:roundrect id="角丸四角形 22" o:spid="_x0000_s1125" style="position:absolute;left:1250;top:34256;width:26354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" fillcolor="white [3201]" strokecolor="#003c8c [2905]" strokeweight="2pt">
                    <v:shadow on="t" color="black" opacity="26214f" origin="-.5,-.5" offset=".74836mm,.74836mm"/>
                    <v:textbox inset="1mm,0,0,0">
                      <w:txbxContent>
                        <w:p w14:paraId="00468005" w14:textId="636B6511" w:rsidR="002425F1" w:rsidRPr="00982EAC" w:rsidRDefault="002425F1" w:rsidP="00845D77">
                          <w:pPr>
                            <w:jc w:val="left"/>
                            <w:rPr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>⑧</w:t>
                          </w:r>
                          <w:r w:rsidRPr="00982EAC"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>Execute Operation</w:t>
                          </w:r>
                        </w:p>
                      </w:txbxContent>
                    </v:textbox>
                  </v:roundrect>
                  <v:shape id="テキスト ボックス 102" o:spid="_x0000_s1126" type="#_x0000_t202" style="position:absolute;left:34185;top:31424;width:24955;height: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" filled="f" stroked="f" strokeweight=".5pt">
                    <v:textbox inset="0,0,0,0">
                      <w:txbxContent>
                        <w:p w14:paraId="75C7BF97" w14:textId="1F2917B3" w:rsidR="002425F1" w:rsidRPr="00A166A2" w:rsidRDefault="002425F1" w:rsidP="002A5C8D">
                          <w:pPr>
                            <w:pStyle w:val="Web"/>
                            <w:spacing w:before="0" w:beforeAutospacing="0" w:after="0" w:afterAutospacing="0"/>
                            <w:jc w:val="both"/>
                            <w:rPr>
                              <w:rFonts w:asciiTheme="majorHAnsi" w:hAnsiTheme="majorHAnsi" w:cstheme="majorHAnsi"/>
                            </w:rPr>
                          </w:pPr>
                          <w:r w:rsidRPr="00A166A2">
                            <w:rPr>
                              <w:rFonts w:ascii="ＭＳ ゴシック" w:eastAsia="ＭＳ ゴシック" w:hAnsi="ＭＳ ゴシック" w:cs="ＭＳ ゴシック" w:hint="eastAsia"/>
                              <w:b/>
                              <w:bCs/>
                              <w:color w:val="C00000"/>
                              <w:kern w:val="2"/>
                              <w:sz w:val="18"/>
                              <w:szCs w:val="18"/>
                            </w:rPr>
                            <w:t>※</w:t>
                          </w:r>
                          <w:r w:rsidRPr="00A166A2">
                            <w:rPr>
                              <w:rFonts w:asciiTheme="majorHAnsi" w:hAnsiTheme="majorHAnsi" w:cstheme="majorHAnsi"/>
                              <w:b/>
                              <w:bCs/>
                              <w:color w:val="C00000"/>
                              <w:kern w:val="2"/>
                              <w:sz w:val="18"/>
                              <w:szCs w:val="18"/>
                            </w:rPr>
                            <w:t>Please refer to the job flow in “Exastro-</w:t>
                          </w:r>
                          <w:proofErr w:type="spellStart"/>
                          <w:r w:rsidRPr="00A166A2">
                            <w:rPr>
                              <w:rFonts w:asciiTheme="majorHAnsi" w:hAnsiTheme="majorHAnsi" w:cstheme="majorHAnsi"/>
                              <w:b/>
                              <w:bCs/>
                              <w:color w:val="C00000"/>
                              <w:kern w:val="2"/>
                              <w:sz w:val="18"/>
                              <w:szCs w:val="18"/>
                            </w:rPr>
                            <w:t>ITA_user_instruction_manual_Ansible</w:t>
                          </w:r>
                          <w:proofErr w:type="spellEnd"/>
                          <w:r w:rsidRPr="00A166A2">
                            <w:rPr>
                              <w:rFonts w:asciiTheme="majorHAnsi" w:hAnsiTheme="majorHAnsi" w:cstheme="majorHAnsi"/>
                              <w:b/>
                              <w:bCs/>
                              <w:color w:val="C00000"/>
                              <w:kern w:val="2"/>
                              <w:sz w:val="18"/>
                              <w:szCs w:val="18"/>
                            </w:rPr>
                            <w:t>-driver”.”</w:t>
                          </w:r>
                        </w:p>
                      </w:txbxContent>
                    </v:textbox>
                  </v:shape>
                  <v:roundrect id="角丸四角形 68" o:spid="_x0000_s1127" style="position:absolute;left:1122;top:29316;width:26353;height:25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" fillcolor="white [3201]" strokecolor="#003c8c [2905]" strokeweight="2pt">
                    <v:shadow on="t" color="black" opacity="26214f" origin="-.5,-.5" offset=".74836mm,.74836mm"/>
                    <v:textbox inset="1mm,0,0,0">
                      <w:txbxContent>
                        <w:p w14:paraId="585F46A9" w14:textId="493371BC" w:rsidR="002425F1" w:rsidRPr="00A166A2" w:rsidRDefault="002425F1" w:rsidP="00D7286E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Theme="majorHAnsi" w:hAnsiTheme="majorHAnsi" w:cstheme="majorHAnsi"/>
                            </w:rPr>
                          </w:pPr>
                          <w:r w:rsidRPr="00A166A2">
                            <w:rPr>
                              <w:rFonts w:ascii="ＭＳ ゴシック" w:eastAsia="ＭＳ ゴシック" w:hAnsi="ＭＳ ゴシック" w:cs="ＭＳ ゴシック" w:hint="eastAsia"/>
                              <w:b/>
                              <w:bCs/>
                              <w:color w:val="003C8A"/>
                              <w:kern w:val="2"/>
                              <w:sz w:val="20"/>
                              <w:szCs w:val="20"/>
                            </w:rPr>
                            <w:t>⑦</w:t>
                          </w:r>
                          <w:r w:rsidRPr="00A166A2">
                            <w:rPr>
                              <w:rFonts w:asciiTheme="majorHAnsi" w:hAnsiTheme="majorHAnsi" w:cstheme="majorHAnsi"/>
                              <w:b/>
                              <w:bCs/>
                              <w:color w:val="003C8A"/>
                              <w:kern w:val="2"/>
                              <w:sz w:val="20"/>
                              <w:szCs w:val="20"/>
                            </w:rPr>
                            <w:t xml:space="preserve"> Prepare operation</w:t>
                          </w:r>
                          <w:r w:rsidRPr="00A166A2">
                            <w:rPr>
                              <w:rFonts w:asciiTheme="majorHAnsi" w:hAnsiTheme="majorHAnsi" w:cstheme="majorHAnsi"/>
                              <w:b/>
                              <w:bCs/>
                              <w:color w:val="003C8A"/>
                              <w:kern w:val="2"/>
                              <w:sz w:val="20"/>
                              <w:szCs w:val="20"/>
                            </w:rPr>
                            <w:tab/>
                          </w:r>
                        </w:p>
                      </w:txbxContent>
                    </v:textbox>
                  </v:roundrect>
                </v:group>
                <v:group id="グループ化 455" o:spid="_x0000_s1128" style="position:absolute;left:1021;top:20361;width:58510;height:3620" coordorigin="1021,20361" coordsize="58509,3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rVd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">
                  <v:roundrect id="角丸四角形 19" o:spid="_x0000_s1129" style="position:absolute;left:1021;top:20361;width:31897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" fillcolor="white [3201]" strokecolor="#003c8c [2905]" strokeweight="2pt">
                    <v:shadow on="t" color="black" opacity="26214f" origin="-.5,-.5" offset=".74836mm,.74836mm"/>
                    <v:textbox inset="1mm,0,0,0">
                      <w:txbxContent>
                        <w:p w14:paraId="35611B2B" w14:textId="025C2793" w:rsidR="002425F1" w:rsidRPr="00982EAC" w:rsidRDefault="002425F1" w:rsidP="00845D77">
                          <w:pPr>
                            <w:jc w:val="left"/>
                            <w:rPr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>⑤</w:t>
                          </w:r>
                          <w:r w:rsidRPr="00982EAC"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>Create parameter shee</w:t>
                          </w:r>
                          <w:r>
                            <w:rPr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>t (with Host/Operation)</w:t>
                          </w:r>
                        </w:p>
                      </w:txbxContent>
                    </v:textbox>
                  </v:roundrect>
                  <v:shape id="テキスト ボックス 102" o:spid="_x0000_s1130" type="#_x0000_t202" style="position:absolute;left:34575;top:20361;width:24956;height: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" filled="f" stroked="f" strokeweight=".5pt">
                    <v:textbox inset="0,0,0,0">
                      <w:txbxContent>
                        <w:p w14:paraId="6926FDDA" w14:textId="5F7DDB9B" w:rsidR="002425F1" w:rsidRPr="00A166A2" w:rsidRDefault="002425F1" w:rsidP="00D7286E">
                          <w:pPr>
                            <w:pStyle w:val="Web"/>
                            <w:spacing w:before="0" w:beforeAutospacing="0" w:after="0" w:afterAutospacing="0"/>
                            <w:jc w:val="both"/>
                            <w:rPr>
                              <w:rFonts w:asciiTheme="majorHAnsi" w:hAnsiTheme="majorHAnsi" w:cstheme="majorHAnsi"/>
                            </w:rPr>
                          </w:pPr>
                          <w:r w:rsidRPr="00A166A2">
                            <w:rPr>
                              <w:rFonts w:ascii="ＭＳ ゴシック" w:eastAsia="ＭＳ ゴシック" w:hAnsi="ＭＳ ゴシック" w:cs="ＭＳ ゴシック" w:hint="eastAsia"/>
                              <w:b/>
                              <w:bCs/>
                              <w:color w:val="C00000"/>
                              <w:kern w:val="2"/>
                              <w:sz w:val="18"/>
                              <w:szCs w:val="18"/>
                            </w:rPr>
                            <w:t>※</w:t>
                          </w:r>
                          <w:r w:rsidRPr="00A166A2">
                            <w:rPr>
                              <w:rFonts w:asciiTheme="majorHAnsi" w:hAnsiTheme="majorHAnsi" w:cstheme="majorHAnsi"/>
                              <w:b/>
                              <w:bCs/>
                              <w:color w:val="C00000"/>
                              <w:kern w:val="2"/>
                              <w:sz w:val="18"/>
                              <w:szCs w:val="18"/>
                            </w:rPr>
                            <w:t>The role of the user set in the Collection interface must have access permissions.</w:t>
                          </w:r>
                          <w:r w:rsidRPr="00A166A2">
                            <w:rPr>
                              <w:rFonts w:asciiTheme="majorHAnsi" w:hAnsiTheme="majorHAnsi" w:cstheme="majorHAnsi"/>
                              <w:b/>
                              <w:bCs/>
                              <w:color w:val="C00000"/>
                              <w:kern w:val="2"/>
                              <w:sz w:val="18"/>
                              <w:szCs w:val="18"/>
                            </w:rPr>
                            <w:t>。</w:t>
                          </w:r>
                        </w:p>
                        <w:p w14:paraId="17E58AE2" w14:textId="77777777" w:rsidR="002425F1" w:rsidRPr="00A166A2" w:rsidRDefault="002425F1" w:rsidP="00D7286E">
                          <w:pPr>
                            <w:pStyle w:val="Web"/>
                            <w:spacing w:before="0" w:beforeAutospacing="0" w:after="0" w:afterAutospacing="0"/>
                            <w:jc w:val="both"/>
                            <w:rPr>
                              <w:rFonts w:asciiTheme="majorHAnsi" w:hAnsiTheme="majorHAnsi" w:cstheme="majorHAnsi"/>
                            </w:rPr>
                          </w:pPr>
                          <w:r w:rsidRPr="00A166A2">
                            <w:rPr>
                              <w:rFonts w:asciiTheme="majorHAnsi" w:hAnsiTheme="majorHAnsi" w:cstheme="majorHAnsi"/>
                              <w:b/>
                              <w:bCs/>
                              <w:color w:val="C00000"/>
                              <w:kern w:val="2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AD56EB2" w14:textId="01B7A028" w:rsidR="00AC63CB" w:rsidRPr="00BC73CE" w:rsidRDefault="00841C1D" w:rsidP="006A0BCE">
      <w:pPr>
        <w:widowControl/>
        <w:jc w:val="left"/>
        <w:rPr>
          <w:rFonts w:asciiTheme="majorHAnsi" w:hAnsiTheme="majorHAnsi" w:cstheme="majorHAnsi"/>
          <w:b/>
          <w:color w:val="003C8A" w:themeColor="accent6" w:themeTint="E6"/>
          <w:sz w:val="22"/>
        </w:rPr>
      </w:pPr>
      <w:r w:rsidRPr="00BC73CE">
        <w:rPr>
          <w:rFonts w:asciiTheme="majorHAnsi" w:hAnsiTheme="majorHAnsi" w:cstheme="majorHAnsi"/>
          <w:b/>
          <w:color w:val="003C8A" w:themeColor="accent6" w:themeTint="E6"/>
          <w:sz w:val="22"/>
        </w:rPr>
        <w:br w:type="page"/>
      </w:r>
    </w:p>
    <w:p w14:paraId="15006A4D" w14:textId="5737D8BD" w:rsidR="00923380" w:rsidRPr="00BC73CE" w:rsidRDefault="00AF6E1A" w:rsidP="006A0BCE">
      <w:pPr>
        <w:pStyle w:val="ab"/>
        <w:widowControl/>
        <w:numPr>
          <w:ilvl w:val="0"/>
          <w:numId w:val="12"/>
        </w:numPr>
        <w:ind w:leftChars="0" w:left="426"/>
        <w:jc w:val="left"/>
        <w:rPr>
          <w:rFonts w:asciiTheme="majorHAnsi" w:hAnsiTheme="majorHAnsi" w:cstheme="majorHAnsi"/>
          <w:b/>
          <w:color w:val="003C8A" w:themeColor="accent6" w:themeTint="E6"/>
          <w:sz w:val="22"/>
        </w:rPr>
      </w:pPr>
      <w:r w:rsidRPr="00BC73CE">
        <w:rPr>
          <w:rFonts w:asciiTheme="majorHAnsi" w:hAnsiTheme="majorHAnsi" w:cstheme="majorHAnsi"/>
          <w:b/>
          <w:color w:val="003C8A" w:themeColor="accent6" w:themeTint="E6"/>
          <w:sz w:val="22"/>
        </w:rPr>
        <w:lastRenderedPageBreak/>
        <w:t>Workflow and references.</w:t>
      </w:r>
    </w:p>
    <w:p w14:paraId="4BFABED9" w14:textId="364F72C6" w:rsidR="00923380" w:rsidRPr="00BC73CE" w:rsidRDefault="00AF6E1A" w:rsidP="00867CFA">
      <w:pPr>
        <w:pStyle w:val="ab"/>
        <w:widowControl/>
        <w:numPr>
          <w:ilvl w:val="0"/>
          <w:numId w:val="13"/>
        </w:numPr>
        <w:ind w:leftChars="0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Create a user for the Collect function.</w:t>
      </w:r>
      <w:r w:rsidR="00923380" w:rsidRPr="00BC73CE">
        <w:rPr>
          <w:rFonts w:asciiTheme="majorHAnsi" w:hAnsiTheme="majorHAnsi" w:cstheme="majorHAnsi"/>
          <w:b/>
        </w:rPr>
        <w:br/>
      </w:r>
      <w:r w:rsidRPr="00BC73CE">
        <w:rPr>
          <w:rFonts w:asciiTheme="majorHAnsi" w:hAnsiTheme="majorHAnsi" w:cstheme="majorHAnsi"/>
        </w:rPr>
        <w:t>Register a user for the Collect function in the ITA Management Console - Device list screen.</w:t>
      </w:r>
      <w:r w:rsidR="00923380" w:rsidRPr="00BC73CE">
        <w:rPr>
          <w:rFonts w:asciiTheme="majorHAnsi" w:hAnsiTheme="majorHAnsi" w:cstheme="majorHAnsi"/>
        </w:rPr>
        <w:br/>
      </w:r>
      <w:r w:rsidRPr="00BC73CE">
        <w:rPr>
          <w:rFonts w:asciiTheme="majorHAnsi" w:hAnsiTheme="majorHAnsi" w:cstheme="majorHAnsi"/>
        </w:rPr>
        <w:t xml:space="preserve">For details on how to register, please refer to </w:t>
      </w:r>
      <w:r w:rsidR="00867CFA">
        <w:rPr>
          <w:rFonts w:asciiTheme="majorHAnsi" w:hAnsiTheme="majorHAnsi" w:cstheme="majorHAnsi"/>
        </w:rPr>
        <w:t>“</w:t>
      </w:r>
      <w:r w:rsidR="00867CFA" w:rsidRPr="00867CFA">
        <w:rPr>
          <w:rFonts w:asciiTheme="majorHAnsi" w:hAnsiTheme="majorHAnsi" w:cstheme="majorHAnsi"/>
        </w:rPr>
        <w:t>Exastro-</w:t>
      </w:r>
      <w:proofErr w:type="spellStart"/>
      <w:r w:rsidR="00867CFA" w:rsidRPr="00867CFA">
        <w:rPr>
          <w:rFonts w:asciiTheme="majorHAnsi" w:hAnsiTheme="majorHAnsi" w:cstheme="majorHAnsi"/>
        </w:rPr>
        <w:t>ITA_User_Instruction_Manual_Management_console</w:t>
      </w:r>
      <w:proofErr w:type="spellEnd"/>
      <w:r w:rsidR="00867CFA" w:rsidRPr="00867CFA">
        <w:rPr>
          <w:rFonts w:asciiTheme="majorHAnsi" w:hAnsiTheme="majorHAnsi" w:cstheme="majorHAnsi"/>
        </w:rPr>
        <w:t>.</w:t>
      </w:r>
      <w:r w:rsidR="00867CFA">
        <w:rPr>
          <w:rFonts w:asciiTheme="majorHAnsi" w:hAnsiTheme="majorHAnsi" w:cstheme="majorHAnsi"/>
        </w:rPr>
        <w:t>”</w:t>
      </w:r>
    </w:p>
    <w:p w14:paraId="6D78717B" w14:textId="77777777" w:rsidR="00923380" w:rsidRPr="00BC73CE" w:rsidRDefault="00923380" w:rsidP="006A0BCE">
      <w:pPr>
        <w:pStyle w:val="ab"/>
        <w:widowControl/>
        <w:ind w:leftChars="0" w:left="567"/>
        <w:jc w:val="left"/>
        <w:rPr>
          <w:rFonts w:asciiTheme="majorHAnsi" w:hAnsiTheme="majorHAnsi" w:cstheme="majorHAnsi"/>
          <w:b/>
        </w:rPr>
      </w:pPr>
    </w:p>
    <w:p w14:paraId="40A6760B" w14:textId="34DB70B1" w:rsidR="00AC63CB" w:rsidRPr="00BC73CE" w:rsidRDefault="00AF6E1A" w:rsidP="006A0BCE">
      <w:pPr>
        <w:pStyle w:val="ab"/>
        <w:widowControl/>
        <w:numPr>
          <w:ilvl w:val="0"/>
          <w:numId w:val="13"/>
        </w:numPr>
        <w:ind w:leftChars="0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Create a role for the Collect function</w:t>
      </w:r>
    </w:p>
    <w:p w14:paraId="4D0B4F4C" w14:textId="6A21A3D3" w:rsidR="00AC63CB" w:rsidRPr="00BC73CE" w:rsidRDefault="00AF6E1A" w:rsidP="006A0BCE">
      <w:pPr>
        <w:pStyle w:val="ab"/>
        <w:widowControl/>
        <w:ind w:leftChars="0" w:left="567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Register a role for the Collect function in the ITA Management Console – Role list screen</w:t>
      </w:r>
    </w:p>
    <w:p w14:paraId="53D2DDE9" w14:textId="35897224" w:rsidR="001D148C" w:rsidRPr="00867CFA" w:rsidRDefault="00AF6E1A" w:rsidP="004279F9">
      <w:pPr>
        <w:pStyle w:val="ab"/>
        <w:widowControl/>
        <w:ind w:leftChars="0" w:left="644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</w:rPr>
        <w:t xml:space="preserve">For details on how to register, please refer to </w:t>
      </w:r>
      <w:r w:rsidR="00867CFA">
        <w:rPr>
          <w:rFonts w:asciiTheme="majorHAnsi" w:hAnsiTheme="majorHAnsi" w:cstheme="majorHAnsi"/>
        </w:rPr>
        <w:t>“</w:t>
      </w:r>
      <w:r w:rsidR="00867CFA" w:rsidRPr="00867CFA">
        <w:rPr>
          <w:rFonts w:asciiTheme="majorHAnsi" w:hAnsiTheme="majorHAnsi" w:cstheme="majorHAnsi"/>
        </w:rPr>
        <w:t>Exastro-</w:t>
      </w:r>
      <w:proofErr w:type="spellStart"/>
      <w:r w:rsidR="00867CFA" w:rsidRPr="00867CFA">
        <w:rPr>
          <w:rFonts w:asciiTheme="majorHAnsi" w:hAnsiTheme="majorHAnsi" w:cstheme="majorHAnsi"/>
        </w:rPr>
        <w:t>ITA_User_Instruction_Manual_Management_console</w:t>
      </w:r>
      <w:proofErr w:type="spellEnd"/>
      <w:r w:rsidR="00867CFA" w:rsidRPr="00867CFA">
        <w:rPr>
          <w:rFonts w:asciiTheme="majorHAnsi" w:hAnsiTheme="majorHAnsi" w:cstheme="majorHAnsi"/>
        </w:rPr>
        <w:t>.</w:t>
      </w:r>
      <w:r w:rsidR="00867CFA">
        <w:rPr>
          <w:rFonts w:asciiTheme="majorHAnsi" w:hAnsiTheme="majorHAnsi" w:cstheme="majorHAnsi"/>
        </w:rPr>
        <w:t>”</w:t>
      </w:r>
      <w:r w:rsidR="004378C8" w:rsidRPr="00867CFA">
        <w:rPr>
          <w:rFonts w:asciiTheme="majorHAnsi" w:hAnsiTheme="majorHAnsi" w:cstheme="majorHAnsi"/>
        </w:rPr>
        <w:tab/>
      </w:r>
    </w:p>
    <w:p w14:paraId="0F91F3B5" w14:textId="77777777" w:rsidR="004378C8" w:rsidRPr="00BC73CE" w:rsidRDefault="004378C8" w:rsidP="006A0BCE">
      <w:pPr>
        <w:pStyle w:val="ab"/>
        <w:widowControl/>
        <w:ind w:leftChars="0" w:left="567"/>
        <w:jc w:val="left"/>
        <w:rPr>
          <w:rFonts w:asciiTheme="majorHAnsi" w:hAnsiTheme="majorHAnsi" w:cstheme="majorHAnsi"/>
        </w:rPr>
      </w:pPr>
    </w:p>
    <w:p w14:paraId="59FFECEA" w14:textId="67BE1419" w:rsidR="004378C8" w:rsidRPr="00BC73CE" w:rsidRDefault="00AF6E1A" w:rsidP="006A0BCE">
      <w:pPr>
        <w:pStyle w:val="ab"/>
        <w:widowControl/>
        <w:numPr>
          <w:ilvl w:val="0"/>
          <w:numId w:val="13"/>
        </w:numPr>
        <w:ind w:leftChars="0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Link role and user</w:t>
      </w:r>
    </w:p>
    <w:p w14:paraId="4A30BF7F" w14:textId="7AC262D2" w:rsidR="004378C8" w:rsidRPr="00BC73CE" w:rsidRDefault="00AF6E1A" w:rsidP="006A0BCE">
      <w:pPr>
        <w:pStyle w:val="ab"/>
        <w:widowControl/>
        <w:ind w:leftChars="0" w:left="567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Link the role and user in the ITA Management console – Role/User link screen</w:t>
      </w:r>
    </w:p>
    <w:p w14:paraId="74E55DCA" w14:textId="1AA4352E" w:rsidR="004378C8" w:rsidRPr="004279F9" w:rsidRDefault="00AF6E1A" w:rsidP="004279F9">
      <w:pPr>
        <w:widowControl/>
        <w:ind w:left="284" w:firstLineChars="100" w:firstLine="210"/>
        <w:jc w:val="left"/>
        <w:rPr>
          <w:rFonts w:asciiTheme="majorHAnsi" w:hAnsiTheme="majorHAnsi" w:cstheme="majorHAnsi"/>
          <w:b/>
        </w:rPr>
      </w:pPr>
      <w:r w:rsidRPr="004279F9">
        <w:rPr>
          <w:rFonts w:asciiTheme="majorHAnsi" w:hAnsiTheme="majorHAnsi" w:cstheme="majorHAnsi"/>
        </w:rPr>
        <w:t>For details, please refer to</w:t>
      </w:r>
      <w:r w:rsidR="00867CFA" w:rsidRPr="004279F9">
        <w:rPr>
          <w:rFonts w:asciiTheme="majorHAnsi" w:hAnsiTheme="majorHAnsi" w:cstheme="majorHAnsi"/>
        </w:rPr>
        <w:t xml:space="preserve"> “Exastro-</w:t>
      </w:r>
      <w:proofErr w:type="spellStart"/>
      <w:r w:rsidR="00867CFA" w:rsidRPr="004279F9">
        <w:rPr>
          <w:rFonts w:asciiTheme="majorHAnsi" w:hAnsiTheme="majorHAnsi" w:cstheme="majorHAnsi"/>
        </w:rPr>
        <w:t>ITA_User_Instruction_Manual_Management_console</w:t>
      </w:r>
      <w:proofErr w:type="spellEnd"/>
      <w:r w:rsidR="00867CFA" w:rsidRPr="004279F9">
        <w:rPr>
          <w:rFonts w:asciiTheme="majorHAnsi" w:hAnsiTheme="majorHAnsi" w:cstheme="majorHAnsi"/>
        </w:rPr>
        <w:t>.”</w:t>
      </w:r>
    </w:p>
    <w:p w14:paraId="51E2B7BB" w14:textId="77777777" w:rsidR="004378C8" w:rsidRPr="00BC73CE" w:rsidRDefault="004378C8" w:rsidP="006A0BCE">
      <w:pPr>
        <w:pStyle w:val="ab"/>
        <w:widowControl/>
        <w:ind w:leftChars="0" w:left="567"/>
        <w:jc w:val="left"/>
        <w:rPr>
          <w:rFonts w:asciiTheme="majorHAnsi" w:hAnsiTheme="majorHAnsi" w:cstheme="majorHAnsi"/>
        </w:rPr>
      </w:pPr>
    </w:p>
    <w:p w14:paraId="6C775081" w14:textId="775D9304" w:rsidR="001D148C" w:rsidRPr="00BC73CE" w:rsidRDefault="00AF6E1A" w:rsidP="006A0BCE">
      <w:pPr>
        <w:pStyle w:val="ab"/>
        <w:widowControl/>
        <w:numPr>
          <w:ilvl w:val="0"/>
          <w:numId w:val="13"/>
        </w:numPr>
        <w:ind w:leftChars="0" w:left="567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Register Collection interface information</w:t>
      </w:r>
    </w:p>
    <w:p w14:paraId="045156F8" w14:textId="5E3BD354" w:rsidR="00F20FF1" w:rsidRPr="00BC73CE" w:rsidRDefault="00AF6E1A" w:rsidP="0083272F">
      <w:pPr>
        <w:pStyle w:val="ab"/>
        <w:widowControl/>
        <w:ind w:leftChars="0" w:left="567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Register the connection information in the Ansible Common console – Collection interface information screen</w:t>
      </w:r>
    </w:p>
    <w:p w14:paraId="6A7FE3AA" w14:textId="42311898" w:rsidR="00560E4D" w:rsidRPr="00BC73CE" w:rsidRDefault="004279F9" w:rsidP="006A0BCE">
      <w:pPr>
        <w:pStyle w:val="ab"/>
        <w:widowControl/>
        <w:ind w:leftChars="0" w:left="567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For details, please refer to “5.1.1 Collection interface information”</w:t>
      </w:r>
    </w:p>
    <w:p w14:paraId="518D75EF" w14:textId="77777777" w:rsidR="001D148C" w:rsidRPr="00BC73CE" w:rsidRDefault="001D148C" w:rsidP="006A0BCE">
      <w:pPr>
        <w:pStyle w:val="ab"/>
        <w:widowControl/>
        <w:ind w:leftChars="0" w:left="567"/>
        <w:jc w:val="left"/>
        <w:rPr>
          <w:rFonts w:asciiTheme="majorHAnsi" w:hAnsiTheme="majorHAnsi" w:cstheme="majorHAnsi"/>
          <w:b/>
        </w:rPr>
      </w:pPr>
    </w:p>
    <w:p w14:paraId="18427972" w14:textId="5F288557" w:rsidR="00923380" w:rsidRPr="00BC73CE" w:rsidRDefault="00AF6E1A" w:rsidP="004279F9">
      <w:pPr>
        <w:pStyle w:val="ab"/>
        <w:widowControl/>
        <w:numPr>
          <w:ilvl w:val="0"/>
          <w:numId w:val="13"/>
        </w:numPr>
        <w:ind w:leftChars="0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Create Parameter sheet (with host/operation)</w:t>
      </w:r>
      <w:r w:rsidR="00923380" w:rsidRPr="00BC73CE">
        <w:rPr>
          <w:rFonts w:asciiTheme="majorHAnsi" w:hAnsiTheme="majorHAnsi" w:cstheme="majorHAnsi"/>
          <w:b/>
        </w:rPr>
        <w:br/>
      </w:r>
      <w:r w:rsidRPr="00BC73CE">
        <w:rPr>
          <w:rFonts w:asciiTheme="majorHAnsi" w:hAnsiTheme="majorHAnsi" w:cstheme="majorHAnsi"/>
        </w:rPr>
        <w:t>Create a parameter sheet in the Menu creation console – Menu definition/creation screen</w:t>
      </w:r>
      <w:r w:rsidR="00BF7932" w:rsidRPr="00BC73CE">
        <w:rPr>
          <w:rFonts w:asciiTheme="majorHAnsi" w:hAnsiTheme="majorHAnsi" w:cstheme="majorHAnsi"/>
        </w:rPr>
        <w:br/>
      </w:r>
      <w:r w:rsidR="004279F9">
        <w:rPr>
          <w:rFonts w:asciiTheme="majorHAnsi" w:hAnsiTheme="majorHAnsi" w:cstheme="majorHAnsi"/>
        </w:rPr>
        <w:t xml:space="preserve">For details, </w:t>
      </w:r>
      <w:proofErr w:type="spellStart"/>
      <w:r w:rsidR="004279F9">
        <w:rPr>
          <w:rFonts w:asciiTheme="majorHAnsi" w:hAnsiTheme="majorHAnsi" w:cstheme="majorHAnsi"/>
        </w:rPr>
        <w:t>pelase</w:t>
      </w:r>
      <w:proofErr w:type="spellEnd"/>
      <w:r w:rsidR="004279F9">
        <w:rPr>
          <w:rFonts w:asciiTheme="majorHAnsi" w:hAnsiTheme="majorHAnsi" w:cstheme="majorHAnsi"/>
        </w:rPr>
        <w:t xml:space="preserve"> refer to “</w:t>
      </w:r>
      <w:r w:rsidR="004279F9" w:rsidRPr="004279F9">
        <w:rPr>
          <w:rFonts w:asciiTheme="majorHAnsi" w:hAnsiTheme="majorHAnsi" w:cstheme="majorHAnsi"/>
        </w:rPr>
        <w:t>Exastro-</w:t>
      </w:r>
      <w:proofErr w:type="spellStart"/>
      <w:r w:rsidR="004279F9" w:rsidRPr="004279F9">
        <w:rPr>
          <w:rFonts w:asciiTheme="majorHAnsi" w:hAnsiTheme="majorHAnsi" w:cstheme="majorHAnsi"/>
        </w:rPr>
        <w:t>ITA_User_Instruction_Manual_Menu_creation_function</w:t>
      </w:r>
      <w:proofErr w:type="spellEnd"/>
      <w:r w:rsidR="004279F9">
        <w:rPr>
          <w:rFonts w:asciiTheme="majorHAnsi" w:hAnsiTheme="majorHAnsi" w:cstheme="majorHAnsi"/>
        </w:rPr>
        <w:t>”</w:t>
      </w:r>
    </w:p>
    <w:p w14:paraId="6B421D4E" w14:textId="77777777" w:rsidR="00A27E8A" w:rsidRPr="00BC73CE" w:rsidRDefault="00A27E8A" w:rsidP="006A0BCE">
      <w:pPr>
        <w:pStyle w:val="ab"/>
        <w:widowControl/>
        <w:ind w:leftChars="0" w:left="567"/>
        <w:jc w:val="left"/>
        <w:rPr>
          <w:rFonts w:asciiTheme="majorHAnsi" w:hAnsiTheme="majorHAnsi" w:cstheme="majorHAnsi"/>
          <w:b/>
        </w:rPr>
      </w:pPr>
    </w:p>
    <w:p w14:paraId="714DBD08" w14:textId="0F447F8A" w:rsidR="00841C1D" w:rsidRPr="00BC73CE" w:rsidRDefault="00A166A2" w:rsidP="006A0BCE">
      <w:pPr>
        <w:pStyle w:val="ab"/>
        <w:widowControl/>
        <w:numPr>
          <w:ilvl w:val="0"/>
          <w:numId w:val="13"/>
        </w:numPr>
        <w:ind w:leftChars="0" w:left="567"/>
        <w:jc w:val="left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Register Col</w:t>
      </w:r>
      <w:r w:rsidR="00AF6E1A" w:rsidRPr="00BC73CE">
        <w:rPr>
          <w:rFonts w:asciiTheme="majorHAnsi" w:hAnsiTheme="majorHAnsi" w:cstheme="majorHAnsi"/>
          <w:b/>
        </w:rPr>
        <w:t>l</w:t>
      </w:r>
      <w:r>
        <w:rPr>
          <w:rFonts w:asciiTheme="majorHAnsi" w:hAnsiTheme="majorHAnsi" w:cstheme="majorHAnsi"/>
          <w:b/>
        </w:rPr>
        <w:t>e</w:t>
      </w:r>
      <w:r w:rsidR="00AF6E1A" w:rsidRPr="00BC73CE">
        <w:rPr>
          <w:rFonts w:asciiTheme="majorHAnsi" w:hAnsiTheme="majorHAnsi" w:cstheme="majorHAnsi"/>
          <w:b/>
        </w:rPr>
        <w:t>ction item value list.</w:t>
      </w:r>
    </w:p>
    <w:p w14:paraId="062B43A0" w14:textId="1884CF02" w:rsidR="00841C1D" w:rsidRPr="00BC73CE" w:rsidRDefault="00AF6E1A" w:rsidP="006A0BCE">
      <w:pPr>
        <w:pStyle w:val="ab"/>
        <w:widowControl/>
        <w:ind w:leftChars="0" w:left="644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Register the information that links the source files to the items in the parameter sheet.</w:t>
      </w:r>
      <w:r w:rsidRPr="00BC73CE">
        <w:rPr>
          <w:rFonts w:asciiTheme="majorHAnsi" w:hAnsiTheme="majorHAnsi" w:cstheme="majorHAnsi"/>
        </w:rPr>
        <w:br/>
        <w:t>(Ansible common console – Collection item value list screen)</w:t>
      </w:r>
    </w:p>
    <w:p w14:paraId="6885BC12" w14:textId="08607CD5" w:rsidR="00841C1D" w:rsidRPr="00BC73CE" w:rsidRDefault="00AF6E1A" w:rsidP="006A0BCE">
      <w:pPr>
        <w:pStyle w:val="ab"/>
        <w:widowControl/>
        <w:ind w:leftChars="0" w:left="644"/>
        <w:jc w:val="left"/>
        <w:rPr>
          <w:rFonts w:asciiTheme="majorHAnsi" w:hAnsiTheme="majorHAnsi" w:cstheme="majorHAnsi"/>
          <w:b/>
        </w:rPr>
      </w:pPr>
      <w:proofErr w:type="spellStart"/>
      <w:r w:rsidRPr="00BC73CE">
        <w:rPr>
          <w:rFonts w:asciiTheme="majorHAnsi" w:hAnsiTheme="majorHAnsi" w:cstheme="majorHAnsi"/>
        </w:rPr>
        <w:t>F</w:t>
      </w:r>
      <w:r w:rsidR="004279F9">
        <w:rPr>
          <w:rFonts w:asciiTheme="majorHAnsi" w:hAnsiTheme="majorHAnsi" w:cstheme="majorHAnsi"/>
        </w:rPr>
        <w:t>ore</w:t>
      </w:r>
      <w:proofErr w:type="spellEnd"/>
      <w:r w:rsidR="004279F9">
        <w:rPr>
          <w:rFonts w:asciiTheme="majorHAnsi" w:hAnsiTheme="majorHAnsi" w:cstheme="majorHAnsi"/>
        </w:rPr>
        <w:t xml:space="preserve"> details, please refer to “5.1.2 Collection item value list”.</w:t>
      </w:r>
    </w:p>
    <w:p w14:paraId="2BE02169" w14:textId="72236DD0" w:rsidR="00845D77" w:rsidRPr="00BC73CE" w:rsidRDefault="00845D77" w:rsidP="006A0BCE">
      <w:pPr>
        <w:widowControl/>
        <w:jc w:val="left"/>
        <w:rPr>
          <w:rFonts w:asciiTheme="majorHAnsi" w:hAnsiTheme="majorHAnsi" w:cstheme="majorHAnsi"/>
          <w:b/>
        </w:rPr>
      </w:pPr>
    </w:p>
    <w:p w14:paraId="2996AFCF" w14:textId="078B802C" w:rsidR="00FB3F8C" w:rsidRPr="00BC73CE" w:rsidRDefault="00AF6E1A" w:rsidP="006A0BCE">
      <w:pPr>
        <w:pStyle w:val="ab"/>
        <w:widowControl/>
        <w:numPr>
          <w:ilvl w:val="0"/>
          <w:numId w:val="13"/>
        </w:numPr>
        <w:ind w:leftChars="0" w:left="567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Prepare Operation</w:t>
      </w:r>
      <w:r w:rsidR="008D4D1B" w:rsidRPr="00BC73CE">
        <w:rPr>
          <w:rFonts w:asciiTheme="majorHAnsi" w:hAnsiTheme="majorHAnsi" w:cstheme="majorHAnsi"/>
          <w:b/>
        </w:rPr>
        <w:br/>
      </w:r>
      <w:r w:rsidRPr="00BC73CE">
        <w:rPr>
          <w:rFonts w:asciiTheme="majorHAnsi" w:hAnsiTheme="majorHAnsi" w:cstheme="majorHAnsi"/>
        </w:rPr>
        <w:t>Prepare the Operation to be executed.</w:t>
      </w:r>
    </w:p>
    <w:p w14:paraId="3721DD73" w14:textId="268F2DCE" w:rsidR="00923380" w:rsidRPr="00BC73CE" w:rsidRDefault="004279F9" w:rsidP="006A0BCE">
      <w:pPr>
        <w:pStyle w:val="ab"/>
        <w:widowControl/>
        <w:ind w:leftChars="0" w:left="567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For details, please refer to “</w:t>
      </w:r>
      <w:r w:rsidRPr="004279F9">
        <w:rPr>
          <w:rFonts w:asciiTheme="majorHAnsi" w:hAnsiTheme="majorHAnsi" w:cstheme="majorHAnsi"/>
        </w:rPr>
        <w:t>Exastro-</w:t>
      </w:r>
      <w:proofErr w:type="spellStart"/>
      <w:r w:rsidRPr="004279F9">
        <w:rPr>
          <w:rFonts w:asciiTheme="majorHAnsi" w:hAnsiTheme="majorHAnsi" w:cstheme="majorHAnsi"/>
        </w:rPr>
        <w:t>ITA_User_Instruction_Manual_</w:t>
      </w:r>
      <w:r>
        <w:rPr>
          <w:rFonts w:asciiTheme="majorHAnsi" w:hAnsiTheme="majorHAnsi" w:cstheme="majorHAnsi"/>
        </w:rPr>
        <w:t>Ansible</w:t>
      </w:r>
      <w:proofErr w:type="spellEnd"/>
      <w:r>
        <w:rPr>
          <w:rFonts w:asciiTheme="majorHAnsi" w:hAnsiTheme="majorHAnsi" w:cstheme="majorHAnsi"/>
        </w:rPr>
        <w:t>-Driver”,</w:t>
      </w:r>
      <w:r>
        <w:rPr>
          <w:rFonts w:asciiTheme="majorHAnsi" w:hAnsiTheme="majorHAnsi" w:cstheme="majorHAnsi"/>
        </w:rPr>
        <w:br/>
        <w:t>“</w:t>
      </w:r>
      <w:r w:rsidRPr="004279F9">
        <w:rPr>
          <w:rFonts w:asciiTheme="majorHAnsi" w:hAnsiTheme="majorHAnsi" w:cstheme="majorHAnsi"/>
        </w:rPr>
        <w:t>Exastro-</w:t>
      </w:r>
      <w:proofErr w:type="spellStart"/>
      <w:r w:rsidRPr="004279F9">
        <w:rPr>
          <w:rFonts w:asciiTheme="majorHAnsi" w:hAnsiTheme="majorHAnsi" w:cstheme="majorHAnsi"/>
        </w:rPr>
        <w:t>ITA_User_Instruction_Manual_</w:t>
      </w:r>
      <w:r>
        <w:rPr>
          <w:rFonts w:asciiTheme="majorHAnsi" w:hAnsiTheme="majorHAnsi" w:cstheme="majorHAnsi"/>
        </w:rPr>
        <w:t>Symphony</w:t>
      </w:r>
      <w:proofErr w:type="spellEnd"/>
      <w:r>
        <w:rPr>
          <w:rFonts w:asciiTheme="majorHAnsi" w:hAnsiTheme="majorHAnsi" w:cstheme="majorHAnsi"/>
        </w:rPr>
        <w:t>” and</w:t>
      </w:r>
      <w:r>
        <w:rPr>
          <w:rFonts w:asciiTheme="majorHAnsi" w:hAnsiTheme="majorHAnsi" w:cstheme="majorHAnsi"/>
        </w:rPr>
        <w:br/>
        <w:t>“</w:t>
      </w:r>
      <w:r w:rsidRPr="004279F9">
        <w:rPr>
          <w:rFonts w:asciiTheme="majorHAnsi" w:hAnsiTheme="majorHAnsi" w:cstheme="majorHAnsi"/>
        </w:rPr>
        <w:t>Exastro-</w:t>
      </w:r>
      <w:proofErr w:type="spellStart"/>
      <w:r w:rsidRPr="004279F9">
        <w:rPr>
          <w:rFonts w:asciiTheme="majorHAnsi" w:hAnsiTheme="majorHAnsi" w:cstheme="majorHAnsi"/>
        </w:rPr>
        <w:t>ITA_User_Instruction_Manual_</w:t>
      </w:r>
      <w:r>
        <w:rPr>
          <w:rFonts w:asciiTheme="majorHAnsi" w:hAnsiTheme="majorHAnsi" w:cstheme="majorHAnsi"/>
        </w:rPr>
        <w:t>Conductor</w:t>
      </w:r>
      <w:proofErr w:type="spellEnd"/>
      <w:r>
        <w:rPr>
          <w:rFonts w:asciiTheme="majorHAnsi" w:hAnsiTheme="majorHAnsi" w:cstheme="majorHAnsi"/>
        </w:rPr>
        <w:t>”.</w:t>
      </w:r>
    </w:p>
    <w:p w14:paraId="581B105E" w14:textId="77777777" w:rsidR="00560E4D" w:rsidRPr="00BC73CE" w:rsidRDefault="00560E4D" w:rsidP="006A0BCE">
      <w:pPr>
        <w:pStyle w:val="ab"/>
        <w:widowControl/>
        <w:ind w:leftChars="0" w:left="567"/>
        <w:jc w:val="left"/>
        <w:rPr>
          <w:rFonts w:asciiTheme="majorHAnsi" w:hAnsiTheme="majorHAnsi" w:cstheme="majorHAnsi"/>
          <w:b/>
        </w:rPr>
      </w:pPr>
    </w:p>
    <w:p w14:paraId="5E0ACDB1" w14:textId="5A144DF1" w:rsidR="00560E4D" w:rsidRPr="00BC73CE" w:rsidRDefault="00AF6E1A" w:rsidP="006A0BCE">
      <w:pPr>
        <w:pStyle w:val="ab"/>
        <w:widowControl/>
        <w:numPr>
          <w:ilvl w:val="0"/>
          <w:numId w:val="13"/>
        </w:numPr>
        <w:ind w:leftChars="0" w:left="567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Execute Operation</w:t>
      </w:r>
      <w:r w:rsidR="00923380" w:rsidRPr="00BC73CE">
        <w:rPr>
          <w:rFonts w:asciiTheme="majorHAnsi" w:hAnsiTheme="majorHAnsi" w:cstheme="majorHAnsi"/>
          <w:b/>
        </w:rPr>
        <w:br/>
      </w:r>
      <w:r w:rsidRPr="00BC73CE">
        <w:rPr>
          <w:rFonts w:asciiTheme="majorHAnsi" w:hAnsiTheme="majorHAnsi" w:cstheme="majorHAnsi"/>
        </w:rPr>
        <w:t>Select the execution date/time, input operation, movement and workflow, and start the execution process.</w:t>
      </w:r>
    </w:p>
    <w:p w14:paraId="18CC2D70" w14:textId="795C1C61" w:rsidR="004279F9" w:rsidRPr="00BC73CE" w:rsidRDefault="00AF6E1A" w:rsidP="004279F9">
      <w:pPr>
        <w:pStyle w:val="ab"/>
        <w:widowControl/>
        <w:ind w:leftChars="0" w:left="567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 xml:space="preserve">For details regarding execution, please refer to </w:t>
      </w:r>
      <w:r w:rsidR="004279F9">
        <w:rPr>
          <w:rFonts w:asciiTheme="majorHAnsi" w:hAnsiTheme="majorHAnsi" w:cstheme="majorHAnsi"/>
        </w:rPr>
        <w:t>“</w:t>
      </w:r>
      <w:r w:rsidR="004279F9" w:rsidRPr="004279F9">
        <w:rPr>
          <w:rFonts w:asciiTheme="majorHAnsi" w:hAnsiTheme="majorHAnsi" w:cstheme="majorHAnsi"/>
        </w:rPr>
        <w:t>Exastro-</w:t>
      </w:r>
      <w:proofErr w:type="spellStart"/>
      <w:r w:rsidR="004279F9" w:rsidRPr="004279F9">
        <w:rPr>
          <w:rFonts w:asciiTheme="majorHAnsi" w:hAnsiTheme="majorHAnsi" w:cstheme="majorHAnsi"/>
        </w:rPr>
        <w:t>ITA_User_Instruction_Manual_</w:t>
      </w:r>
      <w:r w:rsidR="004279F9">
        <w:rPr>
          <w:rFonts w:asciiTheme="majorHAnsi" w:hAnsiTheme="majorHAnsi" w:cstheme="majorHAnsi"/>
        </w:rPr>
        <w:t>Ansible</w:t>
      </w:r>
      <w:proofErr w:type="spellEnd"/>
      <w:r w:rsidR="004279F9">
        <w:rPr>
          <w:rFonts w:asciiTheme="majorHAnsi" w:hAnsiTheme="majorHAnsi" w:cstheme="majorHAnsi"/>
        </w:rPr>
        <w:t>-Driver”, “</w:t>
      </w:r>
      <w:r w:rsidR="004279F9" w:rsidRPr="004279F9">
        <w:rPr>
          <w:rFonts w:asciiTheme="majorHAnsi" w:hAnsiTheme="majorHAnsi" w:cstheme="majorHAnsi"/>
        </w:rPr>
        <w:t>Exastro-</w:t>
      </w:r>
      <w:proofErr w:type="spellStart"/>
      <w:r w:rsidR="004279F9" w:rsidRPr="004279F9">
        <w:rPr>
          <w:rFonts w:asciiTheme="majorHAnsi" w:hAnsiTheme="majorHAnsi" w:cstheme="majorHAnsi"/>
        </w:rPr>
        <w:t>ITA_User_Instruction_Manual_</w:t>
      </w:r>
      <w:r w:rsidR="004279F9">
        <w:rPr>
          <w:rFonts w:asciiTheme="majorHAnsi" w:hAnsiTheme="majorHAnsi" w:cstheme="majorHAnsi"/>
        </w:rPr>
        <w:t>Symphony</w:t>
      </w:r>
      <w:proofErr w:type="spellEnd"/>
      <w:r w:rsidR="004279F9">
        <w:rPr>
          <w:rFonts w:asciiTheme="majorHAnsi" w:hAnsiTheme="majorHAnsi" w:cstheme="majorHAnsi"/>
        </w:rPr>
        <w:t>” and</w:t>
      </w:r>
      <w:r w:rsidR="004279F9">
        <w:rPr>
          <w:rFonts w:asciiTheme="majorHAnsi" w:hAnsiTheme="majorHAnsi" w:cstheme="majorHAnsi"/>
        </w:rPr>
        <w:br/>
        <w:t>“</w:t>
      </w:r>
      <w:r w:rsidR="004279F9" w:rsidRPr="004279F9">
        <w:rPr>
          <w:rFonts w:asciiTheme="majorHAnsi" w:hAnsiTheme="majorHAnsi" w:cstheme="majorHAnsi"/>
        </w:rPr>
        <w:t>Exastro-</w:t>
      </w:r>
      <w:proofErr w:type="spellStart"/>
      <w:r w:rsidR="004279F9" w:rsidRPr="004279F9">
        <w:rPr>
          <w:rFonts w:asciiTheme="majorHAnsi" w:hAnsiTheme="majorHAnsi" w:cstheme="majorHAnsi"/>
        </w:rPr>
        <w:t>ITA_User_Instruction_Manual_</w:t>
      </w:r>
      <w:r w:rsidR="004279F9">
        <w:rPr>
          <w:rFonts w:asciiTheme="majorHAnsi" w:hAnsiTheme="majorHAnsi" w:cstheme="majorHAnsi"/>
        </w:rPr>
        <w:t>Conductor</w:t>
      </w:r>
      <w:proofErr w:type="spellEnd"/>
      <w:r w:rsidR="004279F9">
        <w:rPr>
          <w:rFonts w:asciiTheme="majorHAnsi" w:hAnsiTheme="majorHAnsi" w:cstheme="majorHAnsi"/>
        </w:rPr>
        <w:t>”.</w:t>
      </w:r>
    </w:p>
    <w:p w14:paraId="5E28C515" w14:textId="55F0FAA3" w:rsidR="00845D77" w:rsidRPr="004279F9" w:rsidRDefault="00845D77" w:rsidP="004279F9">
      <w:pPr>
        <w:pStyle w:val="ab"/>
        <w:widowControl/>
        <w:ind w:leftChars="0" w:left="567"/>
        <w:jc w:val="left"/>
        <w:rPr>
          <w:rFonts w:asciiTheme="majorHAnsi" w:hAnsiTheme="majorHAnsi" w:cstheme="majorHAnsi"/>
          <w:b/>
        </w:rPr>
      </w:pPr>
    </w:p>
    <w:p w14:paraId="6A6F8576" w14:textId="56C397F5" w:rsidR="00841C1D" w:rsidRPr="00BC73CE" w:rsidRDefault="00AF6E1A" w:rsidP="006A0BCE">
      <w:pPr>
        <w:pStyle w:val="ab"/>
        <w:widowControl/>
        <w:numPr>
          <w:ilvl w:val="0"/>
          <w:numId w:val="13"/>
        </w:numPr>
        <w:ind w:leftChars="0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Execute Collect function</w:t>
      </w:r>
    </w:p>
    <w:p w14:paraId="034777E1" w14:textId="15701873" w:rsidR="002C6CDB" w:rsidRPr="00BC73CE" w:rsidRDefault="00AF6E1A" w:rsidP="006A0BCE">
      <w:pPr>
        <w:pStyle w:val="ab"/>
        <w:widowControl/>
        <w:ind w:leftChars="0" w:left="644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Initiate the Parameter sheet registration process with the executed operation’s operation No. as target for the Collect function.</w:t>
      </w:r>
    </w:p>
    <w:p w14:paraId="1E178EB7" w14:textId="1B2298EC" w:rsidR="002C6CDB" w:rsidRPr="00BC73CE" w:rsidRDefault="004279F9" w:rsidP="006A0BCE">
      <w:pPr>
        <w:pStyle w:val="ab"/>
        <w:widowControl/>
        <w:ind w:leftChars="0" w:left="644"/>
        <w:jc w:val="left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</w:rPr>
        <w:t xml:space="preserve">For details, please refer to “5.3 </w:t>
      </w:r>
      <w:proofErr w:type="spellStart"/>
      <w:r>
        <w:rPr>
          <w:rFonts w:asciiTheme="majorHAnsi" w:hAnsiTheme="majorHAnsi" w:cstheme="majorHAnsi"/>
        </w:rPr>
        <w:t>BackYard</w:t>
      </w:r>
      <w:proofErr w:type="spellEnd"/>
      <w:r>
        <w:rPr>
          <w:rFonts w:asciiTheme="majorHAnsi" w:hAnsiTheme="majorHAnsi" w:cstheme="majorHAnsi"/>
        </w:rPr>
        <w:t xml:space="preserve"> contents”.</w:t>
      </w:r>
    </w:p>
    <w:p w14:paraId="2BC7F845" w14:textId="4FF180E5" w:rsidR="00841C1D" w:rsidRPr="00BC73CE" w:rsidRDefault="00841C1D" w:rsidP="006A0BCE">
      <w:pPr>
        <w:pStyle w:val="ab"/>
        <w:widowControl/>
        <w:ind w:leftChars="0" w:left="644"/>
        <w:jc w:val="left"/>
        <w:rPr>
          <w:rFonts w:asciiTheme="majorHAnsi" w:hAnsiTheme="majorHAnsi" w:cstheme="majorHAnsi"/>
        </w:rPr>
      </w:pPr>
    </w:p>
    <w:p w14:paraId="38093727" w14:textId="3365672A" w:rsidR="00923380" w:rsidRPr="00BC73CE" w:rsidRDefault="00AF6E1A" w:rsidP="006A0BCE">
      <w:pPr>
        <w:pStyle w:val="ab"/>
        <w:widowControl/>
        <w:numPr>
          <w:ilvl w:val="0"/>
          <w:numId w:val="13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  <w:b/>
        </w:rPr>
        <w:lastRenderedPageBreak/>
        <w:t>Check Collection status</w:t>
      </w:r>
      <w:r w:rsidR="00923380" w:rsidRPr="00BC73CE">
        <w:rPr>
          <w:rFonts w:asciiTheme="majorHAnsi" w:hAnsiTheme="majorHAnsi" w:cstheme="majorHAnsi"/>
          <w:b/>
        </w:rPr>
        <w:br/>
      </w:r>
      <w:r w:rsidR="002F6DC0" w:rsidRPr="00BC73CE">
        <w:rPr>
          <w:rFonts w:asciiTheme="majorHAnsi" w:hAnsiTheme="majorHAnsi" w:cstheme="majorHAnsi"/>
        </w:rPr>
        <w:t>A</w:t>
      </w:r>
      <w:r w:rsidRPr="00BC73CE">
        <w:rPr>
          <w:rFonts w:asciiTheme="majorHAnsi" w:hAnsiTheme="majorHAnsi" w:cstheme="majorHAnsi"/>
        </w:rPr>
        <w:t>in the operation list screen, (Ansible-Legacy/ Ansible-Pioneer/Ansible-</w:t>
      </w:r>
      <w:proofErr w:type="spellStart"/>
      <w:r w:rsidRPr="00BC73CE">
        <w:rPr>
          <w:rFonts w:asciiTheme="majorHAnsi" w:hAnsiTheme="majorHAnsi" w:cstheme="majorHAnsi"/>
        </w:rPr>
        <w:t>LegacyRole</w:t>
      </w:r>
      <w:proofErr w:type="spellEnd"/>
      <w:r w:rsidRPr="00BC73CE">
        <w:rPr>
          <w:rFonts w:asciiTheme="majorHAnsi" w:hAnsiTheme="majorHAnsi" w:cstheme="majorHAnsi"/>
        </w:rPr>
        <w:t>), users can check the Collection status of completed operations and download the log file(s).</w:t>
      </w:r>
    </w:p>
    <w:p w14:paraId="1CA357DF" w14:textId="3C17BC41" w:rsidR="002849C6" w:rsidRPr="00BC73CE" w:rsidRDefault="004279F9" w:rsidP="006A0BCE">
      <w:pPr>
        <w:pStyle w:val="ab"/>
        <w:widowControl/>
        <w:ind w:leftChars="0" w:left="644"/>
        <w:jc w:val="left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</w:rPr>
        <w:t>For details, please refer to “5.2.1 Check Collection status”</w:t>
      </w:r>
    </w:p>
    <w:p w14:paraId="0BE76412" w14:textId="77777777" w:rsidR="00841C1D" w:rsidRPr="00BC73CE" w:rsidRDefault="00841C1D" w:rsidP="006A0BCE">
      <w:pPr>
        <w:pStyle w:val="ab"/>
        <w:widowControl/>
        <w:ind w:leftChars="0" w:left="644"/>
        <w:jc w:val="left"/>
        <w:rPr>
          <w:rFonts w:asciiTheme="majorHAnsi" w:eastAsiaTheme="majorEastAsia" w:hAnsiTheme="majorHAnsi" w:cstheme="majorHAnsi"/>
          <w:b/>
          <w:sz w:val="22"/>
        </w:rPr>
      </w:pPr>
    </w:p>
    <w:p w14:paraId="202F0B31" w14:textId="4CE0A3F5" w:rsidR="00841C1D" w:rsidRPr="00BC73CE" w:rsidRDefault="00841C1D" w:rsidP="006A0BCE">
      <w:pPr>
        <w:pStyle w:val="ab"/>
        <w:widowControl/>
        <w:ind w:leftChars="0" w:left="644"/>
        <w:jc w:val="left"/>
        <w:rPr>
          <w:rFonts w:asciiTheme="majorHAnsi" w:eastAsiaTheme="majorEastAsia" w:hAnsiTheme="majorHAnsi" w:cstheme="majorHAnsi"/>
          <w:b/>
          <w:sz w:val="22"/>
        </w:rPr>
      </w:pPr>
    </w:p>
    <w:p w14:paraId="3F783AB9" w14:textId="329A2A64" w:rsidR="00FE1A71" w:rsidRPr="00BC73CE" w:rsidRDefault="00FE1A71" w:rsidP="00AF6E1A">
      <w:pPr>
        <w:widowControl/>
        <w:jc w:val="left"/>
        <w:rPr>
          <w:rFonts w:asciiTheme="majorHAnsi" w:eastAsiaTheme="majorEastAsia" w:hAnsiTheme="majorHAnsi" w:cstheme="majorHAnsi"/>
          <w:b/>
          <w:sz w:val="22"/>
        </w:rPr>
      </w:pPr>
    </w:p>
    <w:p w14:paraId="5495AEF4" w14:textId="178CBEB6" w:rsidR="0051031D" w:rsidRPr="00BC73CE" w:rsidRDefault="00AF6E1A" w:rsidP="00AF6E1A">
      <w:pPr>
        <w:pStyle w:val="1"/>
        <w:rPr>
          <w:rFonts w:asciiTheme="majorHAnsi" w:hAnsiTheme="majorHAnsi" w:cstheme="majorHAnsi"/>
        </w:rPr>
      </w:pPr>
      <w:bookmarkStart w:id="31" w:name="_Toc93499525"/>
      <w:r w:rsidRPr="00BC73CE">
        <w:rPr>
          <w:rFonts w:asciiTheme="majorHAnsi" w:hAnsiTheme="majorHAnsi" w:cstheme="majorHAnsi"/>
        </w:rPr>
        <w:lastRenderedPageBreak/>
        <w:t>Collect function operation explanation</w:t>
      </w:r>
      <w:bookmarkEnd w:id="31"/>
    </w:p>
    <w:p w14:paraId="0D65B40A" w14:textId="711BCB75" w:rsidR="0051031D" w:rsidRPr="00BC73CE" w:rsidRDefault="00AF6E1A" w:rsidP="006A0BCE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This section explains how to operate the Collect function.</w:t>
      </w:r>
    </w:p>
    <w:p w14:paraId="11B89E9B" w14:textId="77777777" w:rsidR="0051031D" w:rsidRPr="00BC73CE" w:rsidRDefault="0051031D" w:rsidP="006A0BCE">
      <w:pPr>
        <w:widowControl/>
        <w:jc w:val="left"/>
        <w:rPr>
          <w:rFonts w:asciiTheme="majorHAnsi" w:eastAsia="ＭＳ Ｐゴシック" w:hAnsiTheme="majorHAnsi" w:cstheme="majorHAnsi"/>
          <w:b/>
          <w:sz w:val="24"/>
          <w:szCs w:val="24"/>
        </w:rPr>
      </w:pPr>
    </w:p>
    <w:bookmarkEnd w:id="24"/>
    <w:p w14:paraId="04E70FDB" w14:textId="0D949B70" w:rsidR="00640AD9" w:rsidRPr="00BC73CE" w:rsidRDefault="00AF6E1A" w:rsidP="006A0BCE">
      <w:pPr>
        <w:pStyle w:val="34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 xml:space="preserve">For details on how </w:t>
      </w:r>
      <w:r w:rsidR="00867CFA">
        <w:rPr>
          <w:rFonts w:asciiTheme="majorHAnsi" w:hAnsiTheme="majorHAnsi" w:cstheme="majorHAnsi"/>
        </w:rPr>
        <w:t>to register, please refer to “</w:t>
      </w:r>
      <w:r w:rsidR="00867CFA" w:rsidRPr="00867CFA">
        <w:rPr>
          <w:rFonts w:asciiTheme="majorHAnsi" w:hAnsiTheme="majorHAnsi" w:cstheme="majorHAnsi"/>
        </w:rPr>
        <w:t>Exastro-</w:t>
      </w:r>
      <w:proofErr w:type="spellStart"/>
      <w:r w:rsidR="00867CFA" w:rsidRPr="00867CFA">
        <w:rPr>
          <w:rFonts w:asciiTheme="majorHAnsi" w:hAnsiTheme="majorHAnsi" w:cstheme="majorHAnsi"/>
        </w:rPr>
        <w:t>ITA_User_Instruction_Manual_Basic_console</w:t>
      </w:r>
      <w:proofErr w:type="spellEnd"/>
      <w:r w:rsidR="00867CFA">
        <w:rPr>
          <w:rFonts w:asciiTheme="majorHAnsi" w:hAnsiTheme="majorHAnsi" w:cstheme="majorHAnsi"/>
        </w:rPr>
        <w:t>”</w:t>
      </w:r>
    </w:p>
    <w:p w14:paraId="2F57E9F3" w14:textId="28CDC829" w:rsidR="0051031D" w:rsidRPr="00BC73CE" w:rsidRDefault="00923380" w:rsidP="006A0BCE">
      <w:pPr>
        <w:pStyle w:val="20"/>
        <w:rPr>
          <w:rFonts w:asciiTheme="majorHAnsi" w:hAnsiTheme="majorHAnsi" w:cstheme="majorHAnsi"/>
        </w:rPr>
      </w:pPr>
      <w:bookmarkStart w:id="32" w:name="_Toc93499526"/>
      <w:r w:rsidRPr="00BC73CE">
        <w:rPr>
          <w:rFonts w:asciiTheme="majorHAnsi" w:hAnsiTheme="majorHAnsi" w:cstheme="majorHAnsi"/>
        </w:rPr>
        <w:t xml:space="preserve">Ansible </w:t>
      </w:r>
      <w:r w:rsidR="00AF6E1A" w:rsidRPr="00BC73CE">
        <w:rPr>
          <w:rFonts w:asciiTheme="majorHAnsi" w:hAnsiTheme="majorHAnsi" w:cstheme="majorHAnsi"/>
        </w:rPr>
        <w:t>Common console</w:t>
      </w:r>
      <w:bookmarkEnd w:id="32"/>
    </w:p>
    <w:p w14:paraId="5AB6DB41" w14:textId="643A0507" w:rsidR="0051031D" w:rsidRPr="00BC73CE" w:rsidRDefault="00AF6E1A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This section explains how to operate the Ansible Common console.</w:t>
      </w:r>
    </w:p>
    <w:p w14:paraId="34062D7F" w14:textId="77777777" w:rsidR="0051031D" w:rsidRPr="00BC73CE" w:rsidRDefault="0051031D" w:rsidP="006A0BCE">
      <w:pPr>
        <w:jc w:val="left"/>
        <w:rPr>
          <w:rFonts w:asciiTheme="majorHAnsi" w:hAnsiTheme="majorHAnsi" w:cstheme="majorHAnsi"/>
        </w:rPr>
      </w:pPr>
    </w:p>
    <w:p w14:paraId="6C0C35A7" w14:textId="7A37F77F" w:rsidR="003000E6" w:rsidRPr="00BC73CE" w:rsidRDefault="00AF6E1A" w:rsidP="006A0BCE">
      <w:pPr>
        <w:pStyle w:val="30"/>
        <w:jc w:val="left"/>
        <w:rPr>
          <w:rFonts w:cstheme="majorHAnsi"/>
        </w:rPr>
      </w:pPr>
      <w:bookmarkStart w:id="33" w:name="_インタフェース情報"/>
      <w:bookmarkStart w:id="34" w:name="_収集インターフェース情報"/>
      <w:bookmarkStart w:id="35" w:name="_Toc93499527"/>
      <w:bookmarkEnd w:id="33"/>
      <w:bookmarkEnd w:id="34"/>
      <w:r w:rsidRPr="00BC73CE">
        <w:rPr>
          <w:rFonts w:cstheme="majorHAnsi"/>
        </w:rPr>
        <w:t>Collection interface information</w:t>
      </w:r>
      <w:bookmarkEnd w:id="35"/>
    </w:p>
    <w:bookmarkEnd w:id="25"/>
    <w:bookmarkEnd w:id="26"/>
    <w:bookmarkEnd w:id="27"/>
    <w:bookmarkEnd w:id="28"/>
    <w:p w14:paraId="2B7343AD" w14:textId="6D6DEA03" w:rsidR="00345063" w:rsidRPr="00BC73CE" w:rsidRDefault="00AF6E1A" w:rsidP="006A0BCE">
      <w:pPr>
        <w:pStyle w:val="a0"/>
        <w:ind w:leftChars="205" w:left="850"/>
        <w:jc w:val="left"/>
        <w:rPr>
          <w:rFonts w:asciiTheme="majorHAnsi" w:hAnsiTheme="majorHAnsi" w:cstheme="majorHAnsi"/>
          <w:u w:val="single"/>
        </w:rPr>
      </w:pPr>
      <w:r w:rsidRPr="00BC73CE">
        <w:rPr>
          <w:rFonts w:asciiTheme="majorHAnsi" w:hAnsiTheme="majorHAnsi" w:cstheme="majorHAnsi"/>
        </w:rPr>
        <w:t>Since the ITA’s standard REST API is used in this menu, it is required to update the Connection interface information for RESTAPI.</w:t>
      </w:r>
    </w:p>
    <w:p w14:paraId="7FF80EFF" w14:textId="335DFC90" w:rsidR="0051031D" w:rsidRPr="00BC73CE" w:rsidRDefault="007911AC" w:rsidP="006A0BCE">
      <w:pPr>
        <w:pStyle w:val="a0"/>
        <w:numPr>
          <w:ilvl w:val="0"/>
          <w:numId w:val="0"/>
        </w:numPr>
        <w:ind w:left="709"/>
        <w:jc w:val="left"/>
        <w:rPr>
          <w:rFonts w:asciiTheme="majorHAnsi" w:hAnsiTheme="majorHAnsi" w:cstheme="majorHAnsi"/>
          <w:noProof/>
        </w:rPr>
      </w:pPr>
      <w:r w:rsidRPr="00BC73C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78FAB181" wp14:editId="77227B13">
                <wp:simplePos x="0" y="0"/>
                <wp:positionH relativeFrom="margin">
                  <wp:align>left</wp:align>
                </wp:positionH>
                <wp:positionV relativeFrom="paragraph">
                  <wp:posOffset>1628970</wp:posOffset>
                </wp:positionV>
                <wp:extent cx="646883" cy="220134"/>
                <wp:effectExtent l="19050" t="19050" r="20320" b="27940"/>
                <wp:wrapNone/>
                <wp:docPr id="119" name="正方形/長方形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883" cy="2201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1021BF" w14:textId="77777777" w:rsidR="002425F1" w:rsidRDefault="002425F1" w:rsidP="00982EA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AB181" id="正方形/長方形 119" o:spid="_x0000_s1131" style="position:absolute;left:0;text-align:left;margin-left:0;margin-top:128.25pt;width:50.95pt;height:17.35pt;z-index:2516070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" filled="f" strokecolor="#c00000" strokeweight="2.25pt">
                <v:textbox>
                  <w:txbxContent>
                    <w:p w14:paraId="071021BF" w14:textId="77777777" w:rsidR="002425F1" w:rsidRDefault="002425F1" w:rsidP="00982EAC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04991" behindDoc="0" locked="0" layoutInCell="1" allowOverlap="1" wp14:anchorId="5DB24402" wp14:editId="423DA36A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6119495" cy="2912110"/>
            <wp:effectExtent l="0" t="0" r="0" b="2540"/>
            <wp:wrapTopAndBottom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4EDB" w:rsidRPr="00BC73CE">
        <w:rPr>
          <w:rFonts w:asciiTheme="majorHAnsi" w:hAnsiTheme="majorHAnsi" w:cstheme="majorHAnsi"/>
          <w:noProof/>
        </w:rPr>
        <w:t xml:space="preserve"> </w:t>
      </w:r>
    </w:p>
    <w:p w14:paraId="00CC5CF2" w14:textId="3E252DE2" w:rsidR="00CE36F9" w:rsidRPr="00BC73CE" w:rsidRDefault="00CE36F9" w:rsidP="00A166A2">
      <w:pPr>
        <w:pStyle w:val="a0"/>
        <w:numPr>
          <w:ilvl w:val="0"/>
          <w:numId w:val="0"/>
        </w:numPr>
        <w:ind w:left="709"/>
        <w:jc w:val="center"/>
        <w:rPr>
          <w:rFonts w:asciiTheme="majorHAnsi" w:hAnsiTheme="majorHAnsi" w:cstheme="majorHAnsi"/>
          <w:u w:val="single"/>
        </w:rPr>
      </w:pPr>
    </w:p>
    <w:p w14:paraId="25F5B9A5" w14:textId="38F2E0CE" w:rsidR="00E84364" w:rsidRPr="00BC73CE" w:rsidRDefault="00AF6E1A" w:rsidP="00401284">
      <w:pPr>
        <w:jc w:val="center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Figure</w:t>
      </w:r>
      <w:r w:rsidR="00E84364" w:rsidRPr="00BC73CE">
        <w:rPr>
          <w:rFonts w:asciiTheme="majorHAnsi" w:hAnsiTheme="majorHAnsi" w:cstheme="majorHAnsi"/>
          <w:b/>
        </w:rPr>
        <w:t xml:space="preserve"> </w:t>
      </w:r>
      <w:r w:rsidR="00E84364" w:rsidRPr="00BC73CE">
        <w:rPr>
          <w:rFonts w:asciiTheme="majorHAnsi" w:hAnsiTheme="majorHAnsi" w:cstheme="majorHAnsi"/>
          <w:b/>
        </w:rPr>
        <w:fldChar w:fldCharType="begin"/>
      </w:r>
      <w:r w:rsidR="00E84364" w:rsidRPr="00BC73CE">
        <w:rPr>
          <w:rFonts w:asciiTheme="majorHAnsi" w:hAnsiTheme="majorHAnsi" w:cstheme="majorHAnsi"/>
          <w:b/>
        </w:rPr>
        <w:instrText xml:space="preserve"> STYLEREF 2 \s </w:instrText>
      </w:r>
      <w:r w:rsidR="00E84364" w:rsidRPr="00BC73CE">
        <w:rPr>
          <w:rFonts w:asciiTheme="majorHAnsi" w:hAnsiTheme="majorHAnsi" w:cstheme="majorHAnsi"/>
          <w:b/>
        </w:rPr>
        <w:fldChar w:fldCharType="separate"/>
      </w:r>
      <w:r w:rsidR="002425F1">
        <w:rPr>
          <w:rFonts w:asciiTheme="majorHAnsi" w:hAnsiTheme="majorHAnsi" w:cstheme="majorHAnsi"/>
          <w:b/>
          <w:noProof/>
        </w:rPr>
        <w:t>5.1</w:t>
      </w:r>
      <w:r w:rsidR="00E84364" w:rsidRPr="00BC73CE">
        <w:rPr>
          <w:rFonts w:asciiTheme="majorHAnsi" w:hAnsiTheme="majorHAnsi" w:cstheme="majorHAnsi"/>
          <w:b/>
        </w:rPr>
        <w:fldChar w:fldCharType="end"/>
      </w:r>
      <w:r w:rsidR="00E84364" w:rsidRPr="00BC73CE">
        <w:rPr>
          <w:rFonts w:asciiTheme="majorHAnsi" w:hAnsiTheme="majorHAnsi" w:cstheme="majorHAnsi"/>
          <w:b/>
        </w:rPr>
        <w:noBreakHyphen/>
      </w:r>
      <w:r w:rsidR="00E84364" w:rsidRPr="00BC73CE">
        <w:rPr>
          <w:rFonts w:asciiTheme="majorHAnsi" w:hAnsiTheme="majorHAnsi" w:cstheme="majorHAnsi"/>
          <w:b/>
        </w:rPr>
        <w:fldChar w:fldCharType="begin"/>
      </w:r>
      <w:r w:rsidR="00E84364" w:rsidRPr="00BC73CE">
        <w:rPr>
          <w:rFonts w:asciiTheme="majorHAnsi" w:hAnsiTheme="majorHAnsi" w:cstheme="majorHAnsi"/>
          <w:b/>
        </w:rPr>
        <w:instrText xml:space="preserve"> SEQ </w:instrText>
      </w:r>
      <w:r w:rsidR="00E84364" w:rsidRPr="00BC73CE">
        <w:rPr>
          <w:rFonts w:asciiTheme="majorHAnsi" w:hAnsiTheme="majorHAnsi" w:cstheme="majorHAnsi"/>
          <w:b/>
        </w:rPr>
        <w:instrText>図</w:instrText>
      </w:r>
      <w:r w:rsidR="00E84364" w:rsidRPr="00BC73CE">
        <w:rPr>
          <w:rFonts w:asciiTheme="majorHAnsi" w:hAnsiTheme="majorHAnsi" w:cstheme="majorHAnsi"/>
          <w:b/>
        </w:rPr>
        <w:instrText xml:space="preserve"> \* ARABIC \s 2 </w:instrText>
      </w:r>
      <w:r w:rsidR="00E84364" w:rsidRPr="00BC73CE">
        <w:rPr>
          <w:rFonts w:asciiTheme="majorHAnsi" w:hAnsiTheme="majorHAnsi" w:cstheme="majorHAnsi"/>
          <w:b/>
        </w:rPr>
        <w:fldChar w:fldCharType="separate"/>
      </w:r>
      <w:r w:rsidR="002425F1">
        <w:rPr>
          <w:rFonts w:asciiTheme="majorHAnsi" w:hAnsiTheme="majorHAnsi" w:cstheme="majorHAnsi"/>
          <w:b/>
          <w:noProof/>
        </w:rPr>
        <w:t>1</w:t>
      </w:r>
      <w:r w:rsidR="00E84364" w:rsidRPr="00BC73CE">
        <w:rPr>
          <w:rFonts w:asciiTheme="majorHAnsi" w:hAnsiTheme="majorHAnsi" w:cstheme="majorHAnsi"/>
          <w:b/>
        </w:rPr>
        <w:fldChar w:fldCharType="end"/>
      </w:r>
      <w:r w:rsidRPr="00BC73CE">
        <w:rPr>
          <w:rFonts w:asciiTheme="majorHAnsi" w:hAnsiTheme="majorHAnsi" w:cstheme="majorHAnsi"/>
          <w:b/>
        </w:rPr>
        <w:t xml:space="preserve"> Submenu screen</w:t>
      </w:r>
      <w:r w:rsidR="00E84364" w:rsidRPr="00BC73CE">
        <w:rPr>
          <w:rFonts w:asciiTheme="majorHAnsi" w:hAnsiTheme="majorHAnsi" w:cstheme="majorHAnsi"/>
          <w:b/>
        </w:rPr>
        <w:t>（</w:t>
      </w:r>
      <w:r w:rsidRPr="00BC73CE">
        <w:rPr>
          <w:rFonts w:asciiTheme="majorHAnsi" w:hAnsiTheme="majorHAnsi" w:cstheme="majorHAnsi"/>
          <w:b/>
        </w:rPr>
        <w:t>Collection interface information</w:t>
      </w:r>
      <w:r w:rsidR="00E84364" w:rsidRPr="00BC73CE">
        <w:rPr>
          <w:rFonts w:asciiTheme="majorHAnsi" w:hAnsiTheme="majorHAnsi" w:cstheme="majorHAnsi"/>
          <w:b/>
        </w:rPr>
        <w:t>）</w:t>
      </w:r>
    </w:p>
    <w:p w14:paraId="5EDFA809" w14:textId="77777777" w:rsidR="00E84364" w:rsidRPr="00BC73CE" w:rsidRDefault="00E84364" w:rsidP="006A0BCE">
      <w:pPr>
        <w:jc w:val="left"/>
        <w:rPr>
          <w:rFonts w:asciiTheme="majorHAnsi" w:hAnsiTheme="majorHAnsi" w:cstheme="majorHAnsi"/>
          <w:b/>
        </w:rPr>
      </w:pPr>
    </w:p>
    <w:p w14:paraId="453E4AD8" w14:textId="470C9F4D" w:rsidR="00E84364" w:rsidRPr="00BC73CE" w:rsidRDefault="00AF6E1A" w:rsidP="006A0BCE">
      <w:pPr>
        <w:pStyle w:val="a0"/>
        <w:ind w:leftChars="205" w:left="85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Register Collection interface information with the “List”-“Update” button.</w:t>
      </w:r>
    </w:p>
    <w:p w14:paraId="30894A7E" w14:textId="0E96041D" w:rsidR="00CE36F9" w:rsidRPr="00BC73CE" w:rsidRDefault="00A166A2" w:rsidP="006A0BCE">
      <w:pPr>
        <w:pStyle w:val="a0"/>
        <w:numPr>
          <w:ilvl w:val="0"/>
          <w:numId w:val="0"/>
        </w:numPr>
        <w:ind w:left="709"/>
        <w:jc w:val="left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C28863B" wp14:editId="3D1FEB4C">
            <wp:extent cx="5173133" cy="727075"/>
            <wp:effectExtent l="0" t="0" r="889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6392" cy="72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7EE6" w14:textId="5EB2E767" w:rsidR="00E84364" w:rsidRPr="00BC73CE" w:rsidRDefault="00AF6E1A" w:rsidP="006A0BCE">
      <w:pPr>
        <w:pStyle w:val="af4"/>
        <w:jc w:val="center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Figure</w:t>
      </w:r>
      <w:r w:rsidR="00E84364" w:rsidRPr="00BC73CE">
        <w:rPr>
          <w:rFonts w:asciiTheme="majorHAnsi" w:hAnsiTheme="majorHAnsi" w:cstheme="majorHAnsi"/>
        </w:rPr>
        <w:t xml:space="preserve"> </w:t>
      </w:r>
      <w:r w:rsidR="00E84364" w:rsidRPr="00BC73CE">
        <w:rPr>
          <w:rFonts w:asciiTheme="majorHAnsi" w:hAnsiTheme="majorHAnsi" w:cstheme="majorHAnsi"/>
        </w:rPr>
        <w:fldChar w:fldCharType="begin"/>
      </w:r>
      <w:r w:rsidR="00E84364" w:rsidRPr="00BC73CE">
        <w:rPr>
          <w:rFonts w:asciiTheme="majorHAnsi" w:hAnsiTheme="majorHAnsi" w:cstheme="majorHAnsi"/>
        </w:rPr>
        <w:instrText xml:space="preserve"> STYLEREF 2 \s </w:instrText>
      </w:r>
      <w:r w:rsidR="00E84364" w:rsidRPr="00BC73CE">
        <w:rPr>
          <w:rFonts w:asciiTheme="majorHAnsi" w:hAnsiTheme="majorHAnsi" w:cstheme="majorHAnsi"/>
        </w:rPr>
        <w:fldChar w:fldCharType="separate"/>
      </w:r>
      <w:r w:rsidR="002425F1">
        <w:rPr>
          <w:rFonts w:asciiTheme="majorHAnsi" w:hAnsiTheme="majorHAnsi" w:cstheme="majorHAnsi"/>
          <w:noProof/>
        </w:rPr>
        <w:t>5.1</w:t>
      </w:r>
      <w:r w:rsidR="00E84364" w:rsidRPr="00BC73CE">
        <w:rPr>
          <w:rFonts w:asciiTheme="majorHAnsi" w:hAnsiTheme="majorHAnsi" w:cstheme="majorHAnsi"/>
        </w:rPr>
        <w:fldChar w:fldCharType="end"/>
      </w:r>
      <w:r w:rsidR="00E84364" w:rsidRPr="00BC73CE">
        <w:rPr>
          <w:rFonts w:asciiTheme="majorHAnsi" w:hAnsiTheme="majorHAnsi" w:cstheme="majorHAnsi"/>
        </w:rPr>
        <w:noBreakHyphen/>
      </w:r>
      <w:r w:rsidR="00E84364" w:rsidRPr="00BC73CE">
        <w:rPr>
          <w:rFonts w:asciiTheme="majorHAnsi" w:hAnsiTheme="majorHAnsi" w:cstheme="majorHAnsi"/>
        </w:rPr>
        <w:fldChar w:fldCharType="begin"/>
      </w:r>
      <w:r w:rsidR="00E84364" w:rsidRPr="00BC73CE">
        <w:rPr>
          <w:rFonts w:asciiTheme="majorHAnsi" w:hAnsiTheme="majorHAnsi" w:cstheme="majorHAnsi"/>
        </w:rPr>
        <w:instrText xml:space="preserve"> SEQ </w:instrText>
      </w:r>
      <w:r w:rsidR="00E84364" w:rsidRPr="00BC73CE">
        <w:rPr>
          <w:rFonts w:asciiTheme="majorHAnsi" w:hAnsiTheme="majorHAnsi" w:cstheme="majorHAnsi"/>
        </w:rPr>
        <w:instrText>図</w:instrText>
      </w:r>
      <w:r w:rsidR="00E84364" w:rsidRPr="00BC73CE">
        <w:rPr>
          <w:rFonts w:asciiTheme="majorHAnsi" w:hAnsiTheme="majorHAnsi" w:cstheme="majorHAnsi"/>
        </w:rPr>
        <w:instrText xml:space="preserve"> \* ARABIC \s 2 </w:instrText>
      </w:r>
      <w:r w:rsidR="00E84364" w:rsidRPr="00BC73CE">
        <w:rPr>
          <w:rFonts w:asciiTheme="majorHAnsi" w:hAnsiTheme="majorHAnsi" w:cstheme="majorHAnsi"/>
        </w:rPr>
        <w:fldChar w:fldCharType="separate"/>
      </w:r>
      <w:r w:rsidR="002425F1">
        <w:rPr>
          <w:rFonts w:asciiTheme="majorHAnsi" w:hAnsiTheme="majorHAnsi" w:cstheme="majorHAnsi"/>
          <w:noProof/>
        </w:rPr>
        <w:t>2</w:t>
      </w:r>
      <w:r w:rsidR="00E84364" w:rsidRPr="00BC73CE">
        <w:rPr>
          <w:rFonts w:asciiTheme="majorHAnsi" w:hAnsiTheme="majorHAnsi" w:cstheme="majorHAnsi"/>
        </w:rPr>
        <w:fldChar w:fldCharType="end"/>
      </w:r>
      <w:r w:rsidR="00E84364" w:rsidRPr="00BC73CE">
        <w:rPr>
          <w:rFonts w:asciiTheme="majorHAnsi" w:hAnsiTheme="majorHAnsi" w:cstheme="majorHAnsi"/>
        </w:rPr>
        <w:t xml:space="preserve"> </w:t>
      </w:r>
      <w:r w:rsidRPr="00BC73CE">
        <w:rPr>
          <w:rFonts w:asciiTheme="majorHAnsi" w:hAnsiTheme="majorHAnsi" w:cstheme="majorHAnsi"/>
        </w:rPr>
        <w:t>Update screen</w:t>
      </w:r>
      <w:r w:rsidR="00E84364" w:rsidRPr="00BC73CE">
        <w:rPr>
          <w:rFonts w:asciiTheme="majorHAnsi" w:hAnsiTheme="majorHAnsi" w:cstheme="majorHAnsi"/>
        </w:rPr>
        <w:t>（</w:t>
      </w:r>
      <w:r w:rsidRPr="00BC73CE">
        <w:rPr>
          <w:rFonts w:asciiTheme="majorHAnsi" w:hAnsiTheme="majorHAnsi" w:cstheme="majorHAnsi"/>
        </w:rPr>
        <w:t>Collection interface information</w:t>
      </w:r>
      <w:r w:rsidR="00E84364" w:rsidRPr="00BC73CE">
        <w:rPr>
          <w:rFonts w:asciiTheme="majorHAnsi" w:hAnsiTheme="majorHAnsi" w:cstheme="majorHAnsi"/>
        </w:rPr>
        <w:t>）</w:t>
      </w:r>
    </w:p>
    <w:p w14:paraId="0B400DBC" w14:textId="77777777" w:rsidR="00E84364" w:rsidRPr="00BC73CE" w:rsidRDefault="00E84364" w:rsidP="006A0BCE">
      <w:pPr>
        <w:jc w:val="left"/>
        <w:rPr>
          <w:rFonts w:asciiTheme="majorHAnsi" w:hAnsiTheme="majorHAnsi" w:cstheme="majorHAnsi"/>
        </w:rPr>
      </w:pPr>
    </w:p>
    <w:p w14:paraId="335B970D" w14:textId="76A29FA8" w:rsidR="00723E19" w:rsidRPr="00BC73CE" w:rsidRDefault="00CE36F9" w:rsidP="006A0BCE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br/>
      </w:r>
    </w:p>
    <w:p w14:paraId="595BA46D" w14:textId="625A5156" w:rsidR="00CF582E" w:rsidRPr="00BC73CE" w:rsidRDefault="00AF6E1A" w:rsidP="006A0BCE">
      <w:pPr>
        <w:pStyle w:val="a0"/>
        <w:ind w:leftChars="205" w:left="85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item list for the Collection interface information is shown below.</w:t>
      </w:r>
      <w:r w:rsidR="003D76E0" w:rsidRPr="00BC73CE">
        <w:rPr>
          <w:rFonts w:asciiTheme="majorHAnsi" w:hAnsiTheme="majorHAnsi" w:cstheme="majorHAnsi"/>
        </w:rPr>
        <w:br/>
      </w:r>
      <w:r w:rsidRPr="00BC73CE">
        <w:rPr>
          <w:rFonts w:asciiTheme="majorHAnsi" w:hAnsiTheme="majorHAnsi" w:cstheme="majorHAnsi"/>
        </w:rPr>
        <w:t xml:space="preserve">If the operation was executed with no Collection interface information registered or with multiple records registered, the Collect function will not register any information to the </w:t>
      </w:r>
      <w:r w:rsidRPr="00BC73CE">
        <w:rPr>
          <w:rFonts w:asciiTheme="majorHAnsi" w:hAnsiTheme="majorHAnsi" w:cstheme="majorHAnsi"/>
        </w:rPr>
        <w:lastRenderedPageBreak/>
        <w:t>Parameter sheet.</w:t>
      </w:r>
    </w:p>
    <w:p w14:paraId="72BBFCF9" w14:textId="77777777" w:rsidR="00AF6E1A" w:rsidRPr="00BC73CE" w:rsidRDefault="00AF6E1A" w:rsidP="00AF6E1A">
      <w:pPr>
        <w:pStyle w:val="a0"/>
        <w:numPr>
          <w:ilvl w:val="0"/>
          <w:numId w:val="0"/>
        </w:numPr>
        <w:jc w:val="left"/>
        <w:rPr>
          <w:rFonts w:asciiTheme="majorHAnsi" w:hAnsiTheme="majorHAnsi" w:cstheme="majorHAnsi"/>
        </w:rPr>
      </w:pPr>
    </w:p>
    <w:p w14:paraId="64E3501A" w14:textId="77777777" w:rsidR="00A13B7F" w:rsidRPr="00BC73CE" w:rsidRDefault="00A13B7F" w:rsidP="006A0BCE">
      <w:pPr>
        <w:jc w:val="left"/>
        <w:rPr>
          <w:rFonts w:asciiTheme="majorHAnsi" w:hAnsiTheme="majorHAnsi" w:cstheme="majorHAnsi"/>
        </w:rPr>
      </w:pPr>
    </w:p>
    <w:p w14:paraId="4DA8B2CE" w14:textId="73CD44C0" w:rsidR="00E84364" w:rsidRPr="00BC73CE" w:rsidRDefault="00AF6E1A" w:rsidP="006A0BCE">
      <w:pPr>
        <w:jc w:val="center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Table</w:t>
      </w:r>
      <w:r w:rsidR="00E84364" w:rsidRPr="00BC73CE">
        <w:rPr>
          <w:rFonts w:asciiTheme="majorHAnsi" w:hAnsiTheme="majorHAnsi" w:cstheme="majorHAnsi"/>
          <w:b/>
        </w:rPr>
        <w:t xml:space="preserve"> </w:t>
      </w:r>
      <w:r w:rsidR="008D4D1B" w:rsidRPr="00BC73CE">
        <w:rPr>
          <w:rFonts w:asciiTheme="majorHAnsi" w:hAnsiTheme="majorHAnsi" w:cstheme="majorHAnsi"/>
          <w:b/>
        </w:rPr>
        <w:fldChar w:fldCharType="begin"/>
      </w:r>
      <w:r w:rsidR="008D4D1B" w:rsidRPr="00BC73CE">
        <w:rPr>
          <w:rFonts w:asciiTheme="majorHAnsi" w:hAnsiTheme="majorHAnsi" w:cstheme="majorHAnsi"/>
          <w:b/>
        </w:rPr>
        <w:instrText xml:space="preserve"> STYLEREF 2 \s </w:instrText>
      </w:r>
      <w:r w:rsidR="008D4D1B" w:rsidRPr="00BC73CE">
        <w:rPr>
          <w:rFonts w:asciiTheme="majorHAnsi" w:hAnsiTheme="majorHAnsi" w:cstheme="majorHAnsi"/>
          <w:b/>
        </w:rPr>
        <w:fldChar w:fldCharType="separate"/>
      </w:r>
      <w:r w:rsidR="002425F1">
        <w:rPr>
          <w:rFonts w:asciiTheme="majorHAnsi" w:hAnsiTheme="majorHAnsi" w:cstheme="majorHAnsi"/>
          <w:b/>
          <w:noProof/>
        </w:rPr>
        <w:t>5.1</w:t>
      </w:r>
      <w:r w:rsidR="008D4D1B" w:rsidRPr="00BC73CE">
        <w:rPr>
          <w:rFonts w:asciiTheme="majorHAnsi" w:hAnsiTheme="majorHAnsi" w:cstheme="majorHAnsi"/>
          <w:b/>
        </w:rPr>
        <w:fldChar w:fldCharType="end"/>
      </w:r>
      <w:r w:rsidR="008D4D1B" w:rsidRPr="00BC73CE">
        <w:rPr>
          <w:rFonts w:asciiTheme="majorHAnsi" w:hAnsiTheme="majorHAnsi" w:cstheme="majorHAnsi"/>
          <w:b/>
        </w:rPr>
        <w:noBreakHyphen/>
      </w:r>
      <w:r w:rsidR="00DF17A3" w:rsidRPr="00BC73CE">
        <w:rPr>
          <w:rFonts w:asciiTheme="majorHAnsi" w:hAnsiTheme="majorHAnsi" w:cstheme="majorHAnsi"/>
          <w:b/>
        </w:rPr>
        <w:t>1</w:t>
      </w:r>
      <w:r w:rsidR="00E84364" w:rsidRPr="00BC73CE">
        <w:rPr>
          <w:rFonts w:asciiTheme="majorHAnsi" w:hAnsiTheme="majorHAnsi" w:cstheme="majorHAnsi"/>
          <w:b/>
        </w:rPr>
        <w:t xml:space="preserve">　</w:t>
      </w:r>
      <w:r w:rsidRPr="00BC73CE">
        <w:rPr>
          <w:rFonts w:asciiTheme="majorHAnsi" w:hAnsiTheme="majorHAnsi" w:cstheme="majorHAnsi"/>
          <w:b/>
        </w:rPr>
        <w:t xml:space="preserve">Registration screen, Item list </w:t>
      </w:r>
      <w:r w:rsidR="00E84364" w:rsidRPr="00BC73CE">
        <w:rPr>
          <w:rFonts w:asciiTheme="majorHAnsi" w:hAnsiTheme="majorHAnsi" w:cstheme="majorHAnsi"/>
          <w:b/>
        </w:rPr>
        <w:t>（</w:t>
      </w:r>
      <w:r w:rsidRPr="00BC73CE">
        <w:rPr>
          <w:rFonts w:asciiTheme="majorHAnsi" w:hAnsiTheme="majorHAnsi" w:cstheme="majorHAnsi"/>
          <w:b/>
        </w:rPr>
        <w:t>Interface information</w:t>
      </w:r>
      <w:r w:rsidR="00E84364" w:rsidRPr="00BC73CE">
        <w:rPr>
          <w:rFonts w:asciiTheme="majorHAnsi" w:hAnsiTheme="majorHAnsi" w:cstheme="majorHAnsi"/>
          <w:b/>
        </w:rPr>
        <w:t>）</w:t>
      </w:r>
    </w:p>
    <w:tbl>
      <w:tblPr>
        <w:tblStyle w:val="ad"/>
        <w:tblW w:w="9889" w:type="dxa"/>
        <w:tblLayout w:type="fixed"/>
        <w:tblLook w:val="04A0" w:firstRow="1" w:lastRow="0" w:firstColumn="1" w:lastColumn="0" w:noHBand="0" w:noVBand="1"/>
      </w:tblPr>
      <w:tblGrid>
        <w:gridCol w:w="1980"/>
        <w:gridCol w:w="3827"/>
        <w:gridCol w:w="1105"/>
        <w:gridCol w:w="1447"/>
        <w:gridCol w:w="1530"/>
      </w:tblGrid>
      <w:tr w:rsidR="00E84364" w:rsidRPr="00BC73CE" w14:paraId="192BE6E9" w14:textId="77777777" w:rsidTr="00AF6E1A">
        <w:trPr>
          <w:tblHeader/>
        </w:trPr>
        <w:tc>
          <w:tcPr>
            <w:tcW w:w="1980" w:type="dxa"/>
            <w:shd w:val="clear" w:color="auto" w:fill="002B62"/>
          </w:tcPr>
          <w:p w14:paraId="5BE058DC" w14:textId="25A98A7F" w:rsidR="00E84364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3827" w:type="dxa"/>
            <w:shd w:val="clear" w:color="auto" w:fill="002B62"/>
          </w:tcPr>
          <w:p w14:paraId="48BDC976" w14:textId="0AB3FF13" w:rsidR="00E84364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1105" w:type="dxa"/>
            <w:shd w:val="clear" w:color="auto" w:fill="002B62"/>
          </w:tcPr>
          <w:p w14:paraId="2F30466B" w14:textId="38173F1E" w:rsidR="00E84364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1447" w:type="dxa"/>
            <w:shd w:val="clear" w:color="auto" w:fill="002B62"/>
          </w:tcPr>
          <w:p w14:paraId="6A0A4398" w14:textId="20A65A99" w:rsidR="00E84364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method</w:t>
            </w:r>
          </w:p>
        </w:tc>
        <w:tc>
          <w:tcPr>
            <w:tcW w:w="1530" w:type="dxa"/>
            <w:shd w:val="clear" w:color="auto" w:fill="002B62"/>
          </w:tcPr>
          <w:p w14:paraId="26D01E6C" w14:textId="4018B196" w:rsidR="00E84364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Constraints</w:t>
            </w:r>
          </w:p>
        </w:tc>
      </w:tr>
      <w:tr w:rsidR="00E77474" w:rsidRPr="00BC73CE" w14:paraId="2FC1B70B" w14:textId="77777777" w:rsidTr="00AF6E1A">
        <w:trPr>
          <w:tblHeader/>
        </w:trPr>
        <w:tc>
          <w:tcPr>
            <w:tcW w:w="1980" w:type="dxa"/>
            <w:shd w:val="clear" w:color="auto" w:fill="002B62"/>
          </w:tcPr>
          <w:p w14:paraId="539C0C8F" w14:textId="77777777" w:rsidR="00E77474" w:rsidRPr="00BC73CE" w:rsidRDefault="00E77474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  <w:tc>
          <w:tcPr>
            <w:tcW w:w="3827" w:type="dxa"/>
            <w:shd w:val="clear" w:color="auto" w:fill="002B62"/>
          </w:tcPr>
          <w:p w14:paraId="249AB2B3" w14:textId="77777777" w:rsidR="00E77474" w:rsidRPr="00BC73CE" w:rsidRDefault="00E77474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  <w:tc>
          <w:tcPr>
            <w:tcW w:w="1105" w:type="dxa"/>
            <w:shd w:val="clear" w:color="auto" w:fill="002B62"/>
          </w:tcPr>
          <w:p w14:paraId="5DC65451" w14:textId="77777777" w:rsidR="00E77474" w:rsidRPr="00BC73CE" w:rsidRDefault="00E77474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  <w:tc>
          <w:tcPr>
            <w:tcW w:w="1447" w:type="dxa"/>
            <w:shd w:val="clear" w:color="auto" w:fill="002B62"/>
          </w:tcPr>
          <w:p w14:paraId="1C9D98B8" w14:textId="77777777" w:rsidR="00E77474" w:rsidRPr="00BC73CE" w:rsidRDefault="00E77474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  <w:tc>
          <w:tcPr>
            <w:tcW w:w="1530" w:type="dxa"/>
            <w:shd w:val="clear" w:color="auto" w:fill="002B62"/>
          </w:tcPr>
          <w:p w14:paraId="64F896E5" w14:textId="77777777" w:rsidR="00E77474" w:rsidRPr="00BC73CE" w:rsidRDefault="00E77474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</w:tr>
      <w:tr w:rsidR="00E77474" w:rsidRPr="00BC73CE" w14:paraId="4BB89C53" w14:textId="77777777" w:rsidTr="00AF6E1A">
        <w:tc>
          <w:tcPr>
            <w:tcW w:w="1980" w:type="dxa"/>
          </w:tcPr>
          <w:p w14:paraId="53F8EF3E" w14:textId="383BC36E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Host name</w:t>
            </w:r>
          </w:p>
        </w:tc>
        <w:tc>
          <w:tcPr>
            <w:tcW w:w="3827" w:type="dxa"/>
          </w:tcPr>
          <w:p w14:paraId="02511AD5" w14:textId="68263DC7" w:rsidR="00776054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Input host name</w:t>
            </w:r>
          </w:p>
          <w:p w14:paraId="0FFEF39F" w14:textId="7C38F3E3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Initial value</w:t>
            </w:r>
            <w:r w:rsidR="001E0652" w:rsidRPr="00BC73CE">
              <w:rPr>
                <w:rFonts w:asciiTheme="majorHAnsi" w:hAnsiTheme="majorHAnsi" w:cstheme="majorHAnsi"/>
              </w:rPr>
              <w:t>：</w:t>
            </w:r>
            <w:r w:rsidR="001E0652" w:rsidRPr="00BC73CE">
              <w:rPr>
                <w:rFonts w:asciiTheme="majorHAnsi" w:hAnsiTheme="majorHAnsi" w:cstheme="majorHAnsi"/>
              </w:rPr>
              <w:t>localhost</w:t>
            </w:r>
          </w:p>
        </w:tc>
        <w:tc>
          <w:tcPr>
            <w:tcW w:w="1105" w:type="dxa"/>
          </w:tcPr>
          <w:p w14:paraId="42D4C2EC" w14:textId="45DF2354" w:rsidR="00E77474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〇</w:t>
            </w:r>
          </w:p>
        </w:tc>
        <w:tc>
          <w:tcPr>
            <w:tcW w:w="1447" w:type="dxa"/>
          </w:tcPr>
          <w:p w14:paraId="7746BF5B" w14:textId="280D8E8F" w:rsidR="00E77474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Manual input</w:t>
            </w:r>
          </w:p>
        </w:tc>
        <w:tc>
          <w:tcPr>
            <w:tcW w:w="1530" w:type="dxa"/>
          </w:tcPr>
          <w:p w14:paraId="70280E47" w14:textId="77777777" w:rsidR="00E77474" w:rsidRPr="00BC73CE" w:rsidRDefault="00E77474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362E55" w:rsidRPr="00BC73CE" w14:paraId="3082929F" w14:textId="77777777" w:rsidTr="00AF6E1A">
        <w:tc>
          <w:tcPr>
            <w:tcW w:w="1980" w:type="dxa"/>
          </w:tcPr>
          <w:p w14:paraId="6A54A46E" w14:textId="39D12AF7" w:rsidR="00362E55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IP</w:t>
            </w:r>
          </w:p>
        </w:tc>
        <w:tc>
          <w:tcPr>
            <w:tcW w:w="3827" w:type="dxa"/>
          </w:tcPr>
          <w:p w14:paraId="410BDCFB" w14:textId="4D41BB92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Input IP Address</w:t>
            </w:r>
          </w:p>
          <w:p w14:paraId="4C34FBC8" w14:textId="3ADB2149" w:rsidR="00362E55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Initial value</w:t>
            </w:r>
            <w:r w:rsidR="001E0652" w:rsidRPr="00BC73CE">
              <w:rPr>
                <w:rFonts w:asciiTheme="majorHAnsi" w:hAnsiTheme="majorHAnsi" w:cstheme="majorHAnsi"/>
              </w:rPr>
              <w:t>：</w:t>
            </w:r>
            <w:r w:rsidR="001E0652" w:rsidRPr="00BC73CE">
              <w:rPr>
                <w:rFonts w:asciiTheme="majorHAnsi" w:hAnsiTheme="majorHAnsi" w:cstheme="majorHAnsi"/>
              </w:rPr>
              <w:t>127.0.0.1</w:t>
            </w:r>
          </w:p>
        </w:tc>
        <w:tc>
          <w:tcPr>
            <w:tcW w:w="1105" w:type="dxa"/>
          </w:tcPr>
          <w:p w14:paraId="27AC101C" w14:textId="5A480261" w:rsidR="00362E55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〇</w:t>
            </w:r>
          </w:p>
        </w:tc>
        <w:tc>
          <w:tcPr>
            <w:tcW w:w="1447" w:type="dxa"/>
          </w:tcPr>
          <w:p w14:paraId="0EF2BD98" w14:textId="4694D513" w:rsidR="00362E55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Manual input</w:t>
            </w:r>
          </w:p>
        </w:tc>
        <w:tc>
          <w:tcPr>
            <w:tcW w:w="1530" w:type="dxa"/>
          </w:tcPr>
          <w:p w14:paraId="11602545" w14:textId="67665F84" w:rsidR="00362E55" w:rsidRPr="00BC73CE" w:rsidRDefault="00362E55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F74A54" w:rsidRPr="00BC73CE" w14:paraId="63277E7B" w14:textId="77777777" w:rsidTr="00AF6E1A">
        <w:tc>
          <w:tcPr>
            <w:tcW w:w="1980" w:type="dxa"/>
          </w:tcPr>
          <w:p w14:paraId="16750201" w14:textId="27D595C3" w:rsidR="00F74A54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  <w:t>REST</w:t>
            </w:r>
            <w:r w:rsidR="00AF6E1A" w:rsidRPr="00BC73CE"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  <w:t xml:space="preserve"> user</w:t>
            </w:r>
          </w:p>
        </w:tc>
        <w:tc>
          <w:tcPr>
            <w:tcW w:w="3827" w:type="dxa"/>
          </w:tcPr>
          <w:p w14:paraId="21DA99FC" w14:textId="0A8C091B" w:rsidR="00F74A54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Input ITA user login ID</w:t>
            </w:r>
          </w:p>
        </w:tc>
        <w:tc>
          <w:tcPr>
            <w:tcW w:w="1105" w:type="dxa"/>
          </w:tcPr>
          <w:p w14:paraId="5A52262C" w14:textId="77777777" w:rsidR="00F74A54" w:rsidRPr="00BC73CE" w:rsidRDefault="00F74A54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</w:p>
        </w:tc>
        <w:tc>
          <w:tcPr>
            <w:tcW w:w="1447" w:type="dxa"/>
          </w:tcPr>
          <w:p w14:paraId="1C8F46B8" w14:textId="4847DE7F" w:rsidR="00F74A54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Manual input</w:t>
            </w:r>
          </w:p>
        </w:tc>
        <w:tc>
          <w:tcPr>
            <w:tcW w:w="1530" w:type="dxa"/>
          </w:tcPr>
          <w:p w14:paraId="3F98C76D" w14:textId="743B0CB7" w:rsidR="00F74A54" w:rsidRPr="00BC73CE" w:rsidRDefault="00AD2B06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="ＭＳ ゴシック" w:eastAsia="ＭＳ ゴシック" w:hAnsi="ＭＳ ゴシック" w:cs="ＭＳ ゴシック" w:hint="eastAsia"/>
              </w:rPr>
              <w:t>※</w:t>
            </w:r>
            <w:r w:rsidR="007F5F00" w:rsidRPr="00BC73CE">
              <w:rPr>
                <w:rFonts w:asciiTheme="majorHAnsi" w:hAnsiTheme="majorHAnsi" w:cstheme="majorHAnsi"/>
              </w:rPr>
              <w:t>1</w:t>
            </w:r>
          </w:p>
        </w:tc>
      </w:tr>
      <w:tr w:rsidR="00F74A54" w:rsidRPr="00BC73CE" w14:paraId="5D513807" w14:textId="77777777" w:rsidTr="00AF6E1A">
        <w:tc>
          <w:tcPr>
            <w:tcW w:w="1980" w:type="dxa"/>
          </w:tcPr>
          <w:p w14:paraId="650088A6" w14:textId="236993A2" w:rsidR="00F74A54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  <w:t>REST</w:t>
            </w:r>
            <w:r w:rsidR="00AF6E1A" w:rsidRPr="00BC73CE"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  <w:t xml:space="preserve"> password</w:t>
            </w:r>
          </w:p>
        </w:tc>
        <w:tc>
          <w:tcPr>
            <w:tcW w:w="3827" w:type="dxa"/>
          </w:tcPr>
          <w:p w14:paraId="60873FD0" w14:textId="0511168F" w:rsidR="00F74A54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Input ITA user login password</w:t>
            </w:r>
          </w:p>
        </w:tc>
        <w:tc>
          <w:tcPr>
            <w:tcW w:w="1105" w:type="dxa"/>
          </w:tcPr>
          <w:p w14:paraId="3FA803E7" w14:textId="77777777" w:rsidR="00F74A54" w:rsidRPr="00BC73CE" w:rsidRDefault="00F74A54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</w:p>
        </w:tc>
        <w:tc>
          <w:tcPr>
            <w:tcW w:w="1447" w:type="dxa"/>
          </w:tcPr>
          <w:p w14:paraId="2BAA79A1" w14:textId="3BB0FD19" w:rsidR="00F74A54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Manual input</w:t>
            </w:r>
          </w:p>
        </w:tc>
        <w:tc>
          <w:tcPr>
            <w:tcW w:w="1530" w:type="dxa"/>
          </w:tcPr>
          <w:p w14:paraId="4608DE9E" w14:textId="77777777" w:rsidR="00F74A54" w:rsidRPr="00BC73CE" w:rsidRDefault="00F74A54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F74A54" w:rsidRPr="00BC73CE" w14:paraId="7F0DB20F" w14:textId="77777777" w:rsidTr="00AF6E1A">
        <w:tc>
          <w:tcPr>
            <w:tcW w:w="1980" w:type="dxa"/>
          </w:tcPr>
          <w:p w14:paraId="51CE6771" w14:textId="78912B33" w:rsidR="00F74A54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proofErr w:type="spellStart"/>
            <w:r w:rsidRPr="00BC73CE"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  <w:t>REST</w:t>
            </w:r>
            <w:r w:rsidR="00AF6E1A" w:rsidRPr="00BC73CE"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  <w:t>method</w:t>
            </w:r>
            <w:proofErr w:type="spellEnd"/>
          </w:p>
        </w:tc>
        <w:tc>
          <w:tcPr>
            <w:tcW w:w="3827" w:type="dxa"/>
          </w:tcPr>
          <w:p w14:paraId="1C5F3C05" w14:textId="092746A9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Choose IP or Host name</w:t>
            </w:r>
          </w:p>
          <w:p w14:paraId="687863A4" w14:textId="77777777" w:rsidR="001E0652" w:rsidRPr="00BC73CE" w:rsidRDefault="001E0652" w:rsidP="006A0BCE">
            <w:pPr>
              <w:pStyle w:val="aff1"/>
              <w:numPr>
                <w:ilvl w:val="0"/>
                <w:numId w:val="12"/>
              </w:num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IP</w:t>
            </w:r>
          </w:p>
          <w:p w14:paraId="766343FF" w14:textId="479C154C" w:rsidR="00F74A54" w:rsidRPr="00BC73CE" w:rsidRDefault="00AF6E1A" w:rsidP="006A0BCE">
            <w:pPr>
              <w:pStyle w:val="aff1"/>
              <w:numPr>
                <w:ilvl w:val="0"/>
                <w:numId w:val="12"/>
              </w:num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Host name</w:t>
            </w:r>
          </w:p>
        </w:tc>
        <w:tc>
          <w:tcPr>
            <w:tcW w:w="1105" w:type="dxa"/>
          </w:tcPr>
          <w:p w14:paraId="593487B2" w14:textId="4B8869D3" w:rsidR="00F74A54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〇</w:t>
            </w:r>
          </w:p>
        </w:tc>
        <w:tc>
          <w:tcPr>
            <w:tcW w:w="1447" w:type="dxa"/>
          </w:tcPr>
          <w:p w14:paraId="4F468D75" w14:textId="704F5AE4" w:rsidR="00F74A54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Choose from list</w:t>
            </w:r>
          </w:p>
        </w:tc>
        <w:tc>
          <w:tcPr>
            <w:tcW w:w="1530" w:type="dxa"/>
          </w:tcPr>
          <w:p w14:paraId="60AD9A84" w14:textId="77777777" w:rsidR="00F74A54" w:rsidRPr="00BC73CE" w:rsidRDefault="00F74A54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1E0652" w:rsidRPr="00BC73CE" w14:paraId="10B9767A" w14:textId="77777777" w:rsidTr="00AF6E1A">
        <w:tc>
          <w:tcPr>
            <w:tcW w:w="1980" w:type="dxa"/>
          </w:tcPr>
          <w:p w14:paraId="4E490D99" w14:textId="72359D87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Protocol</w:t>
            </w:r>
          </w:p>
        </w:tc>
        <w:tc>
          <w:tcPr>
            <w:tcW w:w="3827" w:type="dxa"/>
          </w:tcPr>
          <w:p w14:paraId="252601A3" w14:textId="57EFCECA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  <w:shd w:val="clear" w:color="auto" w:fill="FFFFFF"/>
              </w:rPr>
              <w:t>Input protocol</w:t>
            </w:r>
          </w:p>
          <w:p w14:paraId="639B83CA" w14:textId="1D2CF2B9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Initial value</w:t>
            </w:r>
            <w:r w:rsidR="001E0652" w:rsidRPr="00BC73CE">
              <w:rPr>
                <w:rFonts w:asciiTheme="majorHAnsi" w:hAnsiTheme="majorHAnsi" w:cstheme="majorHAnsi"/>
              </w:rPr>
              <w:t>：</w:t>
            </w:r>
            <w:r w:rsidR="001E0652" w:rsidRPr="00BC73CE">
              <w:rPr>
                <w:rFonts w:asciiTheme="majorHAnsi" w:hAnsiTheme="majorHAnsi" w:cstheme="majorHAnsi"/>
              </w:rPr>
              <w:t>http</w:t>
            </w:r>
          </w:p>
        </w:tc>
        <w:tc>
          <w:tcPr>
            <w:tcW w:w="1105" w:type="dxa"/>
          </w:tcPr>
          <w:p w14:paraId="601BDB16" w14:textId="17680AE3" w:rsidR="001E0652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〇</w:t>
            </w:r>
          </w:p>
        </w:tc>
        <w:tc>
          <w:tcPr>
            <w:tcW w:w="1447" w:type="dxa"/>
          </w:tcPr>
          <w:p w14:paraId="27B0BAC1" w14:textId="61A88E1E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Manual input</w:t>
            </w:r>
          </w:p>
        </w:tc>
        <w:tc>
          <w:tcPr>
            <w:tcW w:w="1530" w:type="dxa"/>
          </w:tcPr>
          <w:p w14:paraId="41F936D6" w14:textId="77777777" w:rsidR="001E0652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1E0652" w:rsidRPr="00BC73CE" w14:paraId="7AC34D0B" w14:textId="77777777" w:rsidTr="00AF6E1A">
        <w:tc>
          <w:tcPr>
            <w:tcW w:w="1980" w:type="dxa"/>
          </w:tcPr>
          <w:p w14:paraId="0CED1FA6" w14:textId="14938A9C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Port</w:t>
            </w:r>
          </w:p>
        </w:tc>
        <w:tc>
          <w:tcPr>
            <w:tcW w:w="3827" w:type="dxa"/>
          </w:tcPr>
          <w:p w14:paraId="57BCEEF2" w14:textId="1703A164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  <w:shd w:val="clear" w:color="auto" w:fill="FFFFFF"/>
              </w:rPr>
              <w:t>Input port</w:t>
            </w:r>
          </w:p>
          <w:p w14:paraId="7FE3D940" w14:textId="18C9AA47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Initial value</w:t>
            </w:r>
            <w:r w:rsidR="001E0652" w:rsidRPr="00BC73CE">
              <w:rPr>
                <w:rFonts w:asciiTheme="majorHAnsi" w:hAnsiTheme="majorHAnsi" w:cstheme="majorHAnsi"/>
              </w:rPr>
              <w:t>：</w:t>
            </w:r>
            <w:r w:rsidR="001E0652" w:rsidRPr="00BC73CE">
              <w:rPr>
                <w:rFonts w:asciiTheme="majorHAnsi" w:hAnsiTheme="majorHAnsi" w:cstheme="majorHAnsi"/>
              </w:rPr>
              <w:t>80</w:t>
            </w:r>
          </w:p>
        </w:tc>
        <w:tc>
          <w:tcPr>
            <w:tcW w:w="1105" w:type="dxa"/>
          </w:tcPr>
          <w:p w14:paraId="6312640F" w14:textId="2FE4F82D" w:rsidR="001E0652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〇</w:t>
            </w:r>
          </w:p>
        </w:tc>
        <w:tc>
          <w:tcPr>
            <w:tcW w:w="1447" w:type="dxa"/>
          </w:tcPr>
          <w:p w14:paraId="53957E5F" w14:textId="22A5FB30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Manual input</w:t>
            </w:r>
          </w:p>
        </w:tc>
        <w:tc>
          <w:tcPr>
            <w:tcW w:w="1530" w:type="dxa"/>
          </w:tcPr>
          <w:p w14:paraId="291DE412" w14:textId="77777777" w:rsidR="001E0652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CC4FC2" w:rsidRPr="00BC73CE" w14:paraId="3F45A81A" w14:textId="77777777" w:rsidTr="00AF6E1A">
        <w:tc>
          <w:tcPr>
            <w:tcW w:w="1980" w:type="dxa"/>
          </w:tcPr>
          <w:p w14:paraId="2F9E0C7E" w14:textId="44CB1044" w:rsidR="00CC4FC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  <w:t>Remarks</w:t>
            </w:r>
          </w:p>
        </w:tc>
        <w:tc>
          <w:tcPr>
            <w:tcW w:w="3827" w:type="dxa"/>
          </w:tcPr>
          <w:p w14:paraId="5D520D45" w14:textId="39627F65" w:rsidR="00CC4FC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  <w:shd w:val="clear" w:color="auto" w:fill="FFFFFF"/>
              </w:rPr>
              <w:t>Free description field</w:t>
            </w:r>
          </w:p>
        </w:tc>
        <w:tc>
          <w:tcPr>
            <w:tcW w:w="1105" w:type="dxa"/>
          </w:tcPr>
          <w:p w14:paraId="2FD4058E" w14:textId="5BA34C54" w:rsidR="00CC4FC2" w:rsidRPr="00BC73CE" w:rsidRDefault="00CC4FC2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  <w:t>-</w:t>
            </w:r>
          </w:p>
        </w:tc>
        <w:tc>
          <w:tcPr>
            <w:tcW w:w="1447" w:type="dxa"/>
          </w:tcPr>
          <w:p w14:paraId="73E5EB3B" w14:textId="31399A52" w:rsidR="00CC4FC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Manual input</w:t>
            </w:r>
          </w:p>
        </w:tc>
        <w:tc>
          <w:tcPr>
            <w:tcW w:w="1530" w:type="dxa"/>
          </w:tcPr>
          <w:p w14:paraId="567E1DAF" w14:textId="548532DC" w:rsidR="00CC4FC2" w:rsidRPr="00BC73CE" w:rsidRDefault="00CC4FC2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</w:tbl>
    <w:p w14:paraId="57CA83A3" w14:textId="336579A1" w:rsidR="00F74A54" w:rsidRPr="00BC73CE" w:rsidRDefault="00F74A54" w:rsidP="006A0BCE">
      <w:pPr>
        <w:ind w:left="360" w:hangingChars="200" w:hanging="360"/>
        <w:jc w:val="left"/>
        <w:rPr>
          <w:rFonts w:asciiTheme="majorHAnsi" w:hAnsiTheme="majorHAnsi" w:cstheme="majorHAnsi"/>
          <w:sz w:val="18"/>
        </w:rPr>
      </w:pPr>
    </w:p>
    <w:p w14:paraId="17E54F85" w14:textId="543CE42F" w:rsidR="00BE4B89" w:rsidRPr="00BC73CE" w:rsidRDefault="00AD2B06" w:rsidP="006A0BCE">
      <w:pPr>
        <w:jc w:val="left"/>
        <w:rPr>
          <w:rFonts w:asciiTheme="majorHAnsi" w:hAnsiTheme="majorHAnsi" w:cstheme="majorHAnsi"/>
          <w:szCs w:val="21"/>
        </w:rPr>
      </w:pPr>
      <w:r w:rsidRPr="00BC73CE">
        <w:rPr>
          <w:rFonts w:ascii="ＭＳ ゴシック" w:eastAsia="ＭＳ ゴシック" w:hAnsi="ＭＳ ゴシック" w:cs="ＭＳ ゴシック" w:hint="eastAsia"/>
          <w:szCs w:val="21"/>
        </w:rPr>
        <w:t>※</w:t>
      </w:r>
      <w:r w:rsidR="007F5F00" w:rsidRPr="00BC73CE">
        <w:rPr>
          <w:rFonts w:asciiTheme="majorHAnsi" w:hAnsiTheme="majorHAnsi" w:cstheme="majorHAnsi"/>
          <w:szCs w:val="21"/>
        </w:rPr>
        <w:t>1</w:t>
      </w:r>
      <w:r w:rsidR="000A1ADB" w:rsidRPr="00BC73CE">
        <w:rPr>
          <w:rFonts w:asciiTheme="majorHAnsi" w:hAnsiTheme="majorHAnsi" w:cstheme="majorHAnsi"/>
          <w:szCs w:val="21"/>
        </w:rPr>
        <w:t xml:space="preserve">　</w:t>
      </w:r>
      <w:r w:rsidR="00AF6E1A" w:rsidRPr="00BC73CE">
        <w:rPr>
          <w:rFonts w:asciiTheme="majorHAnsi" w:hAnsiTheme="majorHAnsi" w:cstheme="majorHAnsi"/>
          <w:szCs w:val="21"/>
        </w:rPr>
        <w:t>Users entered in the “REST user” field will have the following required.</w:t>
      </w:r>
    </w:p>
    <w:p w14:paraId="35DC02E5" w14:textId="00097B89" w:rsidR="007F5F00" w:rsidRPr="00BC73CE" w:rsidRDefault="00AF6E1A" w:rsidP="000616FF">
      <w:pPr>
        <w:pStyle w:val="ab"/>
        <w:numPr>
          <w:ilvl w:val="0"/>
          <w:numId w:val="25"/>
        </w:numPr>
        <w:ind w:leftChars="0"/>
        <w:jc w:val="left"/>
        <w:rPr>
          <w:rFonts w:asciiTheme="majorHAnsi" w:hAnsiTheme="majorHAnsi" w:cstheme="majorHAnsi"/>
          <w:szCs w:val="21"/>
        </w:rPr>
      </w:pPr>
      <w:r w:rsidRPr="00BC73CE">
        <w:rPr>
          <w:rFonts w:asciiTheme="majorHAnsi" w:hAnsiTheme="majorHAnsi" w:cstheme="majorHAnsi"/>
        </w:rPr>
        <w:t>The role that the user belongs to has to have permission to access the menu items in the created parameter sheet.</w:t>
      </w:r>
    </w:p>
    <w:p w14:paraId="0E24C8C0" w14:textId="0B605453" w:rsidR="00AD2B06" w:rsidRPr="00BC73CE" w:rsidRDefault="00AF6E1A" w:rsidP="006A0BCE">
      <w:pPr>
        <w:pStyle w:val="ab"/>
        <w:numPr>
          <w:ilvl w:val="0"/>
          <w:numId w:val="25"/>
        </w:numPr>
        <w:ind w:leftChars="0"/>
        <w:jc w:val="left"/>
        <w:rPr>
          <w:rFonts w:asciiTheme="majorHAnsi" w:hAnsiTheme="majorHAnsi" w:cstheme="majorHAnsi"/>
          <w:szCs w:val="21"/>
        </w:rPr>
      </w:pPr>
      <w:r w:rsidRPr="00BC73CE">
        <w:rPr>
          <w:rFonts w:asciiTheme="majorHAnsi" w:hAnsiTheme="majorHAnsi" w:cstheme="majorHAnsi"/>
          <w:szCs w:val="21"/>
        </w:rPr>
        <w:t>The role linked to the user (in the Menu’s role information) has to be “Can Maintain” set to it.</w:t>
      </w:r>
    </w:p>
    <w:p w14:paraId="2C392FFE" w14:textId="77777777" w:rsidR="007F5F00" w:rsidRPr="00BC73CE" w:rsidRDefault="007F5F00" w:rsidP="006A0BCE">
      <w:pPr>
        <w:jc w:val="left"/>
        <w:rPr>
          <w:rFonts w:asciiTheme="majorHAnsi" w:hAnsiTheme="majorHAnsi" w:cstheme="majorHAnsi"/>
          <w:szCs w:val="21"/>
        </w:rPr>
      </w:pPr>
    </w:p>
    <w:p w14:paraId="1686C012" w14:textId="6565F1ED" w:rsidR="00867CFA" w:rsidRPr="00867CFA" w:rsidRDefault="00AF6E1A" w:rsidP="00867CFA">
      <w:pPr>
        <w:widowControl/>
        <w:jc w:val="left"/>
        <w:rPr>
          <w:rFonts w:asciiTheme="majorHAnsi" w:hAnsiTheme="majorHAnsi" w:cstheme="majorHAnsi"/>
          <w:b/>
        </w:rPr>
      </w:pPr>
      <w:r w:rsidRPr="00867CFA">
        <w:rPr>
          <w:rFonts w:asciiTheme="majorHAnsi" w:hAnsiTheme="majorHAnsi" w:cstheme="majorHAnsi"/>
        </w:rPr>
        <w:t>For more information regarding Users, creating Roles and l</w:t>
      </w:r>
      <w:r w:rsidR="00867CFA" w:rsidRPr="00867CFA">
        <w:rPr>
          <w:rFonts w:asciiTheme="majorHAnsi" w:hAnsiTheme="majorHAnsi" w:cstheme="majorHAnsi"/>
        </w:rPr>
        <w:t>inking them, please refer to</w:t>
      </w:r>
      <w:r w:rsidR="00867CFA">
        <w:rPr>
          <w:rFonts w:asciiTheme="majorHAnsi" w:hAnsiTheme="majorHAnsi" w:cstheme="majorHAnsi"/>
        </w:rPr>
        <w:t xml:space="preserve"> </w:t>
      </w:r>
      <w:r w:rsidR="00867CFA" w:rsidRPr="00867CFA">
        <w:rPr>
          <w:rFonts w:asciiTheme="majorHAnsi" w:hAnsiTheme="majorHAnsi" w:cstheme="majorHAnsi"/>
        </w:rPr>
        <w:t>“Exastro-</w:t>
      </w:r>
      <w:proofErr w:type="spellStart"/>
      <w:r w:rsidR="00867CFA" w:rsidRPr="00867CFA">
        <w:rPr>
          <w:rFonts w:asciiTheme="majorHAnsi" w:hAnsiTheme="majorHAnsi" w:cstheme="majorHAnsi"/>
        </w:rPr>
        <w:t>ITA_User_Instruction_Manual_Management_console</w:t>
      </w:r>
      <w:proofErr w:type="spellEnd"/>
      <w:r w:rsidR="00867CFA" w:rsidRPr="00867CFA">
        <w:rPr>
          <w:rFonts w:asciiTheme="majorHAnsi" w:hAnsiTheme="majorHAnsi" w:cstheme="majorHAnsi"/>
        </w:rPr>
        <w:t>.”</w:t>
      </w:r>
    </w:p>
    <w:p w14:paraId="36DCF456" w14:textId="067F23B7" w:rsidR="007F5F00" w:rsidRPr="00867CFA" w:rsidRDefault="007F5F00" w:rsidP="006A0BCE">
      <w:pPr>
        <w:ind w:left="463"/>
        <w:jc w:val="left"/>
        <w:rPr>
          <w:rFonts w:asciiTheme="majorHAnsi" w:hAnsiTheme="majorHAnsi" w:cstheme="majorHAnsi"/>
          <w:sz w:val="18"/>
        </w:rPr>
      </w:pPr>
    </w:p>
    <w:p w14:paraId="4C43A456" w14:textId="158C65C2" w:rsidR="00AD2B06" w:rsidRPr="00867CFA" w:rsidRDefault="00AD2B06" w:rsidP="006A0BCE">
      <w:pPr>
        <w:ind w:left="360" w:hangingChars="200" w:hanging="360"/>
        <w:jc w:val="left"/>
        <w:rPr>
          <w:rFonts w:asciiTheme="majorHAnsi" w:hAnsiTheme="majorHAnsi" w:cstheme="majorHAnsi"/>
          <w:sz w:val="18"/>
        </w:rPr>
      </w:pPr>
      <w:r w:rsidRPr="00BC73CE">
        <w:rPr>
          <w:rFonts w:asciiTheme="majorHAnsi" w:hAnsiTheme="majorHAnsi" w:cstheme="majorHAnsi"/>
          <w:sz w:val="18"/>
        </w:rPr>
        <w:br w:type="page"/>
      </w:r>
    </w:p>
    <w:p w14:paraId="330FD4C9" w14:textId="77777777" w:rsidR="00AD2B06" w:rsidRPr="00BC73CE" w:rsidRDefault="00AD2B06" w:rsidP="006A0BCE">
      <w:pPr>
        <w:ind w:left="360" w:hangingChars="200" w:hanging="360"/>
        <w:jc w:val="left"/>
        <w:rPr>
          <w:rFonts w:asciiTheme="majorHAnsi" w:hAnsiTheme="majorHAnsi" w:cstheme="majorHAnsi"/>
          <w:sz w:val="18"/>
        </w:rPr>
      </w:pPr>
    </w:p>
    <w:p w14:paraId="5B4F614B" w14:textId="0F2304E5" w:rsidR="00A851E5" w:rsidRPr="00BC73CE" w:rsidRDefault="00AF6E1A" w:rsidP="006A0BCE">
      <w:pPr>
        <w:pStyle w:val="30"/>
        <w:ind w:left="840"/>
        <w:jc w:val="left"/>
        <w:rPr>
          <w:rFonts w:cstheme="majorHAnsi"/>
        </w:rPr>
      </w:pPr>
      <w:bookmarkStart w:id="36" w:name="_収集項目値管理"/>
      <w:bookmarkStart w:id="37" w:name="_Toc93499528"/>
      <w:bookmarkEnd w:id="36"/>
      <w:r w:rsidRPr="00BC73CE">
        <w:rPr>
          <w:rFonts w:cstheme="majorHAnsi"/>
        </w:rPr>
        <w:t>Collection item value list</w:t>
      </w:r>
      <w:bookmarkEnd w:id="37"/>
    </w:p>
    <w:p w14:paraId="21092F73" w14:textId="222BC45A" w:rsidR="00A851E5" w:rsidRPr="00BC73CE" w:rsidRDefault="00A851E5" w:rsidP="006A0BCE">
      <w:pPr>
        <w:jc w:val="left"/>
        <w:rPr>
          <w:rFonts w:asciiTheme="majorHAnsi" w:hAnsiTheme="majorHAnsi" w:cstheme="majorHAnsi"/>
        </w:rPr>
      </w:pPr>
    </w:p>
    <w:p w14:paraId="0F5471AF" w14:textId="28B4B4D4" w:rsidR="00A851E5" w:rsidRPr="00BC73CE" w:rsidRDefault="00AF6E1A" w:rsidP="006A0BCE">
      <w:pPr>
        <w:pStyle w:val="a0"/>
        <w:numPr>
          <w:ilvl w:val="0"/>
          <w:numId w:val="24"/>
        </w:numPr>
        <w:jc w:val="left"/>
        <w:rPr>
          <w:rFonts w:asciiTheme="majorHAnsi" w:hAnsiTheme="majorHAnsi" w:cstheme="majorHAnsi"/>
          <w:u w:val="single"/>
        </w:rPr>
      </w:pPr>
      <w:r w:rsidRPr="00BC73CE">
        <w:rPr>
          <w:rFonts w:asciiTheme="majorHAnsi" w:hAnsiTheme="majorHAnsi" w:cstheme="majorHAnsi"/>
        </w:rPr>
        <w:t>In the “Collection item value list”</w:t>
      </w:r>
      <w:r w:rsidR="000739D0" w:rsidRPr="00BC73CE">
        <w:rPr>
          <w:rFonts w:asciiTheme="majorHAnsi" w:hAnsiTheme="majorHAnsi" w:cstheme="majorHAnsi"/>
        </w:rPr>
        <w:t>, set</w:t>
      </w:r>
      <w:r w:rsidRPr="00BC73CE">
        <w:rPr>
          <w:rFonts w:asciiTheme="majorHAnsi" w:hAnsiTheme="majorHAnsi" w:cstheme="majorHAnsi"/>
        </w:rPr>
        <w:t xml:space="preserve"> the link between the </w:t>
      </w:r>
      <w:proofErr w:type="spellStart"/>
      <w:r w:rsidRPr="00BC73CE">
        <w:rPr>
          <w:rFonts w:asciiTheme="majorHAnsi" w:hAnsiTheme="majorHAnsi" w:cstheme="majorHAnsi"/>
        </w:rPr>
        <w:t>Colelction</w:t>
      </w:r>
      <w:proofErr w:type="spellEnd"/>
      <w:r w:rsidRPr="00BC73CE">
        <w:rPr>
          <w:rFonts w:asciiTheme="majorHAnsi" w:hAnsiTheme="majorHAnsi" w:cstheme="majorHAnsi"/>
        </w:rPr>
        <w:t xml:space="preserve"> items and the items in the parameter sheet.</w:t>
      </w:r>
    </w:p>
    <w:p w14:paraId="359A0E95" w14:textId="1DFF107A" w:rsidR="00A851E5" w:rsidRPr="00BC73CE" w:rsidRDefault="007911AC" w:rsidP="006A0BCE">
      <w:pPr>
        <w:pStyle w:val="a0"/>
        <w:numPr>
          <w:ilvl w:val="0"/>
          <w:numId w:val="0"/>
        </w:numPr>
        <w:ind w:left="709"/>
        <w:jc w:val="left"/>
        <w:rPr>
          <w:rFonts w:asciiTheme="majorHAnsi" w:hAnsiTheme="majorHAnsi" w:cstheme="majorHAnsi"/>
          <w:noProof/>
        </w:rPr>
      </w:pPr>
      <w:r w:rsidRPr="00BC73C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0873F91" wp14:editId="7835892F">
                <wp:simplePos x="0" y="0"/>
                <wp:positionH relativeFrom="margin">
                  <wp:posOffset>12700</wp:posOffset>
                </wp:positionH>
                <wp:positionV relativeFrom="paragraph">
                  <wp:posOffset>1732768</wp:posOffset>
                </wp:positionV>
                <wp:extent cx="668215" cy="187569"/>
                <wp:effectExtent l="19050" t="19050" r="17780" b="22225"/>
                <wp:wrapNone/>
                <wp:docPr id="123" name="正方形/長方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215" cy="1875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11C81" w14:textId="77777777" w:rsidR="002425F1" w:rsidRDefault="002425F1" w:rsidP="00A851E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73F91" id="正方形/長方形 123" o:spid="_x0000_s1132" style="position:absolute;left:0;text-align:left;margin-left:1pt;margin-top:136.45pt;width:52.6pt;height:14.7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" filled="f" strokecolor="#c00000" strokeweight="2.25pt">
                <v:textbox>
                  <w:txbxContent>
                    <w:p w14:paraId="52211C81" w14:textId="77777777" w:rsidR="002425F1" w:rsidRDefault="002425F1" w:rsidP="00A851E5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03966" behindDoc="0" locked="0" layoutInCell="1" allowOverlap="1" wp14:anchorId="15C9A473" wp14:editId="7FCCD923">
            <wp:simplePos x="0" y="0"/>
            <wp:positionH relativeFrom="margin">
              <wp:align>right</wp:align>
            </wp:positionH>
            <wp:positionV relativeFrom="paragraph">
              <wp:posOffset>191330</wp:posOffset>
            </wp:positionV>
            <wp:extent cx="6119495" cy="3035300"/>
            <wp:effectExtent l="0" t="0" r="0" b="0"/>
            <wp:wrapTopAndBottom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51E5" w:rsidRPr="00BC73CE">
        <w:rPr>
          <w:rFonts w:asciiTheme="majorHAnsi" w:hAnsiTheme="majorHAnsi" w:cstheme="majorHAnsi"/>
          <w:noProof/>
        </w:rPr>
        <w:t xml:space="preserve"> </w:t>
      </w:r>
    </w:p>
    <w:p w14:paraId="722E32F5" w14:textId="5B95D451" w:rsidR="00A851E5" w:rsidRPr="00BC73CE" w:rsidRDefault="00A851E5" w:rsidP="006A0BCE">
      <w:pPr>
        <w:pStyle w:val="a0"/>
        <w:numPr>
          <w:ilvl w:val="0"/>
          <w:numId w:val="0"/>
        </w:numPr>
        <w:ind w:left="709"/>
        <w:jc w:val="left"/>
        <w:rPr>
          <w:rFonts w:asciiTheme="majorHAnsi" w:hAnsiTheme="majorHAnsi" w:cstheme="majorHAnsi"/>
          <w:u w:val="single"/>
        </w:rPr>
      </w:pPr>
    </w:p>
    <w:p w14:paraId="7165D01F" w14:textId="4A95C91B" w:rsidR="00A851E5" w:rsidRPr="00BC73CE" w:rsidRDefault="00AF6E1A" w:rsidP="006A0BCE">
      <w:pPr>
        <w:jc w:val="center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Figure</w:t>
      </w:r>
      <w:r w:rsidR="00A851E5" w:rsidRPr="00BC73CE">
        <w:rPr>
          <w:rFonts w:asciiTheme="majorHAnsi" w:hAnsiTheme="majorHAnsi" w:cstheme="majorHAnsi"/>
          <w:b/>
        </w:rPr>
        <w:t xml:space="preserve"> </w:t>
      </w:r>
      <w:r w:rsidR="00A851E5" w:rsidRPr="00BC73CE">
        <w:rPr>
          <w:rFonts w:asciiTheme="majorHAnsi" w:hAnsiTheme="majorHAnsi" w:cstheme="majorHAnsi"/>
          <w:b/>
        </w:rPr>
        <w:fldChar w:fldCharType="begin"/>
      </w:r>
      <w:r w:rsidR="00A851E5" w:rsidRPr="00BC73CE">
        <w:rPr>
          <w:rFonts w:asciiTheme="majorHAnsi" w:hAnsiTheme="majorHAnsi" w:cstheme="majorHAnsi"/>
          <w:b/>
        </w:rPr>
        <w:instrText xml:space="preserve"> STYLEREF 2 \s </w:instrText>
      </w:r>
      <w:r w:rsidR="00A851E5" w:rsidRPr="00BC73CE">
        <w:rPr>
          <w:rFonts w:asciiTheme="majorHAnsi" w:hAnsiTheme="majorHAnsi" w:cstheme="majorHAnsi"/>
          <w:b/>
        </w:rPr>
        <w:fldChar w:fldCharType="separate"/>
      </w:r>
      <w:r w:rsidR="002425F1">
        <w:rPr>
          <w:rFonts w:asciiTheme="majorHAnsi" w:hAnsiTheme="majorHAnsi" w:cstheme="majorHAnsi"/>
          <w:b/>
          <w:noProof/>
        </w:rPr>
        <w:t>5.1</w:t>
      </w:r>
      <w:r w:rsidR="00A851E5" w:rsidRPr="00BC73CE">
        <w:rPr>
          <w:rFonts w:asciiTheme="majorHAnsi" w:hAnsiTheme="majorHAnsi" w:cstheme="majorHAnsi"/>
          <w:b/>
        </w:rPr>
        <w:fldChar w:fldCharType="end"/>
      </w:r>
      <w:r w:rsidR="00A851E5" w:rsidRPr="00BC73CE">
        <w:rPr>
          <w:rFonts w:asciiTheme="majorHAnsi" w:hAnsiTheme="majorHAnsi" w:cstheme="majorHAnsi"/>
          <w:b/>
        </w:rPr>
        <w:noBreakHyphen/>
      </w:r>
      <w:r w:rsidR="00A851E5" w:rsidRPr="00BC73CE">
        <w:rPr>
          <w:rFonts w:asciiTheme="majorHAnsi" w:hAnsiTheme="majorHAnsi" w:cstheme="majorHAnsi"/>
          <w:b/>
        </w:rPr>
        <w:fldChar w:fldCharType="begin"/>
      </w:r>
      <w:r w:rsidR="00A851E5" w:rsidRPr="00BC73CE">
        <w:rPr>
          <w:rFonts w:asciiTheme="majorHAnsi" w:hAnsiTheme="majorHAnsi" w:cstheme="majorHAnsi"/>
          <w:b/>
        </w:rPr>
        <w:instrText xml:space="preserve"> SEQ </w:instrText>
      </w:r>
      <w:r w:rsidR="00A851E5" w:rsidRPr="00BC73CE">
        <w:rPr>
          <w:rFonts w:asciiTheme="majorHAnsi" w:hAnsiTheme="majorHAnsi" w:cstheme="majorHAnsi"/>
          <w:b/>
        </w:rPr>
        <w:instrText>図</w:instrText>
      </w:r>
      <w:r w:rsidR="00A851E5" w:rsidRPr="00BC73CE">
        <w:rPr>
          <w:rFonts w:asciiTheme="majorHAnsi" w:hAnsiTheme="majorHAnsi" w:cstheme="majorHAnsi"/>
          <w:b/>
        </w:rPr>
        <w:instrText xml:space="preserve"> \* ARABIC \s 2 </w:instrText>
      </w:r>
      <w:r w:rsidR="00A851E5" w:rsidRPr="00BC73CE">
        <w:rPr>
          <w:rFonts w:asciiTheme="majorHAnsi" w:hAnsiTheme="majorHAnsi" w:cstheme="majorHAnsi"/>
          <w:b/>
        </w:rPr>
        <w:fldChar w:fldCharType="separate"/>
      </w:r>
      <w:r w:rsidR="002425F1">
        <w:rPr>
          <w:rFonts w:asciiTheme="majorHAnsi" w:hAnsiTheme="majorHAnsi" w:cstheme="majorHAnsi"/>
          <w:b/>
          <w:noProof/>
        </w:rPr>
        <w:t>3</w:t>
      </w:r>
      <w:r w:rsidR="00A851E5" w:rsidRPr="00BC73CE">
        <w:rPr>
          <w:rFonts w:asciiTheme="majorHAnsi" w:hAnsiTheme="majorHAnsi" w:cstheme="majorHAnsi"/>
          <w:b/>
        </w:rPr>
        <w:fldChar w:fldCharType="end"/>
      </w:r>
      <w:r w:rsidRPr="00BC73CE">
        <w:rPr>
          <w:rFonts w:asciiTheme="majorHAnsi" w:hAnsiTheme="majorHAnsi" w:cstheme="majorHAnsi"/>
          <w:b/>
        </w:rPr>
        <w:t xml:space="preserve"> Submenu screen</w:t>
      </w:r>
      <w:r w:rsidR="00A851E5" w:rsidRPr="00BC73CE">
        <w:rPr>
          <w:rFonts w:asciiTheme="majorHAnsi" w:hAnsiTheme="majorHAnsi" w:cstheme="majorHAnsi"/>
          <w:b/>
        </w:rPr>
        <w:t>（</w:t>
      </w:r>
      <w:r w:rsidRPr="00BC73CE">
        <w:rPr>
          <w:rFonts w:asciiTheme="majorHAnsi" w:hAnsiTheme="majorHAnsi" w:cstheme="majorHAnsi"/>
          <w:b/>
        </w:rPr>
        <w:t>Collection item value list</w:t>
      </w:r>
      <w:r w:rsidR="00A851E5" w:rsidRPr="00BC73CE">
        <w:rPr>
          <w:rFonts w:asciiTheme="majorHAnsi" w:hAnsiTheme="majorHAnsi" w:cstheme="majorHAnsi"/>
          <w:b/>
        </w:rPr>
        <w:t>）</w:t>
      </w:r>
    </w:p>
    <w:p w14:paraId="69EE1D7C" w14:textId="77777777" w:rsidR="00A851E5" w:rsidRPr="00BC73CE" w:rsidRDefault="00A851E5" w:rsidP="006A0BCE">
      <w:pPr>
        <w:jc w:val="left"/>
        <w:rPr>
          <w:rFonts w:asciiTheme="majorHAnsi" w:hAnsiTheme="majorHAnsi" w:cstheme="majorHAnsi"/>
          <w:b/>
        </w:rPr>
      </w:pPr>
    </w:p>
    <w:p w14:paraId="6EEE115C" w14:textId="3B7618DD" w:rsidR="00A851E5" w:rsidRPr="00BC73CE" w:rsidRDefault="00AF6E1A" w:rsidP="006A0BCE">
      <w:pPr>
        <w:pStyle w:val="a0"/>
        <w:ind w:leftChars="205" w:left="85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Register Co</w:t>
      </w:r>
      <w:r w:rsidR="001806A9">
        <w:rPr>
          <w:rFonts w:asciiTheme="majorHAnsi" w:hAnsiTheme="majorHAnsi" w:cstheme="majorHAnsi"/>
        </w:rPr>
        <w:t>llection item(s) with the “List</w:t>
      </w:r>
      <w:r w:rsidR="001806A9" w:rsidRPr="00BC73CE">
        <w:rPr>
          <w:rFonts w:asciiTheme="majorHAnsi" w:hAnsiTheme="majorHAnsi" w:cstheme="majorHAnsi"/>
        </w:rPr>
        <w:t>“</w:t>
      </w:r>
      <w:r w:rsidR="001806A9">
        <w:rPr>
          <w:rFonts w:asciiTheme="majorHAnsi" w:hAnsiTheme="majorHAnsi" w:cstheme="majorHAnsi"/>
        </w:rPr>
        <w:t>-</w:t>
      </w:r>
      <w:r w:rsidR="001806A9" w:rsidRPr="00BC73CE">
        <w:rPr>
          <w:rFonts w:asciiTheme="majorHAnsi" w:hAnsiTheme="majorHAnsi" w:cstheme="majorHAnsi"/>
        </w:rPr>
        <w:t>“</w:t>
      </w:r>
      <w:r w:rsidRPr="00BC73CE">
        <w:rPr>
          <w:rFonts w:asciiTheme="majorHAnsi" w:hAnsiTheme="majorHAnsi" w:cstheme="majorHAnsi"/>
        </w:rPr>
        <w:t>Start Registration” button.</w:t>
      </w:r>
    </w:p>
    <w:p w14:paraId="3E1CE52B" w14:textId="19086530" w:rsidR="00A851E5" w:rsidRPr="00BC73CE" w:rsidRDefault="001806A9" w:rsidP="001806A9">
      <w:pPr>
        <w:pStyle w:val="a0"/>
        <w:numPr>
          <w:ilvl w:val="0"/>
          <w:numId w:val="0"/>
        </w:numPr>
        <w:ind w:left="709" w:right="210"/>
        <w:jc w:val="right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21E96CF" wp14:editId="49D6AA43">
            <wp:extent cx="6119495" cy="725805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6814" w14:textId="6D32A565" w:rsidR="00A851E5" w:rsidRPr="00BC73CE" w:rsidRDefault="00AF6E1A" w:rsidP="006A0BCE">
      <w:pPr>
        <w:pStyle w:val="af4"/>
        <w:jc w:val="center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Figure</w:t>
      </w:r>
      <w:r w:rsidR="00A851E5" w:rsidRPr="00BC73CE">
        <w:rPr>
          <w:rFonts w:asciiTheme="majorHAnsi" w:hAnsiTheme="majorHAnsi" w:cstheme="majorHAnsi"/>
        </w:rPr>
        <w:t xml:space="preserve"> </w:t>
      </w:r>
      <w:r w:rsidR="00A851E5" w:rsidRPr="00BC73CE">
        <w:rPr>
          <w:rFonts w:asciiTheme="majorHAnsi" w:hAnsiTheme="majorHAnsi" w:cstheme="majorHAnsi"/>
        </w:rPr>
        <w:fldChar w:fldCharType="begin"/>
      </w:r>
      <w:r w:rsidR="00A851E5" w:rsidRPr="00BC73CE">
        <w:rPr>
          <w:rFonts w:asciiTheme="majorHAnsi" w:hAnsiTheme="majorHAnsi" w:cstheme="majorHAnsi"/>
        </w:rPr>
        <w:instrText xml:space="preserve"> STYLEREF 2 \s </w:instrText>
      </w:r>
      <w:r w:rsidR="00A851E5" w:rsidRPr="00BC73CE">
        <w:rPr>
          <w:rFonts w:asciiTheme="majorHAnsi" w:hAnsiTheme="majorHAnsi" w:cstheme="majorHAnsi"/>
        </w:rPr>
        <w:fldChar w:fldCharType="separate"/>
      </w:r>
      <w:r w:rsidR="002425F1">
        <w:rPr>
          <w:rFonts w:asciiTheme="majorHAnsi" w:hAnsiTheme="majorHAnsi" w:cstheme="majorHAnsi"/>
          <w:noProof/>
        </w:rPr>
        <w:t>5.1</w:t>
      </w:r>
      <w:r w:rsidR="00A851E5" w:rsidRPr="00BC73CE">
        <w:rPr>
          <w:rFonts w:asciiTheme="majorHAnsi" w:hAnsiTheme="majorHAnsi" w:cstheme="majorHAnsi"/>
        </w:rPr>
        <w:fldChar w:fldCharType="end"/>
      </w:r>
      <w:r w:rsidR="00A851E5" w:rsidRPr="00BC73CE">
        <w:rPr>
          <w:rFonts w:asciiTheme="majorHAnsi" w:hAnsiTheme="majorHAnsi" w:cstheme="majorHAnsi"/>
        </w:rPr>
        <w:noBreakHyphen/>
      </w:r>
      <w:r w:rsidR="00A851E5" w:rsidRPr="00BC73CE">
        <w:rPr>
          <w:rFonts w:asciiTheme="majorHAnsi" w:hAnsiTheme="majorHAnsi" w:cstheme="majorHAnsi"/>
        </w:rPr>
        <w:fldChar w:fldCharType="begin"/>
      </w:r>
      <w:r w:rsidR="00A851E5" w:rsidRPr="00BC73CE">
        <w:rPr>
          <w:rFonts w:asciiTheme="majorHAnsi" w:hAnsiTheme="majorHAnsi" w:cstheme="majorHAnsi"/>
        </w:rPr>
        <w:instrText xml:space="preserve"> SEQ </w:instrText>
      </w:r>
      <w:r w:rsidR="00A851E5" w:rsidRPr="00BC73CE">
        <w:rPr>
          <w:rFonts w:asciiTheme="majorHAnsi" w:hAnsiTheme="majorHAnsi" w:cstheme="majorHAnsi"/>
        </w:rPr>
        <w:instrText>図</w:instrText>
      </w:r>
      <w:r w:rsidR="00A851E5" w:rsidRPr="00BC73CE">
        <w:rPr>
          <w:rFonts w:asciiTheme="majorHAnsi" w:hAnsiTheme="majorHAnsi" w:cstheme="majorHAnsi"/>
        </w:rPr>
        <w:instrText xml:space="preserve"> \* ARABIC \s 2 </w:instrText>
      </w:r>
      <w:r w:rsidR="00A851E5" w:rsidRPr="00BC73CE">
        <w:rPr>
          <w:rFonts w:asciiTheme="majorHAnsi" w:hAnsiTheme="majorHAnsi" w:cstheme="majorHAnsi"/>
        </w:rPr>
        <w:fldChar w:fldCharType="separate"/>
      </w:r>
      <w:r w:rsidR="002425F1">
        <w:rPr>
          <w:rFonts w:asciiTheme="majorHAnsi" w:hAnsiTheme="majorHAnsi" w:cstheme="majorHAnsi"/>
          <w:noProof/>
        </w:rPr>
        <w:t>4</w:t>
      </w:r>
      <w:r w:rsidR="00A851E5" w:rsidRPr="00BC73CE">
        <w:rPr>
          <w:rFonts w:asciiTheme="majorHAnsi" w:hAnsiTheme="majorHAnsi" w:cstheme="majorHAnsi"/>
        </w:rPr>
        <w:fldChar w:fldCharType="end"/>
      </w:r>
      <w:r w:rsidR="00A851E5" w:rsidRPr="00BC73CE">
        <w:rPr>
          <w:rFonts w:asciiTheme="majorHAnsi" w:hAnsiTheme="majorHAnsi" w:cstheme="majorHAnsi"/>
        </w:rPr>
        <w:t xml:space="preserve"> </w:t>
      </w:r>
      <w:r w:rsidRPr="00BC73CE">
        <w:rPr>
          <w:rFonts w:asciiTheme="majorHAnsi" w:hAnsiTheme="majorHAnsi" w:cstheme="majorHAnsi"/>
        </w:rPr>
        <w:t>Registration screen</w:t>
      </w:r>
      <w:r w:rsidR="00A851E5" w:rsidRPr="00BC73CE">
        <w:rPr>
          <w:rFonts w:asciiTheme="majorHAnsi" w:hAnsiTheme="majorHAnsi" w:cstheme="majorHAnsi"/>
        </w:rPr>
        <w:t>（</w:t>
      </w:r>
      <w:r w:rsidRPr="00BC73CE">
        <w:rPr>
          <w:rFonts w:asciiTheme="majorHAnsi" w:hAnsiTheme="majorHAnsi" w:cstheme="majorHAnsi"/>
        </w:rPr>
        <w:t>Collection item value list</w:t>
      </w:r>
      <w:r w:rsidR="00A851E5" w:rsidRPr="00BC73CE">
        <w:rPr>
          <w:rFonts w:asciiTheme="majorHAnsi" w:hAnsiTheme="majorHAnsi" w:cstheme="majorHAnsi"/>
        </w:rPr>
        <w:t>）</w:t>
      </w:r>
    </w:p>
    <w:p w14:paraId="4F62E169" w14:textId="749FF54A" w:rsidR="00A851E5" w:rsidRPr="00BC73CE" w:rsidRDefault="00A851E5" w:rsidP="006A0BCE">
      <w:pPr>
        <w:jc w:val="left"/>
        <w:rPr>
          <w:rFonts w:asciiTheme="majorHAnsi" w:hAnsiTheme="majorHAnsi" w:cstheme="majorHAnsi"/>
        </w:rPr>
      </w:pPr>
    </w:p>
    <w:p w14:paraId="1F6E627F" w14:textId="3AD2B99A" w:rsidR="00A851E5" w:rsidRPr="00BC73CE" w:rsidRDefault="00AF6E1A" w:rsidP="006A0BCE">
      <w:pPr>
        <w:pStyle w:val="a0"/>
        <w:ind w:leftChars="205" w:left="85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Collection item value list screen’s item list is as follows.</w:t>
      </w:r>
    </w:p>
    <w:p w14:paraId="1D2A50F4" w14:textId="78B7F70A" w:rsidR="008E1C0F" w:rsidRPr="00BC73CE" w:rsidRDefault="008E1C0F" w:rsidP="006A0BCE">
      <w:pPr>
        <w:jc w:val="left"/>
        <w:rPr>
          <w:rFonts w:asciiTheme="majorHAnsi" w:hAnsiTheme="majorHAnsi" w:cstheme="majorHAnsi"/>
        </w:rPr>
      </w:pPr>
    </w:p>
    <w:p w14:paraId="3D86E717" w14:textId="5BCBD82A" w:rsidR="008E1C0F" w:rsidRPr="00BC73CE" w:rsidRDefault="00AF6E1A" w:rsidP="00A70B7E">
      <w:pPr>
        <w:jc w:val="center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Table</w:t>
      </w:r>
      <w:r w:rsidR="008E1C0F" w:rsidRPr="00BC73CE">
        <w:rPr>
          <w:rFonts w:asciiTheme="majorHAnsi" w:hAnsiTheme="majorHAnsi" w:cstheme="majorHAnsi"/>
          <w:b/>
        </w:rPr>
        <w:t xml:space="preserve"> </w:t>
      </w:r>
      <w:r w:rsidR="008E1C0F" w:rsidRPr="00BC73CE">
        <w:rPr>
          <w:rFonts w:asciiTheme="majorHAnsi" w:hAnsiTheme="majorHAnsi" w:cstheme="majorHAnsi"/>
          <w:b/>
        </w:rPr>
        <w:fldChar w:fldCharType="begin"/>
      </w:r>
      <w:r w:rsidR="008E1C0F" w:rsidRPr="00BC73CE">
        <w:rPr>
          <w:rFonts w:asciiTheme="majorHAnsi" w:hAnsiTheme="majorHAnsi" w:cstheme="majorHAnsi"/>
          <w:b/>
        </w:rPr>
        <w:instrText xml:space="preserve"> STYLEREF 2 \s </w:instrText>
      </w:r>
      <w:r w:rsidR="008E1C0F" w:rsidRPr="00BC73CE">
        <w:rPr>
          <w:rFonts w:asciiTheme="majorHAnsi" w:hAnsiTheme="majorHAnsi" w:cstheme="majorHAnsi"/>
          <w:b/>
        </w:rPr>
        <w:fldChar w:fldCharType="separate"/>
      </w:r>
      <w:r w:rsidR="002425F1">
        <w:rPr>
          <w:rFonts w:asciiTheme="majorHAnsi" w:hAnsiTheme="majorHAnsi" w:cstheme="majorHAnsi"/>
          <w:b/>
          <w:noProof/>
        </w:rPr>
        <w:t>5.1</w:t>
      </w:r>
      <w:r w:rsidR="008E1C0F" w:rsidRPr="00BC73CE">
        <w:rPr>
          <w:rFonts w:asciiTheme="majorHAnsi" w:hAnsiTheme="majorHAnsi" w:cstheme="majorHAnsi"/>
          <w:b/>
        </w:rPr>
        <w:fldChar w:fldCharType="end"/>
      </w:r>
      <w:r w:rsidR="008E1C0F" w:rsidRPr="00BC73CE">
        <w:rPr>
          <w:rFonts w:asciiTheme="majorHAnsi" w:hAnsiTheme="majorHAnsi" w:cstheme="majorHAnsi"/>
          <w:b/>
        </w:rPr>
        <w:noBreakHyphen/>
        <w:t>1</w:t>
      </w:r>
      <w:r w:rsidR="008E1C0F" w:rsidRPr="00BC73CE">
        <w:rPr>
          <w:rFonts w:asciiTheme="majorHAnsi" w:hAnsiTheme="majorHAnsi" w:cstheme="majorHAnsi"/>
          <w:b/>
        </w:rPr>
        <w:t xml:space="preserve">　</w:t>
      </w:r>
      <w:r w:rsidRPr="00BC73CE">
        <w:rPr>
          <w:rFonts w:asciiTheme="majorHAnsi" w:hAnsiTheme="majorHAnsi" w:cstheme="majorHAnsi"/>
          <w:b/>
        </w:rPr>
        <w:t>Registration screen Item list</w:t>
      </w:r>
      <w:r w:rsidRPr="00BC73CE">
        <w:rPr>
          <w:rFonts w:asciiTheme="majorHAnsi" w:hAnsiTheme="majorHAnsi" w:cstheme="majorHAnsi"/>
          <w:b/>
        </w:rPr>
        <w:t>（</w:t>
      </w:r>
      <w:r w:rsidRPr="00BC73CE">
        <w:rPr>
          <w:rFonts w:asciiTheme="majorHAnsi" w:hAnsiTheme="majorHAnsi" w:cstheme="majorHAnsi"/>
          <w:b/>
        </w:rPr>
        <w:t>Collection item value list</w:t>
      </w:r>
      <w:r w:rsidR="008E1C0F" w:rsidRPr="00BC73CE">
        <w:rPr>
          <w:rFonts w:asciiTheme="majorHAnsi" w:hAnsiTheme="majorHAnsi" w:cstheme="majorHAnsi"/>
          <w:b/>
        </w:rPr>
        <w:t>）</w:t>
      </w:r>
    </w:p>
    <w:tbl>
      <w:tblPr>
        <w:tblStyle w:val="ad"/>
        <w:tblW w:w="9918" w:type="dxa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3119"/>
        <w:gridCol w:w="992"/>
        <w:gridCol w:w="992"/>
        <w:gridCol w:w="1985"/>
      </w:tblGrid>
      <w:tr w:rsidR="008E1C0F" w:rsidRPr="00BC73CE" w14:paraId="64053877" w14:textId="77777777" w:rsidTr="00A166A2">
        <w:trPr>
          <w:tblHeader/>
        </w:trPr>
        <w:tc>
          <w:tcPr>
            <w:tcW w:w="2830" w:type="dxa"/>
            <w:gridSpan w:val="2"/>
            <w:shd w:val="clear" w:color="auto" w:fill="002B62"/>
          </w:tcPr>
          <w:p w14:paraId="10341944" w14:textId="6B5DA074" w:rsidR="008E1C0F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3119" w:type="dxa"/>
            <w:shd w:val="clear" w:color="auto" w:fill="002B62"/>
          </w:tcPr>
          <w:p w14:paraId="39B9F489" w14:textId="404A2C5E" w:rsidR="008E1C0F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992" w:type="dxa"/>
            <w:shd w:val="clear" w:color="auto" w:fill="002B62"/>
          </w:tcPr>
          <w:p w14:paraId="101482C6" w14:textId="6E74EC0B" w:rsidR="008E1C0F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992" w:type="dxa"/>
            <w:shd w:val="clear" w:color="auto" w:fill="002B62"/>
          </w:tcPr>
          <w:p w14:paraId="7DE99CEC" w14:textId="0A593474" w:rsidR="008E1C0F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method</w:t>
            </w:r>
          </w:p>
        </w:tc>
        <w:tc>
          <w:tcPr>
            <w:tcW w:w="1985" w:type="dxa"/>
            <w:shd w:val="clear" w:color="auto" w:fill="002B62"/>
          </w:tcPr>
          <w:p w14:paraId="06361661" w14:textId="528EC884" w:rsidR="008E1C0F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Constraints</w:t>
            </w:r>
          </w:p>
        </w:tc>
      </w:tr>
      <w:tr w:rsidR="008E1C0F" w:rsidRPr="00BC73CE" w14:paraId="18B1CF6E" w14:textId="77777777" w:rsidTr="00A166A2">
        <w:trPr>
          <w:tblHeader/>
        </w:trPr>
        <w:tc>
          <w:tcPr>
            <w:tcW w:w="2830" w:type="dxa"/>
            <w:gridSpan w:val="2"/>
            <w:shd w:val="clear" w:color="auto" w:fill="002B62"/>
          </w:tcPr>
          <w:p w14:paraId="37541408" w14:textId="77777777" w:rsidR="008E1C0F" w:rsidRPr="00BC73CE" w:rsidRDefault="008E1C0F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  <w:tc>
          <w:tcPr>
            <w:tcW w:w="3119" w:type="dxa"/>
            <w:shd w:val="clear" w:color="auto" w:fill="002B62"/>
          </w:tcPr>
          <w:p w14:paraId="2F9158D7" w14:textId="77777777" w:rsidR="008E1C0F" w:rsidRPr="00BC73CE" w:rsidRDefault="008E1C0F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002B62"/>
          </w:tcPr>
          <w:p w14:paraId="7609F317" w14:textId="77777777" w:rsidR="008E1C0F" w:rsidRPr="00BC73CE" w:rsidRDefault="008E1C0F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002B62"/>
          </w:tcPr>
          <w:p w14:paraId="76BFA207" w14:textId="77777777" w:rsidR="008E1C0F" w:rsidRPr="00BC73CE" w:rsidRDefault="008E1C0F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  <w:tc>
          <w:tcPr>
            <w:tcW w:w="1985" w:type="dxa"/>
            <w:shd w:val="clear" w:color="auto" w:fill="002B62"/>
          </w:tcPr>
          <w:p w14:paraId="30B7DD4E" w14:textId="77777777" w:rsidR="008E1C0F" w:rsidRPr="00BC73CE" w:rsidRDefault="008E1C0F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</w:tr>
      <w:tr w:rsidR="008E1C0F" w:rsidRPr="00BC73CE" w14:paraId="725EF6BA" w14:textId="77777777" w:rsidTr="00A166A2">
        <w:tc>
          <w:tcPr>
            <w:tcW w:w="988" w:type="dxa"/>
            <w:vMerge w:val="restart"/>
          </w:tcPr>
          <w:p w14:paraId="302FD883" w14:textId="7D192201" w:rsidR="008E1C0F" w:rsidRPr="00BC73CE" w:rsidRDefault="00AF6E1A" w:rsidP="00AF6E1A">
            <w:pPr>
              <w:ind w:left="90" w:hangingChars="50" w:hanging="90"/>
              <w:jc w:val="left"/>
              <w:rPr>
                <w:rFonts w:asciiTheme="majorHAnsi" w:hAnsiTheme="majorHAnsi" w:cstheme="majorHAnsi"/>
                <w:sz w:val="18"/>
              </w:rPr>
            </w:pPr>
            <w:proofErr w:type="spellStart"/>
            <w:r w:rsidRPr="00BC73CE">
              <w:rPr>
                <w:rFonts w:asciiTheme="majorHAnsi" w:hAnsiTheme="majorHAnsi" w:cstheme="majorHAnsi"/>
                <w:sz w:val="18"/>
              </w:rPr>
              <w:t>Collecteditems</w:t>
            </w:r>
            <w:proofErr w:type="spellEnd"/>
            <w:r w:rsidRPr="00BC73CE">
              <w:rPr>
                <w:rFonts w:asciiTheme="majorHAnsi" w:hAnsiTheme="majorHAnsi" w:cstheme="majorHAnsi"/>
                <w:sz w:val="18"/>
              </w:rPr>
              <w:t xml:space="preserve"> </w:t>
            </w:r>
            <w:r w:rsidR="008E1C0F" w:rsidRPr="00BC73CE">
              <w:rPr>
                <w:rFonts w:asciiTheme="majorHAnsi" w:hAnsiTheme="majorHAnsi" w:cstheme="majorHAnsi"/>
                <w:sz w:val="18"/>
              </w:rPr>
              <w:t>(FROM)</w:t>
            </w:r>
          </w:p>
        </w:tc>
        <w:tc>
          <w:tcPr>
            <w:tcW w:w="1842" w:type="dxa"/>
          </w:tcPr>
          <w:p w14:paraId="3691F920" w14:textId="042D8150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Parse format</w:t>
            </w:r>
          </w:p>
        </w:tc>
        <w:tc>
          <w:tcPr>
            <w:tcW w:w="3119" w:type="dxa"/>
          </w:tcPr>
          <w:p w14:paraId="190F0ACF" w14:textId="5973E3E2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Select source file format.</w:t>
            </w:r>
          </w:p>
        </w:tc>
        <w:tc>
          <w:tcPr>
            <w:tcW w:w="992" w:type="dxa"/>
          </w:tcPr>
          <w:p w14:paraId="711E53EE" w14:textId="1BDAA222" w:rsidR="008E1C0F" w:rsidRPr="00BC73CE" w:rsidRDefault="00A50981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〇</w:t>
            </w:r>
          </w:p>
        </w:tc>
        <w:tc>
          <w:tcPr>
            <w:tcW w:w="992" w:type="dxa"/>
          </w:tcPr>
          <w:p w14:paraId="3386BC29" w14:textId="05739280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Select from list</w:t>
            </w:r>
          </w:p>
        </w:tc>
        <w:tc>
          <w:tcPr>
            <w:tcW w:w="1985" w:type="dxa"/>
          </w:tcPr>
          <w:p w14:paraId="52ED3D8C" w14:textId="77777777" w:rsidR="008E1C0F" w:rsidRPr="00BC73CE" w:rsidRDefault="008E1C0F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</w:tr>
      <w:tr w:rsidR="008E1C0F" w:rsidRPr="00BC73CE" w14:paraId="1439AB26" w14:textId="77777777" w:rsidTr="00A166A2">
        <w:tc>
          <w:tcPr>
            <w:tcW w:w="988" w:type="dxa"/>
            <w:vMerge/>
          </w:tcPr>
          <w:p w14:paraId="402C39BA" w14:textId="77777777" w:rsidR="008E1C0F" w:rsidRPr="00BC73CE" w:rsidRDefault="008E1C0F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  <w:tc>
          <w:tcPr>
            <w:tcW w:w="1842" w:type="dxa"/>
          </w:tcPr>
          <w:p w14:paraId="7BAF6DA8" w14:textId="2CFAF25C" w:rsidR="008E1C0F" w:rsidRPr="00BC73CE" w:rsidRDefault="008E1C0F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PREFIX(</w:t>
            </w:r>
            <w:r w:rsidR="00AF6E1A" w:rsidRPr="00BC73CE">
              <w:rPr>
                <w:rFonts w:asciiTheme="majorHAnsi" w:hAnsiTheme="majorHAnsi" w:cstheme="majorHAnsi"/>
                <w:sz w:val="18"/>
              </w:rPr>
              <w:t>File name</w:t>
            </w:r>
            <w:r w:rsidRPr="00BC73CE">
              <w:rPr>
                <w:rFonts w:asciiTheme="majorHAnsi" w:hAnsiTheme="majorHAnsi" w:cstheme="majorHAnsi"/>
                <w:sz w:val="18"/>
              </w:rPr>
              <w:t>)</w:t>
            </w:r>
          </w:p>
        </w:tc>
        <w:tc>
          <w:tcPr>
            <w:tcW w:w="3119" w:type="dxa"/>
          </w:tcPr>
          <w:p w14:paraId="140EC51D" w14:textId="1F815FA2" w:rsidR="00A50981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 xml:space="preserve">Enter the file name of the source file </w:t>
            </w:r>
            <w:r w:rsidRPr="00BC73CE">
              <w:rPr>
                <w:rFonts w:asciiTheme="majorHAnsi" w:hAnsiTheme="majorHAnsi" w:cstheme="majorHAnsi"/>
                <w:sz w:val="18"/>
              </w:rPr>
              <w:br/>
              <w:t>(Exclude the file extension).</w:t>
            </w:r>
          </w:p>
        </w:tc>
        <w:tc>
          <w:tcPr>
            <w:tcW w:w="992" w:type="dxa"/>
          </w:tcPr>
          <w:p w14:paraId="15AC9F69" w14:textId="54A6B23C" w:rsidR="008E1C0F" w:rsidRPr="00BC73CE" w:rsidRDefault="00A50981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〇</w:t>
            </w:r>
          </w:p>
        </w:tc>
        <w:tc>
          <w:tcPr>
            <w:tcW w:w="992" w:type="dxa"/>
          </w:tcPr>
          <w:p w14:paraId="1A6C49A0" w14:textId="51E882E3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Manual input</w:t>
            </w:r>
          </w:p>
        </w:tc>
        <w:tc>
          <w:tcPr>
            <w:tcW w:w="1985" w:type="dxa"/>
          </w:tcPr>
          <w:p w14:paraId="475147BB" w14:textId="765C6081" w:rsidR="008E1C0F" w:rsidRPr="00BC73CE" w:rsidRDefault="00EE779E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="ＭＳ ゴシック" w:eastAsia="ＭＳ ゴシック" w:hAnsi="ＭＳ ゴシック" w:cs="ＭＳ ゴシック" w:hint="eastAsia"/>
                <w:sz w:val="18"/>
              </w:rPr>
              <w:t>※</w:t>
            </w:r>
            <w:r w:rsidRPr="00BC73CE">
              <w:rPr>
                <w:rFonts w:asciiTheme="majorHAnsi" w:hAnsiTheme="majorHAnsi" w:cstheme="majorHAnsi"/>
                <w:sz w:val="18"/>
              </w:rPr>
              <w:t>1</w:t>
            </w:r>
          </w:p>
        </w:tc>
      </w:tr>
      <w:tr w:rsidR="008E1C0F" w:rsidRPr="00BC73CE" w14:paraId="5EACAA43" w14:textId="77777777" w:rsidTr="00A166A2">
        <w:tc>
          <w:tcPr>
            <w:tcW w:w="988" w:type="dxa"/>
            <w:vMerge/>
          </w:tcPr>
          <w:p w14:paraId="03679EF5" w14:textId="77777777" w:rsidR="008E1C0F" w:rsidRPr="00BC73CE" w:rsidRDefault="008E1C0F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  <w:tc>
          <w:tcPr>
            <w:tcW w:w="1842" w:type="dxa"/>
          </w:tcPr>
          <w:p w14:paraId="3949E1CA" w14:textId="1453DEBC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Variable name</w:t>
            </w:r>
          </w:p>
        </w:tc>
        <w:tc>
          <w:tcPr>
            <w:tcW w:w="3119" w:type="dxa"/>
          </w:tcPr>
          <w:p w14:paraId="6267D27B" w14:textId="6825B1A2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Input variable name</w:t>
            </w:r>
          </w:p>
        </w:tc>
        <w:tc>
          <w:tcPr>
            <w:tcW w:w="992" w:type="dxa"/>
          </w:tcPr>
          <w:p w14:paraId="44029931" w14:textId="6D24912E" w:rsidR="008E1C0F" w:rsidRPr="00BC73CE" w:rsidRDefault="00A50981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〇</w:t>
            </w:r>
          </w:p>
        </w:tc>
        <w:tc>
          <w:tcPr>
            <w:tcW w:w="992" w:type="dxa"/>
          </w:tcPr>
          <w:p w14:paraId="32BBC4D8" w14:textId="3CE12B58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Manual input</w:t>
            </w:r>
          </w:p>
        </w:tc>
        <w:tc>
          <w:tcPr>
            <w:tcW w:w="1985" w:type="dxa"/>
          </w:tcPr>
          <w:p w14:paraId="687B565A" w14:textId="09B339A8" w:rsidR="008E1C0F" w:rsidRPr="00BC73CE" w:rsidRDefault="00EE779E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="ＭＳ ゴシック" w:eastAsia="ＭＳ ゴシック" w:hAnsi="ＭＳ ゴシック" w:cs="ＭＳ ゴシック" w:hint="eastAsia"/>
                <w:sz w:val="18"/>
              </w:rPr>
              <w:t>※</w:t>
            </w:r>
            <w:r w:rsidRPr="00BC73CE">
              <w:rPr>
                <w:rFonts w:asciiTheme="majorHAnsi" w:hAnsiTheme="majorHAnsi" w:cstheme="majorHAnsi"/>
                <w:sz w:val="18"/>
              </w:rPr>
              <w:t>1</w:t>
            </w:r>
          </w:p>
        </w:tc>
      </w:tr>
      <w:tr w:rsidR="008E1C0F" w:rsidRPr="00BC73CE" w14:paraId="23C927C1" w14:textId="77777777" w:rsidTr="00A166A2">
        <w:tc>
          <w:tcPr>
            <w:tcW w:w="988" w:type="dxa"/>
            <w:vMerge/>
          </w:tcPr>
          <w:p w14:paraId="210CB7F0" w14:textId="77777777" w:rsidR="008E1C0F" w:rsidRPr="00BC73CE" w:rsidRDefault="008E1C0F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  <w:tc>
          <w:tcPr>
            <w:tcW w:w="1842" w:type="dxa"/>
          </w:tcPr>
          <w:p w14:paraId="7FF945BB" w14:textId="046B9433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Member variables</w:t>
            </w:r>
            <w:r w:rsidR="008E1C0F" w:rsidRPr="00BC73CE">
              <w:rPr>
                <w:rFonts w:asciiTheme="majorHAnsi" w:hAnsiTheme="majorHAnsi" w:cstheme="majorHAnsi"/>
                <w:sz w:val="18"/>
              </w:rPr>
              <w:tab/>
            </w:r>
          </w:p>
        </w:tc>
        <w:tc>
          <w:tcPr>
            <w:tcW w:w="3119" w:type="dxa"/>
          </w:tcPr>
          <w:p w14:paraId="18F50515" w14:textId="1762B07E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 xml:space="preserve">Input if the variable is a multilevel variable or if it has multiple concrete </w:t>
            </w:r>
            <w:proofErr w:type="spellStart"/>
            <w:r w:rsidRPr="00BC73CE">
              <w:rPr>
                <w:rFonts w:asciiTheme="majorHAnsi" w:hAnsiTheme="majorHAnsi" w:cstheme="majorHAnsi"/>
                <w:sz w:val="18"/>
              </w:rPr>
              <w:lastRenderedPageBreak/>
              <w:t>valies</w:t>
            </w:r>
            <w:proofErr w:type="spellEnd"/>
            <w:r w:rsidRPr="00BC73CE">
              <w:rPr>
                <w:rFonts w:asciiTheme="majorHAnsi" w:hAnsiTheme="majorHAnsi" w:cstheme="majorHAnsi"/>
                <w:sz w:val="18"/>
              </w:rPr>
              <w:t>.</w:t>
            </w:r>
          </w:p>
        </w:tc>
        <w:tc>
          <w:tcPr>
            <w:tcW w:w="992" w:type="dxa"/>
          </w:tcPr>
          <w:p w14:paraId="0AD0AAB5" w14:textId="77777777" w:rsidR="008E1C0F" w:rsidRPr="00BC73CE" w:rsidRDefault="008E1C0F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  <w:tc>
          <w:tcPr>
            <w:tcW w:w="992" w:type="dxa"/>
          </w:tcPr>
          <w:p w14:paraId="02319E73" w14:textId="571A5313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Manual input</w:t>
            </w:r>
          </w:p>
        </w:tc>
        <w:tc>
          <w:tcPr>
            <w:tcW w:w="1985" w:type="dxa"/>
          </w:tcPr>
          <w:p w14:paraId="44985A33" w14:textId="2BD7061F" w:rsidR="008E1C0F" w:rsidRPr="00BC73CE" w:rsidRDefault="00A50981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="ＭＳ ゴシック" w:eastAsia="ＭＳ ゴシック" w:hAnsi="ＭＳ ゴシック" w:cs="ＭＳ ゴシック" w:hint="eastAsia"/>
                <w:sz w:val="18"/>
              </w:rPr>
              <w:t>※</w:t>
            </w:r>
            <w:r w:rsidR="00EE779E" w:rsidRPr="00BC73CE">
              <w:rPr>
                <w:rFonts w:asciiTheme="majorHAnsi" w:hAnsiTheme="majorHAnsi" w:cstheme="majorHAnsi"/>
                <w:sz w:val="18"/>
              </w:rPr>
              <w:t>1</w:t>
            </w:r>
          </w:p>
        </w:tc>
      </w:tr>
      <w:tr w:rsidR="002C192E" w:rsidRPr="00BC73CE" w14:paraId="04D6BFC0" w14:textId="77777777" w:rsidTr="00A166A2">
        <w:tc>
          <w:tcPr>
            <w:tcW w:w="988" w:type="dxa"/>
            <w:vMerge w:val="restart"/>
          </w:tcPr>
          <w:p w14:paraId="7706DDB1" w14:textId="611FFD4E" w:rsidR="002C192E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Parameter sheet</w:t>
            </w:r>
            <w:r w:rsidR="002C192E" w:rsidRPr="00BC73CE">
              <w:rPr>
                <w:rFonts w:asciiTheme="majorHAnsi" w:hAnsiTheme="majorHAnsi" w:cstheme="majorHAnsi"/>
                <w:sz w:val="18"/>
              </w:rPr>
              <w:t>(TO)</w:t>
            </w:r>
          </w:p>
        </w:tc>
        <w:tc>
          <w:tcPr>
            <w:tcW w:w="1842" w:type="dxa"/>
          </w:tcPr>
          <w:p w14:paraId="5D73D38C" w14:textId="05EAE4D2" w:rsidR="002C192E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Menu group</w:t>
            </w:r>
          </w:p>
        </w:tc>
        <w:tc>
          <w:tcPr>
            <w:tcW w:w="3119" w:type="dxa"/>
            <w:vMerge w:val="restart"/>
          </w:tcPr>
          <w:p w14:paraId="50E0111D" w14:textId="6552BD31" w:rsidR="0019273D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Select from a list of menus created by the Menu creation function</w:t>
            </w:r>
          </w:p>
          <w:p w14:paraId="3F8792A0" w14:textId="6B39A272" w:rsidR="002C192E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Group name</w:t>
            </w:r>
            <w:r w:rsidRPr="00BC73CE">
              <w:rPr>
                <w:rFonts w:asciiTheme="majorHAnsi" w:hAnsiTheme="majorHAnsi" w:cstheme="majorHAnsi"/>
                <w:sz w:val="18"/>
              </w:rPr>
              <w:t>：</w:t>
            </w:r>
            <w:r w:rsidRPr="00BC73CE">
              <w:rPr>
                <w:rFonts w:asciiTheme="majorHAnsi" w:hAnsiTheme="majorHAnsi" w:cstheme="majorHAnsi"/>
                <w:sz w:val="18"/>
              </w:rPr>
              <w:t>Menu name</w:t>
            </w:r>
          </w:p>
        </w:tc>
        <w:tc>
          <w:tcPr>
            <w:tcW w:w="992" w:type="dxa"/>
            <w:vMerge w:val="restart"/>
          </w:tcPr>
          <w:p w14:paraId="4F10EC20" w14:textId="4FCF5D83" w:rsidR="002C192E" w:rsidRPr="00BC73CE" w:rsidRDefault="002C192E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〇</w:t>
            </w:r>
          </w:p>
        </w:tc>
        <w:tc>
          <w:tcPr>
            <w:tcW w:w="992" w:type="dxa"/>
            <w:vMerge w:val="restart"/>
          </w:tcPr>
          <w:p w14:paraId="573F65F5" w14:textId="13EA7753" w:rsidR="002C192E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Select from list</w:t>
            </w:r>
          </w:p>
        </w:tc>
        <w:tc>
          <w:tcPr>
            <w:tcW w:w="1985" w:type="dxa"/>
            <w:vMerge w:val="restart"/>
          </w:tcPr>
          <w:p w14:paraId="36375C25" w14:textId="77777777" w:rsidR="002C192E" w:rsidRPr="00BC73CE" w:rsidRDefault="002C192E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</w:tr>
      <w:tr w:rsidR="002C192E" w:rsidRPr="00BC73CE" w14:paraId="14BCA520" w14:textId="77777777" w:rsidTr="00A166A2">
        <w:tc>
          <w:tcPr>
            <w:tcW w:w="988" w:type="dxa"/>
            <w:vMerge/>
          </w:tcPr>
          <w:p w14:paraId="5E3FB404" w14:textId="77777777" w:rsidR="002C192E" w:rsidRPr="00BC73CE" w:rsidRDefault="002C192E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  <w:tc>
          <w:tcPr>
            <w:tcW w:w="1842" w:type="dxa"/>
          </w:tcPr>
          <w:p w14:paraId="4CE9D5F1" w14:textId="4F5D0A90" w:rsidR="002C192E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Menu</w:t>
            </w:r>
          </w:p>
        </w:tc>
        <w:tc>
          <w:tcPr>
            <w:tcW w:w="3119" w:type="dxa"/>
            <w:vMerge/>
          </w:tcPr>
          <w:p w14:paraId="41C16C3F" w14:textId="77777777" w:rsidR="002C192E" w:rsidRPr="00BC73CE" w:rsidRDefault="002C192E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  <w:tc>
          <w:tcPr>
            <w:tcW w:w="992" w:type="dxa"/>
            <w:vMerge/>
          </w:tcPr>
          <w:p w14:paraId="346283BB" w14:textId="484526ED" w:rsidR="002C192E" w:rsidRPr="00BC73CE" w:rsidRDefault="002C192E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  <w:tc>
          <w:tcPr>
            <w:tcW w:w="992" w:type="dxa"/>
            <w:vMerge/>
          </w:tcPr>
          <w:p w14:paraId="4264646A" w14:textId="08DD7921" w:rsidR="002C192E" w:rsidRPr="00BC73CE" w:rsidRDefault="002C192E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  <w:tc>
          <w:tcPr>
            <w:tcW w:w="1985" w:type="dxa"/>
            <w:vMerge/>
          </w:tcPr>
          <w:p w14:paraId="206D1B4A" w14:textId="77777777" w:rsidR="002C192E" w:rsidRPr="00BC73CE" w:rsidRDefault="002C192E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</w:tr>
      <w:tr w:rsidR="008E1C0F" w:rsidRPr="00BC73CE" w14:paraId="074B4C1E" w14:textId="77777777" w:rsidTr="00A166A2">
        <w:tc>
          <w:tcPr>
            <w:tcW w:w="988" w:type="dxa"/>
            <w:vMerge/>
          </w:tcPr>
          <w:p w14:paraId="7B17A42E" w14:textId="77777777" w:rsidR="008E1C0F" w:rsidRPr="00BC73CE" w:rsidRDefault="008E1C0F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  <w:tc>
          <w:tcPr>
            <w:tcW w:w="1842" w:type="dxa"/>
          </w:tcPr>
          <w:p w14:paraId="55028055" w14:textId="4C8D2661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Item</w:t>
            </w:r>
          </w:p>
        </w:tc>
        <w:tc>
          <w:tcPr>
            <w:tcW w:w="3119" w:type="dxa"/>
          </w:tcPr>
          <w:p w14:paraId="5C020E06" w14:textId="27264B8F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Select item.</w:t>
            </w:r>
          </w:p>
        </w:tc>
        <w:tc>
          <w:tcPr>
            <w:tcW w:w="992" w:type="dxa"/>
          </w:tcPr>
          <w:p w14:paraId="55E0F184" w14:textId="554C75E4" w:rsidR="008E1C0F" w:rsidRPr="00BC73CE" w:rsidRDefault="00A50981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〇</w:t>
            </w:r>
          </w:p>
        </w:tc>
        <w:tc>
          <w:tcPr>
            <w:tcW w:w="992" w:type="dxa"/>
          </w:tcPr>
          <w:p w14:paraId="319E4007" w14:textId="78521AA6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Select from list</w:t>
            </w:r>
          </w:p>
        </w:tc>
        <w:tc>
          <w:tcPr>
            <w:tcW w:w="1985" w:type="dxa"/>
          </w:tcPr>
          <w:p w14:paraId="1F0B15AD" w14:textId="7C9DDB77" w:rsidR="008E1C0F" w:rsidRPr="00BC73CE" w:rsidRDefault="008E1C0F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</w:tr>
    </w:tbl>
    <w:p w14:paraId="2F7F1367" w14:textId="77777777" w:rsidR="00A851E5" w:rsidRPr="00BC73CE" w:rsidRDefault="00A851E5" w:rsidP="006A0BCE">
      <w:pPr>
        <w:jc w:val="left"/>
        <w:rPr>
          <w:rFonts w:asciiTheme="majorHAnsi" w:hAnsiTheme="majorHAnsi" w:cstheme="majorHAnsi"/>
          <w:sz w:val="18"/>
        </w:rPr>
      </w:pPr>
    </w:p>
    <w:p w14:paraId="3C9A4ECD" w14:textId="6EE07166" w:rsidR="00043786" w:rsidRPr="00BC73CE" w:rsidRDefault="002C192E" w:rsidP="006A0BCE">
      <w:pPr>
        <w:jc w:val="left"/>
        <w:rPr>
          <w:rFonts w:asciiTheme="majorHAnsi" w:hAnsiTheme="majorHAnsi" w:cstheme="majorHAnsi"/>
          <w:sz w:val="18"/>
        </w:rPr>
      </w:pPr>
      <w:r w:rsidRPr="00BC73CE">
        <w:rPr>
          <w:rFonts w:ascii="ＭＳ ゴシック" w:eastAsia="ＭＳ ゴシック" w:hAnsi="ＭＳ ゴシック" w:cs="ＭＳ ゴシック" w:hint="eastAsia"/>
          <w:sz w:val="18"/>
        </w:rPr>
        <w:t>※</w:t>
      </w:r>
      <w:r w:rsidR="00EE779E" w:rsidRPr="00BC73CE">
        <w:rPr>
          <w:rFonts w:asciiTheme="majorHAnsi" w:hAnsiTheme="majorHAnsi" w:cstheme="majorHAnsi"/>
          <w:sz w:val="18"/>
        </w:rPr>
        <w:t>1</w:t>
      </w:r>
      <w:r w:rsidR="00AF6E1A" w:rsidRPr="00BC73CE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Example of file name, variable and member value input value</w:t>
      </w:r>
    </w:p>
    <w:p w14:paraId="0D4A79A1" w14:textId="77777777" w:rsidR="00043786" w:rsidRPr="00BC73CE" w:rsidRDefault="00043786" w:rsidP="006A0BCE">
      <w:pPr>
        <w:jc w:val="left"/>
        <w:rPr>
          <w:rFonts w:asciiTheme="majorHAnsi" w:hAnsiTheme="majorHAnsi" w:cstheme="majorHAnsi"/>
          <w:sz w:val="1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043786" w:rsidRPr="00BC73CE" w14:paraId="18EC4EDE" w14:textId="77777777" w:rsidTr="00043786">
        <w:tc>
          <w:tcPr>
            <w:tcW w:w="9627" w:type="dxa"/>
          </w:tcPr>
          <w:p w14:paraId="5B99DCA0" w14:textId="3D0597ED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e.g.)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If the variable has a normal variable structure.</w:t>
            </w:r>
          </w:p>
          <w:p w14:paraId="38B1DB77" w14:textId="1E65E743" w:rsidR="00043786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■File name</w:t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proofErr w:type="spellStart"/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SAMPLE.yml</w:t>
            </w:r>
            <w:proofErr w:type="spellEnd"/>
          </w:p>
          <w:p w14:paraId="1A3D3FF2" w14:textId="1D6609C2" w:rsidR="00043786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■File contents</w:t>
            </w:r>
          </w:p>
          <w:p w14:paraId="3ACAE6FA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150BEA47" w14:textId="5B73EC9A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VAR_sample_config</w:t>
            </w:r>
            <w:r w:rsidR="00E002E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_1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: yes</w:t>
            </w:r>
          </w:p>
          <w:p w14:paraId="4F569474" w14:textId="089A8180" w:rsidR="002C3BB2" w:rsidRPr="00BC73CE" w:rsidRDefault="00E002E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VAR_sample_config_2</w:t>
            </w:r>
            <w:r w:rsidR="002C3BB2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: </w:t>
            </w:r>
            <w:proofErr w:type="spellStart"/>
            <w:r w:rsidR="002C3BB2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test_parameter</w:t>
            </w:r>
            <w:proofErr w:type="spellEnd"/>
          </w:p>
          <w:p w14:paraId="261BF328" w14:textId="77777777" w:rsidR="002C3BB2" w:rsidRPr="00BC73CE" w:rsidRDefault="002C3BB2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26A5B61D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3E482E6F" w14:textId="64CD7086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Values that can be input in the Collected item (from) in the Collected value item list.</w:t>
            </w:r>
          </w:p>
          <w:p w14:paraId="722A1F21" w14:textId="7CDBD9C3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PREFIX(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File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)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SAMPLE</w:t>
            </w:r>
          </w:p>
          <w:p w14:paraId="172B6050" w14:textId="34D6ADB6" w:rsidR="00043786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Variable name</w:t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VAR_sample_config</w:t>
            </w:r>
            <w:r w:rsidR="00E002E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_1</w:t>
            </w:r>
          </w:p>
          <w:p w14:paraId="7E7A5AD4" w14:textId="34F5CDE5" w:rsidR="002C3BB2" w:rsidRPr="00BC73CE" w:rsidRDefault="002C3BB2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VAR_sample_</w:t>
            </w:r>
            <w:r w:rsidR="00E002E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config_2</w:t>
            </w:r>
          </w:p>
          <w:p w14:paraId="607C3AE5" w14:textId="6A38914E" w:rsidR="002C3BB2" w:rsidRPr="00BC73CE" w:rsidRDefault="002C3BB2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</w:tc>
      </w:tr>
    </w:tbl>
    <w:p w14:paraId="61718FA6" w14:textId="249A3A94" w:rsidR="00AC33B9" w:rsidRPr="00BC73CE" w:rsidRDefault="00AC33B9" w:rsidP="006A0BCE">
      <w:pPr>
        <w:jc w:val="left"/>
        <w:rPr>
          <w:rFonts w:asciiTheme="majorHAnsi" w:hAnsiTheme="majorHAnsi" w:cstheme="majorHAnsi"/>
          <w:sz w:val="1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2C192E" w:rsidRPr="00BC73CE" w14:paraId="08996D42" w14:textId="77777777" w:rsidTr="002C192E">
        <w:tc>
          <w:tcPr>
            <w:tcW w:w="9627" w:type="dxa"/>
          </w:tcPr>
          <w:p w14:paraId="5F8ADCD7" w14:textId="5479084F" w:rsidR="002C192E" w:rsidRPr="00BC73CE" w:rsidRDefault="002C192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e.g.)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If the variable has a multiple variable structure.</w:t>
            </w:r>
          </w:p>
          <w:p w14:paraId="6D47062F" w14:textId="1AF52ABE" w:rsidR="002C192E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■File name</w:t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B40D0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SAMPLE_2</w:t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.yml</w:t>
            </w:r>
          </w:p>
          <w:p w14:paraId="26A1377C" w14:textId="3DDC0BA8" w:rsidR="002C192E" w:rsidRPr="00BC73CE" w:rsidRDefault="002C192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File contents</w:t>
            </w:r>
          </w:p>
          <w:p w14:paraId="674523F8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08407953" w14:textId="67927559" w:rsidR="00043786" w:rsidRPr="00BC73CE" w:rsidRDefault="00B40D07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VAR_sample2_conf:</w:t>
            </w:r>
          </w:p>
          <w:p w14:paraId="183D7325" w14:textId="536B52B4" w:rsidR="00B40D07" w:rsidRPr="00BC73CE" w:rsidRDefault="00B40D07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SAMPLE1</w:t>
            </w:r>
          </w:p>
          <w:p w14:paraId="5750A805" w14:textId="33B14CBA" w:rsidR="00B40D07" w:rsidRPr="00BC73CE" w:rsidRDefault="00B40D07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SAMPLE2</w:t>
            </w:r>
          </w:p>
          <w:p w14:paraId="33D94D8B" w14:textId="3DFBBDD8" w:rsidR="00B40D07" w:rsidRPr="00BC73CE" w:rsidRDefault="00B40D07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SAMPLE3</w:t>
            </w:r>
          </w:p>
          <w:p w14:paraId="50786ABB" w14:textId="5218B02C" w:rsidR="002C192E" w:rsidRPr="00BC73CE" w:rsidRDefault="002C192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Values that can be input in the Collected item(from) in the Collected value item list.</w:t>
            </w:r>
          </w:p>
          <w:p w14:paraId="413D39CD" w14:textId="18CDD15E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PREFIX(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File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)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="00B40D0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SAMPLE_2</w:t>
            </w:r>
          </w:p>
          <w:p w14:paraId="5D79B298" w14:textId="696525B8" w:rsidR="00B40D07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Variable name</w:t>
            </w:r>
            <w:r w:rsidR="002C192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2C192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="002C192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="00B40D0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VAR_sample2_conf</w:t>
            </w:r>
          </w:p>
          <w:p w14:paraId="644E252F" w14:textId="32171616" w:rsidR="00423A9A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Member variables</w:t>
            </w:r>
            <w:r w:rsidR="002C192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2C192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="00B40D0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[0]</w:t>
            </w:r>
          </w:p>
          <w:p w14:paraId="05A8D79F" w14:textId="412C1C57" w:rsidR="00B40D07" w:rsidRPr="00BC73CE" w:rsidRDefault="00B40D07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[1]</w:t>
            </w:r>
          </w:p>
          <w:p w14:paraId="19C51432" w14:textId="12D22791" w:rsidR="002C192E" w:rsidRPr="00BC73CE" w:rsidRDefault="00B40D07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ab/>
            </w:r>
            <w:r w:rsidRPr="00BC73CE">
              <w:rPr>
                <w:rFonts w:asciiTheme="majorHAnsi" w:hAnsiTheme="majorHAnsi" w:cstheme="majorHAnsi"/>
                <w:sz w:val="18"/>
              </w:rPr>
              <w:tab/>
            </w:r>
            <w:r w:rsidRPr="00BC73CE">
              <w:rPr>
                <w:rFonts w:asciiTheme="majorHAnsi" w:hAnsiTheme="majorHAnsi" w:cstheme="majorHAnsi"/>
                <w:sz w:val="18"/>
              </w:rPr>
              <w:tab/>
              <w:t>[</w:t>
            </w:r>
            <w:r w:rsidR="00995467" w:rsidRPr="00BC73CE">
              <w:rPr>
                <w:rFonts w:asciiTheme="majorHAnsi" w:hAnsiTheme="majorHAnsi" w:cstheme="majorHAnsi"/>
                <w:sz w:val="18"/>
              </w:rPr>
              <w:t>2</w:t>
            </w:r>
            <w:r w:rsidRPr="00BC73CE">
              <w:rPr>
                <w:rFonts w:asciiTheme="majorHAnsi" w:hAnsiTheme="majorHAnsi" w:cstheme="majorHAnsi"/>
                <w:sz w:val="18"/>
              </w:rPr>
              <w:t>]</w:t>
            </w:r>
          </w:p>
          <w:p w14:paraId="11230C3E" w14:textId="6F0479E4" w:rsidR="00423A9A" w:rsidRPr="00BC73CE" w:rsidRDefault="00423A9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</w:tr>
    </w:tbl>
    <w:p w14:paraId="0B697F0A" w14:textId="47167E4D" w:rsidR="00043786" w:rsidRPr="00BC73CE" w:rsidRDefault="008E1C0F" w:rsidP="006A0BCE">
      <w:pPr>
        <w:jc w:val="left"/>
        <w:rPr>
          <w:rFonts w:asciiTheme="majorHAnsi" w:hAnsiTheme="majorHAnsi" w:cstheme="majorHAnsi"/>
          <w:sz w:val="18"/>
        </w:rPr>
      </w:pPr>
      <w:r w:rsidRPr="00BC73CE">
        <w:rPr>
          <w:rFonts w:asciiTheme="majorHAnsi" w:hAnsiTheme="majorHAnsi" w:cstheme="majorHAnsi"/>
          <w:sz w:val="18"/>
        </w:rPr>
        <w:tab/>
      </w:r>
      <w:r w:rsidRPr="00BC73CE">
        <w:rPr>
          <w:rFonts w:asciiTheme="majorHAnsi" w:hAnsiTheme="majorHAnsi" w:cstheme="majorHAnsi"/>
          <w:sz w:val="18"/>
        </w:rPr>
        <w:tab/>
      </w:r>
      <w:r w:rsidRPr="00BC73CE">
        <w:rPr>
          <w:rFonts w:asciiTheme="majorHAnsi" w:hAnsiTheme="majorHAnsi" w:cstheme="majorHAnsi"/>
          <w:sz w:val="18"/>
        </w:rPr>
        <w:tab/>
      </w:r>
      <w:r w:rsidRPr="00BC73CE">
        <w:rPr>
          <w:rFonts w:asciiTheme="majorHAnsi" w:hAnsiTheme="majorHAnsi" w:cstheme="majorHAnsi"/>
          <w:sz w:val="18"/>
        </w:rPr>
        <w:tab/>
      </w:r>
      <w:r w:rsidRPr="00BC73CE">
        <w:rPr>
          <w:rFonts w:asciiTheme="majorHAnsi" w:hAnsiTheme="majorHAnsi" w:cstheme="majorHAnsi"/>
          <w:sz w:val="18"/>
        </w:rPr>
        <w:tab/>
      </w:r>
      <w:r w:rsidR="00A851E5" w:rsidRPr="00BC73CE">
        <w:rPr>
          <w:rFonts w:asciiTheme="majorHAnsi" w:hAnsiTheme="majorHAnsi" w:cstheme="majorHAnsi"/>
          <w:sz w:val="18"/>
        </w:rPr>
        <w:br w:type="page"/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043786" w:rsidRPr="00BC73CE" w14:paraId="7288F69B" w14:textId="77777777" w:rsidTr="00043786">
        <w:tc>
          <w:tcPr>
            <w:tcW w:w="9627" w:type="dxa"/>
          </w:tcPr>
          <w:p w14:paraId="42126AC9" w14:textId="51D82652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lastRenderedPageBreak/>
              <w:t xml:space="preserve">e.g.)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If the variables has Multiple specific value structure.</w:t>
            </w:r>
          </w:p>
          <w:p w14:paraId="579780ED" w14:textId="0357B244" w:rsidR="00043786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■File name</w:t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proofErr w:type="spellStart"/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RH_sshd.yml</w:t>
            </w:r>
            <w:proofErr w:type="spellEnd"/>
          </w:p>
          <w:p w14:paraId="6A39F11E" w14:textId="564DF1D3" w:rsidR="00043786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■File contents</w:t>
            </w:r>
          </w:p>
          <w:p w14:paraId="4BE3F0C0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0297E253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VAR_RH_sshd_config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:</w:t>
            </w:r>
          </w:p>
          <w:p w14:paraId="17D24533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- key: </w:t>
            </w: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PermitRootLogin</w:t>
            </w:r>
            <w:proofErr w:type="spellEnd"/>
          </w:p>
          <w:p w14:paraId="78B56E19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value: yes</w:t>
            </w:r>
          </w:p>
          <w:p w14:paraId="634DAB3E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- key: </w:t>
            </w: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PasswordAuthentication</w:t>
            </w:r>
            <w:proofErr w:type="spellEnd"/>
          </w:p>
          <w:p w14:paraId="35AF5499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value: no</w:t>
            </w:r>
          </w:p>
          <w:p w14:paraId="224D3AB7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07D23CC0" w14:textId="7E2467C4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Values that can be input in the Collected item(from) in the Collected value item list.</w:t>
            </w:r>
          </w:p>
          <w:p w14:paraId="2771430E" w14:textId="1426E228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PREFIX(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File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)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RH_sshd</w:t>
            </w:r>
            <w:proofErr w:type="spellEnd"/>
          </w:p>
          <w:p w14:paraId="3F26377E" w14:textId="2EEC8598" w:rsidR="00043786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Variable name</w:t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proofErr w:type="spellStart"/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VAR_RH_sshd_config</w:t>
            </w:r>
            <w:proofErr w:type="spellEnd"/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:</w:t>
            </w:r>
          </w:p>
          <w:p w14:paraId="382BBA96" w14:textId="040BBCB0" w:rsidR="00043786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Member variables</w:t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[0].key</w:t>
            </w:r>
          </w:p>
          <w:p w14:paraId="00A1CFDB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[0].value</w:t>
            </w:r>
          </w:p>
          <w:p w14:paraId="5AAFC359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[1].key</w:t>
            </w:r>
          </w:p>
          <w:p w14:paraId="23E60F6B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[1].value</w:t>
            </w:r>
          </w:p>
          <w:p w14:paraId="4BEA31E5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</w:tr>
    </w:tbl>
    <w:p w14:paraId="114AF29A" w14:textId="2A543488" w:rsidR="00AC33B9" w:rsidRPr="00BC73CE" w:rsidRDefault="00AC33B9" w:rsidP="006A0BCE">
      <w:pPr>
        <w:jc w:val="left"/>
        <w:rPr>
          <w:rFonts w:asciiTheme="majorHAnsi" w:hAnsiTheme="majorHAnsi" w:cstheme="majorHAnsi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AC33B9" w:rsidRPr="00BC73CE" w14:paraId="0D74B1DC" w14:textId="77777777" w:rsidTr="002F6DC0">
        <w:tc>
          <w:tcPr>
            <w:tcW w:w="9627" w:type="dxa"/>
          </w:tcPr>
          <w:p w14:paraId="0ED6CC26" w14:textId="6EF6C698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e.g.)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If the variable has Multiple specific value structure 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2</w:t>
            </w:r>
          </w:p>
          <w:p w14:paraId="6162901D" w14:textId="0E7ACEBF" w:rsidR="00AC33B9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■File name</w:t>
            </w:r>
            <w:r w:rsidR="00AC33B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proofErr w:type="spellStart"/>
            <w:r w:rsidR="00AC33B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RH_snmp.yml</w:t>
            </w:r>
            <w:proofErr w:type="spellEnd"/>
          </w:p>
          <w:p w14:paraId="1D3F9F39" w14:textId="052EB942" w:rsidR="00AC33B9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■File contents</w:t>
            </w:r>
          </w:p>
          <w:p w14:paraId="2CCC1CC2" w14:textId="77777777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30FA3E39" w14:textId="77777777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VAR_RH_snmpd_info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:</w:t>
            </w:r>
          </w:p>
          <w:p w14:paraId="0B31DA5D" w14:textId="77777777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com2sec:</w:t>
            </w:r>
          </w:p>
          <w:p w14:paraId="1292EA78" w14:textId="77777777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- </w:t>
            </w: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sec_name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: "</w:t>
            </w: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testsec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"</w:t>
            </w:r>
          </w:p>
          <w:p w14:paraId="2939B86A" w14:textId="77777777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source: "192.168.1.0/24"</w:t>
            </w:r>
          </w:p>
          <w:p w14:paraId="2664848A" w14:textId="77777777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community: "public"</w:t>
            </w:r>
          </w:p>
          <w:p w14:paraId="793D674A" w14:textId="77777777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- </w:t>
            </w: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sec_name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: "local"</w:t>
            </w:r>
          </w:p>
          <w:p w14:paraId="43B074D3" w14:textId="77777777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source: "localhost"</w:t>
            </w:r>
          </w:p>
          <w:p w14:paraId="637E8EB4" w14:textId="77777777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community: "private"</w:t>
            </w:r>
          </w:p>
          <w:p w14:paraId="4BF4A5C1" w14:textId="0514C0FE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3421C8F4" w14:textId="77777777" w:rsidR="00AF6E1A" w:rsidRPr="00BC73CE" w:rsidRDefault="00AC33B9" w:rsidP="00AF6E1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Values that can be input in the Collected item(from) in the Collected value item list.</w:t>
            </w:r>
          </w:p>
          <w:p w14:paraId="07F2C6C8" w14:textId="3ACF0C90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PREFIX(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File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)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RH_snmp</w:t>
            </w:r>
            <w:proofErr w:type="spellEnd"/>
          </w:p>
          <w:p w14:paraId="07C0A7EC" w14:textId="5ED3A0E3" w:rsidR="00AC33B9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Variable name</w:t>
            </w:r>
            <w:r w:rsidR="00AC33B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AC33B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="00AC33B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proofErr w:type="spellStart"/>
            <w:r w:rsidR="00AC33B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VAR_RH_snmp_config</w:t>
            </w:r>
            <w:proofErr w:type="spellEnd"/>
            <w:r w:rsidR="00AC33B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:</w:t>
            </w:r>
          </w:p>
          <w:p w14:paraId="44179DC9" w14:textId="32915943" w:rsidR="00433F53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Member variables</w:t>
            </w:r>
            <w:r w:rsidR="00AC33B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AC33B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="00433F53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com2sec[0].</w:t>
            </w:r>
            <w:proofErr w:type="spellStart"/>
            <w:r w:rsidR="00433F53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sec_name</w:t>
            </w:r>
            <w:proofErr w:type="spellEnd"/>
          </w:p>
          <w:p w14:paraId="590D0AD0" w14:textId="4D82F4F1" w:rsidR="00433F53" w:rsidRPr="00BC73CE" w:rsidRDefault="00433F53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com2sec[0].source</w:t>
            </w:r>
          </w:p>
          <w:p w14:paraId="6464A72D" w14:textId="0DF472A1" w:rsidR="00433F53" w:rsidRPr="00BC73CE" w:rsidRDefault="00433F53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com2sec[0].community</w:t>
            </w:r>
          </w:p>
          <w:p w14:paraId="046E4C7B" w14:textId="18672EAE" w:rsidR="00433F53" w:rsidRPr="00BC73CE" w:rsidRDefault="00433F53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com2sec[1].</w:t>
            </w: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sec_name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]</w:t>
            </w:r>
          </w:p>
          <w:p w14:paraId="304F58F3" w14:textId="68D3EBE9" w:rsidR="00433F53" w:rsidRPr="00BC73CE" w:rsidRDefault="00433F53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com2sec[1].source</w:t>
            </w:r>
          </w:p>
          <w:p w14:paraId="1160311E" w14:textId="10436DA1" w:rsidR="00AC33B9" w:rsidRPr="00BC73CE" w:rsidRDefault="00433F53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com2sec[1].community</w:t>
            </w:r>
          </w:p>
          <w:p w14:paraId="6A77B557" w14:textId="05A12049" w:rsidR="00433F53" w:rsidRPr="00BC73CE" w:rsidRDefault="00433F53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</w:tc>
      </w:tr>
    </w:tbl>
    <w:p w14:paraId="0A376D46" w14:textId="384ED130" w:rsidR="00AC33B9" w:rsidRPr="00BC73CE" w:rsidRDefault="00AC33B9" w:rsidP="006A0BCE">
      <w:pPr>
        <w:jc w:val="left"/>
        <w:rPr>
          <w:rFonts w:asciiTheme="majorHAnsi" w:hAnsiTheme="majorHAnsi" w:cstheme="majorHAnsi"/>
          <w:sz w:val="18"/>
        </w:rPr>
      </w:pPr>
    </w:p>
    <w:p w14:paraId="42BBE685" w14:textId="0795C53F" w:rsidR="0071392B" w:rsidRPr="00BC73CE" w:rsidRDefault="0071392B" w:rsidP="006A0BCE">
      <w:pPr>
        <w:jc w:val="left"/>
        <w:rPr>
          <w:rFonts w:asciiTheme="majorHAnsi" w:hAnsiTheme="majorHAnsi" w:cstheme="majorHAnsi"/>
          <w:sz w:val="18"/>
        </w:rPr>
      </w:pPr>
      <w:r w:rsidRPr="00BC73CE">
        <w:rPr>
          <w:rFonts w:asciiTheme="majorHAnsi" w:hAnsiTheme="majorHAnsi" w:cstheme="majorHAnsi"/>
          <w:sz w:val="18"/>
        </w:rPr>
        <w:br/>
      </w:r>
      <w:r w:rsidRPr="00BC73CE">
        <w:rPr>
          <w:rFonts w:asciiTheme="majorHAnsi" w:hAnsiTheme="majorHAnsi" w:cstheme="majorHAnsi"/>
          <w:sz w:val="18"/>
        </w:rPr>
        <w:br/>
      </w:r>
    </w:p>
    <w:p w14:paraId="17BCB3DE" w14:textId="77777777" w:rsidR="0071392B" w:rsidRPr="00BC73CE" w:rsidRDefault="0071392B" w:rsidP="006A0BCE">
      <w:pPr>
        <w:jc w:val="left"/>
        <w:rPr>
          <w:rFonts w:asciiTheme="majorHAnsi" w:hAnsiTheme="majorHAnsi" w:cstheme="majorHAnsi"/>
          <w:sz w:val="18"/>
        </w:rPr>
      </w:pPr>
    </w:p>
    <w:p w14:paraId="6D148EB0" w14:textId="77777777" w:rsidR="00E2749D" w:rsidRPr="00BC73CE" w:rsidRDefault="00E2749D" w:rsidP="00E2749D">
      <w:pPr>
        <w:jc w:val="left"/>
        <w:rPr>
          <w:rFonts w:asciiTheme="majorHAnsi" w:hAnsiTheme="majorHAnsi" w:cstheme="majorHAnsi"/>
          <w:sz w:val="18"/>
        </w:rPr>
      </w:pPr>
    </w:p>
    <w:p w14:paraId="5FF43218" w14:textId="77777777" w:rsidR="0071392B" w:rsidRPr="00BC73CE" w:rsidRDefault="0071392B" w:rsidP="006A0BCE">
      <w:pPr>
        <w:jc w:val="left"/>
        <w:rPr>
          <w:rFonts w:asciiTheme="majorHAnsi" w:hAnsiTheme="majorHAnsi" w:cstheme="majorHAnsi"/>
          <w:sz w:val="18"/>
        </w:rPr>
      </w:pPr>
    </w:p>
    <w:p w14:paraId="5146994D" w14:textId="449A2106" w:rsidR="00FE1A71" w:rsidRPr="00BC73CE" w:rsidRDefault="00FE1A71" w:rsidP="006A0BCE">
      <w:pPr>
        <w:pStyle w:val="20"/>
        <w:rPr>
          <w:rFonts w:asciiTheme="majorHAnsi" w:hAnsiTheme="majorHAnsi" w:cstheme="majorHAnsi"/>
        </w:rPr>
      </w:pPr>
      <w:bookmarkStart w:id="38" w:name="_BackYardコンテンツ"/>
      <w:bookmarkStart w:id="39" w:name="_Toc93499529"/>
      <w:bookmarkStart w:id="40" w:name="_Toc496026318"/>
      <w:bookmarkStart w:id="41" w:name="_Toc489014126"/>
      <w:bookmarkStart w:id="42" w:name="_Ref56515784"/>
      <w:bookmarkStart w:id="43" w:name="_Ref56515787"/>
      <w:bookmarkEnd w:id="38"/>
      <w:r w:rsidRPr="00BC73CE">
        <w:rPr>
          <w:rFonts w:asciiTheme="majorHAnsi" w:hAnsiTheme="majorHAnsi" w:cstheme="majorHAnsi"/>
        </w:rPr>
        <w:t>Ansible-Legacy</w:t>
      </w:r>
      <w:r w:rsidRPr="00BC73CE">
        <w:rPr>
          <w:rFonts w:asciiTheme="majorHAnsi" w:hAnsiTheme="majorHAnsi" w:cstheme="majorHAnsi"/>
        </w:rPr>
        <w:t>、</w:t>
      </w:r>
      <w:r w:rsidRPr="00BC73CE">
        <w:rPr>
          <w:rFonts w:asciiTheme="majorHAnsi" w:hAnsiTheme="majorHAnsi" w:cstheme="majorHAnsi"/>
        </w:rPr>
        <w:t>Ansible-Pioneer</w:t>
      </w:r>
      <w:r w:rsidRPr="00BC73CE">
        <w:rPr>
          <w:rFonts w:asciiTheme="majorHAnsi" w:hAnsiTheme="majorHAnsi" w:cstheme="majorHAnsi"/>
        </w:rPr>
        <w:t>、</w:t>
      </w:r>
      <w:r w:rsidRPr="00BC73CE">
        <w:rPr>
          <w:rFonts w:asciiTheme="majorHAnsi" w:hAnsiTheme="majorHAnsi" w:cstheme="majorHAnsi"/>
        </w:rPr>
        <w:t>Ansible-</w:t>
      </w:r>
      <w:proofErr w:type="spellStart"/>
      <w:r w:rsidRPr="00BC73CE">
        <w:rPr>
          <w:rFonts w:asciiTheme="majorHAnsi" w:hAnsiTheme="majorHAnsi" w:cstheme="majorHAnsi"/>
        </w:rPr>
        <w:t>LegacyRole</w:t>
      </w:r>
      <w:proofErr w:type="spellEnd"/>
      <w:r w:rsidR="00AF6E1A" w:rsidRPr="00BC73CE">
        <w:rPr>
          <w:rFonts w:asciiTheme="majorHAnsi" w:hAnsiTheme="majorHAnsi" w:cstheme="majorHAnsi"/>
        </w:rPr>
        <w:t xml:space="preserve"> Console</w:t>
      </w:r>
      <w:bookmarkEnd w:id="39"/>
    </w:p>
    <w:p w14:paraId="0DBC99C4" w14:textId="4E191154" w:rsidR="00FE1A71" w:rsidRPr="00BC73CE" w:rsidRDefault="00AF6E1A" w:rsidP="006A0BCE">
      <w:pPr>
        <w:pStyle w:val="30"/>
        <w:numPr>
          <w:ilvl w:val="2"/>
          <w:numId w:val="26"/>
        </w:numPr>
        <w:ind w:left="840"/>
        <w:jc w:val="left"/>
        <w:rPr>
          <w:rFonts w:cstheme="majorHAnsi"/>
        </w:rPr>
      </w:pPr>
      <w:bookmarkStart w:id="44" w:name="_Toc93499530"/>
      <w:r w:rsidRPr="00BC73CE">
        <w:rPr>
          <w:rFonts w:cstheme="majorHAnsi"/>
        </w:rPr>
        <w:t>Check Collection status</w:t>
      </w:r>
      <w:bookmarkEnd w:id="44"/>
    </w:p>
    <w:p w14:paraId="1763BD90" w14:textId="025312CF" w:rsidR="00FE1A71" w:rsidRPr="00BC73CE" w:rsidRDefault="00FE1A71" w:rsidP="006A0BCE">
      <w:pPr>
        <w:ind w:leftChars="285" w:left="598"/>
        <w:jc w:val="left"/>
        <w:rPr>
          <w:rFonts w:asciiTheme="majorHAnsi" w:eastAsia="ＭＳ Ｐゴシック" w:hAnsiTheme="majorHAnsi" w:cstheme="majorHAnsi"/>
        </w:rPr>
      </w:pPr>
    </w:p>
    <w:p w14:paraId="5FE4A0A1" w14:textId="1E0A053B" w:rsidR="00FE1A71" w:rsidRPr="00BC73CE" w:rsidRDefault="00AF6E1A" w:rsidP="006A0BCE">
      <w:pPr>
        <w:ind w:leftChars="285" w:left="598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hAnsiTheme="majorHAnsi" w:cstheme="majorHAnsi"/>
        </w:rPr>
        <w:t xml:space="preserve">It is possible to check the status of completed operations and download the log files in each console’s </w:t>
      </w:r>
      <w:r w:rsidR="000739D0" w:rsidRPr="00BC73CE">
        <w:rPr>
          <w:rFonts w:asciiTheme="majorHAnsi" w:hAnsiTheme="majorHAnsi" w:cstheme="majorHAnsi"/>
        </w:rPr>
        <w:t>(Ansible</w:t>
      </w:r>
      <w:r w:rsidRPr="00BC73CE">
        <w:rPr>
          <w:rFonts w:asciiTheme="majorHAnsi" w:hAnsiTheme="majorHAnsi" w:cstheme="majorHAnsi"/>
        </w:rPr>
        <w:t>-Legacy/ Ansible-Pioneer/Ansible-Legacy role) Execution list screen.</w:t>
      </w:r>
    </w:p>
    <w:p w14:paraId="0A800BF9" w14:textId="5021CEE7" w:rsidR="00FE1A71" w:rsidRPr="00BC73CE" w:rsidRDefault="00FE1A71" w:rsidP="006A0BCE">
      <w:pPr>
        <w:jc w:val="left"/>
        <w:rPr>
          <w:rFonts w:asciiTheme="majorHAnsi" w:hAnsiTheme="majorHAnsi" w:cstheme="majorHAnsi"/>
        </w:rPr>
      </w:pPr>
    </w:p>
    <w:p w14:paraId="13398067" w14:textId="0C1E694A" w:rsidR="00FE1A71" w:rsidRPr="00BC73CE" w:rsidRDefault="001806A9" w:rsidP="006A0BCE">
      <w:pPr>
        <w:pStyle w:val="ab"/>
        <w:widowControl/>
        <w:ind w:leftChars="0" w:left="644"/>
        <w:jc w:val="left"/>
        <w:rPr>
          <w:rFonts w:asciiTheme="majorHAnsi" w:eastAsiaTheme="majorEastAsia" w:hAnsiTheme="majorHAnsi" w:cstheme="majorHAnsi"/>
          <w:b/>
          <w:sz w:val="22"/>
        </w:rPr>
      </w:pPr>
      <w:r w:rsidRPr="00BC73C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25F8043" wp14:editId="5DEB1D0F">
                <wp:simplePos x="0" y="0"/>
                <wp:positionH relativeFrom="column">
                  <wp:posOffset>405855</wp:posOffset>
                </wp:positionH>
                <wp:positionV relativeFrom="paragraph">
                  <wp:posOffset>2421345</wp:posOffset>
                </wp:positionV>
                <wp:extent cx="729343" cy="165281"/>
                <wp:effectExtent l="0" t="0" r="13970" b="25400"/>
                <wp:wrapNone/>
                <wp:docPr id="40" name="正方形/長方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343" cy="1652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FAD400" id="正方形/長方形 40" o:spid="_x0000_s1026" style="position:absolute;left:0;text-align:left;margin-left:31.95pt;margin-top:190.65pt;width:57.45pt;height:13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" filled="f" strokecolor="red" strokeweight="2pt"/>
            </w:pict>
          </mc:Fallback>
        </mc:AlternateContent>
      </w:r>
      <w:r w:rsidR="00FE1A71" w:rsidRPr="00BC73C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D3861C4" wp14:editId="2838E7EE">
                <wp:simplePos x="0" y="0"/>
                <wp:positionH relativeFrom="column">
                  <wp:posOffset>3372394</wp:posOffset>
                </wp:positionH>
                <wp:positionV relativeFrom="paragraph">
                  <wp:posOffset>2574743</wp:posOffset>
                </wp:positionV>
                <wp:extent cx="1109134" cy="685165"/>
                <wp:effectExtent l="0" t="0" r="15240" b="19685"/>
                <wp:wrapNone/>
                <wp:docPr id="41" name="正方形/長方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134" cy="6851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6865F" id="正方形/長方形 41" o:spid="_x0000_s1026" style="position:absolute;left:0;text-align:left;margin-left:265.55pt;margin-top:202.75pt;width:87.35pt;height:53.9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" filled="f" strokecolor="red" strokeweight="2pt"/>
            </w:pict>
          </mc:Fallback>
        </mc:AlternateContent>
      </w:r>
      <w:r>
        <w:rPr>
          <w:rFonts w:asciiTheme="majorHAnsi" w:eastAsiaTheme="majorEastAsia" w:hAnsiTheme="majorHAnsi" w:cstheme="majorHAnsi"/>
          <w:b/>
          <w:noProof/>
          <w:sz w:val="22"/>
        </w:rPr>
        <w:drawing>
          <wp:inline distT="0" distB="0" distL="0" distR="0" wp14:anchorId="33EFAA5E" wp14:editId="0ED22F93">
            <wp:extent cx="6117590" cy="3244215"/>
            <wp:effectExtent l="0" t="0" r="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4A1B5" w14:textId="6460652D" w:rsidR="00FE1A71" w:rsidRPr="00BC73CE" w:rsidRDefault="00AF6E1A" w:rsidP="006A0BCE">
      <w:pPr>
        <w:pStyle w:val="ab"/>
        <w:widowControl/>
        <w:ind w:leftChars="0" w:left="644"/>
        <w:jc w:val="center"/>
        <w:rPr>
          <w:rFonts w:asciiTheme="majorHAnsi" w:eastAsiaTheme="majorEastAsia" w:hAnsiTheme="majorHAnsi" w:cstheme="majorHAnsi"/>
          <w:b/>
          <w:sz w:val="22"/>
        </w:rPr>
      </w:pPr>
      <w:r w:rsidRPr="00BC73CE">
        <w:rPr>
          <w:rFonts w:asciiTheme="majorHAnsi" w:hAnsiTheme="majorHAnsi" w:cstheme="majorHAnsi"/>
          <w:b/>
        </w:rPr>
        <w:t>Figure</w:t>
      </w:r>
      <w:r w:rsidR="00FE1A71" w:rsidRPr="00BC73CE">
        <w:rPr>
          <w:rFonts w:asciiTheme="majorHAnsi" w:hAnsiTheme="majorHAnsi" w:cstheme="majorHAnsi"/>
          <w:b/>
        </w:rPr>
        <w:t xml:space="preserve"> </w:t>
      </w:r>
      <w:r w:rsidR="00FE1A71" w:rsidRPr="00BC73CE">
        <w:rPr>
          <w:rFonts w:asciiTheme="majorHAnsi" w:hAnsiTheme="majorHAnsi" w:cstheme="majorHAnsi"/>
          <w:b/>
        </w:rPr>
        <w:fldChar w:fldCharType="begin"/>
      </w:r>
      <w:r w:rsidR="00FE1A71" w:rsidRPr="00BC73CE">
        <w:rPr>
          <w:rFonts w:asciiTheme="majorHAnsi" w:hAnsiTheme="majorHAnsi" w:cstheme="majorHAnsi"/>
          <w:b/>
        </w:rPr>
        <w:instrText xml:space="preserve"> STYLEREF 2 \s </w:instrText>
      </w:r>
      <w:r w:rsidR="00FE1A71" w:rsidRPr="00BC73CE">
        <w:rPr>
          <w:rFonts w:asciiTheme="majorHAnsi" w:hAnsiTheme="majorHAnsi" w:cstheme="majorHAnsi"/>
          <w:b/>
        </w:rPr>
        <w:fldChar w:fldCharType="separate"/>
      </w:r>
      <w:r w:rsidR="002425F1">
        <w:rPr>
          <w:rFonts w:asciiTheme="majorHAnsi" w:hAnsiTheme="majorHAnsi" w:cstheme="majorHAnsi"/>
          <w:b/>
          <w:noProof/>
        </w:rPr>
        <w:t>5.2</w:t>
      </w:r>
      <w:r w:rsidR="00FE1A71" w:rsidRPr="00BC73CE">
        <w:rPr>
          <w:rFonts w:asciiTheme="majorHAnsi" w:hAnsiTheme="majorHAnsi" w:cstheme="majorHAnsi"/>
          <w:b/>
        </w:rPr>
        <w:fldChar w:fldCharType="end"/>
      </w:r>
      <w:r w:rsidR="00FE1A71" w:rsidRPr="00BC73CE">
        <w:rPr>
          <w:rFonts w:asciiTheme="majorHAnsi" w:hAnsiTheme="majorHAnsi" w:cstheme="majorHAnsi"/>
          <w:b/>
        </w:rPr>
        <w:noBreakHyphen/>
      </w:r>
      <w:r w:rsidR="00FE1A71" w:rsidRPr="00BC73CE">
        <w:rPr>
          <w:rFonts w:asciiTheme="majorHAnsi" w:hAnsiTheme="majorHAnsi" w:cstheme="majorHAnsi"/>
          <w:b/>
        </w:rPr>
        <w:fldChar w:fldCharType="begin"/>
      </w:r>
      <w:r w:rsidR="00FE1A71" w:rsidRPr="00BC73CE">
        <w:rPr>
          <w:rFonts w:asciiTheme="majorHAnsi" w:hAnsiTheme="majorHAnsi" w:cstheme="majorHAnsi"/>
          <w:b/>
        </w:rPr>
        <w:instrText xml:space="preserve"> SEQ </w:instrText>
      </w:r>
      <w:r w:rsidR="00FE1A71" w:rsidRPr="00BC73CE">
        <w:rPr>
          <w:rFonts w:asciiTheme="majorHAnsi" w:hAnsiTheme="majorHAnsi" w:cstheme="majorHAnsi"/>
          <w:b/>
        </w:rPr>
        <w:instrText>図</w:instrText>
      </w:r>
      <w:r w:rsidR="00FE1A71" w:rsidRPr="00BC73CE">
        <w:rPr>
          <w:rFonts w:asciiTheme="majorHAnsi" w:hAnsiTheme="majorHAnsi" w:cstheme="majorHAnsi"/>
          <w:b/>
        </w:rPr>
        <w:instrText xml:space="preserve"> \* ARABIC \s 2 </w:instrText>
      </w:r>
      <w:r w:rsidR="00FE1A71" w:rsidRPr="00BC73CE">
        <w:rPr>
          <w:rFonts w:asciiTheme="majorHAnsi" w:hAnsiTheme="majorHAnsi" w:cstheme="majorHAnsi"/>
          <w:b/>
        </w:rPr>
        <w:fldChar w:fldCharType="separate"/>
      </w:r>
      <w:r w:rsidR="002425F1">
        <w:rPr>
          <w:rFonts w:asciiTheme="majorHAnsi" w:hAnsiTheme="majorHAnsi" w:cstheme="majorHAnsi"/>
          <w:b/>
          <w:noProof/>
        </w:rPr>
        <w:t>1</w:t>
      </w:r>
      <w:r w:rsidR="00FE1A71" w:rsidRPr="00BC73CE">
        <w:rPr>
          <w:rFonts w:asciiTheme="majorHAnsi" w:hAnsiTheme="majorHAnsi" w:cstheme="majorHAnsi"/>
          <w:b/>
        </w:rPr>
        <w:fldChar w:fldCharType="end"/>
      </w:r>
      <w:r w:rsidRPr="00BC73CE">
        <w:rPr>
          <w:rFonts w:asciiTheme="majorHAnsi" w:hAnsiTheme="majorHAnsi" w:cstheme="majorHAnsi"/>
          <w:b/>
        </w:rPr>
        <w:t xml:space="preserve"> Execution list screen</w:t>
      </w:r>
    </w:p>
    <w:p w14:paraId="286C60B7" w14:textId="77777777" w:rsidR="00FE1A71" w:rsidRPr="00BC73CE" w:rsidRDefault="00FE1A71" w:rsidP="006A0BCE">
      <w:pPr>
        <w:pStyle w:val="ab"/>
        <w:ind w:leftChars="0" w:left="644"/>
        <w:jc w:val="left"/>
        <w:rPr>
          <w:rFonts w:asciiTheme="majorHAnsi" w:hAnsiTheme="majorHAnsi" w:cstheme="majorHAnsi"/>
        </w:rPr>
      </w:pPr>
    </w:p>
    <w:p w14:paraId="60C71CA7" w14:textId="2F44A523" w:rsidR="00FE1A71" w:rsidRPr="00BC73CE" w:rsidRDefault="00AF6E1A" w:rsidP="006A0BCE">
      <w:pPr>
        <w:pStyle w:val="ab"/>
        <w:ind w:leftChars="0" w:left="644"/>
        <w:jc w:val="center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Table</w:t>
      </w:r>
      <w:r w:rsidR="00FE1A71" w:rsidRPr="00BC73CE">
        <w:rPr>
          <w:rFonts w:asciiTheme="majorHAnsi" w:hAnsiTheme="majorHAnsi" w:cstheme="majorHAnsi"/>
          <w:b/>
        </w:rPr>
        <w:t xml:space="preserve"> </w:t>
      </w:r>
      <w:r w:rsidR="00FE1A71" w:rsidRPr="00BC73CE">
        <w:rPr>
          <w:rFonts w:asciiTheme="majorHAnsi" w:hAnsiTheme="majorHAnsi" w:cstheme="majorHAnsi"/>
          <w:b/>
        </w:rPr>
        <w:fldChar w:fldCharType="begin"/>
      </w:r>
      <w:r w:rsidR="00FE1A71" w:rsidRPr="00BC73CE">
        <w:rPr>
          <w:rFonts w:asciiTheme="majorHAnsi" w:hAnsiTheme="majorHAnsi" w:cstheme="majorHAnsi"/>
          <w:b/>
        </w:rPr>
        <w:instrText xml:space="preserve"> STYLEREF 2 \s </w:instrText>
      </w:r>
      <w:r w:rsidR="00FE1A71" w:rsidRPr="00BC73CE">
        <w:rPr>
          <w:rFonts w:asciiTheme="majorHAnsi" w:hAnsiTheme="majorHAnsi" w:cstheme="majorHAnsi"/>
          <w:b/>
        </w:rPr>
        <w:fldChar w:fldCharType="separate"/>
      </w:r>
      <w:r w:rsidR="002425F1">
        <w:rPr>
          <w:rFonts w:asciiTheme="majorHAnsi" w:hAnsiTheme="majorHAnsi" w:cstheme="majorHAnsi"/>
          <w:b/>
          <w:noProof/>
        </w:rPr>
        <w:t>5.2</w:t>
      </w:r>
      <w:r w:rsidR="00FE1A71" w:rsidRPr="00BC73CE">
        <w:rPr>
          <w:rFonts w:asciiTheme="majorHAnsi" w:hAnsiTheme="majorHAnsi" w:cstheme="majorHAnsi"/>
          <w:b/>
        </w:rPr>
        <w:fldChar w:fldCharType="end"/>
      </w:r>
      <w:r w:rsidR="00FE1A71" w:rsidRPr="00BC73CE">
        <w:rPr>
          <w:rFonts w:asciiTheme="majorHAnsi" w:hAnsiTheme="majorHAnsi" w:cstheme="majorHAnsi"/>
          <w:b/>
        </w:rPr>
        <w:noBreakHyphen/>
        <w:t>1</w:t>
      </w:r>
      <w:r w:rsidR="00FE1A71" w:rsidRPr="00BC73CE">
        <w:rPr>
          <w:rFonts w:asciiTheme="majorHAnsi" w:hAnsiTheme="majorHAnsi" w:cstheme="majorHAnsi"/>
          <w:b/>
        </w:rPr>
        <w:t xml:space="preserve">　</w:t>
      </w:r>
      <w:r w:rsidRPr="00BC73CE">
        <w:rPr>
          <w:rFonts w:asciiTheme="majorHAnsi" w:hAnsiTheme="majorHAnsi" w:cstheme="majorHAnsi"/>
          <w:b/>
        </w:rPr>
        <w:t>Execution list Collection status details</w:t>
      </w:r>
    </w:p>
    <w:tbl>
      <w:tblPr>
        <w:tblStyle w:val="ad"/>
        <w:tblW w:w="8188" w:type="dxa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4791"/>
        <w:gridCol w:w="1984"/>
      </w:tblGrid>
      <w:tr w:rsidR="00FE1A71" w:rsidRPr="00BC73CE" w14:paraId="0F890F1F" w14:textId="77777777" w:rsidTr="00AF6E1A">
        <w:trPr>
          <w:tblHeader/>
          <w:jc w:val="center"/>
        </w:trPr>
        <w:tc>
          <w:tcPr>
            <w:tcW w:w="1413" w:type="dxa"/>
            <w:shd w:val="clear" w:color="auto" w:fill="002B62"/>
          </w:tcPr>
          <w:p w14:paraId="51A31A25" w14:textId="6E671F39" w:rsidR="00FE1A71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4791" w:type="dxa"/>
            <w:shd w:val="clear" w:color="auto" w:fill="002B62"/>
          </w:tcPr>
          <w:p w14:paraId="792ED15C" w14:textId="3CAB8F4F" w:rsidR="00FE1A71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1984" w:type="dxa"/>
            <w:shd w:val="clear" w:color="auto" w:fill="002B62"/>
          </w:tcPr>
          <w:p w14:paraId="1422A10C" w14:textId="0B9F45EE" w:rsidR="00FE1A71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Remarks</w:t>
            </w:r>
          </w:p>
        </w:tc>
      </w:tr>
      <w:tr w:rsidR="00FE1A71" w:rsidRPr="00BC73CE" w14:paraId="3096BED5" w14:textId="77777777" w:rsidTr="00AF6E1A">
        <w:trPr>
          <w:jc w:val="center"/>
        </w:trPr>
        <w:tc>
          <w:tcPr>
            <w:tcW w:w="1413" w:type="dxa"/>
          </w:tcPr>
          <w:p w14:paraId="1815CFDC" w14:textId="499AC33C" w:rsidR="00FE1A71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Status</w:t>
            </w:r>
          </w:p>
        </w:tc>
        <w:tc>
          <w:tcPr>
            <w:tcW w:w="4791" w:type="dxa"/>
          </w:tcPr>
          <w:p w14:paraId="17D3FC39" w14:textId="060ADD8F" w:rsidR="00FE1A71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Collection function execution status</w:t>
            </w:r>
          </w:p>
          <w:p w14:paraId="0CADFDC7" w14:textId="77777777" w:rsidR="00A45831" w:rsidRPr="00BC73CE" w:rsidRDefault="00AF6E1A" w:rsidP="00AF6E1A">
            <w:pPr>
              <w:pStyle w:val="aff1"/>
              <w:ind w:leftChars="200" w:left="42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Not target; Not a Collect function target (No target file)</w:t>
            </w:r>
          </w:p>
          <w:p w14:paraId="0B94AFD8" w14:textId="77777777" w:rsidR="00AF6E1A" w:rsidRPr="00BC73CE" w:rsidRDefault="00AF6E1A" w:rsidP="00AF6E1A">
            <w:pPr>
              <w:pStyle w:val="aff1"/>
              <w:ind w:firstLineChars="250" w:firstLine="45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Collected: Collect function executed.</w:t>
            </w:r>
          </w:p>
          <w:p w14:paraId="2B9181D5" w14:textId="77777777" w:rsidR="00AF6E1A" w:rsidRDefault="00AF6E1A" w:rsidP="00AF6E1A">
            <w:pPr>
              <w:pStyle w:val="aff1"/>
              <w:ind w:leftChars="200" w:left="42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Collected (with notification): If any errors occurred during registration/update.</w:t>
            </w:r>
          </w:p>
          <w:p w14:paraId="53F21971" w14:textId="361C266C" w:rsidR="005B28D0" w:rsidRPr="00BC73CE" w:rsidRDefault="005B28D0" w:rsidP="005B28D0">
            <w:pPr>
              <w:pStyle w:val="aff1"/>
              <w:ind w:leftChars="200" w:left="420"/>
              <w:jc w:val="left"/>
              <w:rPr>
                <w:rFonts w:asciiTheme="majorHAnsi" w:hAnsiTheme="majorHAnsi" w:cstheme="majorHAnsi"/>
              </w:rPr>
            </w:pPr>
            <w:r>
              <w:t>Collection error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F</w:t>
            </w:r>
            <w:r>
              <w:t xml:space="preserve">law is found on </w:t>
            </w:r>
            <w:r>
              <w:rPr>
                <w:rFonts w:hint="eastAsia"/>
              </w:rPr>
              <w:t xml:space="preserve">Movement </w:t>
            </w:r>
            <w:r>
              <w:t>operation</w:t>
            </w:r>
            <w:r>
              <w:rPr>
                <w:rFonts w:hint="eastAsia"/>
              </w:rPr>
              <w:t xml:space="preserve"> </w:t>
            </w:r>
            <w:r>
              <w:t>or host</w:t>
            </w:r>
          </w:p>
        </w:tc>
        <w:tc>
          <w:tcPr>
            <w:tcW w:w="1984" w:type="dxa"/>
          </w:tcPr>
          <w:p w14:paraId="09C6F44C" w14:textId="348E8D01" w:rsidR="00FE1A71" w:rsidRPr="00BC73CE" w:rsidRDefault="008F5877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="ＭＳ ゴシック" w:eastAsia="ＭＳ ゴシック" w:hAnsi="ＭＳ ゴシック" w:cs="ＭＳ ゴシック" w:hint="eastAsia"/>
              </w:rPr>
              <w:t>※</w:t>
            </w:r>
          </w:p>
        </w:tc>
      </w:tr>
      <w:tr w:rsidR="00FE1A71" w:rsidRPr="00BC73CE" w14:paraId="39D2F61C" w14:textId="77777777" w:rsidTr="00AF6E1A">
        <w:trPr>
          <w:jc w:val="center"/>
        </w:trPr>
        <w:tc>
          <w:tcPr>
            <w:tcW w:w="1413" w:type="dxa"/>
          </w:tcPr>
          <w:p w14:paraId="2223C633" w14:textId="22EED936" w:rsidR="00FE1A71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Collection log</w:t>
            </w:r>
          </w:p>
        </w:tc>
        <w:tc>
          <w:tcPr>
            <w:tcW w:w="4791" w:type="dxa"/>
          </w:tcPr>
          <w:p w14:paraId="51775DAE" w14:textId="2BC6C0B6" w:rsidR="00FE1A71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Download the collect function execution log.</w:t>
            </w:r>
          </w:p>
        </w:tc>
        <w:tc>
          <w:tcPr>
            <w:tcW w:w="1984" w:type="dxa"/>
          </w:tcPr>
          <w:p w14:paraId="6B51BD2A" w14:textId="77777777" w:rsidR="00FE1A71" w:rsidRPr="00BC73CE" w:rsidRDefault="00FE1A71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</w:tbl>
    <w:p w14:paraId="03D97D28" w14:textId="1A6EA2A0" w:rsidR="008F5877" w:rsidRPr="00BC73CE" w:rsidRDefault="003E6014" w:rsidP="006A0BCE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ab/>
      </w:r>
    </w:p>
    <w:p w14:paraId="52A66F3F" w14:textId="03355E35" w:rsidR="009354A8" w:rsidRPr="00BC73CE" w:rsidRDefault="00A70B7E" w:rsidP="009354A8">
      <w:pPr>
        <w:pStyle w:val="ab"/>
        <w:ind w:leftChars="0" w:left="644"/>
        <w:jc w:val="center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 xml:space="preserve">　</w:t>
      </w:r>
      <w:r w:rsidR="00AF6E1A" w:rsidRPr="00BC73CE">
        <w:rPr>
          <w:rFonts w:asciiTheme="majorHAnsi" w:hAnsiTheme="majorHAnsi" w:cstheme="majorHAnsi"/>
          <w:b/>
        </w:rPr>
        <w:t>Table</w:t>
      </w:r>
      <w:r w:rsidR="009354A8" w:rsidRPr="00BC73CE">
        <w:rPr>
          <w:rFonts w:asciiTheme="majorHAnsi" w:hAnsiTheme="majorHAnsi" w:cstheme="majorHAnsi"/>
          <w:b/>
        </w:rPr>
        <w:t xml:space="preserve"> </w:t>
      </w:r>
      <w:r w:rsidR="009354A8" w:rsidRPr="00BC73CE">
        <w:rPr>
          <w:rFonts w:asciiTheme="majorHAnsi" w:hAnsiTheme="majorHAnsi" w:cstheme="majorHAnsi"/>
          <w:b/>
        </w:rPr>
        <w:fldChar w:fldCharType="begin"/>
      </w:r>
      <w:r w:rsidR="009354A8" w:rsidRPr="00BC73CE">
        <w:rPr>
          <w:rFonts w:asciiTheme="majorHAnsi" w:hAnsiTheme="majorHAnsi" w:cstheme="majorHAnsi"/>
          <w:b/>
        </w:rPr>
        <w:instrText xml:space="preserve"> STYLEREF 2 \s </w:instrText>
      </w:r>
      <w:r w:rsidR="009354A8" w:rsidRPr="00BC73CE">
        <w:rPr>
          <w:rFonts w:asciiTheme="majorHAnsi" w:hAnsiTheme="majorHAnsi" w:cstheme="majorHAnsi"/>
          <w:b/>
        </w:rPr>
        <w:fldChar w:fldCharType="separate"/>
      </w:r>
      <w:r w:rsidR="002425F1">
        <w:rPr>
          <w:rFonts w:asciiTheme="majorHAnsi" w:hAnsiTheme="majorHAnsi" w:cstheme="majorHAnsi"/>
          <w:b/>
          <w:noProof/>
        </w:rPr>
        <w:t>5.2</w:t>
      </w:r>
      <w:r w:rsidR="009354A8" w:rsidRPr="00BC73CE">
        <w:rPr>
          <w:rFonts w:asciiTheme="majorHAnsi" w:hAnsiTheme="majorHAnsi" w:cstheme="majorHAnsi"/>
          <w:b/>
        </w:rPr>
        <w:fldChar w:fldCharType="end"/>
      </w:r>
      <w:r w:rsidR="009354A8" w:rsidRPr="00BC73CE">
        <w:rPr>
          <w:rFonts w:asciiTheme="majorHAnsi" w:hAnsiTheme="majorHAnsi" w:cstheme="majorHAnsi"/>
          <w:b/>
        </w:rPr>
        <w:noBreakHyphen/>
      </w:r>
      <w:r w:rsidRPr="00BC73CE">
        <w:rPr>
          <w:rFonts w:asciiTheme="majorHAnsi" w:hAnsiTheme="majorHAnsi" w:cstheme="majorHAnsi"/>
          <w:b/>
        </w:rPr>
        <w:t>2</w:t>
      </w:r>
      <w:r w:rsidR="009354A8" w:rsidRPr="00BC73CE">
        <w:rPr>
          <w:rFonts w:asciiTheme="majorHAnsi" w:hAnsiTheme="majorHAnsi" w:cstheme="majorHAnsi"/>
          <w:b/>
        </w:rPr>
        <w:t xml:space="preserve">　</w:t>
      </w:r>
      <w:r w:rsidR="00AF6E1A" w:rsidRPr="00BC73CE">
        <w:rPr>
          <w:rFonts w:asciiTheme="majorHAnsi" w:hAnsiTheme="majorHAnsi" w:cstheme="majorHAnsi"/>
          <w:b/>
        </w:rPr>
        <w:t>Collection status details</w:t>
      </w:r>
    </w:p>
    <w:tbl>
      <w:tblPr>
        <w:tblStyle w:val="ad"/>
        <w:tblW w:w="8359" w:type="dxa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1276"/>
        <w:gridCol w:w="1418"/>
        <w:gridCol w:w="1842"/>
        <w:gridCol w:w="1560"/>
        <w:gridCol w:w="1134"/>
      </w:tblGrid>
      <w:tr w:rsidR="009354A8" w:rsidRPr="00BC73CE" w14:paraId="565EF59C" w14:textId="77777777" w:rsidTr="00873152">
        <w:trPr>
          <w:tblHeader/>
          <w:jc w:val="center"/>
        </w:trPr>
        <w:tc>
          <w:tcPr>
            <w:tcW w:w="2405" w:type="dxa"/>
            <w:gridSpan w:val="2"/>
            <w:shd w:val="clear" w:color="auto" w:fill="002B62"/>
          </w:tcPr>
          <w:p w14:paraId="3A1063E9" w14:textId="337E3D19" w:rsidR="009354A8" w:rsidRPr="00BC73CE" w:rsidRDefault="00AF6E1A" w:rsidP="00E7283D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Operation status</w:t>
            </w:r>
          </w:p>
        </w:tc>
        <w:tc>
          <w:tcPr>
            <w:tcW w:w="1418" w:type="dxa"/>
            <w:vMerge w:val="restart"/>
            <w:shd w:val="clear" w:color="auto" w:fill="002B62"/>
          </w:tcPr>
          <w:p w14:paraId="2907D318" w14:textId="75F6D072" w:rsidR="009354A8" w:rsidRPr="00BC73CE" w:rsidRDefault="00AF6E1A" w:rsidP="009354A8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Collect function target</w:t>
            </w:r>
          </w:p>
        </w:tc>
        <w:tc>
          <w:tcPr>
            <w:tcW w:w="3402" w:type="dxa"/>
            <w:gridSpan w:val="2"/>
            <w:shd w:val="clear" w:color="auto" w:fill="002B62"/>
          </w:tcPr>
          <w:p w14:paraId="3A8CFAEB" w14:textId="27DB93D5" w:rsidR="009354A8" w:rsidRPr="00BC73CE" w:rsidRDefault="00AF6E1A" w:rsidP="00AF6E1A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Collection status</w:t>
            </w:r>
          </w:p>
        </w:tc>
        <w:tc>
          <w:tcPr>
            <w:tcW w:w="1134" w:type="dxa"/>
            <w:shd w:val="clear" w:color="auto" w:fill="002B62"/>
          </w:tcPr>
          <w:p w14:paraId="42ABDD8B" w14:textId="0CAD7D05" w:rsidR="009354A8" w:rsidRPr="00BC73CE" w:rsidRDefault="009354A8" w:rsidP="009354A8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</w:tr>
      <w:tr w:rsidR="009354A8" w:rsidRPr="00BC73CE" w14:paraId="2B378CC5" w14:textId="77777777" w:rsidTr="00873152">
        <w:trPr>
          <w:tblHeader/>
          <w:jc w:val="center"/>
        </w:trPr>
        <w:tc>
          <w:tcPr>
            <w:tcW w:w="1129" w:type="dxa"/>
            <w:shd w:val="clear" w:color="auto" w:fill="002B62"/>
          </w:tcPr>
          <w:p w14:paraId="56069688" w14:textId="0C5F1A47" w:rsidR="009354A8" w:rsidRPr="00BC73CE" w:rsidRDefault="00AF6E1A" w:rsidP="009354A8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Status</w:t>
            </w:r>
          </w:p>
        </w:tc>
        <w:tc>
          <w:tcPr>
            <w:tcW w:w="1276" w:type="dxa"/>
            <w:shd w:val="clear" w:color="auto" w:fill="002B62"/>
          </w:tcPr>
          <w:p w14:paraId="549A50D2" w14:textId="767BCC2E" w:rsidR="009354A8" w:rsidRPr="00BC73CE" w:rsidRDefault="00AF6E1A" w:rsidP="009354A8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Target file</w:t>
            </w:r>
          </w:p>
        </w:tc>
        <w:tc>
          <w:tcPr>
            <w:tcW w:w="1418" w:type="dxa"/>
            <w:vMerge/>
            <w:shd w:val="clear" w:color="auto" w:fill="002B62"/>
          </w:tcPr>
          <w:p w14:paraId="3147E0CF" w14:textId="0B5C6331" w:rsidR="009354A8" w:rsidRPr="00BC73CE" w:rsidRDefault="009354A8" w:rsidP="009354A8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  <w:tc>
          <w:tcPr>
            <w:tcW w:w="1842" w:type="dxa"/>
            <w:shd w:val="clear" w:color="auto" w:fill="002B62"/>
          </w:tcPr>
          <w:p w14:paraId="2D8828B6" w14:textId="68202D21" w:rsidR="009354A8" w:rsidRPr="00BC73CE" w:rsidRDefault="00AF6E1A" w:rsidP="009354A8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Status</w:t>
            </w:r>
          </w:p>
        </w:tc>
        <w:tc>
          <w:tcPr>
            <w:tcW w:w="1560" w:type="dxa"/>
            <w:shd w:val="clear" w:color="auto" w:fill="002B62"/>
          </w:tcPr>
          <w:p w14:paraId="480821C1" w14:textId="0829CCCF" w:rsidR="009354A8" w:rsidRPr="00BC73CE" w:rsidRDefault="00AF6E1A" w:rsidP="009354A8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Collection log</w:t>
            </w:r>
          </w:p>
        </w:tc>
        <w:tc>
          <w:tcPr>
            <w:tcW w:w="1134" w:type="dxa"/>
            <w:shd w:val="clear" w:color="auto" w:fill="002B62"/>
          </w:tcPr>
          <w:p w14:paraId="38D70069" w14:textId="73E59DA1" w:rsidR="009354A8" w:rsidRPr="00BC73CE" w:rsidRDefault="00AF6E1A" w:rsidP="009354A8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Remarks</w:t>
            </w:r>
          </w:p>
        </w:tc>
      </w:tr>
      <w:tr w:rsidR="007608B9" w:rsidRPr="00BC73CE" w14:paraId="59FB60F6" w14:textId="77777777" w:rsidTr="00873152">
        <w:trPr>
          <w:jc w:val="center"/>
        </w:trPr>
        <w:tc>
          <w:tcPr>
            <w:tcW w:w="1129" w:type="dxa"/>
          </w:tcPr>
          <w:p w14:paraId="562D6B02" w14:textId="0B83F778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Other than Complete</w:t>
            </w:r>
          </w:p>
        </w:tc>
        <w:tc>
          <w:tcPr>
            <w:tcW w:w="1276" w:type="dxa"/>
          </w:tcPr>
          <w:p w14:paraId="276F05CB" w14:textId="556B19F5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No</w:t>
            </w:r>
          </w:p>
        </w:tc>
        <w:tc>
          <w:tcPr>
            <w:tcW w:w="1418" w:type="dxa"/>
          </w:tcPr>
          <w:p w14:paraId="693DFCF5" w14:textId="1387ED5C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Not target</w:t>
            </w:r>
          </w:p>
        </w:tc>
        <w:tc>
          <w:tcPr>
            <w:tcW w:w="1842" w:type="dxa"/>
          </w:tcPr>
          <w:p w14:paraId="0A1E3666" w14:textId="62098868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Blank</w:t>
            </w:r>
          </w:p>
        </w:tc>
        <w:tc>
          <w:tcPr>
            <w:tcW w:w="1560" w:type="dxa"/>
          </w:tcPr>
          <w:p w14:paraId="4419900A" w14:textId="079B8A45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Blank</w:t>
            </w:r>
          </w:p>
        </w:tc>
        <w:tc>
          <w:tcPr>
            <w:tcW w:w="1134" w:type="dxa"/>
          </w:tcPr>
          <w:p w14:paraId="23B7B730" w14:textId="77777777" w:rsidR="007608B9" w:rsidRPr="00BC73CE" w:rsidRDefault="007608B9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7608B9" w:rsidRPr="00BC73CE" w14:paraId="561CB9CF" w14:textId="77777777" w:rsidTr="00873152">
        <w:trPr>
          <w:jc w:val="center"/>
        </w:trPr>
        <w:tc>
          <w:tcPr>
            <w:tcW w:w="1129" w:type="dxa"/>
          </w:tcPr>
          <w:p w14:paraId="0D202621" w14:textId="74438A3D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lastRenderedPageBreak/>
              <w:t>Other than Complete</w:t>
            </w:r>
          </w:p>
        </w:tc>
        <w:tc>
          <w:tcPr>
            <w:tcW w:w="1276" w:type="dxa"/>
          </w:tcPr>
          <w:p w14:paraId="1BE8F720" w14:textId="42468635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Yes</w:t>
            </w:r>
          </w:p>
        </w:tc>
        <w:tc>
          <w:tcPr>
            <w:tcW w:w="1418" w:type="dxa"/>
          </w:tcPr>
          <w:p w14:paraId="08D72A50" w14:textId="66F96ABB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Not target</w:t>
            </w:r>
          </w:p>
        </w:tc>
        <w:tc>
          <w:tcPr>
            <w:tcW w:w="1842" w:type="dxa"/>
          </w:tcPr>
          <w:p w14:paraId="417EEA5F" w14:textId="236C06BE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Blank</w:t>
            </w:r>
          </w:p>
        </w:tc>
        <w:tc>
          <w:tcPr>
            <w:tcW w:w="1560" w:type="dxa"/>
          </w:tcPr>
          <w:p w14:paraId="5D1B1CA0" w14:textId="4B74B511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Blank</w:t>
            </w:r>
          </w:p>
        </w:tc>
        <w:tc>
          <w:tcPr>
            <w:tcW w:w="1134" w:type="dxa"/>
          </w:tcPr>
          <w:p w14:paraId="7446AB0B" w14:textId="1FA13F23" w:rsidR="007608B9" w:rsidRPr="00BC73CE" w:rsidRDefault="007608B9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7608B9" w:rsidRPr="00BC73CE" w14:paraId="1CD54274" w14:textId="77777777" w:rsidTr="00873152">
        <w:trPr>
          <w:jc w:val="center"/>
        </w:trPr>
        <w:tc>
          <w:tcPr>
            <w:tcW w:w="1129" w:type="dxa"/>
          </w:tcPr>
          <w:p w14:paraId="27111AEF" w14:textId="5871827E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Complete</w:t>
            </w:r>
          </w:p>
        </w:tc>
        <w:tc>
          <w:tcPr>
            <w:tcW w:w="1276" w:type="dxa"/>
          </w:tcPr>
          <w:p w14:paraId="3A684AAB" w14:textId="12757565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No</w:t>
            </w:r>
          </w:p>
        </w:tc>
        <w:tc>
          <w:tcPr>
            <w:tcW w:w="1418" w:type="dxa"/>
          </w:tcPr>
          <w:p w14:paraId="2E8BC725" w14:textId="3E8C118B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Target</w:t>
            </w:r>
          </w:p>
        </w:tc>
        <w:tc>
          <w:tcPr>
            <w:tcW w:w="1842" w:type="dxa"/>
          </w:tcPr>
          <w:p w14:paraId="4363A232" w14:textId="123E920B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Not target</w:t>
            </w:r>
          </w:p>
        </w:tc>
        <w:tc>
          <w:tcPr>
            <w:tcW w:w="1560" w:type="dxa"/>
          </w:tcPr>
          <w:p w14:paraId="74B64BE9" w14:textId="535CD845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Blank</w:t>
            </w:r>
          </w:p>
        </w:tc>
        <w:tc>
          <w:tcPr>
            <w:tcW w:w="1134" w:type="dxa"/>
          </w:tcPr>
          <w:p w14:paraId="64CCB8AA" w14:textId="742619BD" w:rsidR="007608B9" w:rsidRPr="00BC73CE" w:rsidRDefault="007608B9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7608B9" w:rsidRPr="00BC73CE" w14:paraId="4E66A5AE" w14:textId="77777777" w:rsidTr="00873152">
        <w:trPr>
          <w:jc w:val="center"/>
        </w:trPr>
        <w:tc>
          <w:tcPr>
            <w:tcW w:w="1129" w:type="dxa"/>
          </w:tcPr>
          <w:p w14:paraId="615910C5" w14:textId="4994003F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Complete</w:t>
            </w:r>
          </w:p>
        </w:tc>
        <w:tc>
          <w:tcPr>
            <w:tcW w:w="1276" w:type="dxa"/>
          </w:tcPr>
          <w:p w14:paraId="30E54FED" w14:textId="7C35D39A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Yes</w:t>
            </w:r>
          </w:p>
        </w:tc>
        <w:tc>
          <w:tcPr>
            <w:tcW w:w="1418" w:type="dxa"/>
          </w:tcPr>
          <w:p w14:paraId="68380253" w14:textId="6F06F2A7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Target</w:t>
            </w:r>
          </w:p>
        </w:tc>
        <w:tc>
          <w:tcPr>
            <w:tcW w:w="1842" w:type="dxa"/>
          </w:tcPr>
          <w:p w14:paraId="47BE1214" w14:textId="5E72E196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Collected</w:t>
            </w:r>
          </w:p>
        </w:tc>
        <w:tc>
          <w:tcPr>
            <w:tcW w:w="1560" w:type="dxa"/>
          </w:tcPr>
          <w:p w14:paraId="61C860A1" w14:textId="3A26500B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With log file</w:t>
            </w:r>
          </w:p>
        </w:tc>
        <w:tc>
          <w:tcPr>
            <w:tcW w:w="1134" w:type="dxa"/>
          </w:tcPr>
          <w:p w14:paraId="5F2FF8BF" w14:textId="77777777" w:rsidR="007608B9" w:rsidRPr="00BC73CE" w:rsidRDefault="007608B9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873152" w:rsidRPr="00BC73CE" w14:paraId="64C6A43E" w14:textId="77777777" w:rsidTr="00873152">
        <w:trPr>
          <w:jc w:val="center"/>
        </w:trPr>
        <w:tc>
          <w:tcPr>
            <w:tcW w:w="1129" w:type="dxa"/>
          </w:tcPr>
          <w:p w14:paraId="026B1EB1" w14:textId="1FB5525A" w:rsidR="00873152" w:rsidRPr="00BC73CE" w:rsidRDefault="00AF6E1A" w:rsidP="00873152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Complete</w:t>
            </w:r>
          </w:p>
        </w:tc>
        <w:tc>
          <w:tcPr>
            <w:tcW w:w="1276" w:type="dxa"/>
          </w:tcPr>
          <w:p w14:paraId="62851728" w14:textId="0F488917" w:rsidR="00873152" w:rsidRPr="00BC73CE" w:rsidRDefault="00AF6E1A" w:rsidP="00873152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No</w:t>
            </w:r>
          </w:p>
        </w:tc>
        <w:tc>
          <w:tcPr>
            <w:tcW w:w="1418" w:type="dxa"/>
          </w:tcPr>
          <w:p w14:paraId="26D655D7" w14:textId="14CBD0F9" w:rsidR="00873152" w:rsidRPr="00BC73CE" w:rsidRDefault="00AF6E1A" w:rsidP="00873152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Target</w:t>
            </w:r>
          </w:p>
        </w:tc>
        <w:tc>
          <w:tcPr>
            <w:tcW w:w="1842" w:type="dxa"/>
          </w:tcPr>
          <w:p w14:paraId="07A7F0B3" w14:textId="32715887" w:rsidR="00873152" w:rsidRPr="00BC73CE" w:rsidRDefault="00AF6E1A" w:rsidP="00873152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Collected (with notification)</w:t>
            </w:r>
          </w:p>
        </w:tc>
        <w:tc>
          <w:tcPr>
            <w:tcW w:w="1560" w:type="dxa"/>
          </w:tcPr>
          <w:p w14:paraId="50C9C377" w14:textId="3C958451" w:rsidR="00873152" w:rsidRPr="00BC73CE" w:rsidRDefault="00AF6E1A" w:rsidP="00873152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With log file</w:t>
            </w:r>
          </w:p>
        </w:tc>
        <w:tc>
          <w:tcPr>
            <w:tcW w:w="1134" w:type="dxa"/>
          </w:tcPr>
          <w:p w14:paraId="675C8E29" w14:textId="77777777" w:rsidR="00873152" w:rsidRPr="00BC73CE" w:rsidRDefault="00873152" w:rsidP="00873152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</w:tbl>
    <w:p w14:paraId="3C6316CF" w14:textId="77777777" w:rsidR="009354A8" w:rsidRPr="00BC73CE" w:rsidRDefault="009354A8" w:rsidP="009354A8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ab/>
      </w:r>
    </w:p>
    <w:p w14:paraId="3EDF7882" w14:textId="3F3B68F8" w:rsidR="003E6014" w:rsidRPr="00BC73CE" w:rsidRDefault="003E6014" w:rsidP="003E6014">
      <w:pPr>
        <w:ind w:firstLine="840"/>
        <w:jc w:val="left"/>
        <w:rPr>
          <w:rFonts w:asciiTheme="majorHAnsi" w:hAnsiTheme="majorHAnsi" w:cstheme="majorHAnsi"/>
        </w:rPr>
      </w:pPr>
      <w:r w:rsidRPr="00BC73CE">
        <w:rPr>
          <w:rFonts w:ascii="ＭＳ ゴシック" w:eastAsia="ＭＳ ゴシック" w:hAnsi="ＭＳ ゴシック" w:cs="ＭＳ ゴシック" w:hint="eastAsia"/>
        </w:rPr>
        <w:t>※</w:t>
      </w:r>
      <w:r w:rsidR="00AF6E1A" w:rsidRPr="00BC73CE">
        <w:rPr>
          <w:rFonts w:asciiTheme="majorHAnsi" w:hAnsiTheme="majorHAnsi" w:cstheme="majorHAnsi"/>
        </w:rPr>
        <w:t>Regarding Status notations</w:t>
      </w:r>
    </w:p>
    <w:p w14:paraId="1E1EF383" w14:textId="4A6AFABF" w:rsidR="003E6014" w:rsidRPr="00BC73CE" w:rsidRDefault="00AF6E1A" w:rsidP="003E6014">
      <w:pPr>
        <w:pStyle w:val="ab"/>
        <w:numPr>
          <w:ilvl w:val="0"/>
          <w:numId w:val="39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If the Operation status shows “Not complete”, the collection status will not be updated because it is not subject to the Collect function. Therefore, it will remain as “Blank”</w:t>
      </w:r>
    </w:p>
    <w:p w14:paraId="2470ABBA" w14:textId="107C8AE4" w:rsidR="003E6014" w:rsidRPr="00BC73CE" w:rsidRDefault="00AF6E1A" w:rsidP="003E6014">
      <w:pPr>
        <w:pStyle w:val="ab"/>
        <w:numPr>
          <w:ilvl w:val="0"/>
          <w:numId w:val="39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If the operation status shows as “Complete” and there are no files to collect, the status will show as “Collected” and the collection log will be blank.</w:t>
      </w:r>
    </w:p>
    <w:p w14:paraId="1178CED2" w14:textId="7B5C6438" w:rsidR="003E6014" w:rsidRPr="00BC73CE" w:rsidRDefault="00AF6E1A" w:rsidP="003E6014">
      <w:pPr>
        <w:pStyle w:val="ab"/>
        <w:numPr>
          <w:ilvl w:val="0"/>
          <w:numId w:val="39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Even if the RESTAPI registration process fails during collecting the “ Collection interface information”, Settings item value list” or “ Menu access rights/permission roles”, the collection will show as “ Complete (with notification)”.</w:t>
      </w:r>
    </w:p>
    <w:p w14:paraId="0A5551E5" w14:textId="57C4729A" w:rsidR="009354A8" w:rsidRPr="00BC73CE" w:rsidRDefault="009354A8" w:rsidP="006A0BCE">
      <w:pPr>
        <w:jc w:val="left"/>
        <w:rPr>
          <w:rFonts w:asciiTheme="majorHAnsi" w:hAnsiTheme="majorHAnsi" w:cstheme="majorHAnsi"/>
        </w:rPr>
      </w:pPr>
    </w:p>
    <w:p w14:paraId="0A26C522" w14:textId="2134870A" w:rsidR="00E04375" w:rsidRPr="00BC73CE" w:rsidRDefault="00E04375" w:rsidP="006A0BCE">
      <w:pPr>
        <w:jc w:val="left"/>
        <w:rPr>
          <w:rFonts w:asciiTheme="majorHAnsi" w:hAnsiTheme="majorHAnsi" w:cstheme="majorHAnsi"/>
        </w:rPr>
      </w:pPr>
    </w:p>
    <w:p w14:paraId="374ADC47" w14:textId="580A816D" w:rsidR="006A0BCE" w:rsidRPr="00BC73CE" w:rsidRDefault="00AF6E1A" w:rsidP="006A0BCE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  <w:color w:val="000000" w:themeColor="text1"/>
          <w:sz w:val="20"/>
          <w:szCs w:val="20"/>
        </w:rPr>
        <w:t>Example of Log file output contents.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D53294" w:rsidRPr="00BC73CE" w14:paraId="1F71E108" w14:textId="77777777" w:rsidTr="006A0BCE">
        <w:tc>
          <w:tcPr>
            <w:tcW w:w="9627" w:type="dxa"/>
          </w:tcPr>
          <w:p w14:paraId="7D0D4499" w14:textId="5E3D2B68" w:rsidR="00D53294" w:rsidRPr="00BC73CE" w:rsidRDefault="00D53294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e.g.)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Example of Log file output contents</w:t>
            </w:r>
            <w:r w:rsidR="006A0BC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(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Registration process succeeded</w:t>
            </w:r>
            <w:r w:rsidR="006A0BC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)</w:t>
            </w:r>
          </w:p>
          <w:p w14:paraId="2870A671" w14:textId="1BBAFEAF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2020-11-13 13:51:02 Collect START (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Host </w:t>
            </w:r>
            <w:proofErr w:type="spellStart"/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:ita-sample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File </w:t>
            </w:r>
            <w:proofErr w:type="spellStart"/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:RH_snmpd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)</w:t>
            </w:r>
          </w:p>
          <w:p w14:paraId="04ADFE3E" w14:textId="59E793EC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2020-11-13 13:51:02 REST DATA (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Host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: </w:t>
            </w: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ita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-sample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Menu 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ID: 0000000004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Operation 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NO: 1 )</w:t>
            </w:r>
          </w:p>
          <w:p w14:paraId="21FF508D" w14:textId="77777777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Array</w:t>
            </w:r>
          </w:p>
          <w:p w14:paraId="5AC20002" w14:textId="77777777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(</w:t>
            </w:r>
          </w:p>
          <w:p w14:paraId="5F87398F" w14:textId="77777777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[0] =&gt; http://127.0.0.1:80/default/menu/07_rest_api_ver1.php?no=0000000004</w:t>
            </w:r>
          </w:p>
          <w:p w14:paraId="61B80999" w14:textId="146D9B69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[1] =&gt; [["</w:t>
            </w:r>
            <w:r w:rsidR="00C7039F">
              <w:rPr>
                <w:rFonts w:asciiTheme="majorHAnsi" w:hAnsiTheme="majorHAnsi" w:cstheme="majorHAnsi" w:hint="eastAsia"/>
                <w:color w:val="000000" w:themeColor="text1"/>
                <w:sz w:val="20"/>
                <w:szCs w:val="20"/>
              </w:rPr>
              <w:t>u</w:t>
            </w:r>
            <w:r w:rsidR="00C7039F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pdate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","","3","ita-sample","","","","","","2023\/10\/26 16:35_1:OP001","Root &lt;</w:t>
            </w: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root@localhost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&gt; (configure \/</w:t>
            </w: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etc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\/</w:t>
            </w: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snmp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\/</w:t>
            </w: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snmp.local.conf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)","Unknown (edit \/etc\/snmp\/snmpd.conf)","public","notConfigUser","","","T_20201111115557819037",""]]</w:t>
            </w:r>
          </w:p>
          <w:p w14:paraId="6C552CF0" w14:textId="77777777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[2] =&gt; {"status":"SUCCEED","resultdata":{"LIST":{"NORMAL":{"register":{"name":"\u767b\u9332","ct":0},"update":{"name":"\u66f4\u65b0","ct":1},"delete":{"name":"\u5ec3\u6b62","ct":0},"revive":{"name":"\u5fa9\u6d3b","ct":0},"error":{"name":"\u30a8\u30e9\u30fc","ct":0}},"RAW":[["000","200",""]]}}}</w:t>
            </w:r>
          </w:p>
          <w:p w14:paraId="1AA9E4C8" w14:textId="77777777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)</w:t>
            </w:r>
          </w:p>
          <w:p w14:paraId="4F5588E7" w14:textId="0AD23468" w:rsidR="00D53294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2020-11-13 13:51:02 Collect END (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Host </w:t>
            </w:r>
            <w:proofErr w:type="spellStart"/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:ita-sample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File </w:t>
            </w:r>
            <w:proofErr w:type="spellStart"/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:RH_snmpd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) </w:t>
            </w:r>
          </w:p>
        </w:tc>
      </w:tr>
    </w:tbl>
    <w:p w14:paraId="42316E8A" w14:textId="11305789" w:rsidR="006A0BCE" w:rsidRPr="00BC73CE" w:rsidRDefault="006A0BCE" w:rsidP="006A0BCE">
      <w:pPr>
        <w:pStyle w:val="af4"/>
        <w:keepNext/>
        <w:rPr>
          <w:rFonts w:asciiTheme="majorHAnsi" w:hAnsiTheme="majorHAnsi" w:cstheme="majorHAnsi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6A0BCE" w:rsidRPr="00BC73CE" w14:paraId="09ACB892" w14:textId="77777777" w:rsidTr="006A0BCE">
        <w:tc>
          <w:tcPr>
            <w:tcW w:w="9627" w:type="dxa"/>
          </w:tcPr>
          <w:p w14:paraId="7AF4EB91" w14:textId="4C5434FA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e.g.)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Example of Log file output contents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(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Registration process failed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)</w:t>
            </w:r>
          </w:p>
          <w:p w14:paraId="5B3E231C" w14:textId="49C0A782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2020-11-06 13:32:52 Collect START (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Host </w:t>
            </w:r>
            <w:proofErr w:type="spellStart"/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:ita-sample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File </w:t>
            </w:r>
            <w:proofErr w:type="spellStart"/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:RH_snmpd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)</w:t>
            </w:r>
          </w:p>
          <w:p w14:paraId="79D5C003" w14:textId="4AAC77D3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2020-11-06 13:32:52 [</w:t>
            </w:r>
            <w:r w:rsidR="00C7039F">
              <w:rPr>
                <w:rFonts w:asciiTheme="majorHAnsi" w:hAnsiTheme="majorHAnsi" w:cstheme="majorHAnsi" w:hint="eastAsia"/>
                <w:color w:val="000000" w:themeColor="text1"/>
                <w:sz w:val="20"/>
                <w:szCs w:val="20"/>
              </w:rPr>
              <w:t>p</w:t>
            </w:r>
            <w:r w:rsidR="00C7039F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rocess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]REST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Access failed</w:t>
            </w:r>
          </w:p>
          <w:p w14:paraId="183420F0" w14:textId="77777777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Array</w:t>
            </w:r>
          </w:p>
          <w:p w14:paraId="22E055C1" w14:textId="77777777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(</w:t>
            </w:r>
          </w:p>
          <w:p w14:paraId="13469A4B" w14:textId="77777777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[0] =&gt; http://127.0.0.1:80/default/menu/07_rest_api_ver1.php?no=0000000005</w:t>
            </w:r>
          </w:p>
          <w:p w14:paraId="291FDEEE" w14:textId="5AD7F608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[1] =&gt; [["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Register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","","","ita-sample","","","","","","2023\/10\/26 16:35_1:OP001","Root &lt;</w:t>
            </w: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root@localhost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&gt;(configure \/</w:t>
            </w: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etc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\/</w:t>
            </w: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snmp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\/</w:t>
            </w: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snmp.local.conf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)","Unknown (edit \/</w:t>
            </w: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etc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\/</w:t>
            </w: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snmp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\/</w:t>
            </w: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snmpd.conf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)","public","</w:t>
            </w: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notConfigUser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","","","",""]]</w:t>
            </w:r>
          </w:p>
          <w:p w14:paraId="22809A8B" w14:textId="5C14BD2D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[2] =&gt; {"Error":"\u30e1\u30f3\u30c6\u30ca\u30f3\u30b9\u6a29\u9650\u304c\u3042\u308a\u307e\u305b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lastRenderedPageBreak/>
              <w:t>\u3093\u3002","Exception":"Generic error","</w:t>
            </w:r>
            <w:proofErr w:type="spellStart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StackTrace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":"none"}</w:t>
            </w:r>
          </w:p>
          <w:p w14:paraId="3AB589B5" w14:textId="77777777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)</w:t>
            </w:r>
          </w:p>
          <w:p w14:paraId="2008B8F8" w14:textId="16350297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2020-11-06 13:32:52 Collect END (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Host </w:t>
            </w:r>
            <w:proofErr w:type="spellStart"/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:ita-sample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File </w:t>
            </w:r>
            <w:proofErr w:type="spellStart"/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:RH_snmpd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)</w:t>
            </w:r>
          </w:p>
        </w:tc>
      </w:tr>
    </w:tbl>
    <w:p w14:paraId="3E4A909F" w14:textId="6FF82503" w:rsidR="006A0BCE" w:rsidRPr="00BC73CE" w:rsidRDefault="006A0BCE" w:rsidP="006A0BCE">
      <w:pPr>
        <w:pStyle w:val="af4"/>
        <w:keepNext/>
        <w:rPr>
          <w:rFonts w:asciiTheme="majorHAnsi" w:hAnsiTheme="majorHAnsi" w:cstheme="majorHAnsi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6A0BCE" w:rsidRPr="00BC73CE" w14:paraId="1040F344" w14:textId="77777777" w:rsidTr="006A0BCE">
        <w:tc>
          <w:tcPr>
            <w:tcW w:w="9627" w:type="dxa"/>
          </w:tcPr>
          <w:p w14:paraId="4D9B071E" w14:textId="0110C00B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e.g.)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Example of Log file output contents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(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Not target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)</w:t>
            </w:r>
          </w:p>
          <w:p w14:paraId="4AD95FE7" w14:textId="5275A409" w:rsidR="006A0BCE" w:rsidRPr="00BC73CE" w:rsidRDefault="006A0BCE" w:rsidP="00AF6E1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2020-11-05 16:55:31 [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Process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]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The target device is not registered or is obsolete, so skip the registration and update process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(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Host </w:t>
            </w:r>
            <w:proofErr w:type="spellStart"/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:ita-test</w:t>
            </w:r>
            <w:proofErr w:type="spellEnd"/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)</w:t>
            </w:r>
          </w:p>
        </w:tc>
      </w:tr>
    </w:tbl>
    <w:p w14:paraId="26C14315" w14:textId="77777777" w:rsidR="006A0BCE" w:rsidRPr="00BC73CE" w:rsidRDefault="006A0BCE" w:rsidP="006A0BCE">
      <w:pPr>
        <w:widowControl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br w:type="page"/>
      </w:r>
    </w:p>
    <w:p w14:paraId="01CA6365" w14:textId="66B97D8D" w:rsidR="003E4A61" w:rsidRPr="00BC73CE" w:rsidRDefault="00D540EE" w:rsidP="006A0BCE">
      <w:pPr>
        <w:pStyle w:val="20"/>
        <w:rPr>
          <w:rFonts w:asciiTheme="majorHAnsi" w:hAnsiTheme="majorHAnsi" w:cstheme="majorHAnsi"/>
        </w:rPr>
      </w:pPr>
      <w:bookmarkStart w:id="45" w:name="_Ref56780087"/>
      <w:bookmarkStart w:id="46" w:name="_Ref56780088"/>
      <w:bookmarkStart w:id="47" w:name="_Toc93499531"/>
      <w:proofErr w:type="spellStart"/>
      <w:r w:rsidRPr="00BC73CE">
        <w:rPr>
          <w:rFonts w:asciiTheme="majorHAnsi" w:hAnsiTheme="majorHAnsi" w:cstheme="majorHAnsi"/>
        </w:rPr>
        <w:lastRenderedPageBreak/>
        <w:t>BackYard</w:t>
      </w:r>
      <w:bookmarkEnd w:id="40"/>
      <w:bookmarkEnd w:id="41"/>
      <w:bookmarkEnd w:id="42"/>
      <w:bookmarkEnd w:id="43"/>
      <w:bookmarkEnd w:id="45"/>
      <w:bookmarkEnd w:id="46"/>
      <w:proofErr w:type="spellEnd"/>
      <w:r w:rsidR="00AF6E1A" w:rsidRPr="00BC73CE">
        <w:rPr>
          <w:rFonts w:asciiTheme="majorHAnsi" w:hAnsiTheme="majorHAnsi" w:cstheme="majorHAnsi"/>
        </w:rPr>
        <w:t xml:space="preserve"> contents</w:t>
      </w:r>
      <w:bookmarkEnd w:id="47"/>
    </w:p>
    <w:p w14:paraId="15D6B083" w14:textId="3FDE1469" w:rsidR="00676E74" w:rsidRPr="00BC73CE" w:rsidRDefault="00AF6E1A" w:rsidP="006A0BCE">
      <w:pPr>
        <w:pStyle w:val="30"/>
        <w:numPr>
          <w:ilvl w:val="2"/>
          <w:numId w:val="38"/>
        </w:numPr>
        <w:jc w:val="left"/>
        <w:rPr>
          <w:rFonts w:cstheme="majorHAnsi"/>
        </w:rPr>
      </w:pPr>
      <w:bookmarkStart w:id="48" w:name="_Toc93499532"/>
      <w:r w:rsidRPr="00BC73CE">
        <w:rPr>
          <w:rFonts w:cstheme="majorHAnsi"/>
        </w:rPr>
        <w:t>Overview of the Parameter sheet registration process.</w:t>
      </w:r>
      <w:bookmarkEnd w:id="48"/>
    </w:p>
    <w:p w14:paraId="4B66410F" w14:textId="4C9A478C" w:rsidR="008647CB" w:rsidRPr="00BC73CE" w:rsidRDefault="00AF6E1A" w:rsidP="006A0BCE">
      <w:pPr>
        <w:pStyle w:val="ab"/>
        <w:numPr>
          <w:ilvl w:val="3"/>
          <w:numId w:val="28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Acquire Collection interface information</w:t>
      </w:r>
    </w:p>
    <w:p w14:paraId="3394913E" w14:textId="0E22A436" w:rsidR="00060538" w:rsidRPr="00BC73CE" w:rsidRDefault="00060538" w:rsidP="006A0BCE">
      <w:pPr>
        <w:jc w:val="left"/>
        <w:rPr>
          <w:rFonts w:asciiTheme="majorHAnsi" w:eastAsia="ＭＳ Ｐゴシック" w:hAnsiTheme="majorHAnsi" w:cstheme="majorHAnsi"/>
        </w:rPr>
      </w:pPr>
    </w:p>
    <w:p w14:paraId="16E01991" w14:textId="45BE2C1A" w:rsidR="00060538" w:rsidRPr="00BC73CE" w:rsidRDefault="00AF6E1A" w:rsidP="006A0BCE">
      <w:pPr>
        <w:pStyle w:val="ab"/>
        <w:numPr>
          <w:ilvl w:val="3"/>
          <w:numId w:val="28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Acquire list over completed operations (with Normal end)</w:t>
      </w:r>
    </w:p>
    <w:p w14:paraId="4D985685" w14:textId="1C40C684" w:rsidR="00060538" w:rsidRPr="00BC73CE" w:rsidRDefault="00AF6E1A" w:rsidP="006A0BCE">
      <w:pPr>
        <w:pStyle w:val="ab"/>
        <w:ind w:leftChars="0" w:left="2008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Collection target status</w:t>
      </w:r>
      <w:r w:rsidR="00060538" w:rsidRPr="00BC73CE">
        <w:rPr>
          <w:rFonts w:asciiTheme="majorHAnsi" w:eastAsia="ＭＳ Ｐゴシック" w:hAnsiTheme="majorHAnsi" w:cstheme="majorHAnsi"/>
        </w:rPr>
        <w:t>：</w:t>
      </w:r>
      <w:r w:rsidR="00060538" w:rsidRPr="00BC73CE">
        <w:rPr>
          <w:rFonts w:asciiTheme="majorHAnsi" w:eastAsia="ＭＳ Ｐゴシック" w:hAnsiTheme="majorHAnsi" w:cstheme="majorHAnsi"/>
        </w:rPr>
        <w:tab/>
      </w:r>
      <w:r w:rsidRPr="00BC73CE">
        <w:rPr>
          <w:rFonts w:asciiTheme="majorHAnsi" w:eastAsia="ＭＳ Ｐゴシック" w:hAnsiTheme="majorHAnsi" w:cstheme="majorHAnsi"/>
        </w:rPr>
        <w:t>Complete</w:t>
      </w:r>
    </w:p>
    <w:p w14:paraId="0F639EA7" w14:textId="77777777" w:rsidR="00060538" w:rsidRPr="00BC73CE" w:rsidRDefault="00060538" w:rsidP="006A0BCE">
      <w:pPr>
        <w:pStyle w:val="ab"/>
        <w:ind w:leftChars="0" w:left="2008"/>
        <w:jc w:val="left"/>
        <w:rPr>
          <w:rFonts w:asciiTheme="majorHAnsi" w:eastAsia="ＭＳ Ｐゴシック" w:hAnsiTheme="majorHAnsi" w:cstheme="majorHAnsi"/>
        </w:rPr>
      </w:pPr>
    </w:p>
    <w:p w14:paraId="228ABC29" w14:textId="2A438FED" w:rsidR="00B80BF6" w:rsidRPr="00BC73CE" w:rsidRDefault="00AF6E1A" w:rsidP="006A0BCE">
      <w:pPr>
        <w:pStyle w:val="ab"/>
        <w:numPr>
          <w:ilvl w:val="3"/>
          <w:numId w:val="28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Acquire the following information from the collectable operation no.</w:t>
      </w:r>
    </w:p>
    <w:p w14:paraId="5CD35829" w14:textId="3CC75F65" w:rsidR="00B80BF6" w:rsidRPr="00BC73CE" w:rsidRDefault="00AF6E1A" w:rsidP="006A0BCE">
      <w:pPr>
        <w:pStyle w:val="ab"/>
        <w:numPr>
          <w:ilvl w:val="0"/>
          <w:numId w:val="29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Operation information</w:t>
      </w:r>
    </w:p>
    <w:p w14:paraId="4356548B" w14:textId="1846F6E5" w:rsidR="00B80BF6" w:rsidRPr="00BC73CE" w:rsidRDefault="00AF6E1A" w:rsidP="006A0BCE">
      <w:pPr>
        <w:pStyle w:val="ab"/>
        <w:numPr>
          <w:ilvl w:val="0"/>
          <w:numId w:val="29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Target host</w:t>
      </w:r>
    </w:p>
    <w:p w14:paraId="12299577" w14:textId="676C81C1" w:rsidR="001B7EEE" w:rsidRPr="00BC73CE" w:rsidRDefault="00AF6E1A" w:rsidP="006A0BCE">
      <w:pPr>
        <w:pStyle w:val="ab"/>
        <w:numPr>
          <w:ilvl w:val="0"/>
          <w:numId w:val="29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Target source file</w:t>
      </w:r>
    </w:p>
    <w:p w14:paraId="366BB010" w14:textId="77777777" w:rsidR="00060538" w:rsidRPr="00BC73CE" w:rsidRDefault="00060538" w:rsidP="006A0BCE">
      <w:pPr>
        <w:pStyle w:val="ab"/>
        <w:ind w:leftChars="0" w:left="1588"/>
        <w:jc w:val="left"/>
        <w:rPr>
          <w:rFonts w:asciiTheme="majorHAnsi" w:eastAsia="ＭＳ Ｐゴシック" w:hAnsiTheme="majorHAnsi" w:cstheme="majorHAnsi"/>
        </w:rPr>
      </w:pPr>
    </w:p>
    <w:p w14:paraId="5CD46FB2" w14:textId="6F13F944" w:rsidR="00263A11" w:rsidRPr="00BC73CE" w:rsidRDefault="00AF6E1A" w:rsidP="006A0BCE">
      <w:pPr>
        <w:pStyle w:val="ab"/>
        <w:numPr>
          <w:ilvl w:val="3"/>
          <w:numId w:val="28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 xml:space="preserve">Inquire </w:t>
      </w:r>
      <w:proofErr w:type="spellStart"/>
      <w:r w:rsidRPr="00BC73CE">
        <w:rPr>
          <w:rFonts w:asciiTheme="majorHAnsi" w:eastAsia="ＭＳ Ｐゴシック" w:hAnsiTheme="majorHAnsi" w:cstheme="majorHAnsi"/>
        </w:rPr>
        <w:t>wether</w:t>
      </w:r>
      <w:proofErr w:type="spellEnd"/>
      <w:r w:rsidRPr="00BC73CE">
        <w:rPr>
          <w:rFonts w:asciiTheme="majorHAnsi" w:eastAsia="ＭＳ Ｐゴシック" w:hAnsiTheme="majorHAnsi" w:cstheme="majorHAnsi"/>
        </w:rPr>
        <w:t xml:space="preserve"> the target host is registered in the Device list or not</w:t>
      </w:r>
    </w:p>
    <w:p w14:paraId="13A10542" w14:textId="0956EBFF" w:rsidR="00263A11" w:rsidRPr="00BC73CE" w:rsidRDefault="00AF6E1A" w:rsidP="006A0BCE">
      <w:pPr>
        <w:pStyle w:val="ab"/>
        <w:ind w:leftChars="0" w:left="1985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Registered</w:t>
      </w:r>
      <w:r w:rsidR="00263A11" w:rsidRPr="00BC73CE">
        <w:rPr>
          <w:rFonts w:asciiTheme="majorHAnsi" w:eastAsia="ＭＳ Ｐゴシック" w:hAnsiTheme="majorHAnsi" w:cstheme="majorHAnsi"/>
        </w:rPr>
        <w:t>：</w:t>
      </w:r>
      <w:r w:rsidR="00263A11" w:rsidRPr="00BC73CE">
        <w:rPr>
          <w:rFonts w:asciiTheme="majorHAnsi" w:eastAsia="ＭＳ Ｐゴシック" w:hAnsiTheme="majorHAnsi" w:cstheme="majorHAnsi"/>
        </w:rPr>
        <w:tab/>
      </w:r>
      <w:r w:rsidR="00263A11" w:rsidRPr="00BC73CE">
        <w:rPr>
          <w:rFonts w:asciiTheme="majorHAnsi" w:eastAsia="ＭＳ Ｐゴシック" w:hAnsiTheme="majorHAnsi" w:cstheme="majorHAnsi"/>
        </w:rPr>
        <w:tab/>
      </w:r>
      <w:r w:rsidRPr="00BC73CE">
        <w:rPr>
          <w:rFonts w:asciiTheme="majorHAnsi" w:eastAsia="ＭＳ Ｐゴシック" w:hAnsiTheme="majorHAnsi" w:cstheme="majorHAnsi"/>
        </w:rPr>
        <w:t>Collectable</w:t>
      </w:r>
    </w:p>
    <w:p w14:paraId="5AF5D1D1" w14:textId="311B2FE0" w:rsidR="00263A11" w:rsidRPr="00BC73CE" w:rsidRDefault="00AF6E1A" w:rsidP="006A0BCE">
      <w:pPr>
        <w:pStyle w:val="ab"/>
        <w:ind w:leftChars="0" w:left="1985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Not registered</w:t>
      </w:r>
      <w:r w:rsidR="00263A11" w:rsidRPr="00BC73CE">
        <w:rPr>
          <w:rFonts w:asciiTheme="majorHAnsi" w:eastAsia="ＭＳ Ｐゴシック" w:hAnsiTheme="majorHAnsi" w:cstheme="majorHAnsi"/>
        </w:rPr>
        <w:t>：</w:t>
      </w:r>
      <w:r w:rsidRPr="00BC73CE">
        <w:rPr>
          <w:rFonts w:asciiTheme="majorHAnsi" w:eastAsia="ＭＳ Ｐゴシック" w:hAnsiTheme="majorHAnsi" w:cstheme="majorHAnsi"/>
        </w:rPr>
        <w:t xml:space="preserve"> </w:t>
      </w:r>
      <w:r w:rsidR="00263A11" w:rsidRPr="00BC73CE">
        <w:rPr>
          <w:rFonts w:asciiTheme="majorHAnsi" w:eastAsia="ＭＳ Ｐゴシック" w:hAnsiTheme="majorHAnsi" w:cstheme="majorHAnsi"/>
        </w:rPr>
        <w:tab/>
      </w:r>
      <w:r w:rsidRPr="00BC73CE">
        <w:rPr>
          <w:rFonts w:asciiTheme="majorHAnsi" w:eastAsia="ＭＳ Ｐゴシック" w:hAnsiTheme="majorHAnsi" w:cstheme="majorHAnsi"/>
        </w:rPr>
        <w:t>Not collectable</w:t>
      </w:r>
    </w:p>
    <w:p w14:paraId="75121094" w14:textId="6016EF9B" w:rsidR="00263A11" w:rsidRPr="00BC73CE" w:rsidRDefault="00AF6E1A" w:rsidP="006A0BCE">
      <w:pPr>
        <w:pStyle w:val="ab"/>
        <w:numPr>
          <w:ilvl w:val="3"/>
          <w:numId w:val="28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Acquire the Menu ID of the target Parameter sheet from the source file and the Collection item value list.</w:t>
      </w:r>
    </w:p>
    <w:p w14:paraId="6623085A" w14:textId="77777777" w:rsidR="008C2F0F" w:rsidRPr="00BC73CE" w:rsidRDefault="008C2F0F" w:rsidP="006A0BCE">
      <w:pPr>
        <w:jc w:val="left"/>
        <w:rPr>
          <w:rFonts w:asciiTheme="majorHAnsi" w:eastAsia="ＭＳ Ｐゴシック" w:hAnsiTheme="majorHAnsi" w:cstheme="majorHAnsi"/>
        </w:rPr>
      </w:pPr>
    </w:p>
    <w:p w14:paraId="613A27B3" w14:textId="6FB24367" w:rsidR="00263A11" w:rsidRPr="00BC73CE" w:rsidRDefault="00263A11" w:rsidP="006A0BCE">
      <w:pPr>
        <w:pStyle w:val="ab"/>
        <w:numPr>
          <w:ilvl w:val="3"/>
          <w:numId w:val="28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 xml:space="preserve"> </w:t>
      </w:r>
      <w:r w:rsidR="00AF6E1A" w:rsidRPr="00BC73CE">
        <w:rPr>
          <w:rFonts w:asciiTheme="majorHAnsi" w:eastAsia="ＭＳ Ｐゴシック" w:hAnsiTheme="majorHAnsi" w:cstheme="majorHAnsi"/>
        </w:rPr>
        <w:t>Create RESTAPI Parameter with the information gathered in Step 1-4.</w:t>
      </w:r>
    </w:p>
    <w:p w14:paraId="5042D42A" w14:textId="77777777" w:rsidR="00263A11" w:rsidRPr="00BC73CE" w:rsidRDefault="00263A11" w:rsidP="006A0BCE">
      <w:pPr>
        <w:pStyle w:val="ab"/>
        <w:ind w:leftChars="0" w:left="1588"/>
        <w:jc w:val="left"/>
        <w:rPr>
          <w:rFonts w:asciiTheme="majorHAnsi" w:eastAsia="ＭＳ Ｐゴシック" w:hAnsiTheme="majorHAnsi" w:cstheme="majorHAnsi"/>
        </w:rPr>
      </w:pPr>
    </w:p>
    <w:p w14:paraId="6F09DF3B" w14:textId="5ED57135" w:rsidR="00060538" w:rsidRPr="00BC73CE" w:rsidRDefault="00AF6E1A" w:rsidP="006A0BCE">
      <w:pPr>
        <w:pStyle w:val="ab"/>
        <w:ind w:leftChars="0" w:left="1588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Query the Menu ID for data and determine the RESTAPI Execution type.</w:t>
      </w:r>
    </w:p>
    <w:p w14:paraId="6222BF1B" w14:textId="29782A4A" w:rsidR="008647CB" w:rsidRPr="00BC73CE" w:rsidRDefault="00AF6E1A" w:rsidP="006A0BCE">
      <w:pPr>
        <w:pStyle w:val="ab"/>
        <w:ind w:leftChars="0" w:left="2008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hAnsiTheme="majorHAnsi" w:cstheme="majorHAnsi"/>
        </w:rPr>
        <w:t>Register</w:t>
      </w:r>
      <w:r w:rsidR="008647CB" w:rsidRPr="00BC73CE">
        <w:rPr>
          <w:rFonts w:asciiTheme="majorHAnsi" w:hAnsiTheme="majorHAnsi" w:cstheme="majorHAnsi"/>
        </w:rPr>
        <w:t xml:space="preserve">：　</w:t>
      </w:r>
      <w:r w:rsidRPr="00BC73CE">
        <w:rPr>
          <w:rFonts w:asciiTheme="majorHAnsi" w:hAnsiTheme="majorHAnsi" w:cstheme="majorHAnsi"/>
        </w:rPr>
        <w:t>Unique operation and Host combination data is not registered.</w:t>
      </w:r>
    </w:p>
    <w:p w14:paraId="174CB0B6" w14:textId="5DD97D53" w:rsidR="008647CB" w:rsidRPr="00BC73CE" w:rsidRDefault="00AF6E1A" w:rsidP="006A0BCE">
      <w:pPr>
        <w:pStyle w:val="ab"/>
        <w:ind w:leftChars="0" w:left="2008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hAnsiTheme="majorHAnsi" w:cstheme="majorHAnsi"/>
        </w:rPr>
        <w:t>Update</w:t>
      </w:r>
      <w:r w:rsidR="008647CB" w:rsidRPr="00BC73CE">
        <w:rPr>
          <w:rFonts w:asciiTheme="majorHAnsi" w:hAnsiTheme="majorHAnsi" w:cstheme="majorHAnsi"/>
        </w:rPr>
        <w:t xml:space="preserve">：　</w:t>
      </w:r>
      <w:r w:rsidRPr="00BC73CE">
        <w:rPr>
          <w:rFonts w:asciiTheme="majorHAnsi" w:hAnsiTheme="majorHAnsi" w:cstheme="majorHAnsi"/>
        </w:rPr>
        <w:t xml:space="preserve"> Unique operation and Host combination data is registered</w:t>
      </w:r>
    </w:p>
    <w:p w14:paraId="5B61D5B9" w14:textId="28FD1110" w:rsidR="008647CB" w:rsidRPr="00BC73CE" w:rsidRDefault="008647CB" w:rsidP="006A0BCE">
      <w:pPr>
        <w:jc w:val="left"/>
        <w:rPr>
          <w:rFonts w:asciiTheme="majorHAnsi" w:eastAsia="ＭＳ Ｐゴシック" w:hAnsiTheme="majorHAnsi" w:cstheme="majorHAnsi"/>
        </w:rPr>
      </w:pPr>
    </w:p>
    <w:p w14:paraId="56EC8F9A" w14:textId="365AAEE9" w:rsidR="001B7EEE" w:rsidRPr="00BC73CE" w:rsidRDefault="00AF6E1A" w:rsidP="006A0BCE">
      <w:pPr>
        <w:pStyle w:val="ab"/>
        <w:numPr>
          <w:ilvl w:val="3"/>
          <w:numId w:val="28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Register/Update the data using ITA Standard RESTAPI functions</w:t>
      </w:r>
    </w:p>
    <w:p w14:paraId="702DFBC7" w14:textId="396D248F" w:rsidR="00060538" w:rsidRPr="00BC73CE" w:rsidRDefault="00AF6E1A" w:rsidP="006A0BCE">
      <w:pPr>
        <w:pStyle w:val="ab"/>
        <w:numPr>
          <w:ilvl w:val="3"/>
          <w:numId w:val="28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Update the status of the Collection status to the Operation No.</w:t>
      </w:r>
    </w:p>
    <w:p w14:paraId="565F9803" w14:textId="6EC3453B" w:rsidR="00060538" w:rsidRPr="00BC73CE" w:rsidRDefault="00060538" w:rsidP="006A0BCE">
      <w:pPr>
        <w:jc w:val="left"/>
        <w:rPr>
          <w:rFonts w:asciiTheme="majorHAnsi" w:eastAsia="ＭＳ Ｐゴシック" w:hAnsiTheme="majorHAnsi" w:cstheme="majorHAnsi"/>
        </w:rPr>
      </w:pPr>
    </w:p>
    <w:p w14:paraId="412A64E1" w14:textId="6EACE630" w:rsidR="0099300D" w:rsidRPr="00BC73CE" w:rsidRDefault="00AF6E1A" w:rsidP="006A0BCE">
      <w:pPr>
        <w:ind w:leftChars="135" w:left="283" w:firstLineChars="150" w:firstLine="315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Keep in mind that the timing of the data registration to the Parameter sheet depends on the startup cycle of the Automatic process.</w:t>
      </w:r>
    </w:p>
    <w:p w14:paraId="62138824" w14:textId="28A7805E" w:rsidR="007354C5" w:rsidRPr="00BC73CE" w:rsidRDefault="00AF6E1A" w:rsidP="006A0BCE">
      <w:pPr>
        <w:ind w:leftChars="135" w:left="283" w:firstLineChars="150" w:firstLine="315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For more information regarding changing the st</w:t>
      </w:r>
      <w:r w:rsidR="004279F9">
        <w:rPr>
          <w:rFonts w:asciiTheme="majorHAnsi" w:eastAsia="ＭＳ Ｐゴシック" w:hAnsiTheme="majorHAnsi" w:cstheme="majorHAnsi"/>
        </w:rPr>
        <w:t>artup cycle, please refer to “6.2 Maintenance”.</w:t>
      </w:r>
    </w:p>
    <w:p w14:paraId="04345FBC" w14:textId="45258489" w:rsidR="00230FC2" w:rsidRPr="00BC73CE" w:rsidRDefault="00230FC2" w:rsidP="006A0BCE">
      <w:pPr>
        <w:ind w:leftChars="135" w:left="283" w:firstLineChars="150" w:firstLine="315"/>
        <w:jc w:val="left"/>
        <w:rPr>
          <w:rFonts w:asciiTheme="majorHAnsi" w:eastAsia="ＭＳ Ｐゴシック" w:hAnsiTheme="majorHAnsi" w:cstheme="majorHAnsi"/>
        </w:rPr>
      </w:pPr>
    </w:p>
    <w:p w14:paraId="0A56E8E0" w14:textId="14EEC809" w:rsidR="00055E9B" w:rsidRPr="00BC73CE" w:rsidRDefault="00AF6E1A" w:rsidP="006A0BCE">
      <w:pPr>
        <w:ind w:leftChars="135" w:left="283" w:firstLineChars="150" w:firstLine="315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The access permission roles of the Registered/Updated records will inherit the access permission roles of the Collectable operation results.</w:t>
      </w:r>
      <w:r w:rsidR="0064459A" w:rsidRPr="00BC73CE">
        <w:rPr>
          <w:rFonts w:asciiTheme="majorHAnsi" w:eastAsia="ＭＳ Ｐゴシック" w:hAnsiTheme="majorHAnsi" w:cstheme="majorHAnsi"/>
        </w:rPr>
        <w:t>。</w:t>
      </w:r>
    </w:p>
    <w:p w14:paraId="4B5A62A5" w14:textId="4A810F15" w:rsidR="00060538" w:rsidRPr="004279F9" w:rsidRDefault="00AF6E1A" w:rsidP="00304A4B">
      <w:pPr>
        <w:ind w:leftChars="270" w:left="567" w:firstLineChars="14" w:firstLine="29"/>
        <w:jc w:val="left"/>
      </w:pPr>
      <w:r w:rsidRPr="00BC73CE">
        <w:rPr>
          <w:rFonts w:asciiTheme="majorHAnsi" w:eastAsia="ＭＳ Ｐゴシック" w:hAnsiTheme="majorHAnsi" w:cstheme="majorHAnsi"/>
        </w:rPr>
        <w:t>For more information regarding Target operati</w:t>
      </w:r>
      <w:r w:rsidR="004279F9">
        <w:rPr>
          <w:rFonts w:asciiTheme="majorHAnsi" w:eastAsia="ＭＳ Ｐゴシック" w:hAnsiTheme="majorHAnsi" w:cstheme="majorHAnsi"/>
        </w:rPr>
        <w:t>on results, please refer to “</w:t>
      </w:r>
      <w:r w:rsidR="004279F9" w:rsidRPr="004279F9">
        <w:t>Exastro-</w:t>
      </w:r>
      <w:proofErr w:type="spellStart"/>
      <w:r w:rsidR="004279F9" w:rsidRPr="004279F9">
        <w:t>ITA_User_Instruction_Manual_Ansible</w:t>
      </w:r>
      <w:proofErr w:type="spellEnd"/>
      <w:r w:rsidR="004279F9" w:rsidRPr="004279F9">
        <w:t>-driver”.</w:t>
      </w:r>
    </w:p>
    <w:p w14:paraId="6176B99B" w14:textId="77777777" w:rsidR="00297B09" w:rsidRPr="00BC73CE" w:rsidRDefault="00297B09" w:rsidP="006A0BCE">
      <w:pPr>
        <w:jc w:val="left"/>
        <w:rPr>
          <w:rFonts w:asciiTheme="majorHAnsi" w:eastAsia="ＭＳ Ｐゴシック" w:hAnsiTheme="majorHAnsi" w:cstheme="majorHAnsi"/>
        </w:rPr>
      </w:pPr>
    </w:p>
    <w:p w14:paraId="1E656BA5" w14:textId="1EAF006E" w:rsidR="00676E74" w:rsidRPr="00BC73CE" w:rsidRDefault="00676E74" w:rsidP="006A0BCE">
      <w:pPr>
        <w:jc w:val="left"/>
        <w:rPr>
          <w:rFonts w:asciiTheme="majorHAnsi" w:eastAsia="ＭＳ Ｐゴシック" w:hAnsiTheme="majorHAnsi" w:cstheme="majorHAnsi"/>
        </w:rPr>
      </w:pPr>
    </w:p>
    <w:p w14:paraId="5ED300C7" w14:textId="2CF2A131" w:rsidR="00B03FFA" w:rsidRPr="00BC73CE" w:rsidRDefault="00AF6E1A" w:rsidP="006A0BCE">
      <w:pPr>
        <w:pStyle w:val="1"/>
        <w:jc w:val="left"/>
        <w:rPr>
          <w:rFonts w:asciiTheme="majorHAnsi" w:hAnsiTheme="majorHAnsi" w:cstheme="majorHAnsi"/>
        </w:rPr>
      </w:pPr>
      <w:bookmarkStart w:id="49" w:name="_Toc93499533"/>
      <w:r w:rsidRPr="00BC73CE">
        <w:rPr>
          <w:rFonts w:asciiTheme="majorHAnsi" w:hAnsiTheme="majorHAnsi" w:cstheme="majorHAnsi"/>
        </w:rPr>
        <w:lastRenderedPageBreak/>
        <w:t>Operation</w:t>
      </w:r>
      <w:bookmarkEnd w:id="49"/>
    </w:p>
    <w:p w14:paraId="363648E3" w14:textId="3243D138" w:rsidR="00A06ECB" w:rsidRPr="00BC73CE" w:rsidRDefault="00AF6E1A" w:rsidP="006A0BCE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Operation that uses this function includes: Inputs from users using browsers from client PCs and Operations done directly from the system operation/maintenance.</w:t>
      </w:r>
    </w:p>
    <w:p w14:paraId="4775C82C" w14:textId="1F04E2EA" w:rsidR="003C72C5" w:rsidRPr="00BC73CE" w:rsidRDefault="00AF6E1A" w:rsidP="006A0BCE">
      <w:pPr>
        <w:pStyle w:val="20"/>
        <w:numPr>
          <w:ilvl w:val="1"/>
          <w:numId w:val="21"/>
        </w:numPr>
        <w:rPr>
          <w:rFonts w:asciiTheme="majorHAnsi" w:hAnsiTheme="majorHAnsi" w:cstheme="majorHAnsi"/>
        </w:rPr>
      </w:pPr>
      <w:bookmarkStart w:id="50" w:name="_Toc93499534"/>
      <w:r w:rsidRPr="00BC73CE">
        <w:rPr>
          <w:rFonts w:asciiTheme="majorHAnsi" w:hAnsiTheme="majorHAnsi" w:cstheme="majorHAnsi"/>
        </w:rPr>
        <w:t>Maintenance</w:t>
      </w:r>
      <w:bookmarkEnd w:id="50"/>
    </w:p>
    <w:p w14:paraId="7C361E55" w14:textId="0FA055E5" w:rsidR="003C72C5" w:rsidRPr="00BC73CE" w:rsidRDefault="00AF6E1A" w:rsidP="006A0BCE">
      <w:pPr>
        <w:ind w:leftChars="135" w:left="283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>The following files are required to Start/Stop/Restart the Collect function process.</w:t>
      </w:r>
    </w:p>
    <w:p w14:paraId="1A89AE6B" w14:textId="77777777" w:rsidR="003C72C5" w:rsidRPr="00BC73CE" w:rsidRDefault="003C72C5" w:rsidP="006A0BCE">
      <w:pPr>
        <w:ind w:left="818" w:hanging="14"/>
        <w:jc w:val="left"/>
        <w:rPr>
          <w:rFonts w:asciiTheme="majorHAnsi" w:eastAsia="ＭＳ Ｐゴシック" w:hAnsiTheme="majorHAnsi" w:cstheme="majorHAnsi"/>
          <w:szCs w:val="21"/>
        </w:rPr>
      </w:pPr>
    </w:p>
    <w:tbl>
      <w:tblPr>
        <w:tblStyle w:val="19"/>
        <w:tblW w:w="0" w:type="auto"/>
        <w:tblInd w:w="222" w:type="dxa"/>
        <w:tblLook w:val="04A0" w:firstRow="1" w:lastRow="0" w:firstColumn="1" w:lastColumn="0" w:noHBand="0" w:noVBand="1"/>
      </w:tblPr>
      <w:tblGrid>
        <w:gridCol w:w="5160"/>
        <w:gridCol w:w="4245"/>
      </w:tblGrid>
      <w:tr w:rsidR="003C72C5" w:rsidRPr="00BC73CE" w14:paraId="671A8F8D" w14:textId="77777777" w:rsidTr="00B84A99">
        <w:trPr>
          <w:trHeight w:val="259"/>
        </w:trPr>
        <w:tc>
          <w:tcPr>
            <w:tcW w:w="5160" w:type="dxa"/>
            <w:tcBorders>
              <w:bottom w:val="single" w:sz="4" w:space="0" w:color="auto"/>
            </w:tcBorders>
            <w:shd w:val="clear" w:color="auto" w:fill="002B62"/>
          </w:tcPr>
          <w:p w14:paraId="2EF4F7F8" w14:textId="1C16737E" w:rsidR="003C72C5" w:rsidRPr="00BC73CE" w:rsidRDefault="00AF6E1A" w:rsidP="006A0BCE">
            <w:pPr>
              <w:jc w:val="left"/>
              <w:rPr>
                <w:rFonts w:asciiTheme="majorHAnsi" w:eastAsia="ＭＳ Ｐゴシック" w:hAnsiTheme="majorHAnsi" w:cstheme="majorHAnsi"/>
                <w:b/>
                <w:sz w:val="18"/>
                <w:szCs w:val="18"/>
              </w:rPr>
            </w:pPr>
            <w:r w:rsidRPr="00BC73CE">
              <w:rPr>
                <w:rFonts w:asciiTheme="majorHAnsi" w:eastAsia="ＭＳ Ｐゴシック" w:hAnsiTheme="majorHAnsi" w:cstheme="majorHAnsi"/>
                <w:b/>
                <w:sz w:val="18"/>
                <w:szCs w:val="18"/>
              </w:rPr>
              <w:t>Description</w:t>
            </w:r>
          </w:p>
        </w:tc>
        <w:tc>
          <w:tcPr>
            <w:tcW w:w="4245" w:type="dxa"/>
            <w:tcBorders>
              <w:left w:val="single" w:sz="4" w:space="0" w:color="auto"/>
              <w:bottom w:val="single" w:sz="4" w:space="0" w:color="auto"/>
            </w:tcBorders>
            <w:shd w:val="clear" w:color="auto" w:fill="002B62"/>
          </w:tcPr>
          <w:p w14:paraId="06D9A84F" w14:textId="6F4EE407" w:rsidR="003C72C5" w:rsidRPr="00BC73CE" w:rsidRDefault="00AF6E1A" w:rsidP="006A0BCE">
            <w:pPr>
              <w:jc w:val="left"/>
              <w:rPr>
                <w:rFonts w:asciiTheme="majorHAnsi" w:eastAsia="ＭＳ Ｐゴシック" w:hAnsiTheme="majorHAnsi" w:cstheme="majorHAnsi"/>
                <w:b/>
                <w:sz w:val="18"/>
                <w:szCs w:val="18"/>
              </w:rPr>
            </w:pPr>
            <w:r w:rsidRPr="00BC73CE">
              <w:rPr>
                <w:rFonts w:asciiTheme="majorHAnsi" w:eastAsia="ＭＳ Ｐゴシック" w:hAnsiTheme="majorHAnsi" w:cstheme="majorHAnsi"/>
                <w:b/>
                <w:sz w:val="18"/>
                <w:szCs w:val="18"/>
              </w:rPr>
              <w:t>File name</w:t>
            </w:r>
          </w:p>
        </w:tc>
      </w:tr>
      <w:tr w:rsidR="001905D2" w:rsidRPr="00BC73CE" w14:paraId="7DA8CB9E" w14:textId="77777777" w:rsidTr="00B84A99">
        <w:trPr>
          <w:trHeight w:val="330"/>
        </w:trPr>
        <w:tc>
          <w:tcPr>
            <w:tcW w:w="5160" w:type="dxa"/>
            <w:tcBorders>
              <w:top w:val="dotted" w:sz="4" w:space="0" w:color="auto"/>
            </w:tcBorders>
          </w:tcPr>
          <w:p w14:paraId="4DFAD84E" w14:textId="13002500" w:rsidR="000A2DC3" w:rsidRPr="00BC73CE" w:rsidRDefault="00AF6E1A" w:rsidP="006A0BCE">
            <w:pPr>
              <w:jc w:val="left"/>
              <w:rPr>
                <w:rFonts w:asciiTheme="majorHAnsi" w:eastAsiaTheme="majorEastAsia" w:hAnsiTheme="majorHAnsi" w:cstheme="majorHAnsi"/>
                <w:sz w:val="18"/>
                <w:szCs w:val="18"/>
              </w:rPr>
            </w:pPr>
            <w:r w:rsidRPr="00BC73CE">
              <w:rPr>
                <w:rFonts w:asciiTheme="majorHAnsi" w:eastAsiaTheme="majorEastAsia" w:hAnsiTheme="majorHAnsi" w:cstheme="majorHAnsi"/>
                <w:sz w:val="18"/>
                <w:szCs w:val="18"/>
              </w:rPr>
              <w:t>Automatic Parameter registration</w:t>
            </w:r>
          </w:p>
          <w:p w14:paraId="433A6B81" w14:textId="5A49489B" w:rsidR="001905D2" w:rsidRPr="00BC73CE" w:rsidRDefault="00AF6E1A" w:rsidP="006A0BCE">
            <w:pPr>
              <w:jc w:val="left"/>
              <w:rPr>
                <w:rFonts w:asciiTheme="majorHAnsi" w:eastAsiaTheme="majorEastAsia" w:hAnsiTheme="majorHAnsi" w:cstheme="majorHAnsi"/>
                <w:sz w:val="18"/>
                <w:szCs w:val="18"/>
              </w:rPr>
            </w:pPr>
            <w:r w:rsidRPr="00BC73CE">
              <w:rPr>
                <w:rFonts w:asciiTheme="majorHAnsi" w:eastAsiaTheme="majorEastAsia" w:hAnsiTheme="majorHAnsi" w:cstheme="majorHAnsi"/>
                <w:sz w:val="18"/>
                <w:szCs w:val="18"/>
              </w:rPr>
              <w:t>The operation is executed and will be registered to the parameter sheet based on the information registered in the setting item value list from the Operation results.</w:t>
            </w:r>
          </w:p>
        </w:tc>
        <w:tc>
          <w:tcPr>
            <w:tcW w:w="4245" w:type="dxa"/>
            <w:tcBorders>
              <w:top w:val="single" w:sz="4" w:space="0" w:color="auto"/>
              <w:left w:val="single" w:sz="4" w:space="0" w:color="auto"/>
            </w:tcBorders>
          </w:tcPr>
          <w:p w14:paraId="333B1BDD" w14:textId="79BE2186" w:rsidR="001905D2" w:rsidRPr="00BC73CE" w:rsidRDefault="000A2DC3" w:rsidP="006A0BCE">
            <w:pPr>
              <w:jc w:val="left"/>
              <w:rPr>
                <w:rFonts w:asciiTheme="majorHAnsi" w:eastAsiaTheme="majorEastAsia" w:hAnsiTheme="majorHAnsi" w:cstheme="majorHAnsi"/>
                <w:sz w:val="18"/>
                <w:szCs w:val="18"/>
              </w:rPr>
            </w:pPr>
            <w:proofErr w:type="spellStart"/>
            <w:r w:rsidRPr="00BC73CE">
              <w:rPr>
                <w:rFonts w:asciiTheme="majorHAnsi" w:eastAsiaTheme="majorEastAsia" w:hAnsiTheme="majorHAnsi" w:cstheme="majorHAnsi"/>
                <w:sz w:val="18"/>
                <w:szCs w:val="18"/>
              </w:rPr>
              <w:t>ky_std_synchronize-Collector</w:t>
            </w:r>
            <w:r w:rsidR="001905D2" w:rsidRPr="00BC73CE">
              <w:rPr>
                <w:rFonts w:asciiTheme="majorHAnsi" w:eastAsiaTheme="majorEastAsia" w:hAnsiTheme="majorHAnsi" w:cstheme="majorHAnsi"/>
                <w:sz w:val="18"/>
                <w:szCs w:val="18"/>
              </w:rPr>
              <w:t>.service</w:t>
            </w:r>
            <w:proofErr w:type="spellEnd"/>
          </w:p>
        </w:tc>
      </w:tr>
    </w:tbl>
    <w:p w14:paraId="3AABF840" w14:textId="77777777" w:rsidR="003C72C5" w:rsidRPr="00BC73CE" w:rsidRDefault="003C72C5" w:rsidP="006A0BCE">
      <w:pPr>
        <w:widowControl/>
        <w:jc w:val="left"/>
        <w:rPr>
          <w:rFonts w:asciiTheme="majorHAnsi" w:eastAsia="ＭＳ Ｐゴシック" w:hAnsiTheme="majorHAnsi" w:cstheme="majorHAnsi"/>
          <w:szCs w:val="21"/>
        </w:rPr>
      </w:pPr>
    </w:p>
    <w:p w14:paraId="725F7A66" w14:textId="4F8897B2" w:rsidR="003C72C5" w:rsidRPr="00BC73CE" w:rsidRDefault="00AF6E1A" w:rsidP="006A0BCE">
      <w:pPr>
        <w:ind w:left="802" w:firstLine="38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The files are stored in </w:t>
      </w:r>
      <w:r w:rsidR="003C72C5" w:rsidRPr="00BC73CE">
        <w:rPr>
          <w:rFonts w:asciiTheme="majorHAnsi" w:eastAsia="ＭＳ Ｐゴシック" w:hAnsiTheme="majorHAnsi" w:cstheme="majorHAnsi"/>
          <w:szCs w:val="21"/>
        </w:rPr>
        <w:t>「</w:t>
      </w:r>
      <w:r w:rsidR="003C72C5" w:rsidRPr="00BC73CE">
        <w:rPr>
          <w:rFonts w:asciiTheme="majorHAnsi" w:eastAsia="ＭＳ Ｐゴシック" w:hAnsiTheme="majorHAnsi" w:cstheme="majorHAnsi"/>
          <w:szCs w:val="21"/>
        </w:rPr>
        <w:t>/</w:t>
      </w:r>
      <w:proofErr w:type="spellStart"/>
      <w:r w:rsidR="003C72C5" w:rsidRPr="00BC73CE">
        <w:rPr>
          <w:rFonts w:asciiTheme="majorHAnsi" w:eastAsia="ＭＳ Ｐゴシック" w:hAnsiTheme="majorHAnsi" w:cstheme="majorHAnsi"/>
          <w:szCs w:val="21"/>
        </w:rPr>
        <w:t>usr</w:t>
      </w:r>
      <w:proofErr w:type="spellEnd"/>
      <w:r w:rsidR="003C72C5" w:rsidRPr="00BC73CE">
        <w:rPr>
          <w:rFonts w:asciiTheme="majorHAnsi" w:eastAsia="ＭＳ Ｐゴシック" w:hAnsiTheme="majorHAnsi" w:cstheme="majorHAnsi"/>
          <w:szCs w:val="21"/>
        </w:rPr>
        <w:t>/lib/</w:t>
      </w:r>
      <w:proofErr w:type="spellStart"/>
      <w:r w:rsidR="003C72C5" w:rsidRPr="00BC73CE">
        <w:rPr>
          <w:rFonts w:asciiTheme="majorHAnsi" w:eastAsia="ＭＳ Ｐゴシック" w:hAnsiTheme="majorHAnsi" w:cstheme="majorHAnsi"/>
          <w:szCs w:val="21"/>
        </w:rPr>
        <w:t>systemd</w:t>
      </w:r>
      <w:proofErr w:type="spellEnd"/>
      <w:r w:rsidR="003C72C5" w:rsidRPr="00BC73CE">
        <w:rPr>
          <w:rFonts w:asciiTheme="majorHAnsi" w:eastAsia="ＭＳ Ｐゴシック" w:hAnsiTheme="majorHAnsi" w:cstheme="majorHAnsi"/>
          <w:szCs w:val="21"/>
        </w:rPr>
        <w:t>/system</w:t>
      </w:r>
      <w:r w:rsidR="003C72C5" w:rsidRPr="00BC73CE">
        <w:rPr>
          <w:rFonts w:asciiTheme="majorHAnsi" w:eastAsia="ＭＳ Ｐゴシック" w:hAnsiTheme="majorHAnsi" w:cstheme="majorHAnsi"/>
          <w:szCs w:val="21"/>
        </w:rPr>
        <w:t>」</w:t>
      </w:r>
    </w:p>
    <w:p w14:paraId="53E7A260" w14:textId="4A86BD55" w:rsidR="003C72C5" w:rsidRPr="00BC73CE" w:rsidRDefault="00AF6E1A" w:rsidP="006A0BCE">
      <w:pPr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>The Start/Strop/Restart process methods are as following:</w:t>
      </w:r>
    </w:p>
    <w:p w14:paraId="784D1882" w14:textId="10B4ED04" w:rsidR="003C72C5" w:rsidRPr="00BC73CE" w:rsidRDefault="00AF6E1A" w:rsidP="006A0BCE">
      <w:pPr>
        <w:tabs>
          <w:tab w:val="left" w:pos="3882"/>
        </w:tabs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>(Execute the commands with Root privileges)</w:t>
      </w:r>
    </w:p>
    <w:p w14:paraId="76A795E2" w14:textId="77777777" w:rsidR="003C72C5" w:rsidRPr="00BC73CE" w:rsidRDefault="003C72C5" w:rsidP="006A0BCE">
      <w:pPr>
        <w:tabs>
          <w:tab w:val="left" w:pos="3882"/>
        </w:tabs>
        <w:jc w:val="left"/>
        <w:rPr>
          <w:rFonts w:asciiTheme="majorHAnsi" w:eastAsia="ＭＳ Ｐゴシック" w:hAnsiTheme="majorHAnsi" w:cstheme="majorHAnsi"/>
          <w:szCs w:val="21"/>
        </w:rPr>
      </w:pPr>
    </w:p>
    <w:p w14:paraId="10436B16" w14:textId="069EB25A" w:rsidR="003C72C5" w:rsidRPr="00BC73CE" w:rsidRDefault="003C72C5" w:rsidP="006A0BCE">
      <w:pPr>
        <w:pStyle w:val="ab"/>
        <w:numPr>
          <w:ilvl w:val="0"/>
          <w:numId w:val="20"/>
        </w:numPr>
        <w:ind w:leftChars="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E653FCC" wp14:editId="33F4EBAA">
                <wp:simplePos x="0" y="0"/>
                <wp:positionH relativeFrom="column">
                  <wp:posOffset>933450</wp:posOffset>
                </wp:positionH>
                <wp:positionV relativeFrom="paragraph">
                  <wp:posOffset>180975</wp:posOffset>
                </wp:positionV>
                <wp:extent cx="4463415" cy="287655"/>
                <wp:effectExtent l="0" t="0" r="13335" b="17145"/>
                <wp:wrapNone/>
                <wp:docPr id="158" name="テキスト ボックス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415" cy="287655"/>
                        </a:xfrm>
                        <a:prstGeom prst="rect">
                          <a:avLst/>
                        </a:prstGeom>
                        <a:solidFill>
                          <a:srgbClr val="1F497D">
                            <a:lumMod val="75000"/>
                          </a:srgbClr>
                        </a:solidFill>
                        <a:ln w="6350">
                          <a:solidFill>
                            <a:srgbClr val="1F497D">
                              <a:lumMod val="75000"/>
                            </a:srgbClr>
                          </a:solidFill>
                        </a:ln>
                        <a:effectLst/>
                      </wps:spPr>
                      <wps:txbx>
                        <w:txbxContent>
                          <w:p w14:paraId="7A2B821C" w14:textId="307F3C73" w:rsidR="002425F1" w:rsidRPr="008E48A7" w:rsidRDefault="002425F1" w:rsidP="008E48A7">
                            <w:pPr>
                              <w:rPr>
                                <w:rFonts w:asciiTheme="majorEastAsia" w:eastAsiaTheme="majorEastAsia" w:hAnsiTheme="majorEastAsia" w:cs="Times New Roman"/>
                                <w:szCs w:val="21"/>
                              </w:rPr>
                            </w:pPr>
                            <w:r w:rsidRPr="008E48A7">
                              <w:rPr>
                                <w:rFonts w:asciiTheme="majorEastAsia" w:eastAsiaTheme="majorEastAsia" w:hAnsiTheme="majorEastAsia" w:cstheme="majorHAnsi"/>
                                <w:color w:val="FFFFFF"/>
                                <w:szCs w:val="21"/>
                              </w:rPr>
                              <w:t xml:space="preserve"># </w:t>
                            </w:r>
                            <w:proofErr w:type="spellStart"/>
                            <w:r w:rsidRPr="008E48A7">
                              <w:rPr>
                                <w:rFonts w:asciiTheme="majorEastAsia" w:eastAsiaTheme="majorEastAsia" w:hAnsiTheme="majorEastAsia" w:cstheme="majorHAnsi"/>
                                <w:color w:val="FFFFFF"/>
                                <w:szCs w:val="21"/>
                              </w:rPr>
                              <w:t>systemctl</w:t>
                            </w:r>
                            <w:proofErr w:type="spellEnd"/>
                            <w:r w:rsidRPr="008E48A7">
                              <w:rPr>
                                <w:rFonts w:asciiTheme="majorEastAsia" w:eastAsiaTheme="majorEastAsia" w:hAnsiTheme="majorEastAsia" w:cstheme="majorHAnsi"/>
                                <w:color w:val="FFFFFF"/>
                                <w:szCs w:val="21"/>
                              </w:rPr>
                              <w:t xml:space="preserve"> start</w:t>
                            </w:r>
                            <w:r w:rsidRPr="00A4310A">
                              <w:rPr>
                                <w:rFonts w:asciiTheme="majorEastAsia" w:eastAsiaTheme="majorEastAsia" w:hAnsiTheme="majorEastAsia" w:cstheme="majorHAnsi"/>
                                <w:color w:val="FFFFFF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EastAsia" w:eastAsiaTheme="majorEastAsia" w:hAnsiTheme="majorEastAsia" w:cs="Times New Roman"/>
                                <w:szCs w:val="21"/>
                              </w:rPr>
                              <w:t>ky_std_synchronize-Collector</w:t>
                            </w:r>
                            <w:r w:rsidRPr="00A4310A">
                              <w:rPr>
                                <w:rFonts w:asciiTheme="majorEastAsia" w:eastAsiaTheme="majorEastAsia" w:hAnsiTheme="majorEastAsia" w:cs="Times New Roman"/>
                                <w:szCs w:val="21"/>
                              </w:rPr>
                              <w:t>.service</w:t>
                            </w:r>
                            <w:proofErr w:type="spellEnd"/>
                          </w:p>
                          <w:p w14:paraId="70F68B34" w14:textId="047CEA61" w:rsidR="002425F1" w:rsidRPr="008E48A7" w:rsidRDefault="002425F1" w:rsidP="003C72C5">
                            <w:pPr>
                              <w:rPr>
                                <w:color w:val="FFFFFF"/>
                              </w:rPr>
                            </w:pPr>
                          </w:p>
                          <w:p w14:paraId="3D473869" w14:textId="77777777" w:rsidR="002425F1" w:rsidRPr="00B35865" w:rsidRDefault="002425F1" w:rsidP="003C72C5">
                            <w:pPr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53FCC" id="テキスト ボックス 158" o:spid="_x0000_s1133" type="#_x0000_t202" style="position:absolute;left:0;text-align:left;margin-left:73.5pt;margin-top:14.25pt;width:351.45pt;height:22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" fillcolor="#17375e" strokecolor="#17375e" strokeweight=".5pt">
                <v:textbox>
                  <w:txbxContent>
                    <w:p w14:paraId="7A2B821C" w14:textId="307F3C73" w:rsidR="002425F1" w:rsidRPr="008E48A7" w:rsidRDefault="002425F1" w:rsidP="008E48A7">
                      <w:pPr>
                        <w:rPr>
                          <w:rFonts w:asciiTheme="majorEastAsia" w:eastAsiaTheme="majorEastAsia" w:hAnsiTheme="majorEastAsia" w:cs="Times New Roman"/>
                          <w:szCs w:val="21"/>
                        </w:rPr>
                      </w:pPr>
                      <w:r w:rsidRPr="008E48A7">
                        <w:rPr>
                          <w:rFonts w:asciiTheme="majorEastAsia" w:eastAsiaTheme="majorEastAsia" w:hAnsiTheme="majorEastAsia" w:cstheme="majorHAnsi"/>
                          <w:color w:val="FFFFFF"/>
                          <w:szCs w:val="21"/>
                        </w:rPr>
                        <w:t xml:space="preserve"># </w:t>
                      </w:r>
                      <w:proofErr w:type="spellStart"/>
                      <w:r w:rsidRPr="008E48A7">
                        <w:rPr>
                          <w:rFonts w:asciiTheme="majorEastAsia" w:eastAsiaTheme="majorEastAsia" w:hAnsiTheme="majorEastAsia" w:cstheme="majorHAnsi"/>
                          <w:color w:val="FFFFFF"/>
                          <w:szCs w:val="21"/>
                        </w:rPr>
                        <w:t>systemctl</w:t>
                      </w:r>
                      <w:proofErr w:type="spellEnd"/>
                      <w:r w:rsidRPr="008E48A7">
                        <w:rPr>
                          <w:rFonts w:asciiTheme="majorEastAsia" w:eastAsiaTheme="majorEastAsia" w:hAnsiTheme="majorEastAsia" w:cstheme="majorHAnsi"/>
                          <w:color w:val="FFFFFF"/>
                          <w:szCs w:val="21"/>
                        </w:rPr>
                        <w:t xml:space="preserve"> start</w:t>
                      </w:r>
                      <w:r w:rsidRPr="00A4310A">
                        <w:rPr>
                          <w:rFonts w:asciiTheme="majorEastAsia" w:eastAsiaTheme="majorEastAsia" w:hAnsiTheme="majorEastAsia" w:cstheme="majorHAnsi"/>
                          <w:color w:val="FFFFFF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EastAsia" w:eastAsiaTheme="majorEastAsia" w:hAnsiTheme="majorEastAsia" w:cs="Times New Roman"/>
                          <w:szCs w:val="21"/>
                        </w:rPr>
                        <w:t>ky_std_synchronize-Collector</w:t>
                      </w:r>
                      <w:r w:rsidRPr="00A4310A">
                        <w:rPr>
                          <w:rFonts w:asciiTheme="majorEastAsia" w:eastAsiaTheme="majorEastAsia" w:hAnsiTheme="majorEastAsia" w:cs="Times New Roman"/>
                          <w:szCs w:val="21"/>
                        </w:rPr>
                        <w:t>.service</w:t>
                      </w:r>
                      <w:proofErr w:type="spellEnd"/>
                    </w:p>
                    <w:p w14:paraId="70F68B34" w14:textId="047CEA61" w:rsidR="002425F1" w:rsidRPr="008E48A7" w:rsidRDefault="002425F1" w:rsidP="003C72C5">
                      <w:pPr>
                        <w:rPr>
                          <w:color w:val="FFFFFF"/>
                        </w:rPr>
                      </w:pPr>
                    </w:p>
                    <w:p w14:paraId="3D473869" w14:textId="77777777" w:rsidR="002425F1" w:rsidRPr="00B35865" w:rsidRDefault="002425F1" w:rsidP="003C72C5">
                      <w:pPr>
                        <w:rPr>
                          <w:rFonts w:asciiTheme="majorHAnsi" w:hAnsiTheme="majorHAnsi" w:cstheme="majorHAnsi"/>
                          <w:color w:val="FFFFF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F6E1A" w:rsidRPr="00BC73CE">
        <w:rPr>
          <w:rFonts w:asciiTheme="majorHAnsi" w:eastAsia="ＭＳ Ｐゴシック" w:hAnsiTheme="majorHAnsi" w:cstheme="majorHAnsi"/>
          <w:szCs w:val="21"/>
        </w:rPr>
        <w:t>Start process</w:t>
      </w:r>
    </w:p>
    <w:p w14:paraId="056FE9C9" w14:textId="77777777" w:rsidR="003C72C5" w:rsidRPr="00BC73CE" w:rsidRDefault="003C72C5" w:rsidP="006A0BCE">
      <w:pPr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</w:p>
    <w:p w14:paraId="31687FBD" w14:textId="77777777" w:rsidR="003C72C5" w:rsidRPr="00BC73CE" w:rsidRDefault="003C72C5" w:rsidP="006A0BCE">
      <w:pPr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</w:p>
    <w:p w14:paraId="10F94696" w14:textId="77777777" w:rsidR="003C72C5" w:rsidRPr="00BC73CE" w:rsidRDefault="003C72C5" w:rsidP="006A0BCE">
      <w:pPr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</w:p>
    <w:p w14:paraId="4615A290" w14:textId="0B66061E" w:rsidR="003C72C5" w:rsidRPr="00BC73CE" w:rsidRDefault="00AF6E1A" w:rsidP="006A0BCE">
      <w:pPr>
        <w:pStyle w:val="ab"/>
        <w:numPr>
          <w:ilvl w:val="0"/>
          <w:numId w:val="16"/>
        </w:numPr>
        <w:ind w:leftChars="0" w:left="1134" w:hanging="283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>Stop process</w:t>
      </w:r>
    </w:p>
    <w:p w14:paraId="470A3F63" w14:textId="77777777" w:rsidR="003C72C5" w:rsidRPr="00BC73CE" w:rsidRDefault="003C72C5" w:rsidP="006A0BCE">
      <w:pPr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noProof/>
          <w:szCs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5F23EF4" wp14:editId="5601A290">
                <wp:simplePos x="0" y="0"/>
                <wp:positionH relativeFrom="column">
                  <wp:posOffset>933450</wp:posOffset>
                </wp:positionH>
                <wp:positionV relativeFrom="paragraph">
                  <wp:posOffset>16510</wp:posOffset>
                </wp:positionV>
                <wp:extent cx="4463415" cy="287655"/>
                <wp:effectExtent l="0" t="0" r="13335" b="17145"/>
                <wp:wrapNone/>
                <wp:docPr id="162" name="テキスト ボックス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415" cy="287655"/>
                        </a:xfrm>
                        <a:prstGeom prst="rect">
                          <a:avLst/>
                        </a:prstGeom>
                        <a:solidFill>
                          <a:srgbClr val="1F497D">
                            <a:lumMod val="75000"/>
                          </a:srgbClr>
                        </a:solidFill>
                        <a:ln w="6350">
                          <a:solidFill>
                            <a:srgbClr val="1F497D">
                              <a:lumMod val="75000"/>
                            </a:srgbClr>
                          </a:solidFill>
                        </a:ln>
                        <a:effectLst/>
                      </wps:spPr>
                      <wps:txbx>
                        <w:txbxContent>
                          <w:p w14:paraId="75D43FD1" w14:textId="4AAD6A2E" w:rsidR="002425F1" w:rsidRPr="008E48A7" w:rsidRDefault="002425F1" w:rsidP="008E48A7">
                            <w:pPr>
                              <w:rPr>
                                <w:rFonts w:asciiTheme="majorEastAsia" w:eastAsiaTheme="majorEastAsia" w:hAnsiTheme="majorEastAsia" w:cs="Times New Roman"/>
                                <w:szCs w:val="21"/>
                              </w:rPr>
                            </w:pPr>
                            <w:r w:rsidRPr="008E48A7">
                              <w:rPr>
                                <w:rFonts w:asciiTheme="majorEastAsia" w:eastAsiaTheme="majorEastAsia" w:hAnsiTheme="majorEastAsia" w:cstheme="majorHAnsi"/>
                                <w:color w:val="FFFFFF"/>
                                <w:szCs w:val="21"/>
                              </w:rPr>
                              <w:t xml:space="preserve"># </w:t>
                            </w:r>
                            <w:proofErr w:type="spellStart"/>
                            <w:r w:rsidRPr="008E48A7">
                              <w:rPr>
                                <w:rFonts w:asciiTheme="majorEastAsia" w:eastAsiaTheme="majorEastAsia" w:hAnsiTheme="majorEastAsia" w:cstheme="majorHAnsi"/>
                                <w:color w:val="FFFFFF"/>
                                <w:szCs w:val="21"/>
                              </w:rPr>
                              <w:t>s</w:t>
                            </w:r>
                            <w:r w:rsidRPr="00A4310A">
                              <w:rPr>
                                <w:rFonts w:asciiTheme="majorEastAsia" w:eastAsiaTheme="majorEastAsia" w:hAnsiTheme="majorEastAsia" w:cstheme="majorHAnsi"/>
                                <w:color w:val="FFFFFF"/>
                                <w:szCs w:val="21"/>
                              </w:rPr>
                              <w:t>ystemctl</w:t>
                            </w:r>
                            <w:proofErr w:type="spellEnd"/>
                            <w:r w:rsidRPr="00A4310A">
                              <w:rPr>
                                <w:rFonts w:asciiTheme="majorEastAsia" w:eastAsiaTheme="majorEastAsia" w:hAnsiTheme="majorEastAsia" w:cstheme="majorHAnsi"/>
                                <w:color w:val="FFFFFF"/>
                                <w:szCs w:val="21"/>
                              </w:rPr>
                              <w:t xml:space="preserve"> stop </w:t>
                            </w:r>
                            <w:proofErr w:type="spellStart"/>
                            <w:r w:rsidRPr="000A2DC3">
                              <w:rPr>
                                <w:rFonts w:asciiTheme="majorEastAsia" w:eastAsiaTheme="majorEastAsia" w:hAnsiTheme="majorEastAsia" w:cs="Times New Roman"/>
                                <w:szCs w:val="21"/>
                              </w:rPr>
                              <w:t>ky_std_synchronize-Collector</w:t>
                            </w:r>
                            <w:r w:rsidRPr="00A4310A">
                              <w:rPr>
                                <w:rFonts w:asciiTheme="majorEastAsia" w:eastAsiaTheme="majorEastAsia" w:hAnsiTheme="majorEastAsia" w:cs="Times New Roman"/>
                                <w:szCs w:val="21"/>
                              </w:rPr>
                              <w:t>.service</w:t>
                            </w:r>
                            <w:proofErr w:type="spellEnd"/>
                          </w:p>
                          <w:p w14:paraId="2B82B365" w14:textId="430190B6" w:rsidR="002425F1" w:rsidRPr="008E48A7" w:rsidRDefault="002425F1" w:rsidP="003C72C5">
                            <w:pPr>
                              <w:rPr>
                                <w:color w:val="FFFFFF"/>
                              </w:rPr>
                            </w:pPr>
                          </w:p>
                          <w:p w14:paraId="5028E842" w14:textId="77777777" w:rsidR="002425F1" w:rsidRPr="00B35865" w:rsidRDefault="002425F1" w:rsidP="003C72C5">
                            <w:pPr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23EF4" id="テキスト ボックス 162" o:spid="_x0000_s1134" type="#_x0000_t202" style="position:absolute;left:0;text-align:left;margin-left:73.5pt;margin-top:1.3pt;width:351.45pt;height:22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" fillcolor="#17375e" strokecolor="#17375e" strokeweight=".5pt">
                <v:textbox>
                  <w:txbxContent>
                    <w:p w14:paraId="75D43FD1" w14:textId="4AAD6A2E" w:rsidR="002425F1" w:rsidRPr="008E48A7" w:rsidRDefault="002425F1" w:rsidP="008E48A7">
                      <w:pPr>
                        <w:rPr>
                          <w:rFonts w:asciiTheme="majorEastAsia" w:eastAsiaTheme="majorEastAsia" w:hAnsiTheme="majorEastAsia" w:cs="Times New Roman"/>
                          <w:szCs w:val="21"/>
                        </w:rPr>
                      </w:pPr>
                      <w:r w:rsidRPr="008E48A7">
                        <w:rPr>
                          <w:rFonts w:asciiTheme="majorEastAsia" w:eastAsiaTheme="majorEastAsia" w:hAnsiTheme="majorEastAsia" w:cstheme="majorHAnsi"/>
                          <w:color w:val="FFFFFF"/>
                          <w:szCs w:val="21"/>
                        </w:rPr>
                        <w:t xml:space="preserve"># </w:t>
                      </w:r>
                      <w:proofErr w:type="spellStart"/>
                      <w:r w:rsidRPr="008E48A7">
                        <w:rPr>
                          <w:rFonts w:asciiTheme="majorEastAsia" w:eastAsiaTheme="majorEastAsia" w:hAnsiTheme="majorEastAsia" w:cstheme="majorHAnsi"/>
                          <w:color w:val="FFFFFF"/>
                          <w:szCs w:val="21"/>
                        </w:rPr>
                        <w:t>s</w:t>
                      </w:r>
                      <w:r w:rsidRPr="00A4310A">
                        <w:rPr>
                          <w:rFonts w:asciiTheme="majorEastAsia" w:eastAsiaTheme="majorEastAsia" w:hAnsiTheme="majorEastAsia" w:cstheme="majorHAnsi"/>
                          <w:color w:val="FFFFFF"/>
                          <w:szCs w:val="21"/>
                        </w:rPr>
                        <w:t>ystemctl</w:t>
                      </w:r>
                      <w:proofErr w:type="spellEnd"/>
                      <w:r w:rsidRPr="00A4310A">
                        <w:rPr>
                          <w:rFonts w:asciiTheme="majorEastAsia" w:eastAsiaTheme="majorEastAsia" w:hAnsiTheme="majorEastAsia" w:cstheme="majorHAnsi"/>
                          <w:color w:val="FFFFFF"/>
                          <w:szCs w:val="21"/>
                        </w:rPr>
                        <w:t xml:space="preserve"> stop </w:t>
                      </w:r>
                      <w:proofErr w:type="spellStart"/>
                      <w:r w:rsidRPr="000A2DC3">
                        <w:rPr>
                          <w:rFonts w:asciiTheme="majorEastAsia" w:eastAsiaTheme="majorEastAsia" w:hAnsiTheme="majorEastAsia" w:cs="Times New Roman"/>
                          <w:szCs w:val="21"/>
                        </w:rPr>
                        <w:t>ky_std_synchronize-Collector</w:t>
                      </w:r>
                      <w:r w:rsidRPr="00A4310A">
                        <w:rPr>
                          <w:rFonts w:asciiTheme="majorEastAsia" w:eastAsiaTheme="majorEastAsia" w:hAnsiTheme="majorEastAsia" w:cs="Times New Roman"/>
                          <w:szCs w:val="21"/>
                        </w:rPr>
                        <w:t>.service</w:t>
                      </w:r>
                      <w:proofErr w:type="spellEnd"/>
                    </w:p>
                    <w:p w14:paraId="2B82B365" w14:textId="430190B6" w:rsidR="002425F1" w:rsidRPr="008E48A7" w:rsidRDefault="002425F1" w:rsidP="003C72C5">
                      <w:pPr>
                        <w:rPr>
                          <w:color w:val="FFFFFF"/>
                        </w:rPr>
                      </w:pPr>
                    </w:p>
                    <w:p w14:paraId="5028E842" w14:textId="77777777" w:rsidR="002425F1" w:rsidRPr="00B35865" w:rsidRDefault="002425F1" w:rsidP="003C72C5">
                      <w:pPr>
                        <w:rPr>
                          <w:rFonts w:asciiTheme="majorHAnsi" w:hAnsiTheme="majorHAnsi" w:cstheme="majorHAnsi"/>
                          <w:color w:val="FFFFF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F2E80F8" w14:textId="77777777" w:rsidR="003C72C5" w:rsidRPr="00BC73CE" w:rsidRDefault="003C72C5" w:rsidP="006A0BCE">
      <w:pPr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</w:p>
    <w:p w14:paraId="66169949" w14:textId="77777777" w:rsidR="003C72C5" w:rsidRPr="00BC73CE" w:rsidRDefault="003C72C5" w:rsidP="006A0BCE">
      <w:pPr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</w:p>
    <w:p w14:paraId="0C0374A4" w14:textId="7861704E" w:rsidR="003C72C5" w:rsidRPr="00BC73CE" w:rsidRDefault="00AF6E1A" w:rsidP="006A0BCE">
      <w:pPr>
        <w:pStyle w:val="ab"/>
        <w:numPr>
          <w:ilvl w:val="0"/>
          <w:numId w:val="16"/>
        </w:numPr>
        <w:ind w:leftChars="0" w:left="1134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Restart process</w:t>
      </w:r>
    </w:p>
    <w:p w14:paraId="7B9E795D" w14:textId="77777777" w:rsidR="003C72C5" w:rsidRPr="00BC73CE" w:rsidRDefault="003C72C5" w:rsidP="006A0BCE">
      <w:pPr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noProof/>
          <w:szCs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8E997DD" wp14:editId="17C644EF">
                <wp:simplePos x="0" y="0"/>
                <wp:positionH relativeFrom="column">
                  <wp:posOffset>933450</wp:posOffset>
                </wp:positionH>
                <wp:positionV relativeFrom="paragraph">
                  <wp:posOffset>14605</wp:posOffset>
                </wp:positionV>
                <wp:extent cx="4463415" cy="287655"/>
                <wp:effectExtent l="0" t="0" r="13335" b="17145"/>
                <wp:wrapNone/>
                <wp:docPr id="165" name="テキスト ボックス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415" cy="287655"/>
                        </a:xfrm>
                        <a:prstGeom prst="rect">
                          <a:avLst/>
                        </a:prstGeom>
                        <a:solidFill>
                          <a:srgbClr val="1F497D">
                            <a:lumMod val="75000"/>
                          </a:srgbClr>
                        </a:solidFill>
                        <a:ln w="6350">
                          <a:solidFill>
                            <a:srgbClr val="1F497D">
                              <a:lumMod val="75000"/>
                            </a:srgbClr>
                          </a:solidFill>
                        </a:ln>
                        <a:effectLst/>
                      </wps:spPr>
                      <wps:txbx>
                        <w:txbxContent>
                          <w:p w14:paraId="0BFD2A75" w14:textId="58E44DDA" w:rsidR="002425F1" w:rsidRPr="008E48A7" w:rsidRDefault="002425F1" w:rsidP="003C72C5">
                            <w:pPr>
                              <w:rPr>
                                <w:rFonts w:asciiTheme="majorEastAsia" w:eastAsiaTheme="majorEastAsia" w:hAnsiTheme="majorEastAsia"/>
                                <w:color w:val="FFFFFF"/>
                              </w:rPr>
                            </w:pPr>
                            <w:r w:rsidRPr="008E48A7">
                              <w:rPr>
                                <w:rFonts w:asciiTheme="majorEastAsia" w:eastAsiaTheme="majorEastAsia" w:hAnsiTheme="majorEastAsia" w:cstheme="majorHAnsi"/>
                                <w:color w:val="FFFFFF"/>
                              </w:rPr>
                              <w:t xml:space="preserve"># </w:t>
                            </w:r>
                            <w:proofErr w:type="spellStart"/>
                            <w:r w:rsidRPr="008E48A7">
                              <w:rPr>
                                <w:rFonts w:asciiTheme="majorEastAsia" w:eastAsiaTheme="majorEastAsia" w:hAnsiTheme="majorEastAsia" w:cstheme="majorHAnsi"/>
                                <w:color w:val="FFFFFF"/>
                              </w:rPr>
                              <w:t>systemctl</w:t>
                            </w:r>
                            <w:proofErr w:type="spellEnd"/>
                            <w:r w:rsidRPr="008E48A7">
                              <w:rPr>
                                <w:rFonts w:asciiTheme="majorEastAsia" w:eastAsiaTheme="majorEastAsia" w:hAnsiTheme="majorEastAsia" w:cstheme="majorHAnsi"/>
                                <w:color w:val="FFFFFF"/>
                              </w:rPr>
                              <w:t xml:space="preserve"> re</w:t>
                            </w:r>
                            <w:r w:rsidRPr="00A4310A">
                              <w:rPr>
                                <w:rFonts w:asciiTheme="majorEastAsia" w:eastAsiaTheme="majorEastAsia" w:hAnsiTheme="majorEastAsia" w:cstheme="majorHAnsi"/>
                                <w:color w:val="FFFFFF"/>
                                <w:szCs w:val="21"/>
                              </w:rPr>
                              <w:t>start</w:t>
                            </w:r>
                            <w:r w:rsidRPr="000A2DC3">
                              <w:t xml:space="preserve"> </w:t>
                            </w:r>
                            <w:proofErr w:type="spellStart"/>
                            <w:r w:rsidRPr="000A2DC3">
                              <w:rPr>
                                <w:rFonts w:asciiTheme="majorEastAsia" w:eastAsiaTheme="majorEastAsia" w:hAnsiTheme="majorEastAsia" w:cstheme="majorHAnsi"/>
                                <w:color w:val="FFFFFF"/>
                                <w:szCs w:val="21"/>
                              </w:rPr>
                              <w:t>ky_std_synchronize-Collector</w:t>
                            </w:r>
                            <w:r w:rsidRPr="00A4310A">
                              <w:rPr>
                                <w:rFonts w:asciiTheme="majorEastAsia" w:eastAsiaTheme="majorEastAsia" w:hAnsiTheme="majorEastAsia" w:cs="Times New Roman"/>
                                <w:szCs w:val="21"/>
                              </w:rPr>
                              <w:t>.service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997DD" id="テキスト ボックス 165" o:spid="_x0000_s1135" type="#_x0000_t202" style="position:absolute;left:0;text-align:left;margin-left:73.5pt;margin-top:1.15pt;width:351.45pt;height:22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" fillcolor="#17375e" strokecolor="#17375e" strokeweight=".5pt">
                <v:textbox>
                  <w:txbxContent>
                    <w:p w14:paraId="0BFD2A75" w14:textId="58E44DDA" w:rsidR="002425F1" w:rsidRPr="008E48A7" w:rsidRDefault="002425F1" w:rsidP="003C72C5">
                      <w:pPr>
                        <w:rPr>
                          <w:rFonts w:asciiTheme="majorEastAsia" w:eastAsiaTheme="majorEastAsia" w:hAnsiTheme="majorEastAsia"/>
                          <w:color w:val="FFFFFF"/>
                        </w:rPr>
                      </w:pPr>
                      <w:r w:rsidRPr="008E48A7">
                        <w:rPr>
                          <w:rFonts w:asciiTheme="majorEastAsia" w:eastAsiaTheme="majorEastAsia" w:hAnsiTheme="majorEastAsia" w:cstheme="majorHAnsi"/>
                          <w:color w:val="FFFFFF"/>
                        </w:rPr>
                        <w:t xml:space="preserve"># </w:t>
                      </w:r>
                      <w:proofErr w:type="spellStart"/>
                      <w:r w:rsidRPr="008E48A7">
                        <w:rPr>
                          <w:rFonts w:asciiTheme="majorEastAsia" w:eastAsiaTheme="majorEastAsia" w:hAnsiTheme="majorEastAsia" w:cstheme="majorHAnsi"/>
                          <w:color w:val="FFFFFF"/>
                        </w:rPr>
                        <w:t>systemctl</w:t>
                      </w:r>
                      <w:proofErr w:type="spellEnd"/>
                      <w:r w:rsidRPr="008E48A7">
                        <w:rPr>
                          <w:rFonts w:asciiTheme="majorEastAsia" w:eastAsiaTheme="majorEastAsia" w:hAnsiTheme="majorEastAsia" w:cstheme="majorHAnsi"/>
                          <w:color w:val="FFFFFF"/>
                        </w:rPr>
                        <w:t xml:space="preserve"> re</w:t>
                      </w:r>
                      <w:r w:rsidRPr="00A4310A">
                        <w:rPr>
                          <w:rFonts w:asciiTheme="majorEastAsia" w:eastAsiaTheme="majorEastAsia" w:hAnsiTheme="majorEastAsia" w:cstheme="majorHAnsi"/>
                          <w:color w:val="FFFFFF"/>
                          <w:szCs w:val="21"/>
                        </w:rPr>
                        <w:t>start</w:t>
                      </w:r>
                      <w:r w:rsidRPr="000A2DC3">
                        <w:t xml:space="preserve"> </w:t>
                      </w:r>
                      <w:proofErr w:type="spellStart"/>
                      <w:r w:rsidRPr="000A2DC3">
                        <w:rPr>
                          <w:rFonts w:asciiTheme="majorEastAsia" w:eastAsiaTheme="majorEastAsia" w:hAnsiTheme="majorEastAsia" w:cstheme="majorHAnsi"/>
                          <w:color w:val="FFFFFF"/>
                          <w:szCs w:val="21"/>
                        </w:rPr>
                        <w:t>ky_std_synchronize-Collector</w:t>
                      </w:r>
                      <w:r w:rsidRPr="00A4310A">
                        <w:rPr>
                          <w:rFonts w:asciiTheme="majorEastAsia" w:eastAsiaTheme="majorEastAsia" w:hAnsiTheme="majorEastAsia" w:cs="Times New Roman"/>
                          <w:szCs w:val="21"/>
                        </w:rPr>
                        <w:t>.service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9A2D10F" w14:textId="77777777" w:rsidR="003C72C5" w:rsidRPr="00BC73CE" w:rsidRDefault="003C72C5" w:rsidP="006A0BCE">
      <w:pPr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</w:p>
    <w:p w14:paraId="463AF20F" w14:textId="77777777" w:rsidR="003C72C5" w:rsidRPr="00BC73CE" w:rsidRDefault="003C72C5" w:rsidP="006A0BCE">
      <w:pPr>
        <w:widowControl/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</w:p>
    <w:p w14:paraId="5E64F979" w14:textId="4693E2B9" w:rsidR="003C72C5" w:rsidRPr="00BC73CE" w:rsidRDefault="00AF6E1A" w:rsidP="006A0BCE">
      <w:pPr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</w:rPr>
        <w:t>Replace each file name with the target file name and start/stop/restart.</w:t>
      </w:r>
    </w:p>
    <w:p w14:paraId="7EBF944C" w14:textId="31D7AFEF" w:rsidR="003C72C5" w:rsidRPr="00BC73CE" w:rsidRDefault="003C72C5" w:rsidP="006A0BCE">
      <w:pPr>
        <w:widowControl/>
        <w:jc w:val="left"/>
        <w:rPr>
          <w:rFonts w:asciiTheme="majorHAnsi" w:hAnsiTheme="majorHAnsi" w:cstheme="majorHAnsi"/>
        </w:rPr>
      </w:pPr>
    </w:p>
    <w:p w14:paraId="7FE2B21E" w14:textId="51BF7082" w:rsidR="008E48A7" w:rsidRPr="00BC73CE" w:rsidRDefault="00AF6E1A" w:rsidP="006A0BCE">
      <w:pPr>
        <w:pStyle w:val="20"/>
        <w:rPr>
          <w:rFonts w:asciiTheme="majorHAnsi" w:hAnsiTheme="majorHAnsi" w:cstheme="majorHAnsi"/>
        </w:rPr>
      </w:pPr>
      <w:bookmarkStart w:id="51" w:name="_Toc93499535"/>
      <w:r w:rsidRPr="00BC73CE">
        <w:rPr>
          <w:rFonts w:asciiTheme="majorHAnsi" w:hAnsiTheme="majorHAnsi" w:cstheme="majorHAnsi"/>
        </w:rPr>
        <w:t>Maintenance</w:t>
      </w:r>
      <w:bookmarkEnd w:id="51"/>
    </w:p>
    <w:p w14:paraId="1F029422" w14:textId="46867EE1" w:rsidR="008E48A7" w:rsidRPr="00BC73CE" w:rsidRDefault="008E48A7" w:rsidP="00AF6E1A">
      <w:pPr>
        <w:pStyle w:val="ab"/>
        <w:numPr>
          <w:ilvl w:val="0"/>
          <w:numId w:val="40"/>
        </w:numPr>
        <w:ind w:leftChars="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　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>Change level to NORMAL</w:t>
      </w:r>
    </w:p>
    <w:p w14:paraId="40F9A7CE" w14:textId="02843BA6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　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 xml:space="preserve">Rewrite the </w:t>
      </w:r>
      <w:proofErr w:type="spellStart"/>
      <w:r w:rsidR="00AF6E1A" w:rsidRPr="00BC73CE">
        <w:rPr>
          <w:rFonts w:asciiTheme="majorHAnsi" w:eastAsia="ＭＳ Ｐゴシック" w:hAnsiTheme="majorHAnsi" w:cstheme="majorHAnsi"/>
          <w:szCs w:val="21"/>
        </w:rPr>
        <w:t>eigth</w:t>
      </w:r>
      <w:proofErr w:type="spellEnd"/>
      <w:r w:rsidR="00AF6E1A" w:rsidRPr="00BC73CE">
        <w:rPr>
          <w:rFonts w:asciiTheme="majorHAnsi" w:eastAsia="ＭＳ Ｐゴシック" w:hAnsiTheme="majorHAnsi" w:cstheme="majorHAnsi"/>
          <w:szCs w:val="21"/>
        </w:rPr>
        <w:t xml:space="preserve"> row, “NORMAL, to “DEBUG”.</w:t>
      </w:r>
    </w:p>
    <w:p w14:paraId="44A7604E" w14:textId="70C19EF7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　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>Log level settings file</w:t>
      </w:r>
      <w:r w:rsidRPr="00BC73CE">
        <w:rPr>
          <w:rFonts w:asciiTheme="majorHAnsi" w:eastAsia="ＭＳ Ｐゴシック" w:hAnsiTheme="majorHAnsi" w:cstheme="majorHAnsi"/>
          <w:szCs w:val="21"/>
        </w:rPr>
        <w:t>：</w:t>
      </w:r>
      <w:r w:rsidRPr="00BC73CE">
        <w:rPr>
          <w:rFonts w:asciiTheme="majorHAnsi" w:eastAsia="ＭＳ Ｐゴシック" w:hAnsiTheme="majorHAnsi" w:cstheme="majorHAnsi"/>
          <w:szCs w:val="21"/>
        </w:rPr>
        <w:t xml:space="preserve"> &lt;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>Install directory</w:t>
      </w:r>
      <w:r w:rsidRPr="00BC73CE">
        <w:rPr>
          <w:rFonts w:asciiTheme="majorHAnsi" w:eastAsia="ＭＳ Ｐゴシック" w:hAnsiTheme="majorHAnsi" w:cstheme="majorHAnsi"/>
          <w:szCs w:val="21"/>
        </w:rPr>
        <w:t>&gt;/</w:t>
      </w:r>
      <w:proofErr w:type="spellStart"/>
      <w:r w:rsidRPr="00BC73CE">
        <w:rPr>
          <w:rFonts w:asciiTheme="majorHAnsi" w:eastAsia="ＭＳ Ｐゴシック" w:hAnsiTheme="majorHAnsi" w:cstheme="majorHAnsi"/>
          <w:szCs w:val="21"/>
        </w:rPr>
        <w:t>ita</w:t>
      </w:r>
      <w:proofErr w:type="spellEnd"/>
      <w:r w:rsidRPr="00BC73CE">
        <w:rPr>
          <w:rFonts w:asciiTheme="majorHAnsi" w:eastAsia="ＭＳ Ｐゴシック" w:hAnsiTheme="majorHAnsi" w:cstheme="majorHAnsi"/>
          <w:szCs w:val="21"/>
        </w:rPr>
        <w:t>-root/</w:t>
      </w:r>
      <w:proofErr w:type="spellStart"/>
      <w:r w:rsidRPr="00BC73CE">
        <w:rPr>
          <w:rFonts w:asciiTheme="majorHAnsi" w:eastAsia="ＭＳ Ｐゴシック" w:hAnsiTheme="majorHAnsi" w:cstheme="majorHAnsi"/>
          <w:szCs w:val="21"/>
        </w:rPr>
        <w:t>confs</w:t>
      </w:r>
      <w:proofErr w:type="spellEnd"/>
      <w:r w:rsidRPr="00BC73CE">
        <w:rPr>
          <w:rFonts w:asciiTheme="majorHAnsi" w:eastAsia="ＭＳ Ｐゴシック" w:hAnsiTheme="majorHAnsi" w:cstheme="majorHAnsi"/>
          <w:szCs w:val="21"/>
        </w:rPr>
        <w:t>/</w:t>
      </w:r>
      <w:proofErr w:type="spellStart"/>
      <w:r w:rsidRPr="00BC73CE">
        <w:rPr>
          <w:rFonts w:asciiTheme="majorHAnsi" w:eastAsia="ＭＳ Ｐゴシック" w:hAnsiTheme="majorHAnsi" w:cstheme="majorHAnsi"/>
          <w:szCs w:val="21"/>
        </w:rPr>
        <w:t>backyardconfs</w:t>
      </w:r>
      <w:proofErr w:type="spellEnd"/>
      <w:r w:rsidRPr="00BC73CE">
        <w:rPr>
          <w:rFonts w:asciiTheme="majorHAnsi" w:eastAsia="ＭＳ Ｐゴシック" w:hAnsiTheme="majorHAnsi" w:cstheme="majorHAnsi"/>
          <w:szCs w:val="21"/>
        </w:rPr>
        <w:t>/</w:t>
      </w:r>
      <w:proofErr w:type="spellStart"/>
      <w:r w:rsidRPr="00BC73CE">
        <w:rPr>
          <w:rFonts w:asciiTheme="majorHAnsi" w:eastAsia="ＭＳ Ｐゴシック" w:hAnsiTheme="majorHAnsi" w:cstheme="majorHAnsi"/>
          <w:szCs w:val="21"/>
        </w:rPr>
        <w:t>ita_env</w:t>
      </w:r>
      <w:proofErr w:type="spellEnd"/>
    </w:p>
    <w:p w14:paraId="64265B56" w14:textId="77777777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　</w:t>
      </w:r>
    </w:p>
    <w:p w14:paraId="2E8AEBA1" w14:textId="5736CAFC" w:rsidR="008E48A7" w:rsidRPr="00BC73CE" w:rsidRDefault="008E48A7" w:rsidP="00AF6E1A">
      <w:pPr>
        <w:pStyle w:val="ab"/>
        <w:numPr>
          <w:ilvl w:val="0"/>
          <w:numId w:val="40"/>
        </w:numPr>
        <w:ind w:leftChars="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　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>Change level to DEBUG</w:t>
      </w:r>
    </w:p>
    <w:p w14:paraId="227E3CDB" w14:textId="7720718A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　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 xml:space="preserve">Rewrite the </w:t>
      </w:r>
      <w:proofErr w:type="spellStart"/>
      <w:r w:rsidR="00AF6E1A" w:rsidRPr="00BC73CE">
        <w:rPr>
          <w:rFonts w:asciiTheme="majorHAnsi" w:eastAsia="ＭＳ Ｐゴシック" w:hAnsiTheme="majorHAnsi" w:cstheme="majorHAnsi"/>
          <w:szCs w:val="21"/>
        </w:rPr>
        <w:t>eigth</w:t>
      </w:r>
      <w:proofErr w:type="spellEnd"/>
      <w:r w:rsidR="00AF6E1A" w:rsidRPr="00BC73CE">
        <w:rPr>
          <w:rFonts w:asciiTheme="majorHAnsi" w:eastAsia="ＭＳ Ｐゴシック" w:hAnsiTheme="majorHAnsi" w:cstheme="majorHAnsi"/>
          <w:szCs w:val="21"/>
        </w:rPr>
        <w:t xml:space="preserve"> row, “DEBUG”, to “NORMAL”.</w:t>
      </w:r>
    </w:p>
    <w:p w14:paraId="5FF16E54" w14:textId="4D7E0B58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　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>Log level settings file</w:t>
      </w:r>
      <w:r w:rsidRPr="00BC73CE">
        <w:rPr>
          <w:rFonts w:asciiTheme="majorHAnsi" w:eastAsia="ＭＳ Ｐゴシック" w:hAnsiTheme="majorHAnsi" w:cstheme="majorHAnsi"/>
          <w:szCs w:val="21"/>
        </w:rPr>
        <w:t>：</w:t>
      </w:r>
      <w:r w:rsidRPr="00BC73CE">
        <w:rPr>
          <w:rFonts w:asciiTheme="majorHAnsi" w:eastAsia="ＭＳ Ｐゴシック" w:hAnsiTheme="majorHAnsi" w:cstheme="majorHAnsi"/>
          <w:szCs w:val="21"/>
        </w:rPr>
        <w:t xml:space="preserve"> &lt;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>Install directory</w:t>
      </w:r>
      <w:r w:rsidRPr="00BC73CE">
        <w:rPr>
          <w:rFonts w:asciiTheme="majorHAnsi" w:eastAsia="ＭＳ Ｐゴシック" w:hAnsiTheme="majorHAnsi" w:cstheme="majorHAnsi"/>
          <w:szCs w:val="21"/>
        </w:rPr>
        <w:t>&gt;/</w:t>
      </w:r>
      <w:proofErr w:type="spellStart"/>
      <w:r w:rsidRPr="00BC73CE">
        <w:rPr>
          <w:rFonts w:asciiTheme="majorHAnsi" w:eastAsia="ＭＳ Ｐゴシック" w:hAnsiTheme="majorHAnsi" w:cstheme="majorHAnsi"/>
          <w:szCs w:val="21"/>
        </w:rPr>
        <w:t>ita</w:t>
      </w:r>
      <w:proofErr w:type="spellEnd"/>
      <w:r w:rsidRPr="00BC73CE">
        <w:rPr>
          <w:rFonts w:asciiTheme="majorHAnsi" w:eastAsia="ＭＳ Ｐゴシック" w:hAnsiTheme="majorHAnsi" w:cstheme="majorHAnsi"/>
          <w:szCs w:val="21"/>
        </w:rPr>
        <w:t>-root/</w:t>
      </w:r>
      <w:proofErr w:type="spellStart"/>
      <w:r w:rsidRPr="00BC73CE">
        <w:rPr>
          <w:rFonts w:asciiTheme="majorHAnsi" w:eastAsia="ＭＳ Ｐゴシック" w:hAnsiTheme="majorHAnsi" w:cstheme="majorHAnsi"/>
          <w:szCs w:val="21"/>
        </w:rPr>
        <w:t>confs</w:t>
      </w:r>
      <w:proofErr w:type="spellEnd"/>
      <w:r w:rsidRPr="00BC73CE">
        <w:rPr>
          <w:rFonts w:asciiTheme="majorHAnsi" w:eastAsia="ＭＳ Ｐゴシック" w:hAnsiTheme="majorHAnsi" w:cstheme="majorHAnsi"/>
          <w:szCs w:val="21"/>
        </w:rPr>
        <w:t>/</w:t>
      </w:r>
      <w:proofErr w:type="spellStart"/>
      <w:r w:rsidRPr="00BC73CE">
        <w:rPr>
          <w:rFonts w:asciiTheme="majorHAnsi" w:eastAsia="ＭＳ Ｐゴシック" w:hAnsiTheme="majorHAnsi" w:cstheme="majorHAnsi"/>
          <w:szCs w:val="21"/>
        </w:rPr>
        <w:t>backyardconfs</w:t>
      </w:r>
      <w:proofErr w:type="spellEnd"/>
      <w:r w:rsidRPr="00BC73CE">
        <w:rPr>
          <w:rFonts w:asciiTheme="majorHAnsi" w:eastAsia="ＭＳ Ｐゴシック" w:hAnsiTheme="majorHAnsi" w:cstheme="majorHAnsi"/>
          <w:szCs w:val="21"/>
        </w:rPr>
        <w:t>/</w:t>
      </w:r>
      <w:proofErr w:type="spellStart"/>
      <w:r w:rsidRPr="00BC73CE">
        <w:rPr>
          <w:rFonts w:asciiTheme="majorHAnsi" w:eastAsia="ＭＳ Ｐゴシック" w:hAnsiTheme="majorHAnsi" w:cstheme="majorHAnsi"/>
          <w:szCs w:val="21"/>
        </w:rPr>
        <w:t>ita_env</w:t>
      </w:r>
      <w:proofErr w:type="spellEnd"/>
    </w:p>
    <w:p w14:paraId="4C228560" w14:textId="77777777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</w:p>
    <w:p w14:paraId="63638D30" w14:textId="4C4C23E3" w:rsidR="008E48A7" w:rsidRPr="00BC73CE" w:rsidRDefault="008E48A7" w:rsidP="00AF6E1A">
      <w:pPr>
        <w:pStyle w:val="ab"/>
        <w:numPr>
          <w:ilvl w:val="0"/>
          <w:numId w:val="40"/>
        </w:numPr>
        <w:ind w:leftChars="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 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>Change boot cycle.</w:t>
      </w:r>
    </w:p>
    <w:p w14:paraId="7D2C580E" w14:textId="349E2F9A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　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>Change the 5</w:t>
      </w:r>
      <w:r w:rsidR="00AF6E1A" w:rsidRPr="00BC73CE">
        <w:rPr>
          <w:rFonts w:asciiTheme="majorHAnsi" w:eastAsia="ＭＳ Ｐゴシック" w:hAnsiTheme="majorHAnsi" w:cstheme="majorHAnsi"/>
          <w:szCs w:val="21"/>
          <w:vertAlign w:val="superscript"/>
        </w:rPr>
        <w:t>th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 xml:space="preserve"> parameter of </w:t>
      </w:r>
      <w:proofErr w:type="spellStart"/>
      <w:r w:rsidR="00AF6E1A" w:rsidRPr="00BC73CE">
        <w:rPr>
          <w:rFonts w:asciiTheme="majorHAnsi" w:eastAsia="ＭＳ Ｐゴシック" w:hAnsiTheme="majorHAnsi" w:cstheme="majorHAnsi"/>
          <w:szCs w:val="21"/>
        </w:rPr>
        <w:t>ExecStart</w:t>
      </w:r>
      <w:proofErr w:type="spellEnd"/>
      <w:r w:rsidR="00AF6E1A" w:rsidRPr="00BC73CE">
        <w:rPr>
          <w:rFonts w:asciiTheme="majorHAnsi" w:eastAsia="ＭＳ Ｐゴシック" w:hAnsiTheme="majorHAnsi" w:cstheme="majorHAnsi"/>
          <w:szCs w:val="21"/>
        </w:rPr>
        <w:t xml:space="preserve"> for each target file. (Unit: seconds)</w:t>
      </w:r>
    </w:p>
    <w:p w14:paraId="3428C68F" w14:textId="2A4455A7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　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>Use the default value for boot cycles (except for exceptions).</w:t>
      </w:r>
    </w:p>
    <w:p w14:paraId="1E460183" w14:textId="7FD22A1C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60C41A3D" wp14:editId="2C4F3767">
                <wp:simplePos x="0" y="0"/>
                <wp:positionH relativeFrom="column">
                  <wp:posOffset>685165</wp:posOffset>
                </wp:positionH>
                <wp:positionV relativeFrom="paragraph">
                  <wp:posOffset>177800</wp:posOffset>
                </wp:positionV>
                <wp:extent cx="4832350" cy="877824"/>
                <wp:effectExtent l="0" t="0" r="25400" b="17780"/>
                <wp:wrapNone/>
                <wp:docPr id="473" name="テキスト ボックス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2350" cy="877824"/>
                        </a:xfrm>
                        <a:prstGeom prst="rect">
                          <a:avLst/>
                        </a:prstGeom>
                        <a:solidFill>
                          <a:srgbClr val="17375E"/>
                        </a:solidFill>
                        <a:ln w="6350"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1B0328" w14:textId="63AC9067" w:rsidR="002425F1" w:rsidRPr="00923380" w:rsidRDefault="002425F1" w:rsidP="000A2DC3">
                            <w:pPr>
                              <w:jc w:val="left"/>
                              <w:rPr>
                                <w:rFonts w:ascii="ＭＳ Ｐゴシック" w:eastAsia="ＭＳ Ｐゴシック" w:hAnsi="ＭＳ Ｐゴシック"/>
                                <w:color w:val="87CCD5" w:themeColor="accent4" w:themeTint="66"/>
                                <w:sz w:val="12"/>
                                <w:szCs w:val="16"/>
                              </w:rPr>
                            </w:pPr>
                            <w:proofErr w:type="spellStart"/>
                            <w:r w:rsidRPr="000A2DC3">
                              <w:rPr>
                                <w:color w:val="87CCD5" w:themeColor="accent4" w:themeTint="66"/>
                                <w:sz w:val="18"/>
                              </w:rPr>
                              <w:t>ExecStart</w:t>
                            </w:r>
                            <w:proofErr w:type="spellEnd"/>
                            <w:r w:rsidRPr="000A2DC3">
                              <w:rPr>
                                <w:color w:val="87CCD5" w:themeColor="accent4" w:themeTint="66"/>
                                <w:sz w:val="18"/>
                              </w:rPr>
                              <w:t>=/bin/</w:t>
                            </w:r>
                            <w:proofErr w:type="spellStart"/>
                            <w:r w:rsidRPr="000A2DC3">
                              <w:rPr>
                                <w:color w:val="87CCD5" w:themeColor="accent4" w:themeTint="66"/>
                                <w:sz w:val="18"/>
                              </w:rPr>
                              <w:t>sh</w:t>
                            </w:r>
                            <w:proofErr w:type="spellEnd"/>
                            <w:r w:rsidRPr="000A2DC3">
                              <w:rPr>
                                <w:color w:val="87CCD5" w:themeColor="accent4" w:themeTint="66"/>
                                <w:sz w:val="18"/>
                              </w:rPr>
                              <w:t xml:space="preserve"> ${ITA_ROOT_DIR}/backyards/common/ky_loopcall-php-procedure.sh /bin/</w:t>
                            </w:r>
                            <w:proofErr w:type="spellStart"/>
                            <w:r w:rsidRPr="000A2DC3">
                              <w:rPr>
                                <w:color w:val="87CCD5" w:themeColor="accent4" w:themeTint="66"/>
                                <w:sz w:val="18"/>
                              </w:rPr>
                              <w:t>php</w:t>
                            </w:r>
                            <w:proofErr w:type="spellEnd"/>
                            <w:r w:rsidRPr="000A2DC3">
                              <w:rPr>
                                <w:color w:val="87CCD5" w:themeColor="accent4" w:themeTint="66"/>
                                <w:sz w:val="18"/>
                              </w:rPr>
                              <w:t xml:space="preserve"> /bin/</w:t>
                            </w:r>
                            <w:proofErr w:type="spellStart"/>
                            <w:r w:rsidRPr="000A2DC3">
                              <w:rPr>
                                <w:color w:val="87CCD5" w:themeColor="accent4" w:themeTint="66"/>
                                <w:sz w:val="18"/>
                              </w:rPr>
                              <w:t>php</w:t>
                            </w:r>
                            <w:proofErr w:type="spellEnd"/>
                            <w:r w:rsidRPr="000A2DC3">
                              <w:rPr>
                                <w:color w:val="87CCD5" w:themeColor="accent4" w:themeTint="66"/>
                                <w:sz w:val="18"/>
                              </w:rPr>
                              <w:t xml:space="preserve"> ${ITA_ROOT_DIR}/backyards/ansible_driver/ky_std_synchronize-Collector.php ${ITA_ROOT_DIR}/logs/</w:t>
                            </w:r>
                            <w:proofErr w:type="spellStart"/>
                            <w:r w:rsidRPr="000A2DC3">
                              <w:rPr>
                                <w:color w:val="87CCD5" w:themeColor="accent4" w:themeTint="66"/>
                                <w:sz w:val="18"/>
                              </w:rPr>
                              <w:t>backyardlogs</w:t>
                            </w:r>
                            <w:proofErr w:type="spellEnd"/>
                            <w:r w:rsidRPr="000A2DC3">
                              <w:rPr>
                                <w:color w:val="87CCD5" w:themeColor="accent4" w:themeTint="66"/>
                                <w:sz w:val="18"/>
                              </w:rPr>
                              <w:t xml:space="preserve"> </w:t>
                            </w:r>
                            <w:r w:rsidRPr="000A2DC3">
                              <w:rPr>
                                <w:b/>
                                <w:color w:val="FFFFFF" w:themeColor="background1"/>
                                <w:sz w:val="18"/>
                              </w:rPr>
                              <w:t>10</w:t>
                            </w:r>
                            <w:r w:rsidRPr="000A2DC3">
                              <w:rPr>
                                <w:color w:val="87CCD5" w:themeColor="accent4" w:themeTint="66"/>
                                <w:sz w:val="18"/>
                              </w:rPr>
                              <w:t xml:space="preserve"> ${ITA_LOG_LEVEL} &gt; /dev/null 2&gt;&amp;1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41A3D" id="テキスト ボックス 473" o:spid="_x0000_s1136" type="#_x0000_t202" style="position:absolute;left:0;text-align:left;margin-left:53.95pt;margin-top:14pt;width:380.5pt;height:69.1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" fillcolor="#17375e" strokecolor="black [2415]" strokeweight=".5pt">
                <v:textbox>
                  <w:txbxContent>
                    <w:p w14:paraId="661B0328" w14:textId="63AC9067" w:rsidR="002425F1" w:rsidRPr="00923380" w:rsidRDefault="002425F1" w:rsidP="000A2DC3">
                      <w:pPr>
                        <w:jc w:val="left"/>
                        <w:rPr>
                          <w:rFonts w:ascii="ＭＳ Ｐゴシック" w:eastAsia="ＭＳ Ｐゴシック" w:hAnsi="ＭＳ Ｐゴシック"/>
                          <w:color w:val="87CCD5" w:themeColor="accent4" w:themeTint="66"/>
                          <w:sz w:val="12"/>
                          <w:szCs w:val="16"/>
                        </w:rPr>
                      </w:pPr>
                      <w:proofErr w:type="spellStart"/>
                      <w:r w:rsidRPr="000A2DC3">
                        <w:rPr>
                          <w:color w:val="87CCD5" w:themeColor="accent4" w:themeTint="66"/>
                          <w:sz w:val="18"/>
                        </w:rPr>
                        <w:t>ExecStart</w:t>
                      </w:r>
                      <w:proofErr w:type="spellEnd"/>
                      <w:r w:rsidRPr="000A2DC3">
                        <w:rPr>
                          <w:color w:val="87CCD5" w:themeColor="accent4" w:themeTint="66"/>
                          <w:sz w:val="18"/>
                        </w:rPr>
                        <w:t>=/bin/</w:t>
                      </w:r>
                      <w:proofErr w:type="spellStart"/>
                      <w:r w:rsidRPr="000A2DC3">
                        <w:rPr>
                          <w:color w:val="87CCD5" w:themeColor="accent4" w:themeTint="66"/>
                          <w:sz w:val="18"/>
                        </w:rPr>
                        <w:t>sh</w:t>
                      </w:r>
                      <w:proofErr w:type="spellEnd"/>
                      <w:r w:rsidRPr="000A2DC3">
                        <w:rPr>
                          <w:color w:val="87CCD5" w:themeColor="accent4" w:themeTint="66"/>
                          <w:sz w:val="18"/>
                        </w:rPr>
                        <w:t xml:space="preserve"> ${ITA_ROOT_DIR}/backyards/common/ky_loopcall-php-procedure.sh /bin/</w:t>
                      </w:r>
                      <w:proofErr w:type="spellStart"/>
                      <w:r w:rsidRPr="000A2DC3">
                        <w:rPr>
                          <w:color w:val="87CCD5" w:themeColor="accent4" w:themeTint="66"/>
                          <w:sz w:val="18"/>
                        </w:rPr>
                        <w:t>php</w:t>
                      </w:r>
                      <w:proofErr w:type="spellEnd"/>
                      <w:r w:rsidRPr="000A2DC3">
                        <w:rPr>
                          <w:color w:val="87CCD5" w:themeColor="accent4" w:themeTint="66"/>
                          <w:sz w:val="18"/>
                        </w:rPr>
                        <w:t xml:space="preserve"> /bin/</w:t>
                      </w:r>
                      <w:proofErr w:type="spellStart"/>
                      <w:r w:rsidRPr="000A2DC3">
                        <w:rPr>
                          <w:color w:val="87CCD5" w:themeColor="accent4" w:themeTint="66"/>
                          <w:sz w:val="18"/>
                        </w:rPr>
                        <w:t>php</w:t>
                      </w:r>
                      <w:proofErr w:type="spellEnd"/>
                      <w:r w:rsidRPr="000A2DC3">
                        <w:rPr>
                          <w:color w:val="87CCD5" w:themeColor="accent4" w:themeTint="66"/>
                          <w:sz w:val="18"/>
                        </w:rPr>
                        <w:t xml:space="preserve"> ${ITA_ROOT_DIR}/backyards/ansible_driver/ky_std_synchronize-Collector.php ${ITA_ROOT_DIR}/logs/</w:t>
                      </w:r>
                      <w:proofErr w:type="spellStart"/>
                      <w:r w:rsidRPr="000A2DC3">
                        <w:rPr>
                          <w:color w:val="87CCD5" w:themeColor="accent4" w:themeTint="66"/>
                          <w:sz w:val="18"/>
                        </w:rPr>
                        <w:t>backyardlogs</w:t>
                      </w:r>
                      <w:proofErr w:type="spellEnd"/>
                      <w:r w:rsidRPr="000A2DC3">
                        <w:rPr>
                          <w:color w:val="87CCD5" w:themeColor="accent4" w:themeTint="66"/>
                          <w:sz w:val="18"/>
                        </w:rPr>
                        <w:t xml:space="preserve"> </w:t>
                      </w:r>
                      <w:r w:rsidRPr="000A2DC3">
                        <w:rPr>
                          <w:b/>
                          <w:color w:val="FFFFFF" w:themeColor="background1"/>
                          <w:sz w:val="18"/>
                        </w:rPr>
                        <w:t>10</w:t>
                      </w:r>
                      <w:r w:rsidRPr="000A2DC3">
                        <w:rPr>
                          <w:color w:val="87CCD5" w:themeColor="accent4" w:themeTint="66"/>
                          <w:sz w:val="18"/>
                        </w:rPr>
                        <w:t xml:space="preserve"> ${ITA_LOG_LEVEL} &gt; /dev/null 2&gt;&amp;1</w:t>
                      </w:r>
                    </w:p>
                  </w:txbxContent>
                </v:textbox>
              </v:shape>
            </w:pict>
          </mc:Fallback>
        </mc:AlternateContent>
      </w:r>
    </w:p>
    <w:p w14:paraId="1E2CD5E8" w14:textId="3890E52A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</w:p>
    <w:p w14:paraId="29B44803" w14:textId="15E84A15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</w:p>
    <w:p w14:paraId="0B6ECC91" w14:textId="323682A7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</w:p>
    <w:p w14:paraId="703F0394" w14:textId="77777777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</w:p>
    <w:p w14:paraId="04BE110C" w14:textId="50468CB1" w:rsidR="008E48A7" w:rsidRPr="00BC73CE" w:rsidRDefault="008E48A7" w:rsidP="006A0BCE">
      <w:pPr>
        <w:pStyle w:val="ab"/>
        <w:ind w:leftChars="0" w:left="360"/>
        <w:jc w:val="left"/>
        <w:rPr>
          <w:rFonts w:asciiTheme="majorHAnsi" w:eastAsia="ＭＳ Ｐゴシック" w:hAnsiTheme="majorHAnsi" w:cstheme="majorHAnsi"/>
          <w:szCs w:val="21"/>
        </w:rPr>
      </w:pPr>
    </w:p>
    <w:p w14:paraId="302985D1" w14:textId="77777777" w:rsidR="003C72C5" w:rsidRPr="00BC73CE" w:rsidRDefault="003C72C5" w:rsidP="006A0BCE">
      <w:pPr>
        <w:jc w:val="left"/>
        <w:rPr>
          <w:rFonts w:asciiTheme="majorHAnsi" w:eastAsia="ＭＳ Ｐゴシック" w:hAnsiTheme="majorHAnsi" w:cstheme="majorHAnsi"/>
          <w:szCs w:val="21"/>
        </w:rPr>
      </w:pPr>
    </w:p>
    <w:p w14:paraId="43FF8070" w14:textId="5C8B49B9" w:rsidR="003C72C5" w:rsidRPr="00BC73CE" w:rsidRDefault="00AF6E1A" w:rsidP="006A0BCE">
      <w:pPr>
        <w:ind w:firstLineChars="100" w:firstLine="210"/>
        <w:jc w:val="left"/>
        <w:rPr>
          <w:rFonts w:asciiTheme="majorHAnsi" w:eastAsia="ＭＳ Ｐゴシック" w:hAnsiTheme="majorHAnsi" w:cstheme="majorHAnsi"/>
          <w:b/>
          <w:szCs w:val="21"/>
          <w:u w:val="single"/>
        </w:rPr>
      </w:pPr>
      <w:r w:rsidRPr="00BC73CE">
        <w:rPr>
          <w:rFonts w:asciiTheme="majorHAnsi" w:eastAsia="ＭＳ Ｐゴシック" w:hAnsiTheme="majorHAnsi" w:cstheme="majorHAnsi"/>
          <w:szCs w:val="21"/>
        </w:rPr>
        <w:t>Anything rewritten will take effect after the process is restarted.</w:t>
      </w:r>
    </w:p>
    <w:p w14:paraId="6ACB255D" w14:textId="40E2F492" w:rsidR="003C72C5" w:rsidRPr="00BC73CE" w:rsidRDefault="00AF6E1A" w:rsidP="006A0BCE">
      <w:pPr>
        <w:ind w:firstLineChars="100" w:firstLine="210"/>
        <w:jc w:val="left"/>
        <w:rPr>
          <w:rFonts w:asciiTheme="majorHAnsi" w:eastAsia="ＭＳ Ｐゴシック" w:hAnsiTheme="majorHAnsi" w:cstheme="majorHAnsi"/>
          <w:color w:val="000000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>Log file output destination</w:t>
      </w:r>
      <w:r w:rsidR="003C72C5" w:rsidRPr="00BC73CE">
        <w:rPr>
          <w:rFonts w:asciiTheme="majorHAnsi" w:eastAsia="ＭＳ Ｐゴシック" w:hAnsiTheme="majorHAnsi" w:cstheme="majorHAnsi"/>
          <w:szCs w:val="21"/>
        </w:rPr>
        <w:t>：</w:t>
      </w:r>
      <w:r w:rsidR="003C72C5" w:rsidRPr="00BC73CE">
        <w:rPr>
          <w:rFonts w:asciiTheme="majorHAnsi" w:eastAsia="ＭＳ Ｐゴシック" w:hAnsiTheme="majorHAnsi" w:cstheme="majorHAnsi"/>
          <w:szCs w:val="21"/>
        </w:rPr>
        <w:t xml:space="preserve"> </w:t>
      </w:r>
      <w:r w:rsidR="003C72C5" w:rsidRPr="00BC73CE">
        <w:rPr>
          <w:rFonts w:asciiTheme="majorHAnsi" w:eastAsia="ＭＳ Ｐゴシック" w:hAnsiTheme="majorHAnsi" w:cstheme="majorHAnsi"/>
          <w:szCs w:val="21"/>
          <w:u w:val="single"/>
        </w:rPr>
        <w:t>&lt;</w:t>
      </w:r>
      <w:r w:rsidRPr="00BC73CE">
        <w:rPr>
          <w:rFonts w:asciiTheme="majorHAnsi" w:eastAsia="ＭＳ Ｐゴシック" w:hAnsiTheme="majorHAnsi" w:cstheme="majorHAnsi"/>
          <w:szCs w:val="21"/>
          <w:u w:val="single"/>
        </w:rPr>
        <w:t>Install directory</w:t>
      </w:r>
      <w:r w:rsidR="003C72C5" w:rsidRPr="00BC73CE">
        <w:rPr>
          <w:rFonts w:asciiTheme="majorHAnsi" w:eastAsia="ＭＳ Ｐゴシック" w:hAnsiTheme="majorHAnsi" w:cstheme="majorHAnsi"/>
          <w:szCs w:val="21"/>
          <w:u w:val="single"/>
        </w:rPr>
        <w:t>&gt;</w:t>
      </w:r>
      <w:r w:rsidR="003C72C5" w:rsidRPr="00BC73CE">
        <w:rPr>
          <w:rFonts w:asciiTheme="majorHAnsi" w:eastAsia="ＭＳ Ｐゴシック" w:hAnsiTheme="majorHAnsi" w:cstheme="majorHAnsi"/>
          <w:color w:val="000000"/>
          <w:szCs w:val="21"/>
          <w:u w:val="single"/>
        </w:rPr>
        <w:t>/</w:t>
      </w:r>
      <w:proofErr w:type="spellStart"/>
      <w:r w:rsidR="003C72C5" w:rsidRPr="00BC73CE">
        <w:rPr>
          <w:rFonts w:asciiTheme="majorHAnsi" w:eastAsia="ＭＳ Ｐゴシック" w:hAnsiTheme="majorHAnsi" w:cstheme="majorHAnsi"/>
          <w:color w:val="000000"/>
          <w:szCs w:val="21"/>
          <w:u w:val="single"/>
        </w:rPr>
        <w:t>ita</w:t>
      </w:r>
      <w:proofErr w:type="spellEnd"/>
      <w:r w:rsidR="003C72C5" w:rsidRPr="00BC73CE">
        <w:rPr>
          <w:rFonts w:asciiTheme="majorHAnsi" w:eastAsia="ＭＳ Ｐゴシック" w:hAnsiTheme="majorHAnsi" w:cstheme="majorHAnsi"/>
          <w:color w:val="000000"/>
          <w:szCs w:val="21"/>
          <w:u w:val="single"/>
        </w:rPr>
        <w:t>-root/logs/</w:t>
      </w:r>
      <w:proofErr w:type="spellStart"/>
      <w:r w:rsidR="003C72C5" w:rsidRPr="00BC73CE">
        <w:rPr>
          <w:rFonts w:asciiTheme="majorHAnsi" w:eastAsia="ＭＳ Ｐゴシック" w:hAnsiTheme="majorHAnsi" w:cstheme="majorHAnsi"/>
          <w:color w:val="000000"/>
          <w:szCs w:val="21"/>
          <w:u w:val="single"/>
        </w:rPr>
        <w:t>backyardlogs</w:t>
      </w:r>
      <w:proofErr w:type="spellEnd"/>
    </w:p>
    <w:p w14:paraId="6976BACF" w14:textId="2B1D6F04" w:rsidR="008E48A7" w:rsidRPr="00BC73CE" w:rsidRDefault="008E48A7" w:rsidP="006A0BCE">
      <w:pPr>
        <w:jc w:val="left"/>
        <w:rPr>
          <w:rFonts w:asciiTheme="majorHAnsi" w:hAnsiTheme="majorHAnsi" w:cstheme="majorHAnsi"/>
          <w:color w:val="FF0000"/>
        </w:rPr>
      </w:pPr>
      <w:bookmarkStart w:id="52" w:name="_起動周期の変更"/>
      <w:bookmarkEnd w:id="52"/>
    </w:p>
    <w:p w14:paraId="6964A5E9" w14:textId="77777777" w:rsidR="008E48A7" w:rsidRPr="00BC73CE" w:rsidRDefault="008E48A7" w:rsidP="006A0BCE">
      <w:pPr>
        <w:jc w:val="left"/>
        <w:rPr>
          <w:rFonts w:asciiTheme="majorHAnsi" w:hAnsiTheme="majorHAnsi" w:cstheme="majorHAnsi"/>
          <w:color w:val="FF0000"/>
        </w:rPr>
      </w:pPr>
    </w:p>
    <w:p w14:paraId="24E8601A" w14:textId="1FE06D69" w:rsidR="00F109A2" w:rsidRPr="00BC73CE" w:rsidRDefault="00F109A2" w:rsidP="006A0BCE">
      <w:pPr>
        <w:jc w:val="left"/>
        <w:rPr>
          <w:rFonts w:asciiTheme="majorHAnsi" w:hAnsiTheme="majorHAnsi" w:cstheme="majorHAnsi"/>
          <w:color w:val="FF0000"/>
        </w:rPr>
      </w:pPr>
    </w:p>
    <w:p w14:paraId="67C082FF" w14:textId="43875AAB" w:rsidR="00D06616" w:rsidRPr="00BC73CE" w:rsidRDefault="00D06616" w:rsidP="006A0BCE">
      <w:pPr>
        <w:jc w:val="left"/>
        <w:rPr>
          <w:rFonts w:asciiTheme="majorHAnsi" w:hAnsiTheme="majorHAnsi" w:cstheme="majorHAnsi"/>
        </w:rPr>
      </w:pPr>
      <w:bookmarkStart w:id="53" w:name="_Toc435436198"/>
      <w:bookmarkStart w:id="54" w:name="_Ref449347418"/>
      <w:bookmarkStart w:id="55" w:name="_Ref449347425"/>
    </w:p>
    <w:p w14:paraId="5D98D78E" w14:textId="1A33376E" w:rsidR="009F3A1C" w:rsidRPr="00BC73CE" w:rsidRDefault="009F3A1C" w:rsidP="006A0BCE">
      <w:pPr>
        <w:jc w:val="left"/>
        <w:rPr>
          <w:rFonts w:asciiTheme="majorHAnsi" w:hAnsiTheme="majorHAnsi" w:cstheme="majorHAnsi"/>
        </w:rPr>
      </w:pPr>
    </w:p>
    <w:p w14:paraId="1ECB29C9" w14:textId="06A3D6F7" w:rsidR="00BF0AC1" w:rsidRPr="00BC73CE" w:rsidRDefault="00AF6E1A" w:rsidP="006A0BCE">
      <w:pPr>
        <w:pStyle w:val="1"/>
        <w:numPr>
          <w:ilvl w:val="0"/>
          <w:numId w:val="17"/>
        </w:numPr>
        <w:jc w:val="left"/>
        <w:rPr>
          <w:rFonts w:asciiTheme="majorHAnsi" w:hAnsiTheme="majorHAnsi" w:cstheme="majorHAnsi"/>
        </w:rPr>
      </w:pPr>
      <w:bookmarkStart w:id="56" w:name="_Toc93499536"/>
      <w:bookmarkEnd w:id="53"/>
      <w:bookmarkEnd w:id="54"/>
      <w:bookmarkEnd w:id="55"/>
      <w:r w:rsidRPr="00BC73CE">
        <w:rPr>
          <w:rFonts w:asciiTheme="majorHAnsi" w:hAnsiTheme="majorHAnsi" w:cstheme="majorHAnsi"/>
        </w:rPr>
        <w:lastRenderedPageBreak/>
        <w:t>Appendix</w:t>
      </w:r>
      <w:bookmarkEnd w:id="56"/>
    </w:p>
    <w:p w14:paraId="370490B9" w14:textId="4FCE561D" w:rsidR="00BF0AC1" w:rsidRPr="00BC73CE" w:rsidRDefault="00AF6E1A" w:rsidP="006A0BCE">
      <w:pPr>
        <w:pStyle w:val="20"/>
        <w:numPr>
          <w:ilvl w:val="1"/>
          <w:numId w:val="21"/>
        </w:numPr>
        <w:rPr>
          <w:rFonts w:asciiTheme="majorHAnsi" w:hAnsiTheme="majorHAnsi" w:cstheme="majorHAnsi"/>
        </w:rPr>
      </w:pPr>
      <w:bookmarkStart w:id="57" w:name="_Toc93499537"/>
      <w:r w:rsidRPr="00BC73CE">
        <w:rPr>
          <w:rFonts w:asciiTheme="majorHAnsi" w:hAnsiTheme="majorHAnsi" w:cstheme="majorHAnsi"/>
        </w:rPr>
        <w:t>References</w:t>
      </w:r>
      <w:bookmarkEnd w:id="57"/>
    </w:p>
    <w:p w14:paraId="4530E572" w14:textId="57E7471F" w:rsidR="00BF0AC1" w:rsidRPr="00BC73CE" w:rsidRDefault="00AF6E1A" w:rsidP="00723B83">
      <w:pPr>
        <w:ind w:leftChars="135" w:left="283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Below are examples of </w:t>
      </w:r>
      <w:proofErr w:type="spellStart"/>
      <w:r w:rsidRPr="00BC73CE">
        <w:rPr>
          <w:rFonts w:asciiTheme="majorHAnsi" w:eastAsia="ＭＳ Ｐゴシック" w:hAnsiTheme="majorHAnsi" w:cstheme="majorHAnsi"/>
          <w:szCs w:val="21"/>
        </w:rPr>
        <w:t>IaCs</w:t>
      </w:r>
      <w:proofErr w:type="spellEnd"/>
      <w:r w:rsidRPr="00BC73CE">
        <w:rPr>
          <w:rFonts w:asciiTheme="majorHAnsi" w:eastAsia="ＭＳ Ｐゴシック" w:hAnsiTheme="majorHAnsi" w:cstheme="majorHAnsi"/>
          <w:szCs w:val="21"/>
        </w:rPr>
        <w:t xml:space="preserve"> (Playbook and Role)</w:t>
      </w:r>
    </w:p>
    <w:p w14:paraId="4609BBA7" w14:textId="77777777" w:rsidR="00BF0AC1" w:rsidRPr="00BC73CE" w:rsidRDefault="00BF0AC1" w:rsidP="006A0BCE">
      <w:pPr>
        <w:pStyle w:val="26"/>
        <w:ind w:leftChars="0"/>
        <w:jc w:val="left"/>
        <w:rPr>
          <w:rFonts w:asciiTheme="majorHAnsi" w:hAnsiTheme="majorHAnsi" w:cstheme="majorHAnsi"/>
        </w:rPr>
      </w:pPr>
    </w:p>
    <w:p w14:paraId="102C1AD3" w14:textId="252AD087" w:rsidR="00723B83" w:rsidRPr="00BC73CE" w:rsidRDefault="00BF0AC1" w:rsidP="006A0BCE">
      <w:pPr>
        <w:pStyle w:val="26"/>
        <w:numPr>
          <w:ilvl w:val="0"/>
          <w:numId w:val="27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Ansible Playbook Collection</w:t>
      </w:r>
      <w:r w:rsidRPr="00BC73CE">
        <w:rPr>
          <w:rFonts w:asciiTheme="majorHAnsi" w:hAnsiTheme="majorHAnsi" w:cstheme="majorHAnsi"/>
        </w:rPr>
        <w:t>（</w:t>
      </w:r>
      <w:r w:rsidR="00AF6E1A" w:rsidRPr="00BC73CE">
        <w:rPr>
          <w:rFonts w:asciiTheme="majorHAnsi" w:hAnsiTheme="majorHAnsi" w:cstheme="majorHAnsi"/>
        </w:rPr>
        <w:t>Collect OS Settings</w:t>
      </w:r>
      <w:r w:rsidRPr="00BC73CE">
        <w:rPr>
          <w:rFonts w:asciiTheme="majorHAnsi" w:hAnsiTheme="majorHAnsi" w:cstheme="majorHAnsi"/>
        </w:rPr>
        <w:t>）</w:t>
      </w:r>
    </w:p>
    <w:p w14:paraId="689707FA" w14:textId="6068E915" w:rsidR="00723B83" w:rsidRPr="00BC73CE" w:rsidRDefault="002425F1" w:rsidP="00723B83">
      <w:pPr>
        <w:pStyle w:val="26"/>
        <w:ind w:leftChars="0" w:left="703"/>
        <w:jc w:val="left"/>
        <w:rPr>
          <w:rStyle w:val="af6"/>
          <w:rFonts w:asciiTheme="majorHAnsi" w:hAnsiTheme="majorHAnsi" w:cstheme="majorHAnsi"/>
        </w:rPr>
      </w:pPr>
      <w:hyperlink r:id="rId30" w:history="1">
        <w:r w:rsidR="00723B83" w:rsidRPr="00BC73CE">
          <w:rPr>
            <w:rStyle w:val="af6"/>
            <w:rFonts w:asciiTheme="majorHAnsi" w:hAnsiTheme="majorHAnsi" w:cstheme="majorHAnsi"/>
          </w:rPr>
          <w:t>https://github.com/exastro-suite/playbook-collection-docs/blob/master/README.ja.md</w:t>
        </w:r>
      </w:hyperlink>
    </w:p>
    <w:p w14:paraId="33C2BF38" w14:textId="77777777" w:rsidR="00723B83" w:rsidRPr="00BC73CE" w:rsidRDefault="00723B83" w:rsidP="00723B83">
      <w:pPr>
        <w:pStyle w:val="26"/>
        <w:ind w:leftChars="0" w:left="703"/>
        <w:jc w:val="left"/>
        <w:rPr>
          <w:rFonts w:asciiTheme="majorHAnsi" w:hAnsiTheme="majorHAnsi" w:cstheme="majorHAnsi"/>
        </w:rPr>
      </w:pPr>
    </w:p>
    <w:p w14:paraId="7BB9B1B8" w14:textId="3FA7ED76" w:rsidR="00723B83" w:rsidRPr="00BC73CE" w:rsidRDefault="00723B83" w:rsidP="00723B83">
      <w:pPr>
        <w:pStyle w:val="26"/>
        <w:numPr>
          <w:ilvl w:val="0"/>
          <w:numId w:val="27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Ansible</w:t>
      </w:r>
      <w:r w:rsidR="00AF6E1A" w:rsidRPr="00BC73CE">
        <w:rPr>
          <w:rFonts w:asciiTheme="majorHAnsi" w:hAnsiTheme="majorHAnsi" w:cstheme="majorHAnsi"/>
        </w:rPr>
        <w:t xml:space="preserve"> </w:t>
      </w:r>
      <w:proofErr w:type="spellStart"/>
      <w:r w:rsidR="00AF6E1A" w:rsidRPr="00BC73CE">
        <w:rPr>
          <w:rFonts w:asciiTheme="majorHAnsi" w:hAnsiTheme="majorHAnsi" w:cstheme="majorHAnsi"/>
        </w:rPr>
        <w:t>config</w:t>
      </w:r>
      <w:proofErr w:type="spellEnd"/>
      <w:r w:rsidR="00AF6E1A" w:rsidRPr="00BC73CE">
        <w:rPr>
          <w:rFonts w:asciiTheme="majorHAnsi" w:hAnsiTheme="majorHAnsi" w:cstheme="majorHAnsi"/>
        </w:rPr>
        <w:t xml:space="preserve"> collecting and Parameter creating Playbook.</w:t>
      </w:r>
    </w:p>
    <w:p w14:paraId="6DB763A1" w14:textId="7F641E1E" w:rsidR="00723B83" w:rsidRPr="00BC73CE" w:rsidRDefault="00723B83" w:rsidP="00723B83">
      <w:pPr>
        <w:pStyle w:val="26"/>
        <w:ind w:leftChars="0" w:left="0"/>
        <w:jc w:val="left"/>
        <w:rPr>
          <w:rFonts w:asciiTheme="majorHAnsi" w:hAnsiTheme="majorHAnsi" w:cstheme="majorHAnsi"/>
        </w:rPr>
      </w:pPr>
    </w:p>
    <w:p w14:paraId="1A8CAED4" w14:textId="5BC6E1A8" w:rsidR="00723B83" w:rsidRPr="00BC73CE" w:rsidRDefault="00723B83" w:rsidP="00723B83">
      <w:pPr>
        <w:pStyle w:val="26"/>
        <w:ind w:leftChars="0" w:left="703"/>
        <w:jc w:val="left"/>
        <w:rPr>
          <w:rFonts w:asciiTheme="majorHAnsi" w:hAnsiTheme="majorHAnsi" w:cstheme="majorHAnsi"/>
        </w:rPr>
      </w:pPr>
      <w:proofErr w:type="spellStart"/>
      <w:r w:rsidRPr="00BC73CE">
        <w:rPr>
          <w:rFonts w:asciiTheme="majorHAnsi" w:hAnsiTheme="majorHAnsi" w:cstheme="majorHAnsi"/>
        </w:rPr>
        <w:t>makeYml_Ansible.yml</w:t>
      </w:r>
      <w:proofErr w:type="spellEnd"/>
    </w:p>
    <w:tbl>
      <w:tblPr>
        <w:tblStyle w:val="ad"/>
        <w:tblW w:w="0" w:type="auto"/>
        <w:tblInd w:w="703" w:type="dxa"/>
        <w:tblLook w:val="04A0" w:firstRow="1" w:lastRow="0" w:firstColumn="1" w:lastColumn="0" w:noHBand="0" w:noVBand="1"/>
      </w:tblPr>
      <w:tblGrid>
        <w:gridCol w:w="8924"/>
      </w:tblGrid>
      <w:tr w:rsidR="00723B83" w:rsidRPr="00BC73CE" w14:paraId="504C9D46" w14:textId="77777777" w:rsidTr="00723B83">
        <w:tc>
          <w:tcPr>
            <w:tcW w:w="9627" w:type="dxa"/>
          </w:tcPr>
          <w:p w14:paraId="305E78DA" w14:textId="77777777" w:rsidR="00832DA9" w:rsidRDefault="00832DA9" w:rsidP="00832DA9">
            <w:pPr>
              <w:pStyle w:val="26"/>
              <w:jc w:val="left"/>
            </w:pPr>
            <w:r>
              <w:t xml:space="preserve">- name: make </w:t>
            </w:r>
            <w:proofErr w:type="spellStart"/>
            <w:r>
              <w:t>yaml</w:t>
            </w:r>
            <w:proofErr w:type="spellEnd"/>
            <w:r>
              <w:t xml:space="preserve"> file</w:t>
            </w:r>
          </w:p>
          <w:p w14:paraId="334F16D1" w14:textId="77777777" w:rsidR="00832DA9" w:rsidRDefault="00832DA9" w:rsidP="00832DA9">
            <w:pPr>
              <w:pStyle w:val="26"/>
              <w:jc w:val="left"/>
            </w:pPr>
            <w:r>
              <w:t xml:space="preserve">  </w:t>
            </w:r>
            <w:proofErr w:type="spellStart"/>
            <w:r>
              <w:t>blockinfile</w:t>
            </w:r>
            <w:proofErr w:type="spellEnd"/>
            <w:r>
              <w:t>:</w:t>
            </w:r>
          </w:p>
          <w:p w14:paraId="7C2B1EAC" w14:textId="77777777" w:rsidR="00832DA9" w:rsidRDefault="00832DA9" w:rsidP="00832DA9">
            <w:pPr>
              <w:pStyle w:val="26"/>
              <w:jc w:val="left"/>
            </w:pPr>
            <w:r>
              <w:t xml:space="preserve">    create: yes</w:t>
            </w:r>
          </w:p>
          <w:p w14:paraId="1D44A905" w14:textId="77777777" w:rsidR="00832DA9" w:rsidRDefault="00832DA9" w:rsidP="00832DA9">
            <w:pPr>
              <w:pStyle w:val="26"/>
              <w:jc w:val="left"/>
            </w:pPr>
            <w:r>
              <w:t xml:space="preserve">    mode: </w:t>
            </w:r>
            <w:r>
              <w:rPr>
                <w:rFonts w:hint="eastAsia"/>
              </w:rPr>
              <w:t>0</w:t>
            </w:r>
            <w:r>
              <w:t>644</w:t>
            </w:r>
          </w:p>
          <w:p w14:paraId="6E14D418" w14:textId="77777777" w:rsidR="00832DA9" w:rsidRDefault="00832DA9" w:rsidP="00832DA9">
            <w:pPr>
              <w:pStyle w:val="26"/>
              <w:jc w:val="left"/>
            </w:pPr>
            <w:r>
              <w:t xml:space="preserve">    </w:t>
            </w:r>
            <w:proofErr w:type="spellStart"/>
            <w:r>
              <w:t>insertbefore</w:t>
            </w:r>
            <w:proofErr w:type="spellEnd"/>
            <w:r>
              <w:t>: EOF</w:t>
            </w:r>
          </w:p>
          <w:p w14:paraId="30198E29" w14:textId="77777777" w:rsidR="00832DA9" w:rsidRDefault="00832DA9" w:rsidP="00832DA9">
            <w:pPr>
              <w:pStyle w:val="26"/>
              <w:jc w:val="left"/>
            </w:pPr>
            <w:r>
              <w:t xml:space="preserve">    marker: ""</w:t>
            </w:r>
          </w:p>
          <w:p w14:paraId="5F6F9508" w14:textId="77777777" w:rsidR="00832DA9" w:rsidRDefault="00832DA9" w:rsidP="00832DA9">
            <w:pPr>
              <w:pStyle w:val="26"/>
              <w:jc w:val="left"/>
            </w:pPr>
            <w:r>
              <w:t xml:space="preserve">    </w:t>
            </w:r>
            <w:proofErr w:type="spellStart"/>
            <w:r>
              <w:t>dest</w:t>
            </w:r>
            <w:proofErr w:type="spellEnd"/>
            <w:r>
              <w:t>: "/</w:t>
            </w:r>
            <w:proofErr w:type="spellStart"/>
            <w:r>
              <w:rPr>
                <w:rFonts w:hint="eastAsia"/>
              </w:rPr>
              <w:t>tmp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t>Ansible_conf.yml</w:t>
            </w:r>
            <w:proofErr w:type="spellEnd"/>
            <w:r>
              <w:t>"</w:t>
            </w:r>
          </w:p>
          <w:p w14:paraId="56B54173" w14:textId="77777777" w:rsidR="00832DA9" w:rsidRDefault="00832DA9" w:rsidP="00832DA9">
            <w:pPr>
              <w:pStyle w:val="26"/>
              <w:jc w:val="left"/>
            </w:pPr>
            <w:r>
              <w:t xml:space="preserve">    content: |</w:t>
            </w:r>
          </w:p>
          <w:p w14:paraId="029CC80D" w14:textId="77777777" w:rsidR="00832DA9" w:rsidRDefault="00832DA9" w:rsidP="00832DA9">
            <w:pPr>
              <w:pStyle w:val="26"/>
              <w:jc w:val="left"/>
            </w:pPr>
            <w:r>
              <w:t xml:space="preserve">      </w:t>
            </w:r>
            <w:proofErr w:type="spellStart"/>
            <w:r>
              <w:t>ansible_architecture</w:t>
            </w:r>
            <w:proofErr w:type="spellEnd"/>
            <w:r>
              <w:t xml:space="preserve">: {{ </w:t>
            </w:r>
            <w:proofErr w:type="spellStart"/>
            <w:r>
              <w:t>ansible_architecture</w:t>
            </w:r>
            <w:proofErr w:type="spellEnd"/>
            <w:r>
              <w:t xml:space="preserve"> }}</w:t>
            </w:r>
          </w:p>
          <w:p w14:paraId="53B34415" w14:textId="77777777" w:rsidR="00832DA9" w:rsidRDefault="00832DA9" w:rsidP="00832DA9">
            <w:pPr>
              <w:pStyle w:val="26"/>
              <w:jc w:val="left"/>
            </w:pPr>
            <w:r>
              <w:t xml:space="preserve">      </w:t>
            </w:r>
            <w:proofErr w:type="spellStart"/>
            <w:r>
              <w:t>ansible_bios_version</w:t>
            </w:r>
            <w:proofErr w:type="spellEnd"/>
            <w:r>
              <w:t xml:space="preserve">: {{ </w:t>
            </w:r>
            <w:proofErr w:type="spellStart"/>
            <w:r>
              <w:t>ansible_bios_version</w:t>
            </w:r>
            <w:proofErr w:type="spellEnd"/>
            <w:r>
              <w:t xml:space="preserve"> }}</w:t>
            </w:r>
          </w:p>
          <w:p w14:paraId="1F47BDAA" w14:textId="77777777" w:rsidR="00832DA9" w:rsidRDefault="00832DA9" w:rsidP="00832DA9">
            <w:pPr>
              <w:pStyle w:val="26"/>
              <w:jc w:val="left"/>
            </w:pPr>
            <w:r>
              <w:t xml:space="preserve">      ansible_default_ipv4__address: {{ ansible_default_ipv4.address }}</w:t>
            </w:r>
          </w:p>
          <w:p w14:paraId="1E43D9AF" w14:textId="77777777" w:rsidR="00832DA9" w:rsidRDefault="00832DA9" w:rsidP="00832DA9">
            <w:pPr>
              <w:pStyle w:val="26"/>
              <w:jc w:val="left"/>
            </w:pPr>
            <w:r>
              <w:t xml:space="preserve">      ansible_default_ipv4__interface: {{ ansible_default_ipv4.interface }}</w:t>
            </w:r>
          </w:p>
          <w:p w14:paraId="2C02C785" w14:textId="77777777" w:rsidR="00832DA9" w:rsidRDefault="00832DA9" w:rsidP="00832DA9">
            <w:pPr>
              <w:pStyle w:val="26"/>
              <w:jc w:val="left"/>
            </w:pPr>
            <w:r>
              <w:t xml:space="preserve">      ansible_default_ipv4__network: {{ ansible_default_ipv4.network }}</w:t>
            </w:r>
          </w:p>
          <w:p w14:paraId="01AD14F5" w14:textId="77777777" w:rsidR="00832DA9" w:rsidRDefault="00832DA9" w:rsidP="00832DA9">
            <w:pPr>
              <w:pStyle w:val="26"/>
              <w:jc w:val="left"/>
            </w:pPr>
            <w:r>
              <w:t xml:space="preserve">      </w:t>
            </w:r>
            <w:proofErr w:type="spellStart"/>
            <w:r>
              <w:t>ansible_distribution</w:t>
            </w:r>
            <w:proofErr w:type="spellEnd"/>
            <w:r>
              <w:t xml:space="preserve">: {{ </w:t>
            </w:r>
            <w:proofErr w:type="spellStart"/>
            <w:r>
              <w:t>ansible_distribution</w:t>
            </w:r>
            <w:proofErr w:type="spellEnd"/>
            <w:r>
              <w:t xml:space="preserve"> }}</w:t>
            </w:r>
          </w:p>
          <w:p w14:paraId="6809B419" w14:textId="77777777" w:rsidR="00832DA9" w:rsidRDefault="00832DA9" w:rsidP="00832DA9">
            <w:pPr>
              <w:pStyle w:val="26"/>
              <w:jc w:val="left"/>
            </w:pPr>
            <w:r>
              <w:t xml:space="preserve">      </w:t>
            </w:r>
            <w:proofErr w:type="spellStart"/>
            <w:r>
              <w:t>ansible_distribution_file_path</w:t>
            </w:r>
            <w:proofErr w:type="spellEnd"/>
            <w:r>
              <w:t xml:space="preserve">: {{ </w:t>
            </w:r>
            <w:proofErr w:type="spellStart"/>
            <w:r>
              <w:t>ansible_distribution_file_path</w:t>
            </w:r>
            <w:proofErr w:type="spellEnd"/>
            <w:r>
              <w:t xml:space="preserve"> }}</w:t>
            </w:r>
          </w:p>
          <w:p w14:paraId="574F0CA8" w14:textId="77777777" w:rsidR="00832DA9" w:rsidRDefault="00832DA9" w:rsidP="00832DA9">
            <w:pPr>
              <w:pStyle w:val="26"/>
              <w:jc w:val="left"/>
            </w:pPr>
            <w:r>
              <w:t xml:space="preserve">      </w:t>
            </w:r>
            <w:proofErr w:type="spellStart"/>
            <w:r>
              <w:t>ansible_distribution_file_variety</w:t>
            </w:r>
            <w:proofErr w:type="spellEnd"/>
            <w:r>
              <w:t xml:space="preserve">: {{ </w:t>
            </w:r>
            <w:proofErr w:type="spellStart"/>
            <w:r>
              <w:t>ansible_distribution_file_variety</w:t>
            </w:r>
            <w:proofErr w:type="spellEnd"/>
            <w:r>
              <w:t xml:space="preserve"> }}</w:t>
            </w:r>
          </w:p>
          <w:p w14:paraId="0EA57741" w14:textId="77777777" w:rsidR="00832DA9" w:rsidRDefault="00832DA9" w:rsidP="00832DA9">
            <w:pPr>
              <w:pStyle w:val="26"/>
              <w:jc w:val="left"/>
            </w:pPr>
            <w:r>
              <w:t xml:space="preserve">      </w:t>
            </w:r>
            <w:proofErr w:type="spellStart"/>
            <w:r>
              <w:t>ansible_distribution_major_version</w:t>
            </w:r>
            <w:proofErr w:type="spellEnd"/>
            <w:r>
              <w:t xml:space="preserve">: {{ </w:t>
            </w:r>
            <w:proofErr w:type="spellStart"/>
            <w:r>
              <w:t>ansible_distribution_major_version</w:t>
            </w:r>
            <w:proofErr w:type="spellEnd"/>
            <w:r>
              <w:t xml:space="preserve"> }}</w:t>
            </w:r>
          </w:p>
          <w:p w14:paraId="7CDCB381" w14:textId="77777777" w:rsidR="00832DA9" w:rsidRDefault="00832DA9" w:rsidP="00832DA9">
            <w:pPr>
              <w:pStyle w:val="26"/>
              <w:jc w:val="left"/>
            </w:pPr>
            <w:r>
              <w:t xml:space="preserve">      </w:t>
            </w:r>
            <w:proofErr w:type="spellStart"/>
            <w:r>
              <w:t>ansible_distribution_release</w:t>
            </w:r>
            <w:proofErr w:type="spellEnd"/>
            <w:r>
              <w:t xml:space="preserve">: {{ </w:t>
            </w:r>
            <w:proofErr w:type="spellStart"/>
            <w:r>
              <w:t>ansible_distribution_release</w:t>
            </w:r>
            <w:proofErr w:type="spellEnd"/>
            <w:r>
              <w:t xml:space="preserve"> }}</w:t>
            </w:r>
          </w:p>
          <w:p w14:paraId="39DF533A" w14:textId="77777777" w:rsidR="00832DA9" w:rsidRDefault="00832DA9" w:rsidP="00832DA9">
            <w:pPr>
              <w:pStyle w:val="26"/>
              <w:jc w:val="left"/>
            </w:pPr>
            <w:r>
              <w:t xml:space="preserve">      </w:t>
            </w:r>
            <w:proofErr w:type="spellStart"/>
            <w:r>
              <w:t>ansible_distribution_version</w:t>
            </w:r>
            <w:proofErr w:type="spellEnd"/>
            <w:r>
              <w:t xml:space="preserve">: {{ </w:t>
            </w:r>
            <w:proofErr w:type="spellStart"/>
            <w:r>
              <w:t>ansible_distribution_version</w:t>
            </w:r>
            <w:proofErr w:type="spellEnd"/>
            <w:r>
              <w:t xml:space="preserve"> }}</w:t>
            </w:r>
          </w:p>
          <w:p w14:paraId="4788992F" w14:textId="77777777" w:rsidR="00832DA9" w:rsidRDefault="00832DA9" w:rsidP="00832DA9">
            <w:pPr>
              <w:pStyle w:val="26"/>
              <w:jc w:val="left"/>
            </w:pPr>
            <w:r>
              <w:t xml:space="preserve">      </w:t>
            </w:r>
            <w:proofErr w:type="spellStart"/>
            <w:r>
              <w:t>ansible_machine</w:t>
            </w:r>
            <w:proofErr w:type="spellEnd"/>
            <w:r>
              <w:t xml:space="preserve">: {{ </w:t>
            </w:r>
            <w:proofErr w:type="spellStart"/>
            <w:r>
              <w:t>ansible_machine</w:t>
            </w:r>
            <w:proofErr w:type="spellEnd"/>
            <w:r>
              <w:t xml:space="preserve"> }}</w:t>
            </w:r>
          </w:p>
          <w:p w14:paraId="5E6973FE" w14:textId="77777777" w:rsidR="00832DA9" w:rsidRDefault="00832DA9" w:rsidP="00832DA9">
            <w:pPr>
              <w:pStyle w:val="26"/>
              <w:jc w:val="left"/>
            </w:pPr>
            <w:r>
              <w:t xml:space="preserve">      </w:t>
            </w:r>
            <w:proofErr w:type="spellStart"/>
            <w:r>
              <w:t>ansible_memtotal_mb</w:t>
            </w:r>
            <w:proofErr w:type="spellEnd"/>
            <w:r>
              <w:t xml:space="preserve">: {{ </w:t>
            </w:r>
            <w:proofErr w:type="spellStart"/>
            <w:r>
              <w:t>ansible_memtotal_mb</w:t>
            </w:r>
            <w:proofErr w:type="spellEnd"/>
            <w:r>
              <w:t xml:space="preserve"> }}</w:t>
            </w:r>
          </w:p>
          <w:p w14:paraId="0E93C1E6" w14:textId="77777777" w:rsidR="00832DA9" w:rsidRDefault="00832DA9" w:rsidP="00832DA9">
            <w:pPr>
              <w:pStyle w:val="26"/>
              <w:jc w:val="left"/>
            </w:pPr>
            <w:r>
              <w:t xml:space="preserve">      </w:t>
            </w:r>
            <w:proofErr w:type="spellStart"/>
            <w:r>
              <w:t>ansible_nodename</w:t>
            </w:r>
            <w:proofErr w:type="spellEnd"/>
            <w:r>
              <w:t xml:space="preserve">: {{ </w:t>
            </w:r>
            <w:proofErr w:type="spellStart"/>
            <w:r>
              <w:t>ansible_nodename</w:t>
            </w:r>
            <w:proofErr w:type="spellEnd"/>
            <w:r>
              <w:t xml:space="preserve"> }}</w:t>
            </w:r>
          </w:p>
          <w:p w14:paraId="55825A3D" w14:textId="77777777" w:rsidR="00832DA9" w:rsidRDefault="00832DA9" w:rsidP="00832DA9">
            <w:pPr>
              <w:pStyle w:val="26"/>
              <w:jc w:val="left"/>
            </w:pPr>
            <w:r>
              <w:t xml:space="preserve">      </w:t>
            </w:r>
            <w:proofErr w:type="spellStart"/>
            <w:r>
              <w:t>ansible_os_family</w:t>
            </w:r>
            <w:proofErr w:type="spellEnd"/>
            <w:r>
              <w:t xml:space="preserve">: {{ </w:t>
            </w:r>
            <w:proofErr w:type="spellStart"/>
            <w:r>
              <w:t>ansible_os_family</w:t>
            </w:r>
            <w:proofErr w:type="spellEnd"/>
            <w:r>
              <w:t xml:space="preserve"> }}</w:t>
            </w:r>
          </w:p>
          <w:p w14:paraId="04CCAD28" w14:textId="77777777" w:rsidR="00832DA9" w:rsidRDefault="00832DA9" w:rsidP="00832DA9">
            <w:pPr>
              <w:pStyle w:val="26"/>
              <w:jc w:val="left"/>
            </w:pPr>
            <w:r>
              <w:t xml:space="preserve">      </w:t>
            </w:r>
            <w:proofErr w:type="spellStart"/>
            <w:r>
              <w:t>ansible_pkg_mgr</w:t>
            </w:r>
            <w:proofErr w:type="spellEnd"/>
            <w:r>
              <w:t xml:space="preserve">: {{ </w:t>
            </w:r>
            <w:proofErr w:type="spellStart"/>
            <w:r>
              <w:t>ansible_pkg_mgr</w:t>
            </w:r>
            <w:proofErr w:type="spellEnd"/>
            <w:r>
              <w:t xml:space="preserve"> }}</w:t>
            </w:r>
          </w:p>
          <w:p w14:paraId="3B1B8696" w14:textId="77777777" w:rsidR="00832DA9" w:rsidRDefault="00832DA9" w:rsidP="00832DA9">
            <w:pPr>
              <w:pStyle w:val="26"/>
              <w:jc w:val="left"/>
            </w:pPr>
            <w:r>
              <w:t xml:space="preserve">      </w:t>
            </w:r>
            <w:proofErr w:type="spellStart"/>
            <w:r>
              <w:t>ansible_processor_cores</w:t>
            </w:r>
            <w:proofErr w:type="spellEnd"/>
            <w:r>
              <w:t xml:space="preserve">: {{ </w:t>
            </w:r>
            <w:proofErr w:type="spellStart"/>
            <w:r>
              <w:t>ansible_processor_cores</w:t>
            </w:r>
            <w:proofErr w:type="spellEnd"/>
            <w:r>
              <w:t xml:space="preserve"> }}</w:t>
            </w:r>
          </w:p>
          <w:p w14:paraId="2A070508" w14:textId="77777777" w:rsidR="00832DA9" w:rsidRDefault="00832DA9" w:rsidP="00832DA9">
            <w:pPr>
              <w:pStyle w:val="26"/>
              <w:jc w:val="left"/>
            </w:pPr>
            <w:r>
              <w:t xml:space="preserve">      </w:t>
            </w:r>
            <w:proofErr w:type="spellStart"/>
            <w:r>
              <w:t>ansible_processor_count</w:t>
            </w:r>
            <w:proofErr w:type="spellEnd"/>
            <w:r>
              <w:t xml:space="preserve">: {{ </w:t>
            </w:r>
            <w:proofErr w:type="spellStart"/>
            <w:r>
              <w:t>ansible_processor_count</w:t>
            </w:r>
            <w:proofErr w:type="spellEnd"/>
            <w:r>
              <w:t xml:space="preserve"> }}</w:t>
            </w:r>
          </w:p>
          <w:p w14:paraId="6A58C3E5" w14:textId="77777777" w:rsidR="00832DA9" w:rsidRDefault="00832DA9" w:rsidP="00832DA9">
            <w:pPr>
              <w:pStyle w:val="26"/>
              <w:jc w:val="left"/>
            </w:pPr>
            <w:r>
              <w:t xml:space="preserve">      </w:t>
            </w:r>
            <w:proofErr w:type="spellStart"/>
            <w:r>
              <w:t>ansible_processor_threads_per_core</w:t>
            </w:r>
            <w:proofErr w:type="spellEnd"/>
            <w:r>
              <w:t xml:space="preserve">: {{ </w:t>
            </w:r>
            <w:proofErr w:type="spellStart"/>
            <w:r>
              <w:t>ansible_processor_threads_per_core</w:t>
            </w:r>
            <w:proofErr w:type="spellEnd"/>
            <w:r>
              <w:t xml:space="preserve"> }}</w:t>
            </w:r>
          </w:p>
          <w:p w14:paraId="6A6006AC" w14:textId="77777777" w:rsidR="00832DA9" w:rsidRDefault="00832DA9" w:rsidP="00832DA9">
            <w:pPr>
              <w:pStyle w:val="26"/>
              <w:jc w:val="left"/>
            </w:pPr>
            <w:r>
              <w:t xml:space="preserve">      </w:t>
            </w:r>
            <w:proofErr w:type="spellStart"/>
            <w:r>
              <w:t>ansible_processor_vcpus</w:t>
            </w:r>
            <w:proofErr w:type="spellEnd"/>
            <w:r>
              <w:t xml:space="preserve">: {{ </w:t>
            </w:r>
            <w:proofErr w:type="spellStart"/>
            <w:r>
              <w:t>ansible_processor_vcpus</w:t>
            </w:r>
            <w:proofErr w:type="spellEnd"/>
            <w:r>
              <w:t xml:space="preserve"> }}</w:t>
            </w:r>
          </w:p>
          <w:p w14:paraId="00ECF690" w14:textId="77777777" w:rsidR="00832DA9" w:rsidRDefault="00832DA9" w:rsidP="00832DA9">
            <w:pPr>
              <w:pStyle w:val="26"/>
              <w:jc w:val="left"/>
            </w:pPr>
            <w:r>
              <w:t xml:space="preserve">      </w:t>
            </w:r>
            <w:proofErr w:type="spellStart"/>
            <w:r>
              <w:t>ansible_product_name</w:t>
            </w:r>
            <w:proofErr w:type="spellEnd"/>
            <w:r>
              <w:t xml:space="preserve">: {{ </w:t>
            </w:r>
            <w:proofErr w:type="spellStart"/>
            <w:r>
              <w:t>ansible_product_name</w:t>
            </w:r>
            <w:proofErr w:type="spellEnd"/>
            <w:r>
              <w:t xml:space="preserve"> }}</w:t>
            </w:r>
          </w:p>
          <w:p w14:paraId="1DBBB261" w14:textId="77777777" w:rsidR="00832DA9" w:rsidRDefault="00832DA9" w:rsidP="00832DA9">
            <w:pPr>
              <w:pStyle w:val="26"/>
              <w:jc w:val="left"/>
            </w:pPr>
            <w:r>
              <w:t xml:space="preserve">      </w:t>
            </w:r>
            <w:proofErr w:type="spellStart"/>
            <w:r>
              <w:t>ansible_product_serial</w:t>
            </w:r>
            <w:proofErr w:type="spellEnd"/>
            <w:r>
              <w:t xml:space="preserve">: {{ </w:t>
            </w:r>
            <w:proofErr w:type="spellStart"/>
            <w:r>
              <w:t>ansible_product_serial</w:t>
            </w:r>
            <w:proofErr w:type="spellEnd"/>
            <w:r>
              <w:t xml:space="preserve"> }}</w:t>
            </w:r>
          </w:p>
          <w:p w14:paraId="44B6F254" w14:textId="77777777" w:rsidR="00832DA9" w:rsidRDefault="00832DA9" w:rsidP="00832DA9">
            <w:pPr>
              <w:pStyle w:val="26"/>
              <w:jc w:val="left"/>
            </w:pPr>
            <w:r>
              <w:t xml:space="preserve">      </w:t>
            </w:r>
            <w:proofErr w:type="spellStart"/>
            <w:r>
              <w:t>ansible_product_uuid</w:t>
            </w:r>
            <w:proofErr w:type="spellEnd"/>
            <w:r>
              <w:t xml:space="preserve">: {{ </w:t>
            </w:r>
            <w:proofErr w:type="spellStart"/>
            <w:r>
              <w:t>ansible_product_uuid</w:t>
            </w:r>
            <w:proofErr w:type="spellEnd"/>
            <w:r>
              <w:t xml:space="preserve"> }}</w:t>
            </w:r>
          </w:p>
          <w:p w14:paraId="397B639C" w14:textId="77777777" w:rsidR="00832DA9" w:rsidRDefault="00832DA9" w:rsidP="00832DA9">
            <w:pPr>
              <w:pStyle w:val="26"/>
              <w:jc w:val="left"/>
            </w:pPr>
            <w:r>
              <w:t xml:space="preserve">      </w:t>
            </w:r>
            <w:proofErr w:type="spellStart"/>
            <w:r>
              <w:t>ansible_product_version</w:t>
            </w:r>
            <w:proofErr w:type="spellEnd"/>
            <w:r>
              <w:t xml:space="preserve">: {{ </w:t>
            </w:r>
            <w:proofErr w:type="spellStart"/>
            <w:r>
              <w:t>ansible_product_version</w:t>
            </w:r>
            <w:proofErr w:type="spellEnd"/>
            <w:r>
              <w:t xml:space="preserve"> }}</w:t>
            </w:r>
          </w:p>
          <w:p w14:paraId="4DA926CC" w14:textId="77777777" w:rsidR="00832DA9" w:rsidRDefault="00832DA9" w:rsidP="00832DA9">
            <w:pPr>
              <w:pStyle w:val="26"/>
              <w:jc w:val="left"/>
            </w:pPr>
            <w:r>
              <w:t xml:space="preserve">      </w:t>
            </w:r>
            <w:proofErr w:type="spellStart"/>
            <w:r>
              <w:t>ansible_python__executable</w:t>
            </w:r>
            <w:proofErr w:type="spellEnd"/>
            <w:r>
              <w:t xml:space="preserve">: {{ </w:t>
            </w:r>
            <w:proofErr w:type="spellStart"/>
            <w:r>
              <w:t>ansible_python.executable</w:t>
            </w:r>
            <w:proofErr w:type="spellEnd"/>
            <w:r>
              <w:t xml:space="preserve"> }}</w:t>
            </w:r>
          </w:p>
          <w:p w14:paraId="6D4232C1" w14:textId="77777777" w:rsidR="00832DA9" w:rsidRDefault="00832DA9" w:rsidP="00832DA9">
            <w:pPr>
              <w:pStyle w:val="26"/>
              <w:jc w:val="left"/>
            </w:pPr>
            <w:r>
              <w:t xml:space="preserve">      </w:t>
            </w:r>
            <w:proofErr w:type="spellStart"/>
            <w:r>
              <w:t>ansible_python_version</w:t>
            </w:r>
            <w:proofErr w:type="spellEnd"/>
            <w:r>
              <w:t xml:space="preserve">: {{ </w:t>
            </w:r>
            <w:proofErr w:type="spellStart"/>
            <w:r>
              <w:t>ansible_python_version</w:t>
            </w:r>
            <w:proofErr w:type="spellEnd"/>
            <w:r>
              <w:t xml:space="preserve"> }}</w:t>
            </w:r>
          </w:p>
          <w:p w14:paraId="1FA1FD5E" w14:textId="77777777" w:rsidR="00832DA9" w:rsidRDefault="00832DA9" w:rsidP="00832DA9">
            <w:pPr>
              <w:pStyle w:val="26"/>
              <w:jc w:val="left"/>
            </w:pPr>
            <w:r>
              <w:lastRenderedPageBreak/>
              <w:t xml:space="preserve">      </w:t>
            </w:r>
            <w:proofErr w:type="spellStart"/>
            <w:r>
              <w:t>ansible_service_mgr</w:t>
            </w:r>
            <w:proofErr w:type="spellEnd"/>
            <w:r>
              <w:t xml:space="preserve">: {{ </w:t>
            </w:r>
            <w:proofErr w:type="spellStart"/>
            <w:r>
              <w:t>ansible_service_mgr</w:t>
            </w:r>
            <w:proofErr w:type="spellEnd"/>
            <w:r>
              <w:t xml:space="preserve"> }}</w:t>
            </w:r>
          </w:p>
          <w:p w14:paraId="2481BE51" w14:textId="77777777" w:rsidR="00832DA9" w:rsidRDefault="00832DA9" w:rsidP="00832DA9">
            <w:pPr>
              <w:pStyle w:val="26"/>
              <w:jc w:val="left"/>
            </w:pPr>
            <w:r>
              <w:t xml:space="preserve">      </w:t>
            </w:r>
            <w:proofErr w:type="spellStart"/>
            <w:r>
              <w:t>ansible_php_config</w:t>
            </w:r>
            <w:proofErr w:type="spellEnd"/>
            <w:r>
              <w:t>: php.ini</w:t>
            </w:r>
          </w:p>
          <w:p w14:paraId="206EE1A0" w14:textId="77777777" w:rsidR="00832DA9" w:rsidRDefault="00832DA9" w:rsidP="00832DA9">
            <w:pPr>
              <w:pStyle w:val="26"/>
              <w:jc w:val="left"/>
            </w:pPr>
          </w:p>
          <w:p w14:paraId="58D27371" w14:textId="77777777" w:rsidR="00832DA9" w:rsidRDefault="00832DA9" w:rsidP="00832DA9">
            <w:pPr>
              <w:pStyle w:val="26"/>
              <w:jc w:val="left"/>
            </w:pPr>
            <w:r>
              <w:t xml:space="preserve">- name: </w:t>
            </w:r>
            <w:r w:rsidRPr="00A8200D">
              <w:t xml:space="preserve">Copy the </w:t>
            </w:r>
            <w:r>
              <w:t xml:space="preserve">make </w:t>
            </w:r>
            <w:proofErr w:type="spellStart"/>
            <w:r>
              <w:t>yaml</w:t>
            </w:r>
            <w:proofErr w:type="spellEnd"/>
            <w:r>
              <w:t xml:space="preserve"> </w:t>
            </w:r>
            <w:r w:rsidRPr="00A8200D">
              <w:t xml:space="preserve">file </w:t>
            </w:r>
            <w:r>
              <w:t>to local</w:t>
            </w:r>
          </w:p>
          <w:p w14:paraId="1CA3985C" w14:textId="77777777" w:rsidR="00832DA9" w:rsidRDefault="00832DA9" w:rsidP="00832DA9">
            <w:pPr>
              <w:pStyle w:val="26"/>
              <w:jc w:val="left"/>
            </w:pPr>
            <w:r>
              <w:t xml:space="preserve">  fetch:</w:t>
            </w:r>
          </w:p>
          <w:p w14:paraId="4B18C0E3" w14:textId="77777777" w:rsidR="00832DA9" w:rsidRDefault="00832DA9" w:rsidP="00832DA9">
            <w:pPr>
              <w:pStyle w:val="26"/>
              <w:jc w:val="left"/>
            </w:pPr>
            <w:r>
              <w:t xml:space="preserve">    </w:t>
            </w:r>
            <w:proofErr w:type="spellStart"/>
            <w:r>
              <w:t>src</w:t>
            </w:r>
            <w:proofErr w:type="spellEnd"/>
            <w:r>
              <w:t>: "/</w:t>
            </w:r>
            <w:proofErr w:type="spellStart"/>
            <w:r>
              <w:rPr>
                <w:rFonts w:hint="eastAsia"/>
              </w:rPr>
              <w:t>tmp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t>Ansible_conf.yml</w:t>
            </w:r>
            <w:proofErr w:type="spellEnd"/>
            <w:r>
              <w:t>"</w:t>
            </w:r>
          </w:p>
          <w:p w14:paraId="0FAC988A" w14:textId="77777777" w:rsidR="00832DA9" w:rsidRDefault="00832DA9" w:rsidP="00832DA9">
            <w:pPr>
              <w:pStyle w:val="26"/>
              <w:jc w:val="left"/>
            </w:pPr>
            <w:r>
              <w:t xml:space="preserve">    </w:t>
            </w:r>
            <w:proofErr w:type="spellStart"/>
            <w:r>
              <w:t>dest</w:t>
            </w:r>
            <w:proofErr w:type="spellEnd"/>
            <w:r>
              <w:t>: "{{ __</w:t>
            </w:r>
            <w:proofErr w:type="spellStart"/>
            <w:r>
              <w:t>parameter_dir</w:t>
            </w:r>
            <w:proofErr w:type="spellEnd"/>
            <w:r>
              <w:t xml:space="preserve">__ }}/{{ </w:t>
            </w:r>
            <w:proofErr w:type="spellStart"/>
            <w:r>
              <w:t>inventory_hostname</w:t>
            </w:r>
            <w:proofErr w:type="spellEnd"/>
            <w:r>
              <w:t xml:space="preserve"> }}/"</w:t>
            </w:r>
          </w:p>
          <w:p w14:paraId="6B6491F7" w14:textId="77777777" w:rsidR="00832DA9" w:rsidRDefault="00832DA9" w:rsidP="00832DA9">
            <w:pPr>
              <w:pStyle w:val="26"/>
              <w:jc w:val="left"/>
            </w:pPr>
            <w:r>
              <w:t xml:space="preserve">    flat: yes</w:t>
            </w:r>
          </w:p>
          <w:p w14:paraId="0C40948A" w14:textId="77777777" w:rsidR="00832DA9" w:rsidRDefault="00832DA9" w:rsidP="00832DA9">
            <w:pPr>
              <w:pStyle w:val="26"/>
              <w:jc w:val="left"/>
            </w:pPr>
          </w:p>
          <w:p w14:paraId="248F2383" w14:textId="77777777" w:rsidR="00832DA9" w:rsidRDefault="00832DA9" w:rsidP="00832DA9">
            <w:pPr>
              <w:pStyle w:val="26"/>
              <w:jc w:val="left"/>
            </w:pPr>
            <w:r>
              <w:t xml:space="preserve">- name: get </w:t>
            </w:r>
            <w:proofErr w:type="spellStart"/>
            <w:r>
              <w:t>php</w:t>
            </w:r>
            <w:proofErr w:type="spellEnd"/>
            <w:r>
              <w:t xml:space="preserve"> </w:t>
            </w:r>
            <w:proofErr w:type="spellStart"/>
            <w:r>
              <w:t>config</w:t>
            </w:r>
            <w:proofErr w:type="spellEnd"/>
          </w:p>
          <w:p w14:paraId="225226F8" w14:textId="77777777" w:rsidR="00832DA9" w:rsidRDefault="00832DA9" w:rsidP="00832DA9">
            <w:pPr>
              <w:pStyle w:val="26"/>
              <w:jc w:val="left"/>
            </w:pPr>
            <w:r>
              <w:t xml:space="preserve">  fetch:</w:t>
            </w:r>
          </w:p>
          <w:p w14:paraId="44ADAB6B" w14:textId="77777777" w:rsidR="00832DA9" w:rsidRDefault="00832DA9" w:rsidP="00832DA9">
            <w:pPr>
              <w:pStyle w:val="26"/>
              <w:jc w:val="left"/>
            </w:pPr>
            <w:r>
              <w:t xml:space="preserve">    </w:t>
            </w:r>
            <w:proofErr w:type="spellStart"/>
            <w:r>
              <w:t>src</w:t>
            </w:r>
            <w:proofErr w:type="spellEnd"/>
            <w:r>
              <w:t>: /</w:t>
            </w:r>
            <w:proofErr w:type="spellStart"/>
            <w:r>
              <w:t>etc</w:t>
            </w:r>
            <w:proofErr w:type="spellEnd"/>
            <w:r>
              <w:t>/php.ini</w:t>
            </w:r>
          </w:p>
          <w:p w14:paraId="559611F8" w14:textId="77777777" w:rsidR="00832DA9" w:rsidRDefault="00832DA9" w:rsidP="00832DA9">
            <w:pPr>
              <w:pStyle w:val="26"/>
              <w:jc w:val="left"/>
            </w:pPr>
            <w:r>
              <w:t xml:space="preserve">    </w:t>
            </w:r>
            <w:proofErr w:type="spellStart"/>
            <w:r>
              <w:t>dest</w:t>
            </w:r>
            <w:proofErr w:type="spellEnd"/>
            <w:r>
              <w:t>:  "{{ __</w:t>
            </w:r>
            <w:proofErr w:type="spellStart"/>
            <w:r>
              <w:t>parameters_file</w:t>
            </w:r>
            <w:bookmarkStart w:id="58" w:name="_GoBack"/>
            <w:bookmarkEnd w:id="58"/>
            <w:r>
              <w:t>_dir</w:t>
            </w:r>
            <w:proofErr w:type="spellEnd"/>
            <w:r>
              <w:t xml:space="preserve">__ }}/{{ </w:t>
            </w:r>
            <w:proofErr w:type="spellStart"/>
            <w:r>
              <w:t>inventory_hostname</w:t>
            </w:r>
            <w:proofErr w:type="spellEnd"/>
            <w:r>
              <w:t xml:space="preserve"> }}/"</w:t>
            </w:r>
          </w:p>
          <w:p w14:paraId="793C38B9" w14:textId="77777777" w:rsidR="00832DA9" w:rsidRDefault="00832DA9" w:rsidP="00832DA9">
            <w:pPr>
              <w:pStyle w:val="26"/>
              <w:jc w:val="left"/>
            </w:pPr>
            <w:r>
              <w:t xml:space="preserve">    flat: yes</w:t>
            </w:r>
          </w:p>
          <w:p w14:paraId="4B8534EF" w14:textId="3EF01343" w:rsidR="00723B83" w:rsidRPr="00BC73CE" w:rsidRDefault="00723B83" w:rsidP="00723B83">
            <w:pPr>
              <w:pStyle w:val="26"/>
              <w:ind w:leftChars="0" w:left="0"/>
              <w:jc w:val="left"/>
              <w:rPr>
                <w:rFonts w:asciiTheme="majorHAnsi" w:hAnsiTheme="majorHAnsi" w:cstheme="majorHAnsi"/>
              </w:rPr>
            </w:pPr>
          </w:p>
        </w:tc>
      </w:tr>
    </w:tbl>
    <w:p w14:paraId="3674C44D" w14:textId="77777777" w:rsidR="00AC6369" w:rsidRPr="00BC73CE" w:rsidRDefault="00AC6369" w:rsidP="00AC6369">
      <w:pPr>
        <w:pStyle w:val="26"/>
        <w:ind w:leftChars="0" w:left="0"/>
        <w:jc w:val="left"/>
        <w:rPr>
          <w:rFonts w:asciiTheme="majorHAnsi" w:hAnsiTheme="majorHAnsi" w:cstheme="majorHAnsi"/>
        </w:rPr>
      </w:pPr>
    </w:p>
    <w:p w14:paraId="23631548" w14:textId="25B3E4BA" w:rsidR="00AC6369" w:rsidRPr="00BC73CE" w:rsidRDefault="00AC6369" w:rsidP="00AC6369">
      <w:pPr>
        <w:ind w:leftChars="337" w:left="708"/>
        <w:rPr>
          <w:rFonts w:asciiTheme="majorHAnsi" w:hAnsiTheme="majorHAnsi" w:cstheme="majorHAnsi"/>
        </w:rPr>
      </w:pPr>
      <w:r w:rsidRPr="00BC73CE">
        <w:rPr>
          <w:rFonts w:ascii="ＭＳ ゴシック" w:eastAsia="ＭＳ ゴシック" w:hAnsi="ＭＳ ゴシック" w:cs="ＭＳ ゴシック" w:hint="eastAsia"/>
        </w:rPr>
        <w:t>※</w:t>
      </w:r>
      <w:r w:rsidRPr="00BC73CE">
        <w:rPr>
          <w:rFonts w:asciiTheme="majorHAnsi" w:hAnsiTheme="majorHAnsi" w:cstheme="majorHAnsi"/>
        </w:rPr>
        <w:t xml:space="preserve">　</w:t>
      </w:r>
      <w:r w:rsidR="00AF6E1A" w:rsidRPr="00BC73CE">
        <w:rPr>
          <w:rFonts w:asciiTheme="majorHAnsi" w:hAnsiTheme="majorHAnsi" w:cstheme="majorHAnsi"/>
        </w:rPr>
        <w:t xml:space="preserve">When you run </w:t>
      </w:r>
      <w:proofErr w:type="spellStart"/>
      <w:r w:rsidR="00AF6E1A" w:rsidRPr="00BC73CE">
        <w:rPr>
          <w:rFonts w:asciiTheme="majorHAnsi" w:hAnsiTheme="majorHAnsi" w:cstheme="majorHAnsi"/>
        </w:rPr>
        <w:t>makeYML_Ansible.yml</w:t>
      </w:r>
      <w:proofErr w:type="spellEnd"/>
      <w:r w:rsidR="00AF6E1A" w:rsidRPr="00BC73CE">
        <w:rPr>
          <w:rFonts w:asciiTheme="majorHAnsi" w:hAnsiTheme="majorHAnsi" w:cstheme="majorHAnsi"/>
        </w:rPr>
        <w:t xml:space="preserve"> and generate the Collectable source file (</w:t>
      </w:r>
      <w:proofErr w:type="spellStart"/>
      <w:r w:rsidR="00AF6E1A" w:rsidRPr="00BC73CE">
        <w:rPr>
          <w:rFonts w:asciiTheme="majorHAnsi" w:hAnsiTheme="majorHAnsi" w:cstheme="majorHAnsi"/>
        </w:rPr>
        <w:t>yaml</w:t>
      </w:r>
      <w:proofErr w:type="spellEnd"/>
      <w:r w:rsidR="00AF6E1A" w:rsidRPr="00BC73CE">
        <w:rPr>
          <w:rFonts w:asciiTheme="majorHAnsi" w:hAnsiTheme="majorHAnsi" w:cstheme="majorHAnsi"/>
        </w:rPr>
        <w:t xml:space="preserve">), you need to enable </w:t>
      </w:r>
      <w:proofErr w:type="spellStart"/>
      <w:r w:rsidR="00AF6E1A" w:rsidRPr="00BC73CE">
        <w:rPr>
          <w:rFonts w:asciiTheme="majorHAnsi" w:hAnsiTheme="majorHAnsi" w:cstheme="majorHAnsi"/>
        </w:rPr>
        <w:t>gather_facts</w:t>
      </w:r>
      <w:proofErr w:type="spellEnd"/>
      <w:r w:rsidR="00AF6E1A" w:rsidRPr="00BC73CE">
        <w:rPr>
          <w:rFonts w:asciiTheme="majorHAnsi" w:hAnsiTheme="majorHAnsi" w:cstheme="majorHAnsi"/>
        </w:rPr>
        <w:t>.</w:t>
      </w:r>
    </w:p>
    <w:p w14:paraId="7A42EE27" w14:textId="73AD3600" w:rsidR="00BB242E" w:rsidRPr="00BC73CE" w:rsidRDefault="00AF6E1A" w:rsidP="00BB242E">
      <w:pPr>
        <w:ind w:leftChars="337" w:left="708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When editing the Movement list in Ansible Legacy, enter the following in the header section.</w:t>
      </w:r>
    </w:p>
    <w:p w14:paraId="66EBBCEC" w14:textId="461E87CE" w:rsidR="00BB242E" w:rsidRPr="00BC73CE" w:rsidRDefault="00AF6E1A" w:rsidP="00BB242E">
      <w:pPr>
        <w:ind w:leftChars="337" w:left="708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For details regarding Changin</w:t>
      </w:r>
      <w:r w:rsidR="004279F9">
        <w:rPr>
          <w:rFonts w:asciiTheme="majorHAnsi" w:hAnsiTheme="majorHAnsi" w:cstheme="majorHAnsi"/>
        </w:rPr>
        <w:t xml:space="preserve">g settings, </w:t>
      </w:r>
      <w:proofErr w:type="spellStart"/>
      <w:r w:rsidR="004279F9">
        <w:rPr>
          <w:rFonts w:asciiTheme="majorHAnsi" w:hAnsiTheme="majorHAnsi" w:cstheme="majorHAnsi"/>
        </w:rPr>
        <w:t>pleaser</w:t>
      </w:r>
      <w:proofErr w:type="spellEnd"/>
      <w:r w:rsidR="004279F9">
        <w:rPr>
          <w:rFonts w:asciiTheme="majorHAnsi" w:hAnsiTheme="majorHAnsi" w:cstheme="majorHAnsi"/>
        </w:rPr>
        <w:t xml:space="preserve"> refer to</w:t>
      </w:r>
      <w:r w:rsidR="004279F9">
        <w:rPr>
          <w:rFonts w:asciiTheme="majorHAnsi" w:eastAsia="ＭＳ Ｐゴシック" w:hAnsiTheme="majorHAnsi" w:cstheme="majorHAnsi"/>
        </w:rPr>
        <w:t xml:space="preserve"> </w:t>
      </w:r>
      <w:r w:rsidR="004279F9">
        <w:rPr>
          <w:rFonts w:asciiTheme="majorHAnsi" w:eastAsia="ＭＳ Ｐゴシック" w:hAnsiTheme="majorHAnsi" w:cstheme="majorHAnsi"/>
        </w:rPr>
        <w:br/>
        <w:t>“</w:t>
      </w:r>
      <w:r w:rsidR="004279F9" w:rsidRPr="004279F9">
        <w:t>Exastro-</w:t>
      </w:r>
      <w:proofErr w:type="spellStart"/>
      <w:r w:rsidR="004279F9" w:rsidRPr="004279F9">
        <w:t>ITA_User_Instruction_Manual_Ansible</w:t>
      </w:r>
      <w:proofErr w:type="spellEnd"/>
      <w:r w:rsidR="004279F9" w:rsidRPr="004279F9">
        <w:t>-driver”.</w:t>
      </w:r>
    </w:p>
    <w:p w14:paraId="0D572411" w14:textId="77777777" w:rsidR="00AC6369" w:rsidRPr="00BC73CE" w:rsidRDefault="00AC6369" w:rsidP="00AC6369">
      <w:pPr>
        <w:ind w:leftChars="337" w:left="708"/>
        <w:rPr>
          <w:rFonts w:asciiTheme="majorHAnsi" w:hAnsiTheme="majorHAnsi" w:cstheme="majorHAnsi"/>
        </w:rPr>
      </w:pPr>
    </w:p>
    <w:p w14:paraId="2EF956F0" w14:textId="0C568B9C" w:rsidR="00AC6369" w:rsidRPr="00BC73CE" w:rsidRDefault="00AC6369" w:rsidP="00AC6369">
      <w:pPr>
        <w:ind w:leftChars="337" w:left="708"/>
        <w:rPr>
          <w:rFonts w:asciiTheme="majorHAnsi" w:hAnsiTheme="majorHAnsi" w:cstheme="majorHAnsi"/>
        </w:rPr>
      </w:pPr>
      <w:proofErr w:type="spellStart"/>
      <w:r w:rsidRPr="00BC73CE">
        <w:rPr>
          <w:rFonts w:asciiTheme="majorHAnsi" w:hAnsiTheme="majorHAnsi" w:cstheme="majorHAnsi"/>
        </w:rPr>
        <w:t>e.g</w:t>
      </w:r>
      <w:proofErr w:type="spellEnd"/>
      <w:r w:rsidRPr="00BC73CE">
        <w:rPr>
          <w:rFonts w:asciiTheme="majorHAnsi" w:hAnsiTheme="majorHAnsi" w:cstheme="majorHAnsi"/>
        </w:rPr>
        <w:t xml:space="preserve">) </w:t>
      </w:r>
      <w:proofErr w:type="spellStart"/>
      <w:r w:rsidRPr="00BC73CE">
        <w:rPr>
          <w:rFonts w:asciiTheme="majorHAnsi" w:hAnsiTheme="majorHAnsi" w:cstheme="majorHAnsi"/>
        </w:rPr>
        <w:t>gather_facts</w:t>
      </w:r>
      <w:proofErr w:type="spellEnd"/>
      <w:r w:rsidR="00AF6E1A" w:rsidRPr="00BC73CE">
        <w:rPr>
          <w:rFonts w:asciiTheme="majorHAnsi" w:hAnsiTheme="majorHAnsi" w:cstheme="majorHAnsi"/>
        </w:rPr>
        <w:t xml:space="preserve"> Valid setting example.</w:t>
      </w:r>
    </w:p>
    <w:tbl>
      <w:tblPr>
        <w:tblStyle w:val="ad"/>
        <w:tblW w:w="0" w:type="auto"/>
        <w:tblInd w:w="703" w:type="dxa"/>
        <w:tblLook w:val="04A0" w:firstRow="1" w:lastRow="0" w:firstColumn="1" w:lastColumn="0" w:noHBand="0" w:noVBand="1"/>
      </w:tblPr>
      <w:tblGrid>
        <w:gridCol w:w="8924"/>
      </w:tblGrid>
      <w:tr w:rsidR="00723B83" w:rsidRPr="00BC73CE" w14:paraId="626EF394" w14:textId="77777777" w:rsidTr="00723B83">
        <w:tc>
          <w:tcPr>
            <w:tcW w:w="8924" w:type="dxa"/>
          </w:tcPr>
          <w:p w14:paraId="24D732CA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- hosts: all</w:t>
            </w:r>
          </w:p>
          <w:p w14:paraId="6EC42734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</w:t>
            </w:r>
            <w:proofErr w:type="spellStart"/>
            <w:r w:rsidRPr="00BC73CE">
              <w:rPr>
                <w:rFonts w:asciiTheme="majorHAnsi" w:hAnsiTheme="majorHAnsi" w:cstheme="majorHAnsi"/>
              </w:rPr>
              <w:t>remote_user</w:t>
            </w:r>
            <w:proofErr w:type="spellEnd"/>
            <w:r w:rsidRPr="00BC73CE">
              <w:rPr>
                <w:rFonts w:asciiTheme="majorHAnsi" w:hAnsiTheme="majorHAnsi" w:cstheme="majorHAnsi"/>
              </w:rPr>
              <w:t>: "{{ __</w:t>
            </w:r>
            <w:proofErr w:type="spellStart"/>
            <w:r w:rsidRPr="00BC73CE">
              <w:rPr>
                <w:rFonts w:asciiTheme="majorHAnsi" w:hAnsiTheme="majorHAnsi" w:cstheme="majorHAnsi"/>
              </w:rPr>
              <w:t>loginuser</w:t>
            </w:r>
            <w:proofErr w:type="spellEnd"/>
            <w:r w:rsidRPr="00BC73CE">
              <w:rPr>
                <w:rFonts w:asciiTheme="majorHAnsi" w:hAnsiTheme="majorHAnsi" w:cstheme="majorHAnsi"/>
              </w:rPr>
              <w:t>__ }}"</w:t>
            </w:r>
          </w:p>
          <w:p w14:paraId="7620DC17" w14:textId="77777777" w:rsidR="00723B83" w:rsidRPr="00BC73CE" w:rsidRDefault="00723B83" w:rsidP="0062038B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</w:t>
            </w:r>
            <w:proofErr w:type="spellStart"/>
            <w:r w:rsidRPr="00BC73CE">
              <w:rPr>
                <w:rFonts w:asciiTheme="majorHAnsi" w:hAnsiTheme="majorHAnsi" w:cstheme="majorHAnsi"/>
              </w:rPr>
              <w:t>gather_facts</w:t>
            </w:r>
            <w:proofErr w:type="spellEnd"/>
            <w:r w:rsidRPr="00BC73CE">
              <w:rPr>
                <w:rFonts w:asciiTheme="majorHAnsi" w:hAnsiTheme="majorHAnsi" w:cstheme="majorHAnsi"/>
              </w:rPr>
              <w:t>: yes</w:t>
            </w:r>
          </w:p>
          <w:p w14:paraId="05DBF5BC" w14:textId="6D8196A9" w:rsidR="00723B83" w:rsidRPr="00BC73CE" w:rsidRDefault="00723B83" w:rsidP="00AC6369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become: yes</w:t>
            </w:r>
          </w:p>
        </w:tc>
      </w:tr>
    </w:tbl>
    <w:p w14:paraId="273E56EA" w14:textId="77777777" w:rsidR="00723B83" w:rsidRPr="00BC73CE" w:rsidRDefault="00723B83" w:rsidP="00723B83">
      <w:pPr>
        <w:pStyle w:val="26"/>
        <w:ind w:leftChars="0" w:left="703"/>
        <w:jc w:val="left"/>
        <w:rPr>
          <w:rFonts w:asciiTheme="majorHAnsi" w:hAnsiTheme="majorHAnsi" w:cstheme="majorHAnsi"/>
        </w:rPr>
      </w:pPr>
    </w:p>
    <w:p w14:paraId="455C9E00" w14:textId="5478B997" w:rsidR="00AC6369" w:rsidRPr="00BC73CE" w:rsidRDefault="00BF0AC1" w:rsidP="00AC6369">
      <w:pPr>
        <w:pStyle w:val="26"/>
        <w:ind w:leftChars="0" w:left="70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br/>
      </w:r>
    </w:p>
    <w:p w14:paraId="43E94471" w14:textId="77777777" w:rsidR="0062038B" w:rsidRPr="0062038B" w:rsidRDefault="0062038B" w:rsidP="0062038B">
      <w:pPr>
        <w:widowControl/>
        <w:jc w:val="left"/>
        <w:rPr>
          <w:rFonts w:asciiTheme="majorHAnsi" w:hAnsiTheme="majorHAnsi" w:cstheme="majorHAnsi"/>
        </w:rPr>
      </w:pPr>
      <w:r w:rsidRPr="0062038B">
        <w:rPr>
          <w:rFonts w:asciiTheme="majorHAnsi" w:hAnsiTheme="majorHAnsi" w:cstheme="majorHAnsi"/>
        </w:rPr>
        <w:br w:type="page"/>
      </w:r>
    </w:p>
    <w:p w14:paraId="66F37C83" w14:textId="7D20E428" w:rsidR="0062038B" w:rsidRPr="0062038B" w:rsidRDefault="0062038B" w:rsidP="0062038B">
      <w:pPr>
        <w:pStyle w:val="20"/>
        <w:numPr>
          <w:ilvl w:val="1"/>
          <w:numId w:val="21"/>
        </w:numPr>
        <w:rPr>
          <w:rFonts w:asciiTheme="majorHAnsi" w:hAnsiTheme="majorHAnsi" w:cstheme="majorHAnsi"/>
        </w:rPr>
      </w:pPr>
      <w:bookmarkStart w:id="59" w:name="_Toc93499538"/>
      <w:r w:rsidRPr="0062038B">
        <w:rPr>
          <w:rFonts w:asciiTheme="majorHAnsi" w:hAnsiTheme="majorHAnsi" w:cstheme="majorHAnsi"/>
        </w:rPr>
        <w:lastRenderedPageBreak/>
        <w:t>Examples from using the Collect function.</w:t>
      </w:r>
      <w:bookmarkEnd w:id="59"/>
    </w:p>
    <w:p w14:paraId="25FCA926" w14:textId="24766342" w:rsidR="0062038B" w:rsidRPr="0062038B" w:rsidRDefault="0062038B" w:rsidP="0062038B">
      <w:pPr>
        <w:pStyle w:val="30"/>
        <w:numPr>
          <w:ilvl w:val="2"/>
          <w:numId w:val="17"/>
        </w:numPr>
        <w:rPr>
          <w:rFonts w:cstheme="majorHAnsi"/>
        </w:rPr>
      </w:pPr>
      <w:bookmarkStart w:id="60" w:name="_Toc93499539"/>
      <w:r>
        <w:rPr>
          <w:rFonts w:cstheme="majorHAnsi" w:hint="eastAsia"/>
        </w:rPr>
        <w:t>I</w:t>
      </w:r>
      <w:r>
        <w:rPr>
          <w:rFonts w:cstheme="majorHAnsi"/>
        </w:rPr>
        <w:t>f you have multiple files with the same menu as target.</w:t>
      </w:r>
      <w:bookmarkEnd w:id="60"/>
    </w:p>
    <w:p w14:paraId="21EF3B0B" w14:textId="06A36023" w:rsidR="0062038B" w:rsidRPr="0062038B" w:rsidRDefault="00DF7DB5" w:rsidP="0062038B">
      <w:pPr>
        <w:pStyle w:val="26"/>
        <w:ind w:leftChars="0" w:left="0"/>
        <w:jc w:val="left"/>
        <w:rPr>
          <w:rFonts w:asciiTheme="majorHAnsi" w:hAnsiTheme="majorHAnsi" w:cstheme="majorHAnsi"/>
        </w:rPr>
      </w:pPr>
      <w:r w:rsidRPr="00DF7DB5">
        <w:rPr>
          <w:rFonts w:asciiTheme="majorHAnsi" w:eastAsia="ＭＳ Ｐゴシック" w:hAnsiTheme="majorHAnsi" w:cstheme="majorHAnsi"/>
          <w:szCs w:val="21"/>
        </w:rPr>
        <w:t>The following section shows an example of the directory and the collect process when you multiple "PREFIX (file name)-Variable names" set to a single "Menu-Item" and there are multiple corresponding source files in the target host's collect directory.</w:t>
      </w:r>
      <w:r>
        <w:rPr>
          <w:rFonts w:asciiTheme="majorHAnsi" w:eastAsia="ＭＳ Ｐゴシック" w:hAnsiTheme="majorHAnsi" w:cstheme="majorHAnsi"/>
          <w:szCs w:val="21"/>
        </w:rPr>
        <w:br/>
      </w:r>
    </w:p>
    <w:p w14:paraId="71B8CBFE" w14:textId="68328384" w:rsidR="0062038B" w:rsidRPr="0062038B" w:rsidRDefault="00DF7DB5" w:rsidP="0062038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Target collection files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9632"/>
      </w:tblGrid>
      <w:tr w:rsidR="0062038B" w:rsidRPr="0062038B" w14:paraId="1C10EA90" w14:textId="77777777" w:rsidTr="0062038B">
        <w:tc>
          <w:tcPr>
            <w:tcW w:w="9632" w:type="dxa"/>
          </w:tcPr>
          <w:p w14:paraId="5976B58D" w14:textId="3E1B12D1" w:rsidR="0062038B" w:rsidRPr="0062038B" w:rsidRDefault="00054267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【</w:t>
            </w:r>
            <w:r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Upper directory</w:t>
            </w:r>
            <w:r w:rsidR="0062038B"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】</w:t>
            </w:r>
          </w:p>
          <w:p w14:paraId="3A1FB9D1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|-  </w:t>
            </w:r>
            <w:r w:rsidRPr="0062038B">
              <w:rPr>
                <w:rFonts w:asciiTheme="majorHAnsi" w:hAnsiTheme="majorHAnsi" w:cstheme="majorHAnsi"/>
                <w:sz w:val="20"/>
                <w:szCs w:val="20"/>
              </w:rPr>
              <w:t xml:space="preserve">_parameters           </w:t>
            </w:r>
            <w:r w:rsidRPr="0062038B">
              <w:rPr>
                <w:rFonts w:asciiTheme="majorHAnsi" w:hAnsiTheme="majorHAnsi" w:cstheme="majorHAnsi"/>
                <w:sz w:val="20"/>
                <w:szCs w:val="20"/>
              </w:rPr>
              <w:t xml:space="preserve">　</w:t>
            </w:r>
          </w:p>
          <w:p w14:paraId="6E28475D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    |-  ita-sample01</w:t>
            </w:r>
          </w:p>
          <w:p w14:paraId="1A469CB8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</w:rPr>
            </w:pP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        |-  SAMPLE_01.yml   </w:t>
            </w: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　</w:t>
            </w:r>
          </w:p>
          <w:p w14:paraId="21F701E8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</w:rPr>
            </w:pP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        |-  SAMPLE_02.yml   </w:t>
            </w: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　</w:t>
            </w:r>
          </w:p>
        </w:tc>
      </w:tr>
    </w:tbl>
    <w:p w14:paraId="50036284" w14:textId="77777777" w:rsidR="0062038B" w:rsidRPr="0062038B" w:rsidRDefault="0062038B" w:rsidP="0062038B">
      <w:pPr>
        <w:pStyle w:val="af4"/>
        <w:keepNext/>
        <w:rPr>
          <w:rFonts w:asciiTheme="majorHAnsi" w:hAnsiTheme="majorHAnsi" w:cstheme="majorHAnsi"/>
          <w:b w:val="0"/>
          <w:bCs w:val="0"/>
          <w:szCs w:val="22"/>
        </w:rPr>
      </w:pPr>
    </w:p>
    <w:p w14:paraId="2CE73161" w14:textId="3A5BEC66" w:rsidR="0062038B" w:rsidRPr="0062038B" w:rsidRDefault="00DF7DB5" w:rsidP="0062038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Collected item value management settings.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62038B" w:rsidRPr="0062038B" w14:paraId="5FBE3007" w14:textId="77777777" w:rsidTr="0062038B">
        <w:tc>
          <w:tcPr>
            <w:tcW w:w="9627" w:type="dxa"/>
          </w:tcPr>
          <w:p w14:paraId="3C5E1E65" w14:textId="2D8EA5F5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</w:t>
            </w:r>
            <w:r w:rsidR="00054267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File name</w:t>
            </w: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SAMPLE_01.yml</w:t>
            </w:r>
          </w:p>
          <w:p w14:paraId="01C0DF76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　　　　　　　　</w:t>
            </w: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SAMPLE_02.yml</w:t>
            </w:r>
          </w:p>
          <w:p w14:paraId="5F497261" w14:textId="73469DFC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</w:t>
            </w:r>
            <w:r w:rsidR="00054267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File contents</w:t>
            </w:r>
          </w:p>
          <w:tbl>
            <w:tblPr>
              <w:tblStyle w:val="ad"/>
              <w:tblpPr w:leftFromText="142" w:rightFromText="142" w:vertAnchor="text" w:horzAnchor="margin" w:tblpY="185"/>
              <w:tblW w:w="0" w:type="auto"/>
              <w:tblLook w:val="04A0" w:firstRow="1" w:lastRow="0" w:firstColumn="1" w:lastColumn="0" w:noHBand="0" w:noVBand="1"/>
            </w:tblPr>
            <w:tblGrid>
              <w:gridCol w:w="4348"/>
              <w:gridCol w:w="4350"/>
            </w:tblGrid>
            <w:tr w:rsidR="0062038B" w:rsidRPr="0062038B" w14:paraId="72A1F1E5" w14:textId="77777777" w:rsidTr="0062038B">
              <w:tc>
                <w:tcPr>
                  <w:tcW w:w="4348" w:type="dxa"/>
                </w:tcPr>
                <w:p w14:paraId="1FB5DC24" w14:textId="77777777" w:rsidR="0062038B" w:rsidRPr="0062038B" w:rsidRDefault="0062038B" w:rsidP="0062038B">
                  <w:pPr>
                    <w:pStyle w:val="26"/>
                    <w:ind w:leftChars="0" w:left="0"/>
                    <w:jc w:val="left"/>
                    <w:rPr>
                      <w:rFonts w:asciiTheme="majorHAnsi" w:hAnsiTheme="majorHAnsi" w:cstheme="majorHAnsi"/>
                    </w:rPr>
                  </w:pPr>
                  <w:r w:rsidRPr="0062038B">
                    <w:rPr>
                      <w:rFonts w:asciiTheme="majorHAnsi" w:hAnsiTheme="majorHAnsi" w:cstheme="majorHAnsi"/>
                    </w:rPr>
                    <w:t>SAMPLE_01.yml</w:t>
                  </w:r>
                  <w:r w:rsidRPr="0062038B">
                    <w:rPr>
                      <w:rFonts w:asciiTheme="majorHAnsi" w:hAnsiTheme="majorHAnsi" w:cstheme="majorHAnsi"/>
                    </w:rPr>
                    <w:t xml:space="preserve">　</w:t>
                  </w:r>
                </w:p>
              </w:tc>
              <w:tc>
                <w:tcPr>
                  <w:tcW w:w="4350" w:type="dxa"/>
                </w:tcPr>
                <w:p w14:paraId="1ECB26F3" w14:textId="77777777" w:rsidR="0062038B" w:rsidRPr="0062038B" w:rsidRDefault="0062038B" w:rsidP="0062038B">
                  <w:pPr>
                    <w:pStyle w:val="26"/>
                    <w:ind w:leftChars="0" w:left="0"/>
                    <w:jc w:val="left"/>
                    <w:rPr>
                      <w:rFonts w:asciiTheme="majorHAnsi" w:hAnsiTheme="majorHAnsi" w:cstheme="majorHAnsi"/>
                    </w:rPr>
                  </w:pPr>
                  <w:r w:rsidRPr="0062038B">
                    <w:rPr>
                      <w:rFonts w:asciiTheme="majorHAnsi" w:hAnsiTheme="majorHAnsi" w:cstheme="majorHAnsi"/>
                    </w:rPr>
                    <w:t>SAMPLE_02.yml</w:t>
                  </w:r>
                </w:p>
              </w:tc>
            </w:tr>
            <w:tr w:rsidR="0062038B" w:rsidRPr="0062038B" w14:paraId="39383652" w14:textId="77777777" w:rsidTr="0062038B">
              <w:tc>
                <w:tcPr>
                  <w:tcW w:w="4348" w:type="dxa"/>
                </w:tcPr>
                <w:p w14:paraId="49C9D22E" w14:textId="77777777" w:rsidR="0062038B" w:rsidRPr="0062038B" w:rsidRDefault="0062038B" w:rsidP="0062038B">
                  <w:pPr>
                    <w:jc w:val="left"/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</w:pPr>
                  <w:r w:rsidRPr="0062038B"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  <w:t>VAR_sample_config_1: 1</w:t>
                  </w:r>
                </w:p>
                <w:p w14:paraId="5E910F71" w14:textId="77777777" w:rsidR="0062038B" w:rsidRPr="0062038B" w:rsidRDefault="0062038B" w:rsidP="0062038B">
                  <w:pPr>
                    <w:jc w:val="left"/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</w:pPr>
                  <w:r w:rsidRPr="0062038B"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  <w:t>VAR_sample_config_2: 2</w:t>
                  </w:r>
                </w:p>
                <w:p w14:paraId="7E0A4EFE" w14:textId="77777777" w:rsidR="0062038B" w:rsidRPr="0062038B" w:rsidRDefault="0062038B" w:rsidP="0062038B">
                  <w:pPr>
                    <w:jc w:val="left"/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</w:pPr>
                  <w:r w:rsidRPr="0062038B"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  <w:t>VAR_sample_config_3: 3</w:t>
                  </w:r>
                </w:p>
                <w:p w14:paraId="6C856A85" w14:textId="77777777" w:rsidR="0062038B" w:rsidRPr="0062038B" w:rsidRDefault="0062038B" w:rsidP="0062038B">
                  <w:pPr>
                    <w:pStyle w:val="26"/>
                    <w:ind w:leftChars="0" w:left="0"/>
                    <w:jc w:val="left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4350" w:type="dxa"/>
                </w:tcPr>
                <w:p w14:paraId="55546115" w14:textId="77777777" w:rsidR="0062038B" w:rsidRPr="0062038B" w:rsidRDefault="0062038B" w:rsidP="0062038B">
                  <w:pPr>
                    <w:jc w:val="left"/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</w:pPr>
                  <w:r w:rsidRPr="0062038B"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  <w:t>VAR_sample_config_1: “A”</w:t>
                  </w:r>
                </w:p>
                <w:p w14:paraId="211D4AB5" w14:textId="77777777" w:rsidR="0062038B" w:rsidRPr="0062038B" w:rsidRDefault="0062038B" w:rsidP="0062038B">
                  <w:pPr>
                    <w:pStyle w:val="26"/>
                    <w:ind w:leftChars="0" w:left="0"/>
                    <w:jc w:val="left"/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</w:pPr>
                  <w:proofErr w:type="spellStart"/>
                  <w:r w:rsidRPr="0062038B"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  <w:t>VAR_sample_config_B</w:t>
                  </w:r>
                  <w:proofErr w:type="spellEnd"/>
                  <w:r w:rsidRPr="0062038B"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  <w:t>: “B”</w:t>
                  </w:r>
                </w:p>
                <w:p w14:paraId="7BC7C0B1" w14:textId="77777777" w:rsidR="0062038B" w:rsidRPr="0062038B" w:rsidRDefault="0062038B" w:rsidP="0062038B">
                  <w:pPr>
                    <w:pStyle w:val="26"/>
                    <w:ind w:leftChars="0" w:left="0"/>
                    <w:jc w:val="left"/>
                    <w:rPr>
                      <w:rFonts w:asciiTheme="majorHAnsi" w:hAnsiTheme="majorHAnsi" w:cstheme="majorHAnsi"/>
                    </w:rPr>
                  </w:pPr>
                  <w:proofErr w:type="spellStart"/>
                  <w:r w:rsidRPr="0062038B"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  <w:t>VAR_sample_config_X</w:t>
                  </w:r>
                  <w:proofErr w:type="spellEnd"/>
                  <w:r w:rsidRPr="0062038B"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  <w:t>: “X”</w:t>
                  </w:r>
                </w:p>
              </w:tc>
            </w:tr>
          </w:tbl>
          <w:p w14:paraId="3C88B08C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62E9ACA5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39912237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0FDA5D84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47425A02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5783DC63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78AA9DC0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4472BC25" w14:textId="3AB487EF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</w:t>
            </w:r>
            <w:r w:rsidR="00DF7DB5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Collecting target menu items and configuring collected value item lists.</w:t>
            </w:r>
          </w:p>
          <w:p w14:paraId="00A8B8C7" w14:textId="205C9346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proofErr w:type="spellStart"/>
            <w:r w:rsidRPr="0062038B">
              <w:rPr>
                <w:rFonts w:asciiTheme="majorHAnsi" w:hAnsiTheme="majorHAnsi" w:cstheme="majorHAnsi"/>
              </w:rPr>
              <w:t>e.g</w:t>
            </w:r>
            <w:proofErr w:type="spellEnd"/>
            <w:r w:rsidRPr="0062038B">
              <w:rPr>
                <w:rFonts w:asciiTheme="majorHAnsi" w:hAnsiTheme="majorHAnsi" w:cstheme="majorHAnsi"/>
              </w:rPr>
              <w:t xml:space="preserve">) </w:t>
            </w:r>
            <w:r w:rsidR="00535AD2" w:rsidRPr="00535AD2">
              <w:rPr>
                <w:rFonts w:asciiTheme="majorHAnsi" w:hAnsiTheme="majorHAnsi" w:cstheme="majorHAnsi"/>
              </w:rPr>
              <w:t>Collected value item list settings and target menu items</w:t>
            </w:r>
          </w:p>
          <w:p w14:paraId="63C55BE5" w14:textId="28D9657F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62038B">
              <w:rPr>
                <w:rFonts w:asciiTheme="majorHAnsi" w:hAnsiTheme="majorHAnsi" w:cstheme="majorHAnsi"/>
                <w:noProof/>
                <w:color w:val="000000" w:themeColor="text1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674EA568" wp14:editId="4F2C73F3">
                      <wp:simplePos x="0" y="0"/>
                      <wp:positionH relativeFrom="column">
                        <wp:posOffset>1934301</wp:posOffset>
                      </wp:positionH>
                      <wp:positionV relativeFrom="paragraph">
                        <wp:posOffset>1022259</wp:posOffset>
                      </wp:positionV>
                      <wp:extent cx="45719" cy="1567543"/>
                      <wp:effectExtent l="76200" t="0" r="88265" b="52070"/>
                      <wp:wrapNone/>
                      <wp:docPr id="457" name="直線矢印コネクタ 4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1567543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92D05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81F05C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線矢印コネクタ 457" o:spid="_x0000_s1026" type="#_x0000_t32" style="position:absolute;left:0;text-align:left;margin-left:152.3pt;margin-top:80.5pt;width:3.6pt;height:123.4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" strokecolor="#92d050" strokeweight="4.5pt">
                      <v:stroke endarrow="block"/>
                    </v:shape>
                  </w:pict>
                </mc:Fallback>
              </mc:AlternateContent>
            </w:r>
            <w:r w:rsidRPr="0062038B">
              <w:rPr>
                <w:rFonts w:asciiTheme="majorHAnsi" w:hAnsiTheme="majorHAnsi" w:cstheme="majorHAnsi"/>
                <w:noProof/>
                <w:color w:val="000000" w:themeColor="text1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 wp14:anchorId="77692410" wp14:editId="17998482">
                      <wp:simplePos x="0" y="0"/>
                      <wp:positionH relativeFrom="column">
                        <wp:posOffset>4941298</wp:posOffset>
                      </wp:positionH>
                      <wp:positionV relativeFrom="paragraph">
                        <wp:posOffset>2138045</wp:posOffset>
                      </wp:positionV>
                      <wp:extent cx="45719" cy="499745"/>
                      <wp:effectExtent l="95250" t="0" r="69215" b="52705"/>
                      <wp:wrapNone/>
                      <wp:docPr id="461" name="直線矢印コネクタ 4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499745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00B0F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2C3EF5" id="直線矢印コネクタ 461" o:spid="_x0000_s1026" type="#_x0000_t32" style="position:absolute;left:0;text-align:left;margin-left:389.1pt;margin-top:168.35pt;width:3.6pt;height:39.3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" strokecolor="#00b0f0" strokeweight="4.5pt">
                      <v:stroke endarrow="block"/>
                    </v:shape>
                  </w:pict>
                </mc:Fallback>
              </mc:AlternateContent>
            </w:r>
            <w:r w:rsidRPr="0062038B">
              <w:rPr>
                <w:rFonts w:asciiTheme="majorHAnsi" w:hAnsiTheme="majorHAnsi" w:cstheme="majorHAnsi"/>
                <w:noProof/>
                <w:color w:val="000000" w:themeColor="text1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59968" behindDoc="0" locked="0" layoutInCell="1" allowOverlap="1" wp14:anchorId="777D2B17" wp14:editId="17EB1695">
                      <wp:simplePos x="0" y="0"/>
                      <wp:positionH relativeFrom="column">
                        <wp:posOffset>2568939</wp:posOffset>
                      </wp:positionH>
                      <wp:positionV relativeFrom="paragraph">
                        <wp:posOffset>2126706</wp:posOffset>
                      </wp:positionV>
                      <wp:extent cx="45719" cy="527866"/>
                      <wp:effectExtent l="95250" t="0" r="69215" b="62865"/>
                      <wp:wrapNone/>
                      <wp:docPr id="460" name="直線矢印コネクタ 4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527866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00B0F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55EC99" id="直線矢印コネクタ 460" o:spid="_x0000_s1026" type="#_x0000_t32" style="position:absolute;left:0;text-align:left;margin-left:202.3pt;margin-top:167.45pt;width:3.6pt;height:41.5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" strokecolor="#00b0f0" strokeweight="4.5pt">
                      <v:stroke endarrow="block"/>
                    </v:shape>
                  </w:pict>
                </mc:Fallback>
              </mc:AlternateContent>
            </w:r>
            <w:r w:rsidRPr="0062038B">
              <w:rPr>
                <w:rFonts w:asciiTheme="majorHAnsi" w:hAnsiTheme="majorHAnsi" w:cstheme="majorHAnsi"/>
                <w:noProof/>
                <w:color w:val="000000" w:themeColor="text1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30CE041B" wp14:editId="6A805F91">
                      <wp:simplePos x="0" y="0"/>
                      <wp:positionH relativeFrom="column">
                        <wp:posOffset>12972</wp:posOffset>
                      </wp:positionH>
                      <wp:positionV relativeFrom="paragraph">
                        <wp:posOffset>1457688</wp:posOffset>
                      </wp:positionV>
                      <wp:extent cx="5562600" cy="631099"/>
                      <wp:effectExtent l="0" t="0" r="19050" b="17145"/>
                      <wp:wrapNone/>
                      <wp:docPr id="449" name="正方形/長方形 4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62600" cy="6310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D45152" id="正方形/長方形 449" o:spid="_x0000_s1026" style="position:absolute;left:0;text-align:left;margin-left:1pt;margin-top:114.8pt;width:438pt;height:49.7pt;z-index:251854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" filled="f" strokecolor="#00b0f0" strokeweight="2pt"/>
                  </w:pict>
                </mc:Fallback>
              </mc:AlternateContent>
            </w:r>
            <w:r w:rsidRPr="0062038B">
              <w:rPr>
                <w:rFonts w:asciiTheme="majorHAnsi" w:hAnsiTheme="majorHAnsi" w:cstheme="majorHAnsi"/>
                <w:noProof/>
                <w:color w:val="000000" w:themeColor="text1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53824" behindDoc="0" locked="0" layoutInCell="1" allowOverlap="1" wp14:anchorId="59DF1CC2" wp14:editId="5F5F2B92">
                      <wp:simplePos x="0" y="0"/>
                      <wp:positionH relativeFrom="column">
                        <wp:posOffset>18415</wp:posOffset>
                      </wp:positionH>
                      <wp:positionV relativeFrom="paragraph">
                        <wp:posOffset>434431</wp:posOffset>
                      </wp:positionV>
                      <wp:extent cx="5562600" cy="1001485"/>
                      <wp:effectExtent l="0" t="0" r="19050" b="27305"/>
                      <wp:wrapNone/>
                      <wp:docPr id="26" name="正方形/長方形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62600" cy="10014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A7211B" id="正方形/長方形 26" o:spid="_x0000_s1026" style="position:absolute;left:0;text-align:left;margin-left:1.45pt;margin-top:34.2pt;width:438pt;height:78.85pt;z-index:25185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" filled="f" strokecolor="#92d050" strokeweight="2pt"/>
                  </w:pict>
                </mc:Fallback>
              </mc:AlternateContent>
            </w:r>
            <w:r w:rsidR="00B4176A">
              <w:rPr>
                <w:noProof/>
              </w:rPr>
              <w:drawing>
                <wp:inline distT="0" distB="0" distL="0" distR="0" wp14:anchorId="371782A4" wp14:editId="4229DD34">
                  <wp:extent cx="5576888" cy="2073466"/>
                  <wp:effectExtent l="0" t="0" r="5080" b="3175"/>
                  <wp:docPr id="15" name="図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5505" cy="2080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634379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6C2051BF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2EECEF98" w14:textId="1EE8DCFD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62038B">
              <w:rPr>
                <w:rFonts w:asciiTheme="majorHAnsi" w:hAnsiTheme="majorHAnsi" w:cstheme="majorHAnsi"/>
                <w:noProof/>
                <w:color w:val="000000" w:themeColor="text1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57920" behindDoc="0" locked="0" layoutInCell="1" allowOverlap="1" wp14:anchorId="2467814C" wp14:editId="243D3D35">
                      <wp:simplePos x="0" y="0"/>
                      <wp:positionH relativeFrom="column">
                        <wp:posOffset>4680903</wp:posOffset>
                      </wp:positionH>
                      <wp:positionV relativeFrom="paragraph">
                        <wp:posOffset>138114</wp:posOffset>
                      </wp:positionV>
                      <wp:extent cx="876300" cy="188912"/>
                      <wp:effectExtent l="0" t="0" r="19050" b="20955"/>
                      <wp:wrapNone/>
                      <wp:docPr id="458" name="正方形/長方形 4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18891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DBBB4C" id="正方形/長方形 458" o:spid="_x0000_s1026" style="position:absolute;left:0;text-align:left;margin-left:368.6pt;margin-top:10.9pt;width:69pt;height:14.8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" filled="f" strokecolor="#00b0f0" strokeweight="2pt"/>
                  </w:pict>
                </mc:Fallback>
              </mc:AlternateContent>
            </w:r>
            <w:r w:rsidRPr="0062038B">
              <w:rPr>
                <w:rFonts w:asciiTheme="majorHAnsi" w:hAnsiTheme="majorHAnsi" w:cstheme="majorHAnsi"/>
                <w:noProof/>
                <w:color w:val="000000" w:themeColor="text1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44F81EF3" wp14:editId="7DC81FD9">
                      <wp:simplePos x="0" y="0"/>
                      <wp:positionH relativeFrom="column">
                        <wp:posOffset>1680845</wp:posOffset>
                      </wp:positionH>
                      <wp:positionV relativeFrom="paragraph">
                        <wp:posOffset>104775</wp:posOffset>
                      </wp:positionV>
                      <wp:extent cx="1006928" cy="260985"/>
                      <wp:effectExtent l="0" t="0" r="22225" b="24765"/>
                      <wp:wrapNone/>
                      <wp:docPr id="459" name="正方形/長方形 4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6928" cy="2609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D1A34A" id="正方形/長方形 459" o:spid="_x0000_s1026" style="position:absolute;left:0;text-align:left;margin-left:132.35pt;margin-top:8.25pt;width:79.3pt;height:20.5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" filled="f" strokecolor="#00b0f0" strokeweight="2pt"/>
                  </w:pict>
                </mc:Fallback>
              </mc:AlternateContent>
            </w:r>
            <w:r w:rsidRPr="0062038B">
              <w:rPr>
                <w:rFonts w:asciiTheme="majorHAnsi" w:hAnsiTheme="majorHAnsi" w:cstheme="majorHAnsi"/>
                <w:noProof/>
                <w:color w:val="000000" w:themeColor="text1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55872" behindDoc="0" locked="0" layoutInCell="1" allowOverlap="1" wp14:anchorId="017AC44B" wp14:editId="5DC9197B">
                      <wp:simplePos x="0" y="0"/>
                      <wp:positionH relativeFrom="column">
                        <wp:posOffset>1694815</wp:posOffset>
                      </wp:positionH>
                      <wp:positionV relativeFrom="paragraph">
                        <wp:posOffset>141242</wp:posOffset>
                      </wp:positionV>
                      <wp:extent cx="2966266" cy="184150"/>
                      <wp:effectExtent l="0" t="0" r="24765" b="25400"/>
                      <wp:wrapNone/>
                      <wp:docPr id="456" name="正方形/長方形 4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66266" cy="184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850776" id="正方形/長方形 456" o:spid="_x0000_s1026" style="position:absolute;left:0;text-align:left;margin-left:133.45pt;margin-top:11.1pt;width:233.55pt;height:14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" filled="f" strokecolor="#92d050" strokeweight="2pt"/>
                  </w:pict>
                </mc:Fallback>
              </mc:AlternateContent>
            </w:r>
            <w:r w:rsidR="00B4176A">
              <w:rPr>
                <w:noProof/>
              </w:rPr>
              <w:drawing>
                <wp:inline distT="0" distB="0" distL="0" distR="0" wp14:anchorId="6672881C" wp14:editId="1EC5AB1B">
                  <wp:extent cx="5567363" cy="312540"/>
                  <wp:effectExtent l="0" t="0" r="0" b="0"/>
                  <wp:docPr id="28" name="図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668" cy="315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B06093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5375D6BF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6ABC3414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5126C32C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29C736BC" w14:textId="77777777" w:rsidR="00B33F81" w:rsidRDefault="0062038B" w:rsidP="00B33F81">
            <w:pPr>
              <w:ind w:left="100" w:hangingChars="50" w:hanging="100"/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lastRenderedPageBreak/>
              <w:t>■</w:t>
            </w:r>
            <w:r w:rsidR="00B33F81" w:rsidRPr="00B33F81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Run the collect process for each file according to the target file settings and the collected value item management settings contents.</w:t>
            </w:r>
          </w:p>
          <w:p w14:paraId="29487738" w14:textId="4CBDD5FD" w:rsidR="0062038B" w:rsidRPr="0062038B" w:rsidRDefault="00B33F81" w:rsidP="0062038B">
            <w:pPr>
              <w:jc w:val="lef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br/>
            </w:r>
            <w:r w:rsidR="0062038B" w:rsidRPr="0062038B">
              <w:rPr>
                <w:rFonts w:asciiTheme="majorHAnsi" w:hAnsiTheme="majorHAnsi" w:cstheme="majorHAnsi"/>
              </w:rPr>
              <w:t>1. SAMPLE_01.yml</w:t>
            </w:r>
            <w:r w:rsidR="00535AD2">
              <w:rPr>
                <w:rFonts w:asciiTheme="majorHAnsi" w:hAnsiTheme="majorHAnsi" w:cstheme="majorHAnsi" w:hint="eastAsia"/>
              </w:rPr>
              <w:t xml:space="preserve"> registration process</w:t>
            </w:r>
            <w:r w:rsidR="00535AD2">
              <w:rPr>
                <w:rFonts w:asciiTheme="majorHAnsi" w:hAnsiTheme="majorHAnsi" w:cstheme="majorHAnsi"/>
              </w:rPr>
              <w:t>（</w:t>
            </w:r>
            <w:r w:rsidR="00535AD2">
              <w:rPr>
                <w:rFonts w:asciiTheme="majorHAnsi" w:hAnsiTheme="majorHAnsi" w:cstheme="majorHAnsi"/>
              </w:rPr>
              <w:t>Register</w:t>
            </w:r>
            <w:r w:rsidR="0062038B" w:rsidRPr="0062038B">
              <w:rPr>
                <w:rFonts w:asciiTheme="majorHAnsi" w:hAnsiTheme="majorHAnsi" w:cstheme="majorHAnsi"/>
              </w:rPr>
              <w:t>）</w:t>
            </w:r>
          </w:p>
          <w:p w14:paraId="5C12658D" w14:textId="0782F09C" w:rsidR="0062038B" w:rsidRPr="0062038B" w:rsidRDefault="00B4176A" w:rsidP="0062038B">
            <w:pPr>
              <w:jc w:val="center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5553636" wp14:editId="6E377348">
                  <wp:extent cx="5519738" cy="475395"/>
                  <wp:effectExtent l="0" t="0" r="0" b="1270"/>
                  <wp:docPr id="20" name="図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0840" cy="48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CEB3A1" w14:textId="7ADADA8E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62038B">
              <w:rPr>
                <w:rFonts w:asciiTheme="majorHAnsi" w:hAnsiTheme="majorHAnsi" w:cstheme="majorHAnsi"/>
              </w:rPr>
              <w:t>2.SAMPLE_02.yml</w:t>
            </w:r>
            <w:r w:rsidR="00535AD2">
              <w:rPr>
                <w:rFonts w:asciiTheme="majorHAnsi" w:hAnsiTheme="majorHAnsi" w:cstheme="majorHAnsi"/>
              </w:rPr>
              <w:t xml:space="preserve"> registration process</w:t>
            </w:r>
            <w:r w:rsidR="00535AD2">
              <w:rPr>
                <w:rFonts w:asciiTheme="majorHAnsi" w:hAnsiTheme="majorHAnsi" w:cstheme="majorHAnsi"/>
              </w:rPr>
              <w:t>（</w:t>
            </w:r>
            <w:r w:rsidR="00535AD2">
              <w:rPr>
                <w:rFonts w:asciiTheme="majorHAnsi" w:hAnsiTheme="majorHAnsi" w:cstheme="majorHAnsi"/>
              </w:rPr>
              <w:t>Update</w:t>
            </w:r>
            <w:r w:rsidRPr="0062038B">
              <w:rPr>
                <w:rFonts w:asciiTheme="majorHAnsi" w:hAnsiTheme="majorHAnsi" w:cstheme="majorHAnsi"/>
              </w:rPr>
              <w:t>）</w:t>
            </w:r>
          </w:p>
          <w:p w14:paraId="3CCE066C" w14:textId="0561AF66" w:rsidR="0062038B" w:rsidRPr="0062038B" w:rsidRDefault="00B4176A" w:rsidP="0062038B">
            <w:pPr>
              <w:jc w:val="center"/>
              <w:rPr>
                <w:rFonts w:asciiTheme="majorHAnsi" w:hAnsiTheme="majorHAnsi" w:cstheme="majorHAnsi"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F929C6C" wp14:editId="22B527E8">
                  <wp:extent cx="5510213" cy="474576"/>
                  <wp:effectExtent l="0" t="0" r="0" b="1905"/>
                  <wp:docPr id="21" name="図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2252" cy="494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D93C65" w14:textId="014B2139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Cs w:val="20"/>
              </w:rPr>
            </w:pPr>
            <w:r w:rsidRPr="0062038B">
              <w:rPr>
                <w:rFonts w:asciiTheme="majorHAnsi" w:hAnsiTheme="majorHAnsi" w:cstheme="majorHAnsi"/>
                <w:color w:val="000000" w:themeColor="text1"/>
                <w:szCs w:val="20"/>
              </w:rPr>
              <w:t>3.</w:t>
            </w:r>
            <w:r w:rsidR="00B33F81">
              <w:rPr>
                <w:rFonts w:asciiTheme="majorHAnsi" w:hAnsiTheme="majorHAnsi" w:cstheme="majorHAnsi" w:hint="eastAsia"/>
                <w:color w:val="000000" w:themeColor="text1"/>
                <w:szCs w:val="20"/>
              </w:rPr>
              <w:t xml:space="preserve"> Record status after running the collect function.</w:t>
            </w:r>
          </w:p>
          <w:p w14:paraId="16EEBC65" w14:textId="090D98F5" w:rsidR="0062038B" w:rsidRPr="0062038B" w:rsidRDefault="00B4176A" w:rsidP="0062038B">
            <w:pPr>
              <w:jc w:val="center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9B1B655" wp14:editId="5865B852">
                  <wp:extent cx="5553075" cy="477690"/>
                  <wp:effectExtent l="0" t="0" r="0" b="0"/>
                  <wp:docPr id="27" name="図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855" cy="489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45655F" w14:textId="77777777" w:rsidR="0062038B" w:rsidRPr="0062038B" w:rsidRDefault="0062038B" w:rsidP="0062038B">
      <w:pPr>
        <w:pStyle w:val="26"/>
        <w:ind w:leftChars="0" w:left="0"/>
        <w:jc w:val="left"/>
        <w:rPr>
          <w:rFonts w:asciiTheme="majorHAnsi" w:hAnsiTheme="majorHAnsi" w:cstheme="majorHAnsi"/>
        </w:rPr>
      </w:pPr>
    </w:p>
    <w:p w14:paraId="760E9319" w14:textId="77777777" w:rsidR="008B3837" w:rsidRPr="00CE0420" w:rsidRDefault="008B3837" w:rsidP="008B3837">
      <w:pPr>
        <w:pStyle w:val="30"/>
        <w:numPr>
          <w:ilvl w:val="2"/>
          <w:numId w:val="17"/>
        </w:numPr>
      </w:pPr>
      <w:bookmarkStart w:id="61" w:name="_Toc93499540"/>
      <w:r>
        <w:rPr>
          <w:rFonts w:hint="eastAsia"/>
        </w:rPr>
        <w:t>H</w:t>
      </w:r>
      <w:r>
        <w:t>andling values of collectable file</w:t>
      </w:r>
      <w:bookmarkEnd w:id="61"/>
    </w:p>
    <w:p w14:paraId="282E0CA9" w14:textId="77777777" w:rsidR="008B3837" w:rsidRDefault="008B3837" w:rsidP="008B3837">
      <w:pPr>
        <w:pStyle w:val="26"/>
        <w:ind w:leftChars="0" w:left="0"/>
        <w:jc w:val="left"/>
        <w:rPr>
          <w:rFonts w:eastAsia="ＭＳ Ｐゴシック" w:cs="Times New Roman"/>
          <w:szCs w:val="21"/>
        </w:rPr>
      </w:pPr>
      <w:r>
        <w:rPr>
          <w:rFonts w:eastAsia="ＭＳ Ｐゴシック" w:cs="Times New Roman"/>
          <w:szCs w:val="21"/>
        </w:rPr>
        <w:t xml:space="preserve">For collectable file output in </w:t>
      </w:r>
      <w:proofErr w:type="spellStart"/>
      <w:r w:rsidRPr="00115CEE">
        <w:rPr>
          <w:rFonts w:eastAsia="ＭＳ Ｐゴシック" w:cs="Times New Roman" w:hint="eastAsia"/>
          <w:szCs w:val="21"/>
        </w:rPr>
        <w:t>Yaml</w:t>
      </w:r>
      <w:proofErr w:type="spellEnd"/>
      <w:r>
        <w:rPr>
          <w:rFonts w:eastAsia="ＭＳ Ｐゴシック" w:cs="Times New Roman" w:hint="eastAsia"/>
          <w:szCs w:val="21"/>
        </w:rPr>
        <w:t xml:space="preserve"> </w:t>
      </w:r>
      <w:r>
        <w:rPr>
          <w:rFonts w:eastAsia="ＭＳ Ｐゴシック" w:cs="Times New Roman"/>
          <w:szCs w:val="21"/>
        </w:rPr>
        <w:t>format</w:t>
      </w:r>
      <w:r>
        <w:rPr>
          <w:rFonts w:eastAsia="ＭＳ Ｐゴシック" w:cs="Times New Roman" w:hint="eastAsia"/>
          <w:szCs w:val="21"/>
        </w:rPr>
        <w:t>,</w:t>
      </w:r>
      <w:r>
        <w:rPr>
          <w:rFonts w:eastAsia="ＭＳ Ｐゴシック" w:cs="Times New Roman"/>
          <w:szCs w:val="21"/>
        </w:rPr>
        <w:t xml:space="preserve"> handle </w:t>
      </w:r>
      <w:r>
        <w:rPr>
          <w:rFonts w:eastAsia="ＭＳ Ｐゴシック" w:cs="Times New Roman" w:hint="eastAsia"/>
          <w:szCs w:val="21"/>
        </w:rPr>
        <w:t>parameter</w:t>
      </w:r>
      <w:r>
        <w:rPr>
          <w:rFonts w:eastAsia="ＭＳ Ｐゴシック" w:cs="Times New Roman"/>
          <w:szCs w:val="21"/>
        </w:rPr>
        <w:t xml:space="preserve"> sheet registration values are handled as following.</w:t>
      </w:r>
    </w:p>
    <w:p w14:paraId="09A87C80" w14:textId="77777777" w:rsidR="008B3837" w:rsidRPr="008B3837" w:rsidRDefault="008B3837" w:rsidP="008B3837">
      <w:pPr>
        <w:pStyle w:val="26"/>
        <w:ind w:leftChars="0" w:left="0"/>
        <w:jc w:val="left"/>
        <w:rPr>
          <w:rFonts w:eastAsia="ＭＳ Ｐゴシック" w:cs="Times New Roman"/>
          <w:szCs w:val="21"/>
        </w:rPr>
      </w:pPr>
    </w:p>
    <w:p w14:paraId="1FBCEA75" w14:textId="77777777" w:rsidR="008B3837" w:rsidRPr="00AC6369" w:rsidRDefault="008B3837" w:rsidP="008B3837">
      <w:proofErr w:type="spellStart"/>
      <w:r>
        <w:t>Sample.yml</w:t>
      </w:r>
      <w:proofErr w:type="spellEnd"/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9632"/>
      </w:tblGrid>
      <w:tr w:rsidR="008B3837" w14:paraId="698E8EBB" w14:textId="77777777" w:rsidTr="006812EB">
        <w:tc>
          <w:tcPr>
            <w:tcW w:w="9632" w:type="dxa"/>
          </w:tcPr>
          <w:p w14:paraId="2D7B4792" w14:textId="77777777" w:rsidR="008B3837" w:rsidRDefault="008B3837" w:rsidP="006812EB">
            <w:pPr>
              <w:jc w:val="left"/>
            </w:pPr>
            <w:r>
              <w:t>VAR_TEST: TEST</w:t>
            </w:r>
          </w:p>
          <w:p w14:paraId="6D75874D" w14:textId="77777777" w:rsidR="008B3837" w:rsidRDefault="008B3837" w:rsidP="006812EB">
            <w:pPr>
              <w:jc w:val="left"/>
            </w:pPr>
            <w:r>
              <w:t>VAR_STR_TEST1: 'TEST1'</w:t>
            </w:r>
          </w:p>
          <w:p w14:paraId="50D477F4" w14:textId="77777777" w:rsidR="008B3837" w:rsidRDefault="008B3837" w:rsidP="006812EB">
            <w:pPr>
              <w:jc w:val="left"/>
            </w:pPr>
            <w:r>
              <w:t>VAR_STR_TEST2: "TEST2"</w:t>
            </w:r>
          </w:p>
          <w:p w14:paraId="020AA389" w14:textId="77777777" w:rsidR="008B3837" w:rsidRDefault="008B3837" w:rsidP="006812EB">
            <w:pPr>
              <w:jc w:val="left"/>
            </w:pPr>
            <w:proofErr w:type="spellStart"/>
            <w:r>
              <w:t>VAR_null</w:t>
            </w:r>
            <w:proofErr w:type="spellEnd"/>
            <w:r>
              <w:t>: null</w:t>
            </w:r>
          </w:p>
          <w:p w14:paraId="6D3074B7" w14:textId="77777777" w:rsidR="008B3837" w:rsidRDefault="008B3837" w:rsidP="006812EB">
            <w:pPr>
              <w:jc w:val="left"/>
            </w:pPr>
            <w:r>
              <w:t>VAR_NULL: NULL</w:t>
            </w:r>
          </w:p>
          <w:p w14:paraId="76FA884A" w14:textId="77777777" w:rsidR="008B3837" w:rsidRDefault="008B3837" w:rsidP="006812EB">
            <w:pPr>
              <w:jc w:val="left"/>
            </w:pPr>
            <w:proofErr w:type="spellStart"/>
            <w:r>
              <w:t>VAR_STR_null</w:t>
            </w:r>
            <w:proofErr w:type="spellEnd"/>
            <w:r>
              <w:t>: "null"</w:t>
            </w:r>
          </w:p>
          <w:p w14:paraId="044B80BD" w14:textId="77777777" w:rsidR="008B3837" w:rsidRDefault="008B3837" w:rsidP="006812EB">
            <w:pPr>
              <w:jc w:val="left"/>
            </w:pPr>
            <w:r>
              <w:t>VAR_STR_NULL: "NULL"</w:t>
            </w:r>
          </w:p>
          <w:p w14:paraId="5F967DE4" w14:textId="77777777" w:rsidR="008B3837" w:rsidRDefault="008B3837" w:rsidP="006812EB">
            <w:pPr>
              <w:jc w:val="left"/>
            </w:pPr>
            <w:proofErr w:type="spellStart"/>
            <w:r>
              <w:t>VAR_true</w:t>
            </w:r>
            <w:proofErr w:type="spellEnd"/>
            <w:r>
              <w:t>: true</w:t>
            </w:r>
          </w:p>
          <w:p w14:paraId="2B688C9D" w14:textId="77777777" w:rsidR="008B3837" w:rsidRDefault="008B3837" w:rsidP="006812EB">
            <w:pPr>
              <w:jc w:val="left"/>
            </w:pPr>
            <w:proofErr w:type="spellStart"/>
            <w:r>
              <w:t>VAR_false</w:t>
            </w:r>
            <w:proofErr w:type="spellEnd"/>
            <w:r>
              <w:t>: false</w:t>
            </w:r>
          </w:p>
          <w:p w14:paraId="64E73561" w14:textId="77777777" w:rsidR="008B3837" w:rsidRDefault="008B3837" w:rsidP="006812EB">
            <w:pPr>
              <w:jc w:val="left"/>
            </w:pPr>
            <w:proofErr w:type="spellStart"/>
            <w:r>
              <w:t>VAR_STR_true</w:t>
            </w:r>
            <w:proofErr w:type="spellEnd"/>
            <w:r>
              <w:t>: "true"</w:t>
            </w:r>
          </w:p>
          <w:p w14:paraId="14F7BBFB" w14:textId="77777777" w:rsidR="008B3837" w:rsidRDefault="008B3837" w:rsidP="006812EB">
            <w:pPr>
              <w:jc w:val="left"/>
            </w:pPr>
            <w:proofErr w:type="spellStart"/>
            <w:r>
              <w:t>VAR_STR_false</w:t>
            </w:r>
            <w:proofErr w:type="spellEnd"/>
            <w:r>
              <w:t>: "false"</w:t>
            </w:r>
          </w:p>
          <w:p w14:paraId="7EF35BAE" w14:textId="77777777" w:rsidR="008B3837" w:rsidRDefault="008B3837" w:rsidP="006812EB">
            <w:pPr>
              <w:jc w:val="left"/>
            </w:pPr>
            <w:r>
              <w:t>VAR_YES: YES</w:t>
            </w:r>
          </w:p>
          <w:p w14:paraId="591117B3" w14:textId="77777777" w:rsidR="008B3837" w:rsidRDefault="008B3837" w:rsidP="006812EB">
            <w:pPr>
              <w:jc w:val="left"/>
            </w:pPr>
            <w:r>
              <w:t>VAR_NO: NO</w:t>
            </w:r>
          </w:p>
          <w:p w14:paraId="7FC700AB" w14:textId="77777777" w:rsidR="008B3837" w:rsidRDefault="008B3837" w:rsidP="006812EB">
            <w:pPr>
              <w:jc w:val="left"/>
            </w:pPr>
            <w:r>
              <w:t>VAR_STR_YES: "YES"</w:t>
            </w:r>
          </w:p>
          <w:p w14:paraId="1071ADBD" w14:textId="77777777" w:rsidR="008B3837" w:rsidRDefault="008B3837" w:rsidP="006812EB">
            <w:pPr>
              <w:jc w:val="left"/>
            </w:pPr>
            <w:r>
              <w:t>VAR_STR_NO: "NO"</w:t>
            </w:r>
          </w:p>
          <w:p w14:paraId="7422EAD2" w14:textId="77777777" w:rsidR="008B3837" w:rsidRDefault="008B3837" w:rsidP="006812EB">
            <w:pPr>
              <w:jc w:val="left"/>
            </w:pPr>
            <w:r>
              <w:t>VAR_NON:</w:t>
            </w:r>
          </w:p>
          <w:p w14:paraId="7A977F35" w14:textId="77777777" w:rsidR="008B3837" w:rsidRDefault="008B3837" w:rsidP="006812EB">
            <w:pPr>
              <w:jc w:val="left"/>
            </w:pPr>
            <w:proofErr w:type="spellStart"/>
            <w:r>
              <w:t>VAR_Quotation</w:t>
            </w:r>
            <w:proofErr w:type="spellEnd"/>
            <w:r>
              <w:t>: ''</w:t>
            </w:r>
          </w:p>
          <w:p w14:paraId="20F81D73" w14:textId="77777777" w:rsidR="008B3837" w:rsidRPr="00D01D38" w:rsidRDefault="008B3837" w:rsidP="006812EB">
            <w:pPr>
              <w:jc w:val="left"/>
            </w:pPr>
            <w:proofErr w:type="spellStart"/>
            <w:r>
              <w:t>VAR_WQuotation</w:t>
            </w:r>
            <w:proofErr w:type="spellEnd"/>
            <w:r>
              <w:t>: ""</w:t>
            </w:r>
          </w:p>
        </w:tc>
      </w:tr>
    </w:tbl>
    <w:p w14:paraId="1D06807D" w14:textId="77777777" w:rsidR="008B3837" w:rsidRDefault="008B3837" w:rsidP="008B3837">
      <w:pPr>
        <w:pStyle w:val="26"/>
        <w:ind w:leftChars="0" w:left="0"/>
        <w:jc w:val="left"/>
      </w:pPr>
    </w:p>
    <w:p w14:paraId="1D7C0C1C" w14:textId="77777777" w:rsidR="008B3837" w:rsidRDefault="008B3837" w:rsidP="008B3837">
      <w:pPr>
        <w:widowControl/>
        <w:jc w:val="left"/>
      </w:pPr>
      <w:r>
        <w:br w:type="page"/>
      </w:r>
    </w:p>
    <w:p w14:paraId="3AE959B3" w14:textId="77777777" w:rsidR="008B3837" w:rsidRDefault="008B3837" w:rsidP="008B3837">
      <w:pPr>
        <w:pStyle w:val="26"/>
        <w:ind w:leftChars="0" w:left="0"/>
        <w:jc w:val="left"/>
      </w:pPr>
    </w:p>
    <w:p w14:paraId="25230577" w14:textId="6B71C840" w:rsidR="008B3837" w:rsidRDefault="008B3837" w:rsidP="008B3837">
      <w:pPr>
        <w:pStyle w:val="af4"/>
        <w:keepNext/>
        <w:jc w:val="center"/>
      </w:pPr>
      <w:r>
        <w:rPr>
          <w:rFonts w:hint="eastAsia"/>
        </w:rPr>
        <w:t>T</w:t>
      </w:r>
      <w:r>
        <w:t>able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2425F1">
        <w:rPr>
          <w:noProof/>
        </w:rPr>
        <w:t>7</w:t>
      </w:r>
      <w:r>
        <w:fldChar w:fldCharType="end"/>
      </w:r>
      <w:r>
        <w:t>-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2425F1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t xml:space="preserve">Keys and values of Collectable </w:t>
      </w:r>
      <w:r>
        <w:rPr>
          <w:rFonts w:hint="eastAsia"/>
        </w:rPr>
        <w:t>YAML</w:t>
      </w:r>
      <w:r>
        <w:t>(</w:t>
      </w:r>
      <w:proofErr w:type="spellStart"/>
      <w:r>
        <w:rPr>
          <w:rFonts w:hint="eastAsia"/>
        </w:rPr>
        <w:t>sample</w:t>
      </w:r>
      <w:r>
        <w:t>.yml</w:t>
      </w:r>
      <w:proofErr w:type="spellEnd"/>
      <w:r>
        <w:t xml:space="preserve">) 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535"/>
        <w:gridCol w:w="3146"/>
        <w:gridCol w:w="2835"/>
        <w:gridCol w:w="1701"/>
      </w:tblGrid>
      <w:tr w:rsidR="008B3837" w14:paraId="2A34431D" w14:textId="77777777" w:rsidTr="006812EB">
        <w:trPr>
          <w:jc w:val="center"/>
        </w:trPr>
        <w:tc>
          <w:tcPr>
            <w:tcW w:w="535" w:type="dxa"/>
            <w:shd w:val="clear" w:color="auto" w:fill="002B62"/>
          </w:tcPr>
          <w:p w14:paraId="4B956D1D" w14:textId="77777777" w:rsidR="008B3837" w:rsidRDefault="008B3837" w:rsidP="006812EB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3146" w:type="dxa"/>
            <w:shd w:val="clear" w:color="auto" w:fill="002B62"/>
          </w:tcPr>
          <w:p w14:paraId="3E87C4EE" w14:textId="77777777" w:rsidR="008B3837" w:rsidRPr="007354C5" w:rsidRDefault="008B3837" w:rsidP="006812EB">
            <w:pPr>
              <w:jc w:val="left"/>
              <w:rPr>
                <w:b/>
              </w:rPr>
            </w:pPr>
            <w:r>
              <w:rPr>
                <w:b/>
              </w:rPr>
              <w:t>Keys</w:t>
            </w:r>
          </w:p>
        </w:tc>
        <w:tc>
          <w:tcPr>
            <w:tcW w:w="2835" w:type="dxa"/>
            <w:shd w:val="clear" w:color="auto" w:fill="002B62"/>
          </w:tcPr>
          <w:p w14:paraId="799ABEAA" w14:textId="77777777" w:rsidR="008B3837" w:rsidRDefault="008B3837" w:rsidP="006812EB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V</w:t>
            </w:r>
            <w:r>
              <w:rPr>
                <w:b/>
              </w:rPr>
              <w:t>alue</w:t>
            </w:r>
          </w:p>
        </w:tc>
        <w:tc>
          <w:tcPr>
            <w:tcW w:w="1701" w:type="dxa"/>
            <w:shd w:val="clear" w:color="auto" w:fill="002B62"/>
          </w:tcPr>
          <w:p w14:paraId="409188A7" w14:textId="77777777" w:rsidR="008B3837" w:rsidRPr="007354C5" w:rsidRDefault="008B3837" w:rsidP="006812EB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R</w:t>
            </w:r>
            <w:r>
              <w:rPr>
                <w:b/>
              </w:rPr>
              <w:t>emarks</w:t>
            </w:r>
          </w:p>
        </w:tc>
      </w:tr>
      <w:tr w:rsidR="008B3837" w14:paraId="429BBC2B" w14:textId="77777777" w:rsidTr="006812EB">
        <w:trPr>
          <w:jc w:val="center"/>
        </w:trPr>
        <w:tc>
          <w:tcPr>
            <w:tcW w:w="535" w:type="dxa"/>
          </w:tcPr>
          <w:p w14:paraId="31FF7E36" w14:textId="77777777" w:rsidR="008B3837" w:rsidRPr="00D147D7" w:rsidRDefault="008B3837" w:rsidP="006812EB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3199ACD1" w14:textId="77777777" w:rsidR="008B3837" w:rsidRPr="00DF2ABF" w:rsidRDefault="008B3837" w:rsidP="006812EB">
            <w:pPr>
              <w:jc w:val="left"/>
            </w:pPr>
            <w:r w:rsidRPr="001960A6">
              <w:t>VAR_TEST</w:t>
            </w:r>
          </w:p>
        </w:tc>
        <w:tc>
          <w:tcPr>
            <w:tcW w:w="2835" w:type="dxa"/>
          </w:tcPr>
          <w:p w14:paraId="6F87A78A" w14:textId="77777777" w:rsidR="008B3837" w:rsidRPr="00581AE2" w:rsidRDefault="008B3837" w:rsidP="006812EB">
            <w:pPr>
              <w:jc w:val="left"/>
            </w:pPr>
            <w:r w:rsidRPr="001960A6">
              <w:t xml:space="preserve"> TEST</w:t>
            </w:r>
          </w:p>
        </w:tc>
        <w:tc>
          <w:tcPr>
            <w:tcW w:w="1701" w:type="dxa"/>
          </w:tcPr>
          <w:p w14:paraId="42333C43" w14:textId="77777777" w:rsidR="008B3837" w:rsidRPr="003173BC" w:rsidRDefault="008B3837" w:rsidP="006812EB">
            <w:pPr>
              <w:jc w:val="left"/>
            </w:pPr>
          </w:p>
        </w:tc>
      </w:tr>
      <w:tr w:rsidR="008B3837" w14:paraId="78541282" w14:textId="77777777" w:rsidTr="006812EB">
        <w:trPr>
          <w:jc w:val="center"/>
        </w:trPr>
        <w:tc>
          <w:tcPr>
            <w:tcW w:w="535" w:type="dxa"/>
          </w:tcPr>
          <w:p w14:paraId="6B8E91B0" w14:textId="77777777" w:rsidR="008B3837" w:rsidRPr="00D147D7" w:rsidRDefault="008B3837" w:rsidP="006812EB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5778057F" w14:textId="77777777" w:rsidR="008B3837" w:rsidRPr="00DF2ABF" w:rsidRDefault="008B3837" w:rsidP="006812EB">
            <w:pPr>
              <w:jc w:val="left"/>
            </w:pPr>
            <w:r w:rsidRPr="001960A6">
              <w:t>VAR_STR_TEST1</w:t>
            </w:r>
          </w:p>
        </w:tc>
        <w:tc>
          <w:tcPr>
            <w:tcW w:w="2835" w:type="dxa"/>
          </w:tcPr>
          <w:p w14:paraId="3277BD04" w14:textId="77777777" w:rsidR="008B3837" w:rsidRPr="00581AE2" w:rsidRDefault="008B3837" w:rsidP="006812EB">
            <w:pPr>
              <w:jc w:val="left"/>
            </w:pPr>
            <w:r w:rsidRPr="001960A6">
              <w:t xml:space="preserve"> 'TEST1'</w:t>
            </w:r>
          </w:p>
        </w:tc>
        <w:tc>
          <w:tcPr>
            <w:tcW w:w="1701" w:type="dxa"/>
          </w:tcPr>
          <w:p w14:paraId="369B212A" w14:textId="77777777" w:rsidR="008B3837" w:rsidRPr="003173BC" w:rsidRDefault="008B3837" w:rsidP="006812EB">
            <w:pPr>
              <w:jc w:val="left"/>
            </w:pPr>
          </w:p>
        </w:tc>
      </w:tr>
      <w:tr w:rsidR="008B3837" w14:paraId="45CA2604" w14:textId="77777777" w:rsidTr="006812EB">
        <w:trPr>
          <w:jc w:val="center"/>
        </w:trPr>
        <w:tc>
          <w:tcPr>
            <w:tcW w:w="535" w:type="dxa"/>
          </w:tcPr>
          <w:p w14:paraId="4C5705A7" w14:textId="77777777" w:rsidR="008B3837" w:rsidRPr="00D147D7" w:rsidRDefault="008B3837" w:rsidP="006812EB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4180BE65" w14:textId="77777777" w:rsidR="008B3837" w:rsidRPr="00DF2ABF" w:rsidRDefault="008B3837" w:rsidP="006812EB">
            <w:pPr>
              <w:jc w:val="left"/>
            </w:pPr>
            <w:r w:rsidRPr="001960A6">
              <w:t>VAR_STR_TEST2</w:t>
            </w:r>
          </w:p>
        </w:tc>
        <w:tc>
          <w:tcPr>
            <w:tcW w:w="2835" w:type="dxa"/>
          </w:tcPr>
          <w:p w14:paraId="031503A9" w14:textId="77777777" w:rsidR="008B3837" w:rsidRPr="00581AE2" w:rsidRDefault="008B3837" w:rsidP="006812EB">
            <w:pPr>
              <w:jc w:val="left"/>
            </w:pPr>
            <w:r w:rsidRPr="001960A6">
              <w:t xml:space="preserve"> "TEST2"</w:t>
            </w:r>
          </w:p>
        </w:tc>
        <w:tc>
          <w:tcPr>
            <w:tcW w:w="1701" w:type="dxa"/>
          </w:tcPr>
          <w:p w14:paraId="583A0B23" w14:textId="77777777" w:rsidR="008B3837" w:rsidRPr="003173BC" w:rsidRDefault="008B3837" w:rsidP="006812EB">
            <w:pPr>
              <w:jc w:val="left"/>
            </w:pPr>
          </w:p>
        </w:tc>
      </w:tr>
      <w:tr w:rsidR="008B3837" w14:paraId="69852C94" w14:textId="77777777" w:rsidTr="006812EB">
        <w:trPr>
          <w:jc w:val="center"/>
        </w:trPr>
        <w:tc>
          <w:tcPr>
            <w:tcW w:w="535" w:type="dxa"/>
          </w:tcPr>
          <w:p w14:paraId="7721524C" w14:textId="77777777" w:rsidR="008B3837" w:rsidRPr="00D147D7" w:rsidRDefault="008B3837" w:rsidP="006812EB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545F2E8F" w14:textId="77777777" w:rsidR="008B3837" w:rsidRPr="00DF2ABF" w:rsidRDefault="008B3837" w:rsidP="006812EB">
            <w:pPr>
              <w:jc w:val="left"/>
            </w:pPr>
            <w:proofErr w:type="spellStart"/>
            <w:r w:rsidRPr="001960A6">
              <w:t>VAR_null</w:t>
            </w:r>
            <w:proofErr w:type="spellEnd"/>
          </w:p>
        </w:tc>
        <w:tc>
          <w:tcPr>
            <w:tcW w:w="2835" w:type="dxa"/>
          </w:tcPr>
          <w:p w14:paraId="628A1504" w14:textId="77777777" w:rsidR="008B3837" w:rsidRPr="00581AE2" w:rsidRDefault="008B3837" w:rsidP="006812EB">
            <w:pPr>
              <w:jc w:val="left"/>
            </w:pPr>
            <w:r w:rsidRPr="001960A6">
              <w:t xml:space="preserve"> null</w:t>
            </w:r>
          </w:p>
        </w:tc>
        <w:tc>
          <w:tcPr>
            <w:tcW w:w="1701" w:type="dxa"/>
          </w:tcPr>
          <w:p w14:paraId="665517F6" w14:textId="77777777" w:rsidR="008B3837" w:rsidRPr="003173BC" w:rsidRDefault="008B3837" w:rsidP="006812EB">
            <w:pPr>
              <w:jc w:val="left"/>
            </w:pPr>
          </w:p>
        </w:tc>
      </w:tr>
      <w:tr w:rsidR="008B3837" w14:paraId="288EBB24" w14:textId="77777777" w:rsidTr="006812EB">
        <w:trPr>
          <w:jc w:val="center"/>
        </w:trPr>
        <w:tc>
          <w:tcPr>
            <w:tcW w:w="535" w:type="dxa"/>
          </w:tcPr>
          <w:p w14:paraId="350C1F67" w14:textId="77777777" w:rsidR="008B3837" w:rsidRPr="00D147D7" w:rsidRDefault="008B3837" w:rsidP="006812EB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2D1D9301" w14:textId="77777777" w:rsidR="008B3837" w:rsidRPr="00DF2ABF" w:rsidRDefault="008B3837" w:rsidP="006812EB">
            <w:pPr>
              <w:jc w:val="left"/>
            </w:pPr>
            <w:r w:rsidRPr="001960A6">
              <w:t>VAR_NULL</w:t>
            </w:r>
          </w:p>
        </w:tc>
        <w:tc>
          <w:tcPr>
            <w:tcW w:w="2835" w:type="dxa"/>
          </w:tcPr>
          <w:p w14:paraId="629D4602" w14:textId="77777777" w:rsidR="008B3837" w:rsidRPr="00581AE2" w:rsidRDefault="008B3837" w:rsidP="006812EB">
            <w:pPr>
              <w:jc w:val="left"/>
            </w:pPr>
            <w:r w:rsidRPr="001960A6">
              <w:t xml:space="preserve"> NULL</w:t>
            </w:r>
          </w:p>
        </w:tc>
        <w:tc>
          <w:tcPr>
            <w:tcW w:w="1701" w:type="dxa"/>
          </w:tcPr>
          <w:p w14:paraId="4693A0DB" w14:textId="77777777" w:rsidR="008B3837" w:rsidRPr="003173BC" w:rsidRDefault="008B3837" w:rsidP="006812EB">
            <w:pPr>
              <w:jc w:val="left"/>
            </w:pPr>
          </w:p>
        </w:tc>
      </w:tr>
      <w:tr w:rsidR="008B3837" w14:paraId="0D9273BD" w14:textId="77777777" w:rsidTr="006812EB">
        <w:trPr>
          <w:jc w:val="center"/>
        </w:trPr>
        <w:tc>
          <w:tcPr>
            <w:tcW w:w="535" w:type="dxa"/>
          </w:tcPr>
          <w:p w14:paraId="06AE15CB" w14:textId="77777777" w:rsidR="008B3837" w:rsidRPr="00D147D7" w:rsidRDefault="008B3837" w:rsidP="006812EB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5F86CBAF" w14:textId="77777777" w:rsidR="008B3837" w:rsidRPr="00DF2ABF" w:rsidRDefault="008B3837" w:rsidP="006812EB">
            <w:pPr>
              <w:jc w:val="left"/>
            </w:pPr>
            <w:proofErr w:type="spellStart"/>
            <w:r w:rsidRPr="001960A6">
              <w:t>VAR_STR_null</w:t>
            </w:r>
            <w:proofErr w:type="spellEnd"/>
          </w:p>
        </w:tc>
        <w:tc>
          <w:tcPr>
            <w:tcW w:w="2835" w:type="dxa"/>
          </w:tcPr>
          <w:p w14:paraId="5140E897" w14:textId="77777777" w:rsidR="008B3837" w:rsidRPr="00581AE2" w:rsidRDefault="008B3837" w:rsidP="006812EB">
            <w:pPr>
              <w:jc w:val="left"/>
            </w:pPr>
            <w:r w:rsidRPr="001960A6">
              <w:t xml:space="preserve"> "null"</w:t>
            </w:r>
          </w:p>
        </w:tc>
        <w:tc>
          <w:tcPr>
            <w:tcW w:w="1701" w:type="dxa"/>
          </w:tcPr>
          <w:p w14:paraId="4227D7E6" w14:textId="77777777" w:rsidR="008B3837" w:rsidRPr="003173BC" w:rsidRDefault="008B3837" w:rsidP="006812EB">
            <w:pPr>
              <w:jc w:val="left"/>
            </w:pPr>
          </w:p>
        </w:tc>
      </w:tr>
      <w:tr w:rsidR="008B3837" w14:paraId="7E501756" w14:textId="77777777" w:rsidTr="006812EB">
        <w:trPr>
          <w:jc w:val="center"/>
        </w:trPr>
        <w:tc>
          <w:tcPr>
            <w:tcW w:w="535" w:type="dxa"/>
          </w:tcPr>
          <w:p w14:paraId="466EE3B0" w14:textId="77777777" w:rsidR="008B3837" w:rsidRPr="00D147D7" w:rsidRDefault="008B3837" w:rsidP="006812EB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2721C276" w14:textId="77777777" w:rsidR="008B3837" w:rsidRPr="00DF2ABF" w:rsidRDefault="008B3837" w:rsidP="006812EB">
            <w:pPr>
              <w:jc w:val="left"/>
            </w:pPr>
            <w:r w:rsidRPr="001960A6">
              <w:t>VAR_STR_NULL</w:t>
            </w:r>
          </w:p>
        </w:tc>
        <w:tc>
          <w:tcPr>
            <w:tcW w:w="2835" w:type="dxa"/>
          </w:tcPr>
          <w:p w14:paraId="552DF571" w14:textId="77777777" w:rsidR="008B3837" w:rsidRPr="00581AE2" w:rsidRDefault="008B3837" w:rsidP="006812EB">
            <w:pPr>
              <w:jc w:val="left"/>
            </w:pPr>
            <w:r w:rsidRPr="001960A6">
              <w:t xml:space="preserve"> "NULL"</w:t>
            </w:r>
          </w:p>
        </w:tc>
        <w:tc>
          <w:tcPr>
            <w:tcW w:w="1701" w:type="dxa"/>
          </w:tcPr>
          <w:p w14:paraId="5F2DE251" w14:textId="77777777" w:rsidR="008B3837" w:rsidRPr="003173BC" w:rsidRDefault="008B3837" w:rsidP="006812EB">
            <w:pPr>
              <w:jc w:val="left"/>
            </w:pPr>
          </w:p>
        </w:tc>
      </w:tr>
      <w:tr w:rsidR="008B3837" w14:paraId="7E820210" w14:textId="77777777" w:rsidTr="006812EB">
        <w:trPr>
          <w:jc w:val="center"/>
        </w:trPr>
        <w:tc>
          <w:tcPr>
            <w:tcW w:w="535" w:type="dxa"/>
          </w:tcPr>
          <w:p w14:paraId="619C3D3E" w14:textId="77777777" w:rsidR="008B3837" w:rsidRPr="00D147D7" w:rsidRDefault="008B3837" w:rsidP="006812EB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41E66F3B" w14:textId="77777777" w:rsidR="008B3837" w:rsidRPr="00DF2ABF" w:rsidRDefault="008B3837" w:rsidP="006812EB">
            <w:pPr>
              <w:jc w:val="left"/>
            </w:pPr>
            <w:proofErr w:type="spellStart"/>
            <w:r w:rsidRPr="001960A6">
              <w:t>VAR_true</w:t>
            </w:r>
            <w:proofErr w:type="spellEnd"/>
          </w:p>
        </w:tc>
        <w:tc>
          <w:tcPr>
            <w:tcW w:w="2835" w:type="dxa"/>
          </w:tcPr>
          <w:p w14:paraId="40460001" w14:textId="77777777" w:rsidR="008B3837" w:rsidRPr="00581AE2" w:rsidRDefault="008B3837" w:rsidP="006812EB">
            <w:pPr>
              <w:jc w:val="left"/>
            </w:pPr>
            <w:r w:rsidRPr="001960A6">
              <w:t xml:space="preserve"> true</w:t>
            </w:r>
          </w:p>
        </w:tc>
        <w:tc>
          <w:tcPr>
            <w:tcW w:w="1701" w:type="dxa"/>
          </w:tcPr>
          <w:p w14:paraId="587AEA79" w14:textId="77777777" w:rsidR="008B3837" w:rsidRPr="003173BC" w:rsidRDefault="008B3837" w:rsidP="006812EB">
            <w:pPr>
              <w:jc w:val="left"/>
            </w:pPr>
          </w:p>
        </w:tc>
      </w:tr>
      <w:tr w:rsidR="008B3837" w14:paraId="60CEF0BB" w14:textId="77777777" w:rsidTr="006812EB">
        <w:trPr>
          <w:jc w:val="center"/>
        </w:trPr>
        <w:tc>
          <w:tcPr>
            <w:tcW w:w="535" w:type="dxa"/>
          </w:tcPr>
          <w:p w14:paraId="5C962569" w14:textId="77777777" w:rsidR="008B3837" w:rsidRPr="00D147D7" w:rsidRDefault="008B3837" w:rsidP="006812EB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072601E4" w14:textId="77777777" w:rsidR="008B3837" w:rsidRPr="00DF2ABF" w:rsidRDefault="008B3837" w:rsidP="006812EB">
            <w:pPr>
              <w:jc w:val="left"/>
            </w:pPr>
            <w:proofErr w:type="spellStart"/>
            <w:r w:rsidRPr="001960A6">
              <w:t>VAR_false</w:t>
            </w:r>
            <w:proofErr w:type="spellEnd"/>
          </w:p>
        </w:tc>
        <w:tc>
          <w:tcPr>
            <w:tcW w:w="2835" w:type="dxa"/>
          </w:tcPr>
          <w:p w14:paraId="58234C03" w14:textId="77777777" w:rsidR="008B3837" w:rsidRPr="00581AE2" w:rsidRDefault="008B3837" w:rsidP="006812EB">
            <w:pPr>
              <w:jc w:val="left"/>
            </w:pPr>
            <w:r w:rsidRPr="001960A6">
              <w:t xml:space="preserve"> false</w:t>
            </w:r>
          </w:p>
        </w:tc>
        <w:tc>
          <w:tcPr>
            <w:tcW w:w="1701" w:type="dxa"/>
          </w:tcPr>
          <w:p w14:paraId="5D27F42B" w14:textId="77777777" w:rsidR="008B3837" w:rsidRPr="003173BC" w:rsidRDefault="008B3837" w:rsidP="006812EB">
            <w:pPr>
              <w:jc w:val="left"/>
            </w:pPr>
          </w:p>
        </w:tc>
      </w:tr>
      <w:tr w:rsidR="008B3837" w14:paraId="58559270" w14:textId="77777777" w:rsidTr="006812EB">
        <w:trPr>
          <w:jc w:val="center"/>
        </w:trPr>
        <w:tc>
          <w:tcPr>
            <w:tcW w:w="535" w:type="dxa"/>
          </w:tcPr>
          <w:p w14:paraId="7DF63156" w14:textId="77777777" w:rsidR="008B3837" w:rsidRPr="00D147D7" w:rsidRDefault="008B3837" w:rsidP="006812EB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68CFB6A9" w14:textId="77777777" w:rsidR="008B3837" w:rsidRPr="00DF2ABF" w:rsidRDefault="008B3837" w:rsidP="006812EB">
            <w:pPr>
              <w:jc w:val="left"/>
            </w:pPr>
            <w:proofErr w:type="spellStart"/>
            <w:r w:rsidRPr="001960A6">
              <w:t>VAR_STR_true</w:t>
            </w:r>
            <w:proofErr w:type="spellEnd"/>
          </w:p>
        </w:tc>
        <w:tc>
          <w:tcPr>
            <w:tcW w:w="2835" w:type="dxa"/>
          </w:tcPr>
          <w:p w14:paraId="039F6C81" w14:textId="77777777" w:rsidR="008B3837" w:rsidRPr="00581AE2" w:rsidRDefault="008B3837" w:rsidP="006812EB">
            <w:pPr>
              <w:jc w:val="left"/>
            </w:pPr>
            <w:r w:rsidRPr="001960A6">
              <w:t xml:space="preserve"> "true"</w:t>
            </w:r>
          </w:p>
        </w:tc>
        <w:tc>
          <w:tcPr>
            <w:tcW w:w="1701" w:type="dxa"/>
          </w:tcPr>
          <w:p w14:paraId="1612550D" w14:textId="77777777" w:rsidR="008B3837" w:rsidRPr="003173BC" w:rsidRDefault="008B3837" w:rsidP="006812EB">
            <w:pPr>
              <w:jc w:val="left"/>
            </w:pPr>
          </w:p>
        </w:tc>
      </w:tr>
      <w:tr w:rsidR="008B3837" w14:paraId="3768C730" w14:textId="77777777" w:rsidTr="006812EB">
        <w:trPr>
          <w:jc w:val="center"/>
        </w:trPr>
        <w:tc>
          <w:tcPr>
            <w:tcW w:w="535" w:type="dxa"/>
          </w:tcPr>
          <w:p w14:paraId="65DFADCC" w14:textId="77777777" w:rsidR="008B3837" w:rsidRPr="00D147D7" w:rsidRDefault="008B3837" w:rsidP="006812EB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511B6684" w14:textId="77777777" w:rsidR="008B3837" w:rsidRPr="00DF2ABF" w:rsidRDefault="008B3837" w:rsidP="006812EB">
            <w:pPr>
              <w:jc w:val="left"/>
            </w:pPr>
            <w:proofErr w:type="spellStart"/>
            <w:r w:rsidRPr="001960A6">
              <w:t>VAR_STR_false</w:t>
            </w:r>
            <w:proofErr w:type="spellEnd"/>
          </w:p>
        </w:tc>
        <w:tc>
          <w:tcPr>
            <w:tcW w:w="2835" w:type="dxa"/>
          </w:tcPr>
          <w:p w14:paraId="2338B603" w14:textId="77777777" w:rsidR="008B3837" w:rsidRPr="00581AE2" w:rsidRDefault="008B3837" w:rsidP="006812EB">
            <w:pPr>
              <w:jc w:val="left"/>
            </w:pPr>
            <w:r w:rsidRPr="001960A6">
              <w:t xml:space="preserve"> "false"</w:t>
            </w:r>
          </w:p>
        </w:tc>
        <w:tc>
          <w:tcPr>
            <w:tcW w:w="1701" w:type="dxa"/>
          </w:tcPr>
          <w:p w14:paraId="51AB65AF" w14:textId="77777777" w:rsidR="008B3837" w:rsidRPr="003173BC" w:rsidRDefault="008B3837" w:rsidP="006812EB">
            <w:pPr>
              <w:jc w:val="left"/>
            </w:pPr>
          </w:p>
        </w:tc>
      </w:tr>
      <w:tr w:rsidR="008B3837" w14:paraId="7A6B4EAC" w14:textId="77777777" w:rsidTr="006812EB">
        <w:trPr>
          <w:jc w:val="center"/>
        </w:trPr>
        <w:tc>
          <w:tcPr>
            <w:tcW w:w="535" w:type="dxa"/>
          </w:tcPr>
          <w:p w14:paraId="49AE4365" w14:textId="77777777" w:rsidR="008B3837" w:rsidRPr="00D147D7" w:rsidRDefault="008B3837" w:rsidP="006812EB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3D5C540E" w14:textId="77777777" w:rsidR="008B3837" w:rsidRPr="00DF2ABF" w:rsidRDefault="008B3837" w:rsidP="006812EB">
            <w:pPr>
              <w:jc w:val="left"/>
            </w:pPr>
            <w:r w:rsidRPr="001960A6">
              <w:t>VAR_YES</w:t>
            </w:r>
          </w:p>
        </w:tc>
        <w:tc>
          <w:tcPr>
            <w:tcW w:w="2835" w:type="dxa"/>
          </w:tcPr>
          <w:p w14:paraId="1A11792D" w14:textId="77777777" w:rsidR="008B3837" w:rsidRPr="00581AE2" w:rsidRDefault="008B3837" w:rsidP="006812EB">
            <w:pPr>
              <w:jc w:val="left"/>
            </w:pPr>
            <w:r w:rsidRPr="001960A6">
              <w:t xml:space="preserve"> YES</w:t>
            </w:r>
          </w:p>
        </w:tc>
        <w:tc>
          <w:tcPr>
            <w:tcW w:w="1701" w:type="dxa"/>
          </w:tcPr>
          <w:p w14:paraId="2B626FE4" w14:textId="77777777" w:rsidR="008B3837" w:rsidRPr="003173BC" w:rsidRDefault="008B3837" w:rsidP="006812EB">
            <w:pPr>
              <w:jc w:val="left"/>
            </w:pPr>
          </w:p>
        </w:tc>
      </w:tr>
      <w:tr w:rsidR="008B3837" w14:paraId="22736E3F" w14:textId="77777777" w:rsidTr="006812EB">
        <w:trPr>
          <w:jc w:val="center"/>
        </w:trPr>
        <w:tc>
          <w:tcPr>
            <w:tcW w:w="535" w:type="dxa"/>
          </w:tcPr>
          <w:p w14:paraId="01B61C51" w14:textId="77777777" w:rsidR="008B3837" w:rsidRPr="00D147D7" w:rsidRDefault="008B3837" w:rsidP="006812EB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4268FE68" w14:textId="77777777" w:rsidR="008B3837" w:rsidRPr="00DF2ABF" w:rsidRDefault="008B3837" w:rsidP="006812EB">
            <w:pPr>
              <w:jc w:val="left"/>
            </w:pPr>
            <w:r w:rsidRPr="001960A6">
              <w:t>VAR_NO</w:t>
            </w:r>
          </w:p>
        </w:tc>
        <w:tc>
          <w:tcPr>
            <w:tcW w:w="2835" w:type="dxa"/>
          </w:tcPr>
          <w:p w14:paraId="50F4B15A" w14:textId="77777777" w:rsidR="008B3837" w:rsidRPr="00581AE2" w:rsidRDefault="008B3837" w:rsidP="006812EB">
            <w:pPr>
              <w:jc w:val="left"/>
            </w:pPr>
            <w:r w:rsidRPr="001960A6">
              <w:t xml:space="preserve"> NO</w:t>
            </w:r>
          </w:p>
        </w:tc>
        <w:tc>
          <w:tcPr>
            <w:tcW w:w="1701" w:type="dxa"/>
          </w:tcPr>
          <w:p w14:paraId="5644A4CF" w14:textId="77777777" w:rsidR="008B3837" w:rsidRPr="003173BC" w:rsidRDefault="008B3837" w:rsidP="006812EB">
            <w:pPr>
              <w:jc w:val="left"/>
            </w:pPr>
          </w:p>
        </w:tc>
      </w:tr>
      <w:tr w:rsidR="008B3837" w14:paraId="2BF41340" w14:textId="77777777" w:rsidTr="006812EB">
        <w:trPr>
          <w:jc w:val="center"/>
        </w:trPr>
        <w:tc>
          <w:tcPr>
            <w:tcW w:w="535" w:type="dxa"/>
          </w:tcPr>
          <w:p w14:paraId="41592095" w14:textId="77777777" w:rsidR="008B3837" w:rsidRPr="00D147D7" w:rsidRDefault="008B3837" w:rsidP="006812EB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1343C8BA" w14:textId="77777777" w:rsidR="008B3837" w:rsidRPr="00DF2ABF" w:rsidRDefault="008B3837" w:rsidP="006812EB">
            <w:pPr>
              <w:jc w:val="left"/>
            </w:pPr>
            <w:r w:rsidRPr="001960A6">
              <w:t>VAR_STR_YES</w:t>
            </w:r>
          </w:p>
        </w:tc>
        <w:tc>
          <w:tcPr>
            <w:tcW w:w="2835" w:type="dxa"/>
          </w:tcPr>
          <w:p w14:paraId="2A783DD2" w14:textId="77777777" w:rsidR="008B3837" w:rsidRPr="00581AE2" w:rsidRDefault="008B3837" w:rsidP="006812EB">
            <w:pPr>
              <w:jc w:val="left"/>
            </w:pPr>
            <w:r w:rsidRPr="001960A6">
              <w:t xml:space="preserve"> "YES"</w:t>
            </w:r>
          </w:p>
        </w:tc>
        <w:tc>
          <w:tcPr>
            <w:tcW w:w="1701" w:type="dxa"/>
          </w:tcPr>
          <w:p w14:paraId="61E8683F" w14:textId="77777777" w:rsidR="008B3837" w:rsidRPr="003173BC" w:rsidRDefault="008B3837" w:rsidP="006812EB">
            <w:pPr>
              <w:jc w:val="left"/>
            </w:pPr>
          </w:p>
        </w:tc>
      </w:tr>
      <w:tr w:rsidR="008B3837" w14:paraId="3B49B78C" w14:textId="77777777" w:rsidTr="006812EB">
        <w:trPr>
          <w:jc w:val="center"/>
        </w:trPr>
        <w:tc>
          <w:tcPr>
            <w:tcW w:w="535" w:type="dxa"/>
          </w:tcPr>
          <w:p w14:paraId="4D935A56" w14:textId="77777777" w:rsidR="008B3837" w:rsidRPr="00D147D7" w:rsidRDefault="008B3837" w:rsidP="006812EB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28FD7826" w14:textId="77777777" w:rsidR="008B3837" w:rsidRPr="00DF2ABF" w:rsidRDefault="008B3837" w:rsidP="006812EB">
            <w:pPr>
              <w:jc w:val="left"/>
            </w:pPr>
            <w:r w:rsidRPr="001960A6">
              <w:t>VAR_STR_NO</w:t>
            </w:r>
          </w:p>
        </w:tc>
        <w:tc>
          <w:tcPr>
            <w:tcW w:w="2835" w:type="dxa"/>
          </w:tcPr>
          <w:p w14:paraId="1EF71AA8" w14:textId="77777777" w:rsidR="008B3837" w:rsidRPr="00581AE2" w:rsidRDefault="008B3837" w:rsidP="006812EB">
            <w:pPr>
              <w:jc w:val="left"/>
            </w:pPr>
            <w:r w:rsidRPr="001960A6">
              <w:t xml:space="preserve"> "NO"</w:t>
            </w:r>
          </w:p>
        </w:tc>
        <w:tc>
          <w:tcPr>
            <w:tcW w:w="1701" w:type="dxa"/>
          </w:tcPr>
          <w:p w14:paraId="08C65223" w14:textId="77777777" w:rsidR="008B3837" w:rsidRPr="003173BC" w:rsidRDefault="008B3837" w:rsidP="006812EB">
            <w:pPr>
              <w:jc w:val="left"/>
            </w:pPr>
          </w:p>
        </w:tc>
      </w:tr>
      <w:tr w:rsidR="008B3837" w14:paraId="3862B5E9" w14:textId="77777777" w:rsidTr="006812EB">
        <w:trPr>
          <w:jc w:val="center"/>
        </w:trPr>
        <w:tc>
          <w:tcPr>
            <w:tcW w:w="535" w:type="dxa"/>
          </w:tcPr>
          <w:p w14:paraId="16133D7E" w14:textId="77777777" w:rsidR="008B3837" w:rsidRPr="00D147D7" w:rsidRDefault="008B3837" w:rsidP="006812EB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7B2AD71F" w14:textId="77777777" w:rsidR="008B3837" w:rsidRPr="00DF2ABF" w:rsidRDefault="008B3837" w:rsidP="006812EB">
            <w:pPr>
              <w:jc w:val="left"/>
            </w:pPr>
            <w:r w:rsidRPr="001960A6">
              <w:t>VAR_NON</w:t>
            </w:r>
          </w:p>
        </w:tc>
        <w:tc>
          <w:tcPr>
            <w:tcW w:w="2835" w:type="dxa"/>
          </w:tcPr>
          <w:p w14:paraId="358BC3FD" w14:textId="77777777" w:rsidR="008B3837" w:rsidRPr="00581AE2" w:rsidRDefault="008B3837" w:rsidP="006812EB">
            <w:pPr>
              <w:jc w:val="left"/>
            </w:pPr>
          </w:p>
        </w:tc>
        <w:tc>
          <w:tcPr>
            <w:tcW w:w="1701" w:type="dxa"/>
          </w:tcPr>
          <w:p w14:paraId="4DEA80F9" w14:textId="77777777" w:rsidR="008B3837" w:rsidRPr="003173BC" w:rsidRDefault="008B3837" w:rsidP="006812EB">
            <w:pPr>
              <w:jc w:val="left"/>
            </w:pPr>
          </w:p>
        </w:tc>
      </w:tr>
      <w:tr w:rsidR="008B3837" w14:paraId="6755F003" w14:textId="77777777" w:rsidTr="006812EB">
        <w:trPr>
          <w:jc w:val="center"/>
        </w:trPr>
        <w:tc>
          <w:tcPr>
            <w:tcW w:w="535" w:type="dxa"/>
          </w:tcPr>
          <w:p w14:paraId="3DE9833C" w14:textId="77777777" w:rsidR="008B3837" w:rsidRPr="00D147D7" w:rsidRDefault="008B3837" w:rsidP="006812EB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425C7B99" w14:textId="77777777" w:rsidR="008B3837" w:rsidRPr="00DF2ABF" w:rsidRDefault="008B3837" w:rsidP="006812EB">
            <w:pPr>
              <w:jc w:val="left"/>
            </w:pPr>
            <w:proofErr w:type="spellStart"/>
            <w:r w:rsidRPr="001960A6">
              <w:t>VAR_Quotation</w:t>
            </w:r>
            <w:proofErr w:type="spellEnd"/>
          </w:p>
        </w:tc>
        <w:tc>
          <w:tcPr>
            <w:tcW w:w="2835" w:type="dxa"/>
          </w:tcPr>
          <w:p w14:paraId="70FE7E83" w14:textId="77777777" w:rsidR="008B3837" w:rsidRPr="00581AE2" w:rsidRDefault="008B3837" w:rsidP="006812EB">
            <w:pPr>
              <w:jc w:val="left"/>
            </w:pPr>
            <w:r w:rsidRPr="001960A6">
              <w:t xml:space="preserve"> ''</w:t>
            </w:r>
          </w:p>
        </w:tc>
        <w:tc>
          <w:tcPr>
            <w:tcW w:w="1701" w:type="dxa"/>
          </w:tcPr>
          <w:p w14:paraId="6E4850F0" w14:textId="77777777" w:rsidR="008B3837" w:rsidRPr="003173BC" w:rsidRDefault="008B3837" w:rsidP="006812EB">
            <w:pPr>
              <w:jc w:val="left"/>
            </w:pPr>
          </w:p>
        </w:tc>
      </w:tr>
      <w:tr w:rsidR="008B3837" w14:paraId="69658924" w14:textId="77777777" w:rsidTr="006812EB">
        <w:trPr>
          <w:jc w:val="center"/>
        </w:trPr>
        <w:tc>
          <w:tcPr>
            <w:tcW w:w="535" w:type="dxa"/>
          </w:tcPr>
          <w:p w14:paraId="66E5816C" w14:textId="77777777" w:rsidR="008B3837" w:rsidRPr="00D147D7" w:rsidRDefault="008B3837" w:rsidP="006812EB">
            <w:pPr>
              <w:pStyle w:val="ab"/>
              <w:numPr>
                <w:ilvl w:val="0"/>
                <w:numId w:val="42"/>
              </w:numPr>
              <w:ind w:leftChars="0"/>
              <w:jc w:val="left"/>
            </w:pPr>
          </w:p>
        </w:tc>
        <w:tc>
          <w:tcPr>
            <w:tcW w:w="3146" w:type="dxa"/>
          </w:tcPr>
          <w:p w14:paraId="0DA30060" w14:textId="77777777" w:rsidR="008B3837" w:rsidRPr="00DF2ABF" w:rsidRDefault="008B3837" w:rsidP="006812EB">
            <w:pPr>
              <w:jc w:val="left"/>
            </w:pPr>
            <w:proofErr w:type="spellStart"/>
            <w:r w:rsidRPr="001960A6">
              <w:t>VAR_WQuotation</w:t>
            </w:r>
            <w:proofErr w:type="spellEnd"/>
          </w:p>
        </w:tc>
        <w:tc>
          <w:tcPr>
            <w:tcW w:w="2835" w:type="dxa"/>
          </w:tcPr>
          <w:p w14:paraId="41522B2E" w14:textId="77777777" w:rsidR="008B3837" w:rsidRPr="00581AE2" w:rsidRDefault="008B3837" w:rsidP="006812EB">
            <w:pPr>
              <w:jc w:val="left"/>
            </w:pPr>
            <w:r w:rsidRPr="001960A6">
              <w:t xml:space="preserve"> ""</w:t>
            </w:r>
          </w:p>
        </w:tc>
        <w:tc>
          <w:tcPr>
            <w:tcW w:w="1701" w:type="dxa"/>
          </w:tcPr>
          <w:p w14:paraId="084F686B" w14:textId="77777777" w:rsidR="008B3837" w:rsidRPr="003173BC" w:rsidRDefault="008B3837" w:rsidP="006812EB">
            <w:pPr>
              <w:jc w:val="left"/>
            </w:pPr>
          </w:p>
        </w:tc>
      </w:tr>
    </w:tbl>
    <w:p w14:paraId="774B13B9" w14:textId="77777777" w:rsidR="008B3837" w:rsidRPr="000B0F42" w:rsidRDefault="008B3837" w:rsidP="008B3837">
      <w:pPr>
        <w:pStyle w:val="26"/>
        <w:ind w:leftChars="0" w:left="0"/>
        <w:jc w:val="left"/>
      </w:pPr>
    </w:p>
    <w:p w14:paraId="1640A4C2" w14:textId="0D932A43" w:rsidR="008B3837" w:rsidRDefault="008B3837" w:rsidP="008B3837">
      <w:pPr>
        <w:pStyle w:val="af4"/>
        <w:keepNext/>
        <w:jc w:val="center"/>
      </w:pPr>
      <w:r>
        <w:rPr>
          <w:rFonts w:hint="eastAsia"/>
        </w:rPr>
        <w:t>T</w:t>
      </w:r>
      <w:r>
        <w:t>able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2425F1">
        <w:rPr>
          <w:noProof/>
        </w:rPr>
        <w:t>7</w:t>
      </w:r>
      <w:r>
        <w:fldChar w:fldCharType="end"/>
      </w:r>
      <w:r>
        <w:t>-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2425F1">
        <w:rPr>
          <w:noProof/>
        </w:rPr>
        <w:t>2</w:t>
      </w:r>
      <w:r>
        <w:fldChar w:fldCharType="end"/>
      </w:r>
      <w:r>
        <w:rPr>
          <w:rFonts w:hint="eastAsia"/>
        </w:rPr>
        <w:t xml:space="preserve">　</w:t>
      </w:r>
      <w:r>
        <w:rPr>
          <w:rFonts w:hint="eastAsia"/>
        </w:rPr>
        <w:t>C</w:t>
      </w:r>
      <w:r>
        <w:t xml:space="preserve">ollecting collectable </w:t>
      </w:r>
      <w:r>
        <w:rPr>
          <w:rFonts w:hint="eastAsia"/>
        </w:rPr>
        <w:t>YAML</w:t>
      </w:r>
      <w:r>
        <w:t>(</w:t>
      </w:r>
      <w:proofErr w:type="spellStart"/>
      <w:r>
        <w:rPr>
          <w:rFonts w:hint="eastAsia"/>
        </w:rPr>
        <w:t>sample</w:t>
      </w:r>
      <w:r>
        <w:t>.yml</w:t>
      </w:r>
      <w:proofErr w:type="spellEnd"/>
      <w:r>
        <w:t>)</w:t>
      </w:r>
    </w:p>
    <w:tbl>
      <w:tblPr>
        <w:tblStyle w:val="ad"/>
        <w:tblW w:w="0" w:type="auto"/>
        <w:tblInd w:w="142" w:type="dxa"/>
        <w:tblLook w:val="04A0" w:firstRow="1" w:lastRow="0" w:firstColumn="1" w:lastColumn="0" w:noHBand="0" w:noVBand="1"/>
      </w:tblPr>
      <w:tblGrid>
        <w:gridCol w:w="535"/>
        <w:gridCol w:w="2862"/>
        <w:gridCol w:w="2977"/>
        <w:gridCol w:w="1701"/>
        <w:gridCol w:w="1410"/>
      </w:tblGrid>
      <w:tr w:rsidR="008B3837" w14:paraId="20DFAAB7" w14:textId="77777777" w:rsidTr="006812EB">
        <w:tc>
          <w:tcPr>
            <w:tcW w:w="535" w:type="dxa"/>
            <w:shd w:val="clear" w:color="auto" w:fill="002B62"/>
          </w:tcPr>
          <w:p w14:paraId="48FD6664" w14:textId="77777777" w:rsidR="008B3837" w:rsidRDefault="008B3837" w:rsidP="006812EB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2862" w:type="dxa"/>
            <w:shd w:val="clear" w:color="auto" w:fill="002B62"/>
          </w:tcPr>
          <w:p w14:paraId="3C4DE1D8" w14:textId="77777777" w:rsidR="008B3837" w:rsidRDefault="008B3837" w:rsidP="006812EB">
            <w:pPr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olletable</w:t>
            </w:r>
            <w:proofErr w:type="spellEnd"/>
          </w:p>
          <w:p w14:paraId="12DDFB4E" w14:textId="77777777" w:rsidR="008B3837" w:rsidRPr="007354C5" w:rsidRDefault="008B3837" w:rsidP="006812EB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（</w:t>
            </w:r>
            <w:proofErr w:type="spellStart"/>
            <w:r>
              <w:rPr>
                <w:rFonts w:hint="eastAsia"/>
                <w:b/>
              </w:rPr>
              <w:t>K</w:t>
            </w:r>
            <w:r>
              <w:rPr>
                <w:b/>
              </w:rPr>
              <w:t>ey</w:t>
            </w:r>
            <w:r>
              <w:rPr>
                <w:rFonts w:hint="eastAsia"/>
                <w:b/>
              </w:rPr>
              <w:t>:v</w:t>
            </w:r>
            <w:r>
              <w:rPr>
                <w:b/>
              </w:rPr>
              <w:t>alue</w:t>
            </w:r>
            <w:proofErr w:type="spellEnd"/>
            <w:r>
              <w:rPr>
                <w:rFonts w:hint="eastAsia"/>
                <w:b/>
              </w:rPr>
              <w:t>）</w:t>
            </w:r>
          </w:p>
        </w:tc>
        <w:tc>
          <w:tcPr>
            <w:tcW w:w="2977" w:type="dxa"/>
            <w:shd w:val="clear" w:color="auto" w:fill="002B62"/>
          </w:tcPr>
          <w:p w14:paraId="68FE9F06" w14:textId="77777777" w:rsidR="008B3837" w:rsidRDefault="008B3837" w:rsidP="006812EB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 xml:space="preserve">arameter sheet </w:t>
            </w:r>
          </w:p>
        </w:tc>
        <w:tc>
          <w:tcPr>
            <w:tcW w:w="1701" w:type="dxa"/>
            <w:shd w:val="clear" w:color="auto" w:fill="002B62"/>
          </w:tcPr>
          <w:p w14:paraId="0B279228" w14:textId="77777777" w:rsidR="008B3837" w:rsidRPr="007354C5" w:rsidRDefault="008B3837" w:rsidP="006812EB">
            <w:pPr>
              <w:jc w:val="left"/>
              <w:rPr>
                <w:b/>
              </w:rPr>
            </w:pPr>
            <w:r w:rsidRPr="00361637">
              <w:rPr>
                <w:rFonts w:hint="eastAsia"/>
                <w:b/>
              </w:rPr>
              <w:t>RESTAPI</w:t>
            </w:r>
          </w:p>
        </w:tc>
        <w:tc>
          <w:tcPr>
            <w:tcW w:w="1410" w:type="dxa"/>
            <w:shd w:val="clear" w:color="auto" w:fill="002B62"/>
          </w:tcPr>
          <w:p w14:paraId="081ECE5E" w14:textId="77777777" w:rsidR="008B3837" w:rsidRPr="007354C5" w:rsidRDefault="008B3837" w:rsidP="006812EB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WEB</w:t>
            </w:r>
            <w:r>
              <w:rPr>
                <w:b/>
              </w:rPr>
              <w:t xml:space="preserve"> screen</w:t>
            </w:r>
          </w:p>
        </w:tc>
      </w:tr>
      <w:tr w:rsidR="008B3837" w14:paraId="297AB5BB" w14:textId="77777777" w:rsidTr="006812EB">
        <w:tc>
          <w:tcPr>
            <w:tcW w:w="535" w:type="dxa"/>
          </w:tcPr>
          <w:p w14:paraId="3FA4FBA8" w14:textId="77777777" w:rsidR="008B3837" w:rsidRPr="00361637" w:rsidRDefault="008B3837" w:rsidP="006812EB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37573951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VAR_TEST: TEST</w:t>
            </w:r>
          </w:p>
        </w:tc>
        <w:tc>
          <w:tcPr>
            <w:tcW w:w="2977" w:type="dxa"/>
          </w:tcPr>
          <w:p w14:paraId="283EB7BD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/VAR_TEST</w:t>
            </w:r>
          </w:p>
        </w:tc>
        <w:tc>
          <w:tcPr>
            <w:tcW w:w="1701" w:type="dxa"/>
          </w:tcPr>
          <w:p w14:paraId="091B82F0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"TEST"</w:t>
            </w:r>
          </w:p>
        </w:tc>
        <w:tc>
          <w:tcPr>
            <w:tcW w:w="1410" w:type="dxa"/>
          </w:tcPr>
          <w:p w14:paraId="7F7AEA48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TEST</w:t>
            </w:r>
          </w:p>
        </w:tc>
      </w:tr>
      <w:tr w:rsidR="008B3837" w14:paraId="10935192" w14:textId="77777777" w:rsidTr="006812EB">
        <w:tc>
          <w:tcPr>
            <w:tcW w:w="535" w:type="dxa"/>
          </w:tcPr>
          <w:p w14:paraId="639A9E39" w14:textId="77777777" w:rsidR="008B3837" w:rsidRPr="00361637" w:rsidRDefault="008B3837" w:rsidP="006812EB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3DB4E200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VAR_STR_TEST1: 'TEST1'</w:t>
            </w:r>
          </w:p>
        </w:tc>
        <w:tc>
          <w:tcPr>
            <w:tcW w:w="2977" w:type="dxa"/>
          </w:tcPr>
          <w:p w14:paraId="5F4EE60D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/VAR_STR_TEST1</w:t>
            </w:r>
          </w:p>
        </w:tc>
        <w:tc>
          <w:tcPr>
            <w:tcW w:w="1701" w:type="dxa"/>
          </w:tcPr>
          <w:p w14:paraId="70DC6892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"TEST1"</w:t>
            </w:r>
          </w:p>
        </w:tc>
        <w:tc>
          <w:tcPr>
            <w:tcW w:w="1410" w:type="dxa"/>
          </w:tcPr>
          <w:p w14:paraId="52A49FCD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TEST1</w:t>
            </w:r>
          </w:p>
        </w:tc>
      </w:tr>
      <w:tr w:rsidR="008B3837" w14:paraId="0B56259E" w14:textId="77777777" w:rsidTr="006812EB">
        <w:tc>
          <w:tcPr>
            <w:tcW w:w="535" w:type="dxa"/>
          </w:tcPr>
          <w:p w14:paraId="7EACF632" w14:textId="77777777" w:rsidR="008B3837" w:rsidRPr="00361637" w:rsidRDefault="008B3837" w:rsidP="006812EB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4C6DEA27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VAR_STR_TEST2: "TEST2"</w:t>
            </w:r>
          </w:p>
        </w:tc>
        <w:tc>
          <w:tcPr>
            <w:tcW w:w="2977" w:type="dxa"/>
          </w:tcPr>
          <w:p w14:paraId="2FBCBC1A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/VAR_STR_TEST2</w:t>
            </w:r>
          </w:p>
        </w:tc>
        <w:tc>
          <w:tcPr>
            <w:tcW w:w="1701" w:type="dxa"/>
          </w:tcPr>
          <w:p w14:paraId="7688F46E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"TEST2"</w:t>
            </w:r>
          </w:p>
        </w:tc>
        <w:tc>
          <w:tcPr>
            <w:tcW w:w="1410" w:type="dxa"/>
          </w:tcPr>
          <w:p w14:paraId="7F1608A2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TEST2</w:t>
            </w:r>
          </w:p>
        </w:tc>
      </w:tr>
      <w:tr w:rsidR="008B3837" w14:paraId="5A5FAC7D" w14:textId="77777777" w:rsidTr="006812EB">
        <w:tc>
          <w:tcPr>
            <w:tcW w:w="535" w:type="dxa"/>
          </w:tcPr>
          <w:p w14:paraId="02EDCE22" w14:textId="77777777" w:rsidR="008B3837" w:rsidRPr="00361637" w:rsidRDefault="008B3837" w:rsidP="006812EB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78099683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proofErr w:type="spellStart"/>
            <w:r w:rsidRPr="00361637">
              <w:rPr>
                <w:sz w:val="20"/>
              </w:rPr>
              <w:t>VAR_null</w:t>
            </w:r>
            <w:proofErr w:type="spellEnd"/>
            <w:r w:rsidRPr="00361637">
              <w:rPr>
                <w:sz w:val="20"/>
              </w:rPr>
              <w:t>: null</w:t>
            </w:r>
          </w:p>
        </w:tc>
        <w:tc>
          <w:tcPr>
            <w:tcW w:w="2977" w:type="dxa"/>
          </w:tcPr>
          <w:p w14:paraId="22E00738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</w:t>
            </w:r>
            <w:proofErr w:type="spellStart"/>
            <w:r w:rsidRPr="00361637">
              <w:rPr>
                <w:rFonts w:hint="eastAsia"/>
                <w:sz w:val="20"/>
              </w:rPr>
              <w:t>VAR_null</w:t>
            </w:r>
            <w:proofErr w:type="spellEnd"/>
          </w:p>
        </w:tc>
        <w:tc>
          <w:tcPr>
            <w:tcW w:w="1701" w:type="dxa"/>
          </w:tcPr>
          <w:p w14:paraId="0781C1D8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null</w:t>
            </w:r>
          </w:p>
        </w:tc>
        <w:tc>
          <w:tcPr>
            <w:tcW w:w="1410" w:type="dxa"/>
          </w:tcPr>
          <w:p w14:paraId="17F62E6C" w14:textId="77777777" w:rsidR="008B3837" w:rsidRPr="00361637" w:rsidRDefault="008B3837" w:rsidP="006812EB">
            <w:pPr>
              <w:jc w:val="left"/>
              <w:rPr>
                <w:sz w:val="20"/>
              </w:rPr>
            </w:pPr>
          </w:p>
        </w:tc>
      </w:tr>
      <w:tr w:rsidR="008B3837" w14:paraId="7730FACB" w14:textId="77777777" w:rsidTr="006812EB">
        <w:tc>
          <w:tcPr>
            <w:tcW w:w="535" w:type="dxa"/>
          </w:tcPr>
          <w:p w14:paraId="23692DA6" w14:textId="77777777" w:rsidR="008B3837" w:rsidRPr="00361637" w:rsidRDefault="008B3837" w:rsidP="006812EB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150904E9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VAR_NULL: NULL</w:t>
            </w:r>
          </w:p>
        </w:tc>
        <w:tc>
          <w:tcPr>
            <w:tcW w:w="2977" w:type="dxa"/>
          </w:tcPr>
          <w:p w14:paraId="160E1CB0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/VAR_NULL</w:t>
            </w:r>
          </w:p>
        </w:tc>
        <w:tc>
          <w:tcPr>
            <w:tcW w:w="1701" w:type="dxa"/>
          </w:tcPr>
          <w:p w14:paraId="366F4EB3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null</w:t>
            </w:r>
          </w:p>
        </w:tc>
        <w:tc>
          <w:tcPr>
            <w:tcW w:w="1410" w:type="dxa"/>
          </w:tcPr>
          <w:p w14:paraId="672AFCCC" w14:textId="77777777" w:rsidR="008B3837" w:rsidRPr="00361637" w:rsidRDefault="008B3837" w:rsidP="006812EB">
            <w:pPr>
              <w:jc w:val="left"/>
              <w:rPr>
                <w:sz w:val="20"/>
              </w:rPr>
            </w:pPr>
          </w:p>
        </w:tc>
      </w:tr>
      <w:tr w:rsidR="008B3837" w14:paraId="536434D8" w14:textId="77777777" w:rsidTr="006812EB">
        <w:tc>
          <w:tcPr>
            <w:tcW w:w="535" w:type="dxa"/>
          </w:tcPr>
          <w:p w14:paraId="2D123209" w14:textId="77777777" w:rsidR="008B3837" w:rsidRPr="00361637" w:rsidRDefault="008B3837" w:rsidP="006812EB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2E165983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proofErr w:type="spellStart"/>
            <w:r w:rsidRPr="00361637">
              <w:rPr>
                <w:sz w:val="20"/>
              </w:rPr>
              <w:t>VAR_STR_null</w:t>
            </w:r>
            <w:proofErr w:type="spellEnd"/>
            <w:r w:rsidRPr="00361637">
              <w:rPr>
                <w:sz w:val="20"/>
              </w:rPr>
              <w:t>: "null"</w:t>
            </w:r>
          </w:p>
        </w:tc>
        <w:tc>
          <w:tcPr>
            <w:tcW w:w="2977" w:type="dxa"/>
          </w:tcPr>
          <w:p w14:paraId="2A74D30E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</w:t>
            </w:r>
            <w:proofErr w:type="spellStart"/>
            <w:r w:rsidRPr="00361637">
              <w:rPr>
                <w:rFonts w:hint="eastAsia"/>
                <w:sz w:val="20"/>
              </w:rPr>
              <w:t>VAR_STR_null</w:t>
            </w:r>
            <w:proofErr w:type="spellEnd"/>
          </w:p>
        </w:tc>
        <w:tc>
          <w:tcPr>
            <w:tcW w:w="1701" w:type="dxa"/>
          </w:tcPr>
          <w:p w14:paraId="5ED1791B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"null"</w:t>
            </w:r>
          </w:p>
        </w:tc>
        <w:tc>
          <w:tcPr>
            <w:tcW w:w="1410" w:type="dxa"/>
          </w:tcPr>
          <w:p w14:paraId="251FE36B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null</w:t>
            </w:r>
          </w:p>
        </w:tc>
      </w:tr>
      <w:tr w:rsidR="008B3837" w14:paraId="71333EF8" w14:textId="77777777" w:rsidTr="006812EB">
        <w:tc>
          <w:tcPr>
            <w:tcW w:w="535" w:type="dxa"/>
          </w:tcPr>
          <w:p w14:paraId="464C2C6B" w14:textId="77777777" w:rsidR="008B3837" w:rsidRPr="00361637" w:rsidRDefault="008B3837" w:rsidP="006812EB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7350D890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VAR_STR_NULL: "NULL"</w:t>
            </w:r>
          </w:p>
        </w:tc>
        <w:tc>
          <w:tcPr>
            <w:tcW w:w="2977" w:type="dxa"/>
          </w:tcPr>
          <w:p w14:paraId="7F910864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/VAR_STR_NULL</w:t>
            </w:r>
          </w:p>
        </w:tc>
        <w:tc>
          <w:tcPr>
            <w:tcW w:w="1701" w:type="dxa"/>
          </w:tcPr>
          <w:p w14:paraId="79FBDCBC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"NULL"</w:t>
            </w:r>
          </w:p>
        </w:tc>
        <w:tc>
          <w:tcPr>
            <w:tcW w:w="1410" w:type="dxa"/>
          </w:tcPr>
          <w:p w14:paraId="4E50149A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NULL</w:t>
            </w:r>
          </w:p>
        </w:tc>
      </w:tr>
      <w:tr w:rsidR="008B3837" w14:paraId="0738FECD" w14:textId="77777777" w:rsidTr="006812EB">
        <w:tc>
          <w:tcPr>
            <w:tcW w:w="535" w:type="dxa"/>
          </w:tcPr>
          <w:p w14:paraId="5603A6EE" w14:textId="77777777" w:rsidR="008B3837" w:rsidRPr="00361637" w:rsidRDefault="008B3837" w:rsidP="006812EB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6527D598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proofErr w:type="spellStart"/>
            <w:r w:rsidRPr="00361637">
              <w:rPr>
                <w:sz w:val="20"/>
              </w:rPr>
              <w:t>VAR_true</w:t>
            </w:r>
            <w:proofErr w:type="spellEnd"/>
            <w:r w:rsidRPr="00361637">
              <w:rPr>
                <w:sz w:val="20"/>
              </w:rPr>
              <w:t>: true</w:t>
            </w:r>
          </w:p>
        </w:tc>
        <w:tc>
          <w:tcPr>
            <w:tcW w:w="2977" w:type="dxa"/>
          </w:tcPr>
          <w:p w14:paraId="443A1FF4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</w:t>
            </w:r>
            <w:proofErr w:type="spellStart"/>
            <w:r w:rsidRPr="00361637">
              <w:rPr>
                <w:rFonts w:hint="eastAsia"/>
                <w:sz w:val="20"/>
              </w:rPr>
              <w:t>VAR_true</w:t>
            </w:r>
            <w:proofErr w:type="spellEnd"/>
          </w:p>
        </w:tc>
        <w:tc>
          <w:tcPr>
            <w:tcW w:w="1701" w:type="dxa"/>
          </w:tcPr>
          <w:p w14:paraId="04E8B786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"1"</w:t>
            </w:r>
          </w:p>
        </w:tc>
        <w:tc>
          <w:tcPr>
            <w:tcW w:w="1410" w:type="dxa"/>
          </w:tcPr>
          <w:p w14:paraId="6ED54806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1</w:t>
            </w:r>
          </w:p>
        </w:tc>
      </w:tr>
      <w:tr w:rsidR="008B3837" w14:paraId="14893299" w14:textId="77777777" w:rsidTr="006812EB">
        <w:tc>
          <w:tcPr>
            <w:tcW w:w="535" w:type="dxa"/>
          </w:tcPr>
          <w:p w14:paraId="3093B240" w14:textId="77777777" w:rsidR="008B3837" w:rsidRPr="00361637" w:rsidRDefault="008B3837" w:rsidP="006812EB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2D2A086F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proofErr w:type="spellStart"/>
            <w:r w:rsidRPr="00361637">
              <w:rPr>
                <w:sz w:val="20"/>
              </w:rPr>
              <w:t>VAR_false</w:t>
            </w:r>
            <w:proofErr w:type="spellEnd"/>
            <w:r w:rsidRPr="00361637">
              <w:rPr>
                <w:sz w:val="20"/>
              </w:rPr>
              <w:t>: false</w:t>
            </w:r>
          </w:p>
        </w:tc>
        <w:tc>
          <w:tcPr>
            <w:tcW w:w="2977" w:type="dxa"/>
          </w:tcPr>
          <w:p w14:paraId="4092533B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</w:t>
            </w:r>
            <w:proofErr w:type="spellStart"/>
            <w:r w:rsidRPr="00361637">
              <w:rPr>
                <w:rFonts w:hint="eastAsia"/>
                <w:sz w:val="20"/>
              </w:rPr>
              <w:t>VAR_false</w:t>
            </w:r>
            <w:proofErr w:type="spellEnd"/>
          </w:p>
        </w:tc>
        <w:tc>
          <w:tcPr>
            <w:tcW w:w="1701" w:type="dxa"/>
          </w:tcPr>
          <w:p w14:paraId="488FCE28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""</w:t>
            </w:r>
          </w:p>
        </w:tc>
        <w:tc>
          <w:tcPr>
            <w:tcW w:w="1410" w:type="dxa"/>
          </w:tcPr>
          <w:p w14:paraId="4FE4B88F" w14:textId="77777777" w:rsidR="008B3837" w:rsidRPr="00361637" w:rsidRDefault="008B3837" w:rsidP="006812EB">
            <w:pPr>
              <w:jc w:val="left"/>
              <w:rPr>
                <w:sz w:val="20"/>
              </w:rPr>
            </w:pPr>
          </w:p>
        </w:tc>
      </w:tr>
      <w:tr w:rsidR="008B3837" w14:paraId="2E9C13A2" w14:textId="77777777" w:rsidTr="006812EB">
        <w:tc>
          <w:tcPr>
            <w:tcW w:w="535" w:type="dxa"/>
          </w:tcPr>
          <w:p w14:paraId="6E66D997" w14:textId="77777777" w:rsidR="008B3837" w:rsidRPr="00361637" w:rsidRDefault="008B3837" w:rsidP="006812EB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7AB67707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proofErr w:type="spellStart"/>
            <w:r w:rsidRPr="00361637">
              <w:rPr>
                <w:sz w:val="20"/>
              </w:rPr>
              <w:t>VAR_STR_true</w:t>
            </w:r>
            <w:proofErr w:type="spellEnd"/>
            <w:r w:rsidRPr="00361637">
              <w:rPr>
                <w:sz w:val="20"/>
              </w:rPr>
              <w:t>: "true"</w:t>
            </w:r>
          </w:p>
        </w:tc>
        <w:tc>
          <w:tcPr>
            <w:tcW w:w="2977" w:type="dxa"/>
          </w:tcPr>
          <w:p w14:paraId="45014D71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</w:t>
            </w:r>
            <w:proofErr w:type="spellStart"/>
            <w:r w:rsidRPr="00361637">
              <w:rPr>
                <w:rFonts w:hint="eastAsia"/>
                <w:sz w:val="20"/>
              </w:rPr>
              <w:t>VAR_STR_true</w:t>
            </w:r>
            <w:proofErr w:type="spellEnd"/>
          </w:p>
        </w:tc>
        <w:tc>
          <w:tcPr>
            <w:tcW w:w="1701" w:type="dxa"/>
          </w:tcPr>
          <w:p w14:paraId="5E04B24E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"true"</w:t>
            </w:r>
          </w:p>
        </w:tc>
        <w:tc>
          <w:tcPr>
            <w:tcW w:w="1410" w:type="dxa"/>
          </w:tcPr>
          <w:p w14:paraId="75393466" w14:textId="77777777" w:rsidR="008B3837" w:rsidRPr="005B5759" w:rsidRDefault="008B3837" w:rsidP="006812EB">
            <w:pPr>
              <w:jc w:val="left"/>
              <w:rPr>
                <w:sz w:val="20"/>
              </w:rPr>
            </w:pPr>
            <w:r w:rsidRPr="005B5759">
              <w:rPr>
                <w:rFonts w:hint="eastAsia"/>
                <w:sz w:val="20"/>
              </w:rPr>
              <w:t>true</w:t>
            </w:r>
          </w:p>
        </w:tc>
      </w:tr>
      <w:tr w:rsidR="008B3837" w14:paraId="02170BAB" w14:textId="77777777" w:rsidTr="006812EB">
        <w:tc>
          <w:tcPr>
            <w:tcW w:w="535" w:type="dxa"/>
          </w:tcPr>
          <w:p w14:paraId="34A9FAF4" w14:textId="77777777" w:rsidR="008B3837" w:rsidRPr="00361637" w:rsidRDefault="008B3837" w:rsidP="006812EB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780D38F4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proofErr w:type="spellStart"/>
            <w:r w:rsidRPr="00361637">
              <w:rPr>
                <w:sz w:val="20"/>
              </w:rPr>
              <w:t>VAR_STR_false</w:t>
            </w:r>
            <w:proofErr w:type="spellEnd"/>
            <w:r w:rsidRPr="00361637">
              <w:rPr>
                <w:sz w:val="20"/>
              </w:rPr>
              <w:t>: "false"</w:t>
            </w:r>
          </w:p>
        </w:tc>
        <w:tc>
          <w:tcPr>
            <w:tcW w:w="2977" w:type="dxa"/>
          </w:tcPr>
          <w:p w14:paraId="2E4EF26F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</w:t>
            </w:r>
            <w:proofErr w:type="spellStart"/>
            <w:r w:rsidRPr="00361637">
              <w:rPr>
                <w:rFonts w:hint="eastAsia"/>
                <w:sz w:val="20"/>
              </w:rPr>
              <w:t>VAR_STR_false</w:t>
            </w:r>
            <w:proofErr w:type="spellEnd"/>
          </w:p>
        </w:tc>
        <w:tc>
          <w:tcPr>
            <w:tcW w:w="1701" w:type="dxa"/>
          </w:tcPr>
          <w:p w14:paraId="25B767AA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"false"</w:t>
            </w:r>
          </w:p>
        </w:tc>
        <w:tc>
          <w:tcPr>
            <w:tcW w:w="1410" w:type="dxa"/>
          </w:tcPr>
          <w:p w14:paraId="0810A859" w14:textId="77777777" w:rsidR="008B3837" w:rsidRPr="005B5759" w:rsidRDefault="008B3837" w:rsidP="006812EB">
            <w:pPr>
              <w:jc w:val="left"/>
              <w:rPr>
                <w:sz w:val="20"/>
              </w:rPr>
            </w:pPr>
            <w:r w:rsidRPr="005B5759">
              <w:rPr>
                <w:sz w:val="20"/>
              </w:rPr>
              <w:t>false</w:t>
            </w:r>
          </w:p>
        </w:tc>
      </w:tr>
      <w:tr w:rsidR="008B3837" w14:paraId="5AF5970B" w14:textId="77777777" w:rsidTr="006812EB">
        <w:tc>
          <w:tcPr>
            <w:tcW w:w="535" w:type="dxa"/>
          </w:tcPr>
          <w:p w14:paraId="49274E7A" w14:textId="77777777" w:rsidR="008B3837" w:rsidRPr="00361637" w:rsidRDefault="008B3837" w:rsidP="006812EB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03FA7060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VAR_YES: YES</w:t>
            </w:r>
          </w:p>
        </w:tc>
        <w:tc>
          <w:tcPr>
            <w:tcW w:w="2977" w:type="dxa"/>
          </w:tcPr>
          <w:p w14:paraId="39B5B305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/VAR_YES</w:t>
            </w:r>
          </w:p>
        </w:tc>
        <w:tc>
          <w:tcPr>
            <w:tcW w:w="1701" w:type="dxa"/>
          </w:tcPr>
          <w:p w14:paraId="0AA19DBD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"1"</w:t>
            </w:r>
          </w:p>
        </w:tc>
        <w:tc>
          <w:tcPr>
            <w:tcW w:w="1410" w:type="dxa"/>
          </w:tcPr>
          <w:p w14:paraId="752D03BE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1</w:t>
            </w:r>
          </w:p>
        </w:tc>
      </w:tr>
      <w:tr w:rsidR="008B3837" w14:paraId="78927BAA" w14:textId="77777777" w:rsidTr="006812EB">
        <w:tc>
          <w:tcPr>
            <w:tcW w:w="535" w:type="dxa"/>
          </w:tcPr>
          <w:p w14:paraId="1AB06720" w14:textId="77777777" w:rsidR="008B3837" w:rsidRPr="00361637" w:rsidRDefault="008B3837" w:rsidP="006812EB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7C710034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VAR_NO: NO</w:t>
            </w:r>
          </w:p>
        </w:tc>
        <w:tc>
          <w:tcPr>
            <w:tcW w:w="2977" w:type="dxa"/>
          </w:tcPr>
          <w:p w14:paraId="1621B2F8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/VAR_NO</w:t>
            </w:r>
          </w:p>
        </w:tc>
        <w:tc>
          <w:tcPr>
            <w:tcW w:w="1701" w:type="dxa"/>
          </w:tcPr>
          <w:p w14:paraId="25DB931C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""</w:t>
            </w:r>
          </w:p>
        </w:tc>
        <w:tc>
          <w:tcPr>
            <w:tcW w:w="1410" w:type="dxa"/>
          </w:tcPr>
          <w:p w14:paraId="73A769CB" w14:textId="77777777" w:rsidR="008B3837" w:rsidRPr="00361637" w:rsidRDefault="008B3837" w:rsidP="006812EB">
            <w:pPr>
              <w:jc w:val="left"/>
              <w:rPr>
                <w:sz w:val="20"/>
              </w:rPr>
            </w:pPr>
          </w:p>
        </w:tc>
      </w:tr>
      <w:tr w:rsidR="008B3837" w14:paraId="3E298E63" w14:textId="77777777" w:rsidTr="006812EB">
        <w:tc>
          <w:tcPr>
            <w:tcW w:w="535" w:type="dxa"/>
          </w:tcPr>
          <w:p w14:paraId="269F30C1" w14:textId="77777777" w:rsidR="008B3837" w:rsidRPr="00361637" w:rsidRDefault="008B3837" w:rsidP="006812EB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441E29AA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VAR_STR_YES: "YES"</w:t>
            </w:r>
          </w:p>
        </w:tc>
        <w:tc>
          <w:tcPr>
            <w:tcW w:w="2977" w:type="dxa"/>
          </w:tcPr>
          <w:p w14:paraId="54313885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/VAR_STR_YES</w:t>
            </w:r>
          </w:p>
        </w:tc>
        <w:tc>
          <w:tcPr>
            <w:tcW w:w="1701" w:type="dxa"/>
          </w:tcPr>
          <w:p w14:paraId="7F523761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"YES"</w:t>
            </w:r>
          </w:p>
        </w:tc>
        <w:tc>
          <w:tcPr>
            <w:tcW w:w="1410" w:type="dxa"/>
          </w:tcPr>
          <w:p w14:paraId="1023881E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YES</w:t>
            </w:r>
          </w:p>
        </w:tc>
      </w:tr>
      <w:tr w:rsidR="008B3837" w14:paraId="5239030E" w14:textId="77777777" w:rsidTr="006812EB">
        <w:tc>
          <w:tcPr>
            <w:tcW w:w="535" w:type="dxa"/>
          </w:tcPr>
          <w:p w14:paraId="5B483B3D" w14:textId="77777777" w:rsidR="008B3837" w:rsidRPr="00361637" w:rsidRDefault="008B3837" w:rsidP="006812EB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7D1573BD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VAR_STR_NO: "NO"</w:t>
            </w:r>
          </w:p>
        </w:tc>
        <w:tc>
          <w:tcPr>
            <w:tcW w:w="2977" w:type="dxa"/>
          </w:tcPr>
          <w:p w14:paraId="3B061F08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/VAR_STR_NO</w:t>
            </w:r>
          </w:p>
        </w:tc>
        <w:tc>
          <w:tcPr>
            <w:tcW w:w="1701" w:type="dxa"/>
          </w:tcPr>
          <w:p w14:paraId="74E15C08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"NO"</w:t>
            </w:r>
          </w:p>
        </w:tc>
        <w:tc>
          <w:tcPr>
            <w:tcW w:w="1410" w:type="dxa"/>
          </w:tcPr>
          <w:p w14:paraId="04948EDA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NO</w:t>
            </w:r>
          </w:p>
        </w:tc>
      </w:tr>
      <w:tr w:rsidR="008B3837" w14:paraId="7A671AE6" w14:textId="77777777" w:rsidTr="006812EB">
        <w:tc>
          <w:tcPr>
            <w:tcW w:w="535" w:type="dxa"/>
          </w:tcPr>
          <w:p w14:paraId="70372353" w14:textId="77777777" w:rsidR="008B3837" w:rsidRPr="00361637" w:rsidRDefault="008B3837" w:rsidP="006812EB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0E530EEE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VAR_NON:</w:t>
            </w:r>
          </w:p>
        </w:tc>
        <w:tc>
          <w:tcPr>
            <w:tcW w:w="2977" w:type="dxa"/>
          </w:tcPr>
          <w:p w14:paraId="237089F8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/VAR_NON</w:t>
            </w:r>
          </w:p>
        </w:tc>
        <w:tc>
          <w:tcPr>
            <w:tcW w:w="1701" w:type="dxa"/>
          </w:tcPr>
          <w:p w14:paraId="2F69A9D7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null</w:t>
            </w:r>
          </w:p>
        </w:tc>
        <w:tc>
          <w:tcPr>
            <w:tcW w:w="1410" w:type="dxa"/>
          </w:tcPr>
          <w:p w14:paraId="03A5602C" w14:textId="77777777" w:rsidR="008B3837" w:rsidRPr="00361637" w:rsidRDefault="008B3837" w:rsidP="006812EB">
            <w:pPr>
              <w:jc w:val="left"/>
              <w:rPr>
                <w:sz w:val="20"/>
              </w:rPr>
            </w:pPr>
          </w:p>
        </w:tc>
      </w:tr>
      <w:tr w:rsidR="008B3837" w14:paraId="553B1C01" w14:textId="77777777" w:rsidTr="006812EB">
        <w:tc>
          <w:tcPr>
            <w:tcW w:w="535" w:type="dxa"/>
          </w:tcPr>
          <w:p w14:paraId="607FDC1E" w14:textId="77777777" w:rsidR="008B3837" w:rsidRPr="00361637" w:rsidRDefault="008B3837" w:rsidP="006812EB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242C60C3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proofErr w:type="spellStart"/>
            <w:r w:rsidRPr="00361637">
              <w:rPr>
                <w:sz w:val="20"/>
              </w:rPr>
              <w:t>VAR_Quotation</w:t>
            </w:r>
            <w:proofErr w:type="spellEnd"/>
            <w:r w:rsidRPr="00361637">
              <w:rPr>
                <w:sz w:val="20"/>
              </w:rPr>
              <w:t>: ''</w:t>
            </w:r>
          </w:p>
        </w:tc>
        <w:tc>
          <w:tcPr>
            <w:tcW w:w="2977" w:type="dxa"/>
          </w:tcPr>
          <w:p w14:paraId="5588E7F7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</w:t>
            </w:r>
            <w:proofErr w:type="spellStart"/>
            <w:r w:rsidRPr="00361637">
              <w:rPr>
                <w:rFonts w:hint="eastAsia"/>
                <w:sz w:val="20"/>
              </w:rPr>
              <w:t>VAR_Quotation</w:t>
            </w:r>
            <w:proofErr w:type="spellEnd"/>
          </w:p>
        </w:tc>
        <w:tc>
          <w:tcPr>
            <w:tcW w:w="1701" w:type="dxa"/>
          </w:tcPr>
          <w:p w14:paraId="0037C161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null</w:t>
            </w:r>
          </w:p>
        </w:tc>
        <w:tc>
          <w:tcPr>
            <w:tcW w:w="1410" w:type="dxa"/>
          </w:tcPr>
          <w:p w14:paraId="76026720" w14:textId="77777777" w:rsidR="008B3837" w:rsidRPr="00361637" w:rsidRDefault="008B3837" w:rsidP="006812EB">
            <w:pPr>
              <w:jc w:val="left"/>
              <w:rPr>
                <w:sz w:val="20"/>
              </w:rPr>
            </w:pPr>
          </w:p>
        </w:tc>
      </w:tr>
      <w:tr w:rsidR="008B3837" w14:paraId="7D5F5C98" w14:textId="77777777" w:rsidTr="006812EB">
        <w:tc>
          <w:tcPr>
            <w:tcW w:w="535" w:type="dxa"/>
          </w:tcPr>
          <w:p w14:paraId="57AE3172" w14:textId="77777777" w:rsidR="008B3837" w:rsidRPr="00361637" w:rsidRDefault="008B3837" w:rsidP="006812EB">
            <w:pPr>
              <w:pStyle w:val="ab"/>
              <w:numPr>
                <w:ilvl w:val="0"/>
                <w:numId w:val="43"/>
              </w:numPr>
              <w:ind w:leftChars="0"/>
              <w:jc w:val="left"/>
              <w:rPr>
                <w:sz w:val="20"/>
              </w:rPr>
            </w:pPr>
          </w:p>
        </w:tc>
        <w:tc>
          <w:tcPr>
            <w:tcW w:w="2862" w:type="dxa"/>
          </w:tcPr>
          <w:p w14:paraId="50ABCF82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proofErr w:type="spellStart"/>
            <w:r w:rsidRPr="00361637">
              <w:rPr>
                <w:sz w:val="20"/>
              </w:rPr>
              <w:t>VAR_WQuotation</w:t>
            </w:r>
            <w:proofErr w:type="spellEnd"/>
            <w:r w:rsidRPr="00361637">
              <w:rPr>
                <w:sz w:val="20"/>
              </w:rPr>
              <w:t>: ""</w:t>
            </w:r>
          </w:p>
        </w:tc>
        <w:tc>
          <w:tcPr>
            <w:tcW w:w="2977" w:type="dxa"/>
          </w:tcPr>
          <w:p w14:paraId="6A449A0C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>
              <w:rPr>
                <w:rFonts w:hint="eastAsia"/>
                <w:sz w:val="20"/>
              </w:rPr>
              <w:t>parameter</w:t>
            </w:r>
            <w:r w:rsidRPr="00361637">
              <w:rPr>
                <w:rFonts w:hint="eastAsia"/>
                <w:sz w:val="20"/>
              </w:rPr>
              <w:t>/</w:t>
            </w:r>
            <w:proofErr w:type="spellStart"/>
            <w:r w:rsidRPr="00361637">
              <w:rPr>
                <w:rFonts w:hint="eastAsia"/>
                <w:sz w:val="20"/>
              </w:rPr>
              <w:t>VAR_WQuotation</w:t>
            </w:r>
            <w:proofErr w:type="spellEnd"/>
          </w:p>
        </w:tc>
        <w:tc>
          <w:tcPr>
            <w:tcW w:w="1701" w:type="dxa"/>
          </w:tcPr>
          <w:p w14:paraId="64D6A6CF" w14:textId="77777777" w:rsidR="008B3837" w:rsidRPr="00361637" w:rsidRDefault="008B3837" w:rsidP="006812EB">
            <w:pPr>
              <w:jc w:val="left"/>
              <w:rPr>
                <w:sz w:val="20"/>
              </w:rPr>
            </w:pPr>
            <w:r w:rsidRPr="00361637">
              <w:rPr>
                <w:sz w:val="20"/>
              </w:rPr>
              <w:t>null</w:t>
            </w:r>
          </w:p>
        </w:tc>
        <w:tc>
          <w:tcPr>
            <w:tcW w:w="1410" w:type="dxa"/>
          </w:tcPr>
          <w:p w14:paraId="19CA34FC" w14:textId="77777777" w:rsidR="008B3837" w:rsidRPr="00361637" w:rsidRDefault="008B3837" w:rsidP="006812EB">
            <w:pPr>
              <w:jc w:val="left"/>
              <w:rPr>
                <w:sz w:val="20"/>
              </w:rPr>
            </w:pPr>
          </w:p>
        </w:tc>
      </w:tr>
    </w:tbl>
    <w:p w14:paraId="4E702423" w14:textId="77777777" w:rsidR="008B3837" w:rsidRDefault="008B3837" w:rsidP="008B3837">
      <w:pPr>
        <w:pStyle w:val="26"/>
        <w:ind w:leftChars="270" w:left="567"/>
        <w:jc w:val="left"/>
      </w:pPr>
      <w:r>
        <w:rPr>
          <w:rFonts w:hint="eastAsia"/>
        </w:rPr>
        <w:t>※</w:t>
      </w:r>
      <w:r>
        <w:rPr>
          <w:rFonts w:hint="eastAsia"/>
        </w:rPr>
        <w:t>O</w:t>
      </w:r>
      <w:r>
        <w:t xml:space="preserve">btain result of RESTAPI FILTER value of parameter sheet listed are surrounded by “”  </w:t>
      </w:r>
      <w:r>
        <w:rPr>
          <w:rFonts w:hint="eastAsia"/>
        </w:rPr>
        <w:t>parameter</w:t>
      </w:r>
      <w:r>
        <w:t xml:space="preserve"> sheet.</w:t>
      </w:r>
    </w:p>
    <w:p w14:paraId="3F27225D" w14:textId="77777777" w:rsidR="008B3837" w:rsidRDefault="008B3837" w:rsidP="008B3837">
      <w:pPr>
        <w:pStyle w:val="26"/>
        <w:ind w:leftChars="270" w:left="567"/>
        <w:jc w:val="left"/>
      </w:pPr>
      <w:r>
        <w:rPr>
          <w:rFonts w:hint="eastAsia"/>
        </w:rPr>
        <w:t>※</w:t>
      </w:r>
      <w:r>
        <w:rPr>
          <w:rFonts w:hint="eastAsia"/>
        </w:rPr>
        <w:t>RESTAPI</w:t>
      </w:r>
      <w:r>
        <w:rPr>
          <w:rFonts w:hint="eastAsia"/>
        </w:rPr>
        <w:t>（</w:t>
      </w:r>
      <w:r>
        <w:rPr>
          <w:rFonts w:hint="eastAsia"/>
        </w:rPr>
        <w:t>FILTER</w:t>
      </w:r>
      <w:r>
        <w:rPr>
          <w:rFonts w:hint="eastAsia"/>
        </w:rPr>
        <w:t>）</w:t>
      </w:r>
      <w:r>
        <w:rPr>
          <w:rFonts w:hint="eastAsia"/>
        </w:rPr>
        <w:t xml:space="preserve"> o</w:t>
      </w:r>
      <w:r>
        <w:t>btain results</w:t>
      </w:r>
      <w:r>
        <w:rPr>
          <w:rFonts w:hint="eastAsia"/>
        </w:rPr>
        <w:t xml:space="preserve"> a</w:t>
      </w:r>
      <w:r>
        <w:t>re listed in WEB screen display result.</w:t>
      </w:r>
    </w:p>
    <w:p w14:paraId="5B5E26D8" w14:textId="77777777" w:rsidR="008B3837" w:rsidRPr="00872B8E" w:rsidRDefault="008B3837" w:rsidP="008B3837">
      <w:pPr>
        <w:pStyle w:val="26"/>
        <w:numPr>
          <w:ilvl w:val="0"/>
          <w:numId w:val="44"/>
        </w:numPr>
        <w:ind w:leftChars="0"/>
        <w:jc w:val="left"/>
      </w:pPr>
      <w:r>
        <w:rPr>
          <w:rFonts w:hint="eastAsia"/>
        </w:rPr>
        <w:lastRenderedPageBreak/>
        <w:t>D</w:t>
      </w:r>
      <w:r>
        <w:t xml:space="preserve">isplay result of </w:t>
      </w:r>
      <w:r>
        <w:rPr>
          <w:rFonts w:hint="eastAsia"/>
        </w:rPr>
        <w:t>parameter</w:t>
      </w:r>
      <w:r>
        <w:t xml:space="preserve"> sheet</w:t>
      </w:r>
    </w:p>
    <w:p w14:paraId="46051D3C" w14:textId="77777777" w:rsidR="008B3837" w:rsidRDefault="008B3837" w:rsidP="008B3837">
      <w:pPr>
        <w:pStyle w:val="26"/>
        <w:ind w:leftChars="0" w:left="0"/>
        <w:jc w:val="left"/>
      </w:pPr>
      <w:r>
        <w:rPr>
          <w:noProof/>
        </w:rPr>
        <w:drawing>
          <wp:inline distT="0" distB="0" distL="0" distR="0" wp14:anchorId="05BD9215" wp14:editId="5499E128">
            <wp:extent cx="6366532" cy="1812534"/>
            <wp:effectExtent l="0" t="0" r="0" b="0"/>
            <wp:docPr id="467" name="図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64" cy="181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F6ECC" w14:textId="77777777" w:rsidR="008B3837" w:rsidRDefault="008B3837" w:rsidP="008B3837">
      <w:pPr>
        <w:pStyle w:val="26"/>
        <w:ind w:leftChars="0" w:left="0"/>
        <w:jc w:val="left"/>
      </w:pPr>
    </w:p>
    <w:p w14:paraId="158A6672" w14:textId="77777777" w:rsidR="008B3837" w:rsidRDefault="008B3837" w:rsidP="008B3837">
      <w:pPr>
        <w:pStyle w:val="26"/>
        <w:numPr>
          <w:ilvl w:val="0"/>
          <w:numId w:val="44"/>
        </w:numPr>
        <w:ind w:leftChars="0"/>
        <w:jc w:val="left"/>
      </w:pPr>
      <w:r>
        <w:t xml:space="preserve">Obtain result of </w:t>
      </w:r>
      <w:r>
        <w:rPr>
          <w:rFonts w:hint="eastAsia"/>
        </w:rPr>
        <w:t>parameter</w:t>
      </w:r>
      <w:r>
        <w:t xml:space="preserve"> sheet</w:t>
      </w:r>
      <w:r>
        <w:rPr>
          <w:rFonts w:hint="eastAsia"/>
        </w:rPr>
        <w:t xml:space="preserve"> </w:t>
      </w:r>
      <w:r>
        <w:t xml:space="preserve">from </w:t>
      </w:r>
      <w:r>
        <w:rPr>
          <w:rFonts w:hint="eastAsia"/>
        </w:rPr>
        <w:t>RESTAPI(FILTER</w:t>
      </w:r>
      <w:r>
        <w:t>)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9632"/>
      </w:tblGrid>
      <w:tr w:rsidR="008B3837" w14:paraId="1EB11E8E" w14:textId="77777777" w:rsidTr="006812EB">
        <w:tc>
          <w:tcPr>
            <w:tcW w:w="9632" w:type="dxa"/>
          </w:tcPr>
          <w:p w14:paraId="7988F130" w14:textId="77777777" w:rsidR="008B3837" w:rsidRDefault="008B3837" w:rsidP="006812EB">
            <w:pPr>
              <w:jc w:val="left"/>
            </w:pPr>
            <w:r>
              <w:t>{</w:t>
            </w:r>
          </w:p>
          <w:p w14:paraId="1599AD1C" w14:textId="77777777" w:rsidR="008B3837" w:rsidRDefault="008B3837" w:rsidP="006812EB">
            <w:pPr>
              <w:jc w:val="left"/>
            </w:pPr>
            <w:r>
              <w:t xml:space="preserve">    "status": "SUCCEED",</w:t>
            </w:r>
          </w:p>
          <w:p w14:paraId="4392C996" w14:textId="77777777" w:rsidR="008B3837" w:rsidRDefault="008B3837" w:rsidP="006812EB">
            <w:pPr>
              <w:jc w:val="left"/>
            </w:pPr>
            <w:r>
              <w:t xml:space="preserve">    "</w:t>
            </w:r>
            <w:proofErr w:type="spellStart"/>
            <w:r>
              <w:t>resultdata</w:t>
            </w:r>
            <w:proofErr w:type="spellEnd"/>
            <w:r>
              <w:t>": {</w:t>
            </w:r>
          </w:p>
          <w:p w14:paraId="714C6518" w14:textId="77777777" w:rsidR="008B3837" w:rsidRDefault="008B3837" w:rsidP="006812EB">
            <w:pPr>
              <w:jc w:val="left"/>
            </w:pPr>
            <w:r>
              <w:t xml:space="preserve">        "CONTENTS": {</w:t>
            </w:r>
          </w:p>
          <w:p w14:paraId="1ACF2F40" w14:textId="77777777" w:rsidR="008B3837" w:rsidRDefault="008B3837" w:rsidP="006812EB">
            <w:pPr>
              <w:jc w:val="left"/>
            </w:pPr>
            <w:r>
              <w:t xml:space="preserve">            "RECORD_LENGTH": 1,</w:t>
            </w:r>
          </w:p>
          <w:p w14:paraId="19546286" w14:textId="77777777" w:rsidR="008B3837" w:rsidRDefault="008B3837" w:rsidP="006812EB">
            <w:pPr>
              <w:jc w:val="left"/>
            </w:pPr>
            <w:r>
              <w:t xml:space="preserve">            "BODY": [</w:t>
            </w:r>
          </w:p>
          <w:p w14:paraId="555471F7" w14:textId="77777777" w:rsidR="008B3837" w:rsidRDefault="008B3837" w:rsidP="006812EB">
            <w:pPr>
              <w:jc w:val="left"/>
            </w:pPr>
            <w:r>
              <w:t xml:space="preserve">                [</w:t>
            </w:r>
          </w:p>
          <w:p w14:paraId="23A4EEEB" w14:textId="65ACF9DC" w:rsidR="008B3837" w:rsidRDefault="008B3837" w:rsidP="006812EB">
            <w:pPr>
              <w:jc w:val="left"/>
            </w:pPr>
            <w:r>
              <w:rPr>
                <w:rFonts w:hint="eastAsia"/>
              </w:rPr>
              <w:t xml:space="preserve">                    "</w:t>
            </w:r>
            <w:proofErr w:type="spellStart"/>
            <w:r>
              <w:rPr>
                <w:rFonts w:hint="eastAsia"/>
              </w:rPr>
              <w:t>E</w:t>
            </w:r>
            <w:r>
              <w:t>xection</w:t>
            </w:r>
            <w:proofErr w:type="spellEnd"/>
            <w:r>
              <w:t xml:space="preserve"> process type</w:t>
            </w:r>
            <w:r>
              <w:rPr>
                <w:rFonts w:hint="eastAsia"/>
              </w:rPr>
              <w:t>",</w:t>
            </w:r>
          </w:p>
          <w:p w14:paraId="096E6D37" w14:textId="77777777" w:rsidR="008B3837" w:rsidRDefault="008B3837" w:rsidP="006812EB">
            <w:pPr>
              <w:jc w:val="left"/>
            </w:pPr>
            <w:r>
              <w:rPr>
                <w:rFonts w:hint="eastAsia"/>
              </w:rPr>
              <w:t xml:space="preserve">                    "</w:t>
            </w:r>
            <w:proofErr w:type="spellStart"/>
            <w:r>
              <w:rPr>
                <w:rFonts w:hint="eastAsia"/>
              </w:rPr>
              <w:t>A</w:t>
            </w:r>
            <w:r>
              <w:t>bollish</w:t>
            </w:r>
            <w:proofErr w:type="spellEnd"/>
            <w:r>
              <w:rPr>
                <w:rFonts w:hint="eastAsia"/>
              </w:rPr>
              <w:t>",</w:t>
            </w:r>
          </w:p>
          <w:p w14:paraId="6C60812A" w14:textId="77777777" w:rsidR="008B3837" w:rsidRDefault="008B3837" w:rsidP="006812EB">
            <w:pPr>
              <w:jc w:val="left"/>
            </w:pPr>
            <w:r>
              <w:t xml:space="preserve">                    "No",</w:t>
            </w:r>
          </w:p>
          <w:p w14:paraId="4D480C36" w14:textId="77777777" w:rsidR="008B3837" w:rsidRDefault="008B3837" w:rsidP="006812EB">
            <w:pPr>
              <w:jc w:val="left"/>
            </w:pPr>
            <w:r>
              <w:rPr>
                <w:rFonts w:hint="eastAsia"/>
              </w:rPr>
              <w:t xml:space="preserve">                    "h</w:t>
            </w:r>
            <w:r>
              <w:t>ost name</w:t>
            </w:r>
            <w:r>
              <w:rPr>
                <w:rFonts w:hint="eastAsia"/>
              </w:rPr>
              <w:t>",</w:t>
            </w:r>
          </w:p>
          <w:p w14:paraId="60095971" w14:textId="77777777" w:rsidR="008B3837" w:rsidRDefault="008B3837" w:rsidP="006812EB">
            <w:pPr>
              <w:jc w:val="left"/>
            </w:pPr>
            <w:r>
              <w:rPr>
                <w:rFonts w:hint="eastAsia"/>
              </w:rPr>
              <w:t xml:space="preserve">                    "operation/ID",</w:t>
            </w:r>
          </w:p>
          <w:p w14:paraId="61B93E7B" w14:textId="77777777" w:rsidR="008B3837" w:rsidRDefault="008B3837" w:rsidP="006812EB">
            <w:pPr>
              <w:jc w:val="left"/>
            </w:pPr>
            <w:r>
              <w:rPr>
                <w:rFonts w:hint="eastAsia"/>
              </w:rPr>
              <w:t xml:space="preserve">                    "operation/operation</w:t>
            </w:r>
            <w:r>
              <w:t xml:space="preserve"> name</w:t>
            </w:r>
            <w:r>
              <w:rPr>
                <w:rFonts w:hint="eastAsia"/>
              </w:rPr>
              <w:t>",</w:t>
            </w:r>
          </w:p>
          <w:p w14:paraId="1A9EED3F" w14:textId="77777777" w:rsidR="008B3837" w:rsidRDefault="008B3837" w:rsidP="006812EB">
            <w:pPr>
              <w:jc w:val="left"/>
            </w:pPr>
            <w:r>
              <w:rPr>
                <w:rFonts w:hint="eastAsia"/>
              </w:rPr>
              <w:t xml:space="preserve">                    "operation/</w:t>
            </w:r>
            <w:r>
              <w:t xml:space="preserve">standard </w:t>
            </w:r>
            <w:r>
              <w:rPr>
                <w:rFonts w:hint="eastAsia"/>
              </w:rPr>
              <w:t>d</w:t>
            </w:r>
            <w:r>
              <w:t>ate</w:t>
            </w:r>
            <w:r>
              <w:rPr>
                <w:rFonts w:hint="eastAsia"/>
              </w:rPr>
              <w:t>",</w:t>
            </w:r>
          </w:p>
          <w:p w14:paraId="5E004754" w14:textId="77777777" w:rsidR="008B3837" w:rsidRDefault="008B3837" w:rsidP="006812EB">
            <w:pPr>
              <w:jc w:val="left"/>
            </w:pPr>
            <w:r>
              <w:rPr>
                <w:rFonts w:hint="eastAsia"/>
              </w:rPr>
              <w:t xml:space="preserve">                    "operation/</w:t>
            </w:r>
            <w:r>
              <w:t>scheduled operation date</w:t>
            </w:r>
            <w:r>
              <w:rPr>
                <w:rFonts w:hint="eastAsia"/>
              </w:rPr>
              <w:t>",</w:t>
            </w:r>
          </w:p>
          <w:p w14:paraId="4BBD3942" w14:textId="77777777" w:rsidR="008B3837" w:rsidRDefault="008B3837" w:rsidP="006812EB">
            <w:pPr>
              <w:jc w:val="left"/>
            </w:pPr>
            <w:r>
              <w:rPr>
                <w:rFonts w:hint="eastAsia"/>
              </w:rPr>
              <w:t xml:space="preserve">                    "operation/</w:t>
            </w:r>
            <w:r>
              <w:t>last operation date</w:t>
            </w:r>
            <w:r>
              <w:rPr>
                <w:rFonts w:hint="eastAsia"/>
              </w:rPr>
              <w:t>",</w:t>
            </w:r>
          </w:p>
          <w:p w14:paraId="354A675A" w14:textId="77777777" w:rsidR="008B3837" w:rsidRDefault="008B3837" w:rsidP="006812EB">
            <w:pPr>
              <w:jc w:val="left"/>
            </w:pPr>
            <w:r>
              <w:rPr>
                <w:rFonts w:hint="eastAsia"/>
              </w:rPr>
              <w:t xml:space="preserve">                    "operation/operation",</w:t>
            </w:r>
          </w:p>
          <w:p w14:paraId="026BC163" w14:textId="77777777" w:rsidR="008B3837" w:rsidRDefault="008B3837" w:rsidP="006812EB">
            <w:pPr>
              <w:jc w:val="left"/>
            </w:pPr>
            <w:r>
              <w:rPr>
                <w:rFonts w:hint="eastAsia"/>
              </w:rPr>
              <w:t xml:space="preserve">                    "parameter/VAR_TEST",</w:t>
            </w:r>
          </w:p>
          <w:p w14:paraId="7AE6B6B2" w14:textId="77777777" w:rsidR="008B3837" w:rsidRDefault="008B3837" w:rsidP="006812EB">
            <w:pPr>
              <w:jc w:val="left"/>
            </w:pPr>
            <w:r>
              <w:rPr>
                <w:rFonts w:hint="eastAsia"/>
              </w:rPr>
              <w:t xml:space="preserve">                    "parameter/VAR_STR_TEST1",</w:t>
            </w:r>
          </w:p>
          <w:p w14:paraId="7FFBD2A8" w14:textId="77777777" w:rsidR="008B3837" w:rsidRDefault="008B3837" w:rsidP="006812EB">
            <w:pPr>
              <w:jc w:val="left"/>
            </w:pPr>
            <w:r>
              <w:rPr>
                <w:rFonts w:hint="eastAsia"/>
              </w:rPr>
              <w:t xml:space="preserve">                    "parameter/VAR_STR_TEST2",</w:t>
            </w:r>
          </w:p>
          <w:p w14:paraId="7ACD81DF" w14:textId="77777777" w:rsidR="008B3837" w:rsidRDefault="008B3837" w:rsidP="006812EB">
            <w:pPr>
              <w:jc w:val="left"/>
            </w:pPr>
            <w:r>
              <w:rPr>
                <w:rFonts w:hint="eastAsia"/>
              </w:rPr>
              <w:t xml:space="preserve">                    "parameter/</w:t>
            </w:r>
            <w:proofErr w:type="spellStart"/>
            <w:r>
              <w:rPr>
                <w:rFonts w:hint="eastAsia"/>
              </w:rPr>
              <w:t>VAR_null</w:t>
            </w:r>
            <w:proofErr w:type="spellEnd"/>
            <w:r>
              <w:rPr>
                <w:rFonts w:hint="eastAsia"/>
              </w:rPr>
              <w:t>",</w:t>
            </w:r>
          </w:p>
          <w:p w14:paraId="38FC382E" w14:textId="77777777" w:rsidR="008B3837" w:rsidRDefault="008B3837" w:rsidP="006812EB">
            <w:pPr>
              <w:jc w:val="left"/>
            </w:pPr>
            <w:r>
              <w:rPr>
                <w:rFonts w:hint="eastAsia"/>
              </w:rPr>
              <w:t xml:space="preserve">                    "parameter/VAR_NULL",</w:t>
            </w:r>
          </w:p>
          <w:p w14:paraId="3F041367" w14:textId="77777777" w:rsidR="008B3837" w:rsidRDefault="008B3837" w:rsidP="006812EB">
            <w:pPr>
              <w:jc w:val="left"/>
            </w:pPr>
            <w:r>
              <w:rPr>
                <w:rFonts w:hint="eastAsia"/>
              </w:rPr>
              <w:t xml:space="preserve">                    "parameter/</w:t>
            </w:r>
            <w:proofErr w:type="spellStart"/>
            <w:r>
              <w:rPr>
                <w:rFonts w:hint="eastAsia"/>
              </w:rPr>
              <w:t>VAR_STR_null</w:t>
            </w:r>
            <w:proofErr w:type="spellEnd"/>
            <w:r>
              <w:rPr>
                <w:rFonts w:hint="eastAsia"/>
              </w:rPr>
              <w:t>",</w:t>
            </w:r>
          </w:p>
          <w:p w14:paraId="1A693654" w14:textId="77777777" w:rsidR="008B3837" w:rsidRDefault="008B3837" w:rsidP="006812EB">
            <w:pPr>
              <w:jc w:val="left"/>
            </w:pPr>
            <w:r>
              <w:rPr>
                <w:rFonts w:hint="eastAsia"/>
              </w:rPr>
              <w:t xml:space="preserve">                    "parameter/VAR_STR_NULL",</w:t>
            </w:r>
          </w:p>
          <w:p w14:paraId="5155FB2C" w14:textId="77777777" w:rsidR="008B3837" w:rsidRDefault="008B3837" w:rsidP="006812EB">
            <w:pPr>
              <w:jc w:val="left"/>
            </w:pPr>
            <w:r>
              <w:rPr>
                <w:rFonts w:hint="eastAsia"/>
              </w:rPr>
              <w:t xml:space="preserve">                    "parameter/</w:t>
            </w:r>
            <w:proofErr w:type="spellStart"/>
            <w:r>
              <w:rPr>
                <w:rFonts w:hint="eastAsia"/>
              </w:rPr>
              <w:t>VAR_true</w:t>
            </w:r>
            <w:proofErr w:type="spellEnd"/>
            <w:r>
              <w:rPr>
                <w:rFonts w:hint="eastAsia"/>
              </w:rPr>
              <w:t>",</w:t>
            </w:r>
          </w:p>
          <w:p w14:paraId="6A91ABD6" w14:textId="77777777" w:rsidR="008B3837" w:rsidRDefault="008B3837" w:rsidP="006812EB">
            <w:pPr>
              <w:jc w:val="left"/>
            </w:pPr>
            <w:r>
              <w:rPr>
                <w:rFonts w:hint="eastAsia"/>
              </w:rPr>
              <w:t xml:space="preserve">                    "parameter/</w:t>
            </w:r>
            <w:proofErr w:type="spellStart"/>
            <w:r>
              <w:rPr>
                <w:rFonts w:hint="eastAsia"/>
              </w:rPr>
              <w:t>VAR_false</w:t>
            </w:r>
            <w:proofErr w:type="spellEnd"/>
            <w:r>
              <w:rPr>
                <w:rFonts w:hint="eastAsia"/>
              </w:rPr>
              <w:t>",</w:t>
            </w:r>
          </w:p>
          <w:p w14:paraId="717A1D50" w14:textId="77777777" w:rsidR="008B3837" w:rsidRDefault="008B3837" w:rsidP="006812EB">
            <w:pPr>
              <w:jc w:val="left"/>
            </w:pPr>
            <w:r>
              <w:rPr>
                <w:rFonts w:hint="eastAsia"/>
              </w:rPr>
              <w:t xml:space="preserve">                    "parameter/</w:t>
            </w:r>
            <w:proofErr w:type="spellStart"/>
            <w:r>
              <w:rPr>
                <w:rFonts w:hint="eastAsia"/>
              </w:rPr>
              <w:t>VAR_STR_true</w:t>
            </w:r>
            <w:proofErr w:type="spellEnd"/>
            <w:r>
              <w:rPr>
                <w:rFonts w:hint="eastAsia"/>
              </w:rPr>
              <w:t>",</w:t>
            </w:r>
          </w:p>
          <w:p w14:paraId="74C36777" w14:textId="77777777" w:rsidR="008B3837" w:rsidRDefault="008B3837" w:rsidP="006812EB">
            <w:pPr>
              <w:jc w:val="left"/>
            </w:pPr>
            <w:r>
              <w:rPr>
                <w:rFonts w:hint="eastAsia"/>
              </w:rPr>
              <w:t xml:space="preserve">                    "parameter/</w:t>
            </w:r>
            <w:proofErr w:type="spellStart"/>
            <w:r>
              <w:rPr>
                <w:rFonts w:hint="eastAsia"/>
              </w:rPr>
              <w:t>VAR_STR_false</w:t>
            </w:r>
            <w:proofErr w:type="spellEnd"/>
            <w:r>
              <w:rPr>
                <w:rFonts w:hint="eastAsia"/>
              </w:rPr>
              <w:t>",</w:t>
            </w:r>
          </w:p>
          <w:p w14:paraId="07654588" w14:textId="77777777" w:rsidR="008B3837" w:rsidRDefault="008B3837" w:rsidP="006812EB">
            <w:pPr>
              <w:jc w:val="left"/>
            </w:pPr>
            <w:r>
              <w:rPr>
                <w:rFonts w:hint="eastAsia"/>
              </w:rPr>
              <w:t xml:space="preserve">                    "parameter/VAR_YES",</w:t>
            </w:r>
          </w:p>
          <w:p w14:paraId="53292B47" w14:textId="77777777" w:rsidR="008B3837" w:rsidRDefault="008B3837" w:rsidP="006812EB">
            <w:pPr>
              <w:jc w:val="left"/>
            </w:pPr>
            <w:r>
              <w:rPr>
                <w:rFonts w:hint="eastAsia"/>
              </w:rPr>
              <w:t xml:space="preserve">                    "parameter/VAR_NO",</w:t>
            </w:r>
          </w:p>
          <w:p w14:paraId="6D6E1776" w14:textId="77777777" w:rsidR="008B3837" w:rsidRDefault="008B3837" w:rsidP="006812EB">
            <w:pPr>
              <w:jc w:val="left"/>
            </w:pPr>
            <w:r>
              <w:rPr>
                <w:rFonts w:hint="eastAsia"/>
              </w:rPr>
              <w:t xml:space="preserve">                    "parameter/VAR_STR_YES",</w:t>
            </w:r>
          </w:p>
          <w:p w14:paraId="3386ED73" w14:textId="77777777" w:rsidR="008B3837" w:rsidRDefault="008B3837" w:rsidP="006812EB">
            <w:pPr>
              <w:jc w:val="left"/>
            </w:pPr>
            <w:r>
              <w:rPr>
                <w:rFonts w:hint="eastAsia"/>
              </w:rPr>
              <w:t xml:space="preserve">                    "parameter/VAR_STR_NO",</w:t>
            </w:r>
          </w:p>
          <w:p w14:paraId="5A5017B0" w14:textId="77777777" w:rsidR="008B3837" w:rsidRDefault="008B3837" w:rsidP="006812EB">
            <w:pPr>
              <w:jc w:val="left"/>
            </w:pPr>
            <w:r>
              <w:rPr>
                <w:rFonts w:hint="eastAsia"/>
              </w:rPr>
              <w:t xml:space="preserve">                    "parameter/VAR_NON",</w:t>
            </w:r>
          </w:p>
          <w:p w14:paraId="4DA99CA5" w14:textId="77777777" w:rsidR="008B3837" w:rsidRDefault="008B3837" w:rsidP="006812EB">
            <w:pPr>
              <w:jc w:val="left"/>
            </w:pPr>
            <w:r>
              <w:rPr>
                <w:rFonts w:hint="eastAsia"/>
              </w:rPr>
              <w:t xml:space="preserve">                    "parameter/</w:t>
            </w:r>
            <w:proofErr w:type="spellStart"/>
            <w:r>
              <w:rPr>
                <w:rFonts w:hint="eastAsia"/>
              </w:rPr>
              <w:t>VAR_Quotation</w:t>
            </w:r>
            <w:proofErr w:type="spellEnd"/>
            <w:r>
              <w:rPr>
                <w:rFonts w:hint="eastAsia"/>
              </w:rPr>
              <w:t>",</w:t>
            </w:r>
          </w:p>
          <w:p w14:paraId="7EEB3A62" w14:textId="77777777" w:rsidR="008B3837" w:rsidRDefault="008B3837" w:rsidP="006812EB">
            <w:pPr>
              <w:jc w:val="left"/>
            </w:pPr>
            <w:r>
              <w:rPr>
                <w:rFonts w:hint="eastAsia"/>
              </w:rPr>
              <w:t xml:space="preserve">                    "parameter/</w:t>
            </w:r>
            <w:proofErr w:type="spellStart"/>
            <w:r>
              <w:rPr>
                <w:rFonts w:hint="eastAsia"/>
              </w:rPr>
              <w:t>VAR_WQuotation</w:t>
            </w:r>
            <w:proofErr w:type="spellEnd"/>
            <w:r>
              <w:rPr>
                <w:rFonts w:hint="eastAsia"/>
              </w:rPr>
              <w:t>",</w:t>
            </w:r>
          </w:p>
          <w:p w14:paraId="212BB6A4" w14:textId="77777777" w:rsidR="008B3837" w:rsidRDefault="008B3837" w:rsidP="006812EB">
            <w:pPr>
              <w:jc w:val="left"/>
            </w:pPr>
            <w:r>
              <w:rPr>
                <w:rFonts w:hint="eastAsia"/>
              </w:rPr>
              <w:lastRenderedPageBreak/>
              <w:t xml:space="preserve">                    "A</w:t>
            </w:r>
            <w:r>
              <w:t>ccess permission</w:t>
            </w:r>
            <w:r>
              <w:rPr>
                <w:rFonts w:hint="eastAsia"/>
              </w:rPr>
              <w:t>/A</w:t>
            </w:r>
            <w:r>
              <w:t>ccess permission role</w:t>
            </w:r>
            <w:r>
              <w:rPr>
                <w:rFonts w:hint="eastAsia"/>
              </w:rPr>
              <w:t>",</w:t>
            </w:r>
          </w:p>
          <w:p w14:paraId="250A80EE" w14:textId="77777777" w:rsidR="008B3837" w:rsidRDefault="008B3837" w:rsidP="006812EB">
            <w:pPr>
              <w:jc w:val="left"/>
            </w:pPr>
            <w:r>
              <w:rPr>
                <w:rFonts w:hint="eastAsia"/>
              </w:rPr>
              <w:t xml:space="preserve">                    "R</w:t>
            </w:r>
            <w:r>
              <w:t>emarks</w:t>
            </w:r>
            <w:r>
              <w:rPr>
                <w:rFonts w:hint="eastAsia"/>
              </w:rPr>
              <w:t>",</w:t>
            </w:r>
          </w:p>
          <w:p w14:paraId="1F00EBA7" w14:textId="77777777" w:rsidR="008B3837" w:rsidRDefault="008B3837" w:rsidP="006812EB">
            <w:pPr>
              <w:jc w:val="left"/>
            </w:pPr>
            <w:r>
              <w:rPr>
                <w:rFonts w:hint="eastAsia"/>
              </w:rPr>
              <w:t xml:space="preserve">                    "L</w:t>
            </w:r>
            <w:r>
              <w:t>ast updated</w:t>
            </w:r>
            <w:r>
              <w:rPr>
                <w:rFonts w:hint="eastAsia"/>
              </w:rPr>
              <w:t>",</w:t>
            </w:r>
          </w:p>
          <w:p w14:paraId="015D1A32" w14:textId="77777777" w:rsidR="008B3837" w:rsidRDefault="008B3837" w:rsidP="006812EB">
            <w:pPr>
              <w:jc w:val="left"/>
            </w:pPr>
            <w:r>
              <w:rPr>
                <w:rFonts w:hint="eastAsia"/>
              </w:rPr>
              <w:t xml:space="preserve">                    "L</w:t>
            </w:r>
            <w:r>
              <w:t>ast updated date for update</w:t>
            </w:r>
            <w:r>
              <w:rPr>
                <w:rFonts w:hint="eastAsia"/>
              </w:rPr>
              <w:t>",</w:t>
            </w:r>
          </w:p>
          <w:p w14:paraId="6BC2B04D" w14:textId="77777777" w:rsidR="008B3837" w:rsidRDefault="008B3837" w:rsidP="006812EB">
            <w:pPr>
              <w:jc w:val="left"/>
            </w:pPr>
            <w:r>
              <w:rPr>
                <w:rFonts w:hint="eastAsia"/>
              </w:rPr>
              <w:t xml:space="preserve">                    "L</w:t>
            </w:r>
            <w:r>
              <w:t>ast updated user</w:t>
            </w:r>
            <w:r>
              <w:rPr>
                <w:rFonts w:hint="eastAsia"/>
              </w:rPr>
              <w:t>"</w:t>
            </w:r>
          </w:p>
          <w:p w14:paraId="26F26666" w14:textId="77777777" w:rsidR="008B3837" w:rsidRDefault="008B3837" w:rsidP="006812EB">
            <w:pPr>
              <w:jc w:val="left"/>
            </w:pPr>
            <w:r>
              <w:t xml:space="preserve">                ],</w:t>
            </w:r>
          </w:p>
          <w:p w14:paraId="3C4F0FC7" w14:textId="77777777" w:rsidR="008B3837" w:rsidRDefault="008B3837" w:rsidP="006812EB">
            <w:pPr>
              <w:jc w:val="left"/>
            </w:pPr>
            <w:r>
              <w:t xml:space="preserve">                [</w:t>
            </w:r>
          </w:p>
          <w:p w14:paraId="401D0C07" w14:textId="77777777" w:rsidR="008B3837" w:rsidRDefault="008B3837" w:rsidP="006812EB">
            <w:pPr>
              <w:jc w:val="left"/>
            </w:pPr>
            <w:r>
              <w:t xml:space="preserve">                    null,</w:t>
            </w:r>
          </w:p>
          <w:p w14:paraId="35632E01" w14:textId="77777777" w:rsidR="008B3837" w:rsidRDefault="008B3837" w:rsidP="006812EB">
            <w:pPr>
              <w:jc w:val="left"/>
            </w:pPr>
            <w:r>
              <w:t xml:space="preserve">                    "",</w:t>
            </w:r>
          </w:p>
          <w:p w14:paraId="38E89E73" w14:textId="77777777" w:rsidR="008B3837" w:rsidRDefault="008B3837" w:rsidP="006812EB">
            <w:pPr>
              <w:jc w:val="left"/>
            </w:pPr>
            <w:r>
              <w:t xml:space="preserve">                    "1",</w:t>
            </w:r>
          </w:p>
          <w:p w14:paraId="4F13838F" w14:textId="77777777" w:rsidR="008B3837" w:rsidRDefault="008B3837" w:rsidP="006812EB">
            <w:pPr>
              <w:jc w:val="left"/>
            </w:pPr>
            <w:r>
              <w:t xml:space="preserve">                    "local",</w:t>
            </w:r>
          </w:p>
          <w:p w14:paraId="3AAAE05D" w14:textId="77777777" w:rsidR="008B3837" w:rsidRDefault="008B3837" w:rsidP="006812EB">
            <w:pPr>
              <w:jc w:val="left"/>
            </w:pPr>
            <w:r>
              <w:t xml:space="preserve">                    "1",</w:t>
            </w:r>
          </w:p>
          <w:p w14:paraId="486E1A57" w14:textId="77777777" w:rsidR="008B3837" w:rsidRDefault="008B3837" w:rsidP="006812EB">
            <w:pPr>
              <w:jc w:val="left"/>
            </w:pPr>
            <w:r>
              <w:t xml:space="preserve">                    "OP01",</w:t>
            </w:r>
          </w:p>
          <w:p w14:paraId="42F54B2E" w14:textId="77777777" w:rsidR="008B3837" w:rsidRDefault="008B3837" w:rsidP="006812EB">
            <w:pPr>
              <w:jc w:val="left"/>
            </w:pPr>
            <w:r>
              <w:t xml:space="preserve">                    "2021/11/17 13:30",</w:t>
            </w:r>
          </w:p>
          <w:p w14:paraId="5751F9CD" w14:textId="77777777" w:rsidR="008B3837" w:rsidRDefault="008B3837" w:rsidP="006812EB">
            <w:pPr>
              <w:jc w:val="left"/>
            </w:pPr>
            <w:r>
              <w:t xml:space="preserve">                    "2021/11/23 16:04",</w:t>
            </w:r>
          </w:p>
          <w:p w14:paraId="7EE9225B" w14:textId="77777777" w:rsidR="008B3837" w:rsidRDefault="008B3837" w:rsidP="006812EB">
            <w:pPr>
              <w:jc w:val="left"/>
            </w:pPr>
            <w:r>
              <w:t xml:space="preserve">                    "2021/11/17 13:30",</w:t>
            </w:r>
          </w:p>
          <w:p w14:paraId="50D80B0C" w14:textId="77777777" w:rsidR="008B3837" w:rsidRDefault="008B3837" w:rsidP="006812EB">
            <w:pPr>
              <w:jc w:val="left"/>
            </w:pPr>
            <w:r>
              <w:t xml:space="preserve">                    "2021/11/23 16:04_1:OP01",</w:t>
            </w:r>
          </w:p>
          <w:p w14:paraId="0B2CAD4B" w14:textId="77777777" w:rsidR="008B3837" w:rsidRDefault="008B3837" w:rsidP="006812EB">
            <w:pPr>
              <w:jc w:val="left"/>
            </w:pPr>
            <w:r>
              <w:t xml:space="preserve">                    "TEST",</w:t>
            </w:r>
          </w:p>
          <w:p w14:paraId="4C00D93B" w14:textId="77777777" w:rsidR="008B3837" w:rsidRDefault="008B3837" w:rsidP="006812EB">
            <w:pPr>
              <w:jc w:val="left"/>
            </w:pPr>
            <w:r>
              <w:t xml:space="preserve">                    "TEST1",</w:t>
            </w:r>
          </w:p>
          <w:p w14:paraId="579A951B" w14:textId="77777777" w:rsidR="008B3837" w:rsidRDefault="008B3837" w:rsidP="006812EB">
            <w:pPr>
              <w:jc w:val="left"/>
            </w:pPr>
            <w:r>
              <w:t xml:space="preserve">                    "TEST2",</w:t>
            </w:r>
          </w:p>
          <w:p w14:paraId="6057237E" w14:textId="77777777" w:rsidR="008B3837" w:rsidRDefault="008B3837" w:rsidP="006812EB">
            <w:pPr>
              <w:jc w:val="left"/>
            </w:pPr>
            <w:r>
              <w:t xml:space="preserve">                    null,</w:t>
            </w:r>
          </w:p>
          <w:p w14:paraId="09F98E31" w14:textId="77777777" w:rsidR="008B3837" w:rsidRDefault="008B3837" w:rsidP="006812EB">
            <w:pPr>
              <w:jc w:val="left"/>
            </w:pPr>
            <w:r>
              <w:t xml:space="preserve">                    null,</w:t>
            </w:r>
          </w:p>
          <w:p w14:paraId="45D0931D" w14:textId="77777777" w:rsidR="008B3837" w:rsidRDefault="008B3837" w:rsidP="006812EB">
            <w:pPr>
              <w:jc w:val="left"/>
            </w:pPr>
            <w:r>
              <w:t xml:space="preserve">                    "null",</w:t>
            </w:r>
          </w:p>
          <w:p w14:paraId="6DA8AAE8" w14:textId="77777777" w:rsidR="008B3837" w:rsidRDefault="008B3837" w:rsidP="006812EB">
            <w:pPr>
              <w:jc w:val="left"/>
            </w:pPr>
            <w:r>
              <w:t xml:space="preserve">                    "NULL",</w:t>
            </w:r>
          </w:p>
          <w:p w14:paraId="7AB16B48" w14:textId="77777777" w:rsidR="008B3837" w:rsidRDefault="008B3837" w:rsidP="006812EB">
            <w:pPr>
              <w:jc w:val="left"/>
            </w:pPr>
            <w:r>
              <w:t xml:space="preserve">                    "1",</w:t>
            </w:r>
          </w:p>
          <w:p w14:paraId="036DA3AB" w14:textId="77777777" w:rsidR="008B3837" w:rsidRDefault="008B3837" w:rsidP="006812EB">
            <w:pPr>
              <w:jc w:val="left"/>
            </w:pPr>
            <w:r>
              <w:t xml:space="preserve">                    "",</w:t>
            </w:r>
          </w:p>
          <w:p w14:paraId="202C8A00" w14:textId="77777777" w:rsidR="008B3837" w:rsidRDefault="008B3837" w:rsidP="006812EB">
            <w:pPr>
              <w:jc w:val="left"/>
            </w:pPr>
            <w:r>
              <w:t xml:space="preserve">                    "true",</w:t>
            </w:r>
          </w:p>
          <w:p w14:paraId="67B6E249" w14:textId="77777777" w:rsidR="008B3837" w:rsidRDefault="008B3837" w:rsidP="006812EB">
            <w:pPr>
              <w:jc w:val="left"/>
            </w:pPr>
            <w:r>
              <w:t xml:space="preserve">                    "false",</w:t>
            </w:r>
          </w:p>
          <w:p w14:paraId="6E1404E0" w14:textId="77777777" w:rsidR="008B3837" w:rsidRDefault="008B3837" w:rsidP="006812EB">
            <w:pPr>
              <w:jc w:val="left"/>
            </w:pPr>
            <w:r>
              <w:t xml:space="preserve">                    "1",</w:t>
            </w:r>
          </w:p>
          <w:p w14:paraId="110BF6F8" w14:textId="77777777" w:rsidR="008B3837" w:rsidRDefault="008B3837" w:rsidP="006812EB">
            <w:pPr>
              <w:jc w:val="left"/>
            </w:pPr>
            <w:r>
              <w:t xml:space="preserve">                    "",</w:t>
            </w:r>
          </w:p>
          <w:p w14:paraId="130E49A9" w14:textId="77777777" w:rsidR="008B3837" w:rsidRDefault="008B3837" w:rsidP="006812EB">
            <w:pPr>
              <w:jc w:val="left"/>
            </w:pPr>
            <w:r>
              <w:t xml:space="preserve">                    "YES",</w:t>
            </w:r>
          </w:p>
          <w:p w14:paraId="262C8966" w14:textId="77777777" w:rsidR="008B3837" w:rsidRDefault="008B3837" w:rsidP="006812EB">
            <w:pPr>
              <w:jc w:val="left"/>
            </w:pPr>
            <w:r>
              <w:t xml:space="preserve">                    "NO",</w:t>
            </w:r>
          </w:p>
          <w:p w14:paraId="159FDFF4" w14:textId="77777777" w:rsidR="008B3837" w:rsidRDefault="008B3837" w:rsidP="006812EB">
            <w:pPr>
              <w:jc w:val="left"/>
            </w:pPr>
            <w:r>
              <w:t xml:space="preserve">                    null,</w:t>
            </w:r>
          </w:p>
          <w:p w14:paraId="315F5B93" w14:textId="77777777" w:rsidR="008B3837" w:rsidRDefault="008B3837" w:rsidP="006812EB">
            <w:pPr>
              <w:jc w:val="left"/>
            </w:pPr>
            <w:r>
              <w:t xml:space="preserve">                    null,</w:t>
            </w:r>
          </w:p>
          <w:p w14:paraId="3248D844" w14:textId="77777777" w:rsidR="008B3837" w:rsidRDefault="008B3837" w:rsidP="006812EB">
            <w:pPr>
              <w:jc w:val="left"/>
            </w:pPr>
            <w:r>
              <w:t xml:space="preserve">                    null,</w:t>
            </w:r>
          </w:p>
          <w:p w14:paraId="2F9D7595" w14:textId="77777777" w:rsidR="008B3837" w:rsidRDefault="008B3837" w:rsidP="006812EB">
            <w:pPr>
              <w:jc w:val="left"/>
            </w:pPr>
            <w:r>
              <w:t xml:space="preserve">                    "",</w:t>
            </w:r>
          </w:p>
          <w:p w14:paraId="46B4968B" w14:textId="77777777" w:rsidR="008B3837" w:rsidRDefault="008B3837" w:rsidP="006812EB">
            <w:pPr>
              <w:jc w:val="left"/>
            </w:pPr>
            <w:r>
              <w:t xml:space="preserve">                    null,</w:t>
            </w:r>
          </w:p>
          <w:p w14:paraId="19001BEE" w14:textId="77777777" w:rsidR="008B3837" w:rsidRDefault="008B3837" w:rsidP="006812EB">
            <w:pPr>
              <w:jc w:val="left"/>
            </w:pPr>
            <w:r>
              <w:t xml:space="preserve">                    "2021/11/17 16:04:28",</w:t>
            </w:r>
          </w:p>
          <w:p w14:paraId="343C2D3D" w14:textId="77777777" w:rsidR="008B3837" w:rsidRDefault="008B3837" w:rsidP="006812EB">
            <w:pPr>
              <w:jc w:val="left"/>
            </w:pPr>
            <w:r>
              <w:t xml:space="preserve">                    "T_20211117160428242847",</w:t>
            </w:r>
          </w:p>
          <w:p w14:paraId="03A04459" w14:textId="77777777" w:rsidR="008B3837" w:rsidRDefault="008B3837" w:rsidP="006812EB">
            <w:pPr>
              <w:jc w:val="left"/>
            </w:pPr>
            <w:r>
              <w:rPr>
                <w:rFonts w:hint="eastAsia"/>
              </w:rPr>
              <w:t xml:space="preserve">                    "s</w:t>
            </w:r>
            <w:r>
              <w:t>ystem administrator</w:t>
            </w:r>
            <w:r>
              <w:rPr>
                <w:rFonts w:hint="eastAsia"/>
              </w:rPr>
              <w:t>"</w:t>
            </w:r>
          </w:p>
          <w:p w14:paraId="366AACE0" w14:textId="77777777" w:rsidR="008B3837" w:rsidRDefault="008B3837" w:rsidP="006812EB">
            <w:pPr>
              <w:jc w:val="left"/>
            </w:pPr>
            <w:r>
              <w:t xml:space="preserve">                ]</w:t>
            </w:r>
          </w:p>
          <w:p w14:paraId="3576DD1A" w14:textId="77777777" w:rsidR="008B3837" w:rsidRDefault="008B3837" w:rsidP="006812EB">
            <w:pPr>
              <w:jc w:val="left"/>
            </w:pPr>
            <w:r>
              <w:t xml:space="preserve">            ],</w:t>
            </w:r>
          </w:p>
          <w:p w14:paraId="2C0CEC1D" w14:textId="77777777" w:rsidR="008B3837" w:rsidRDefault="008B3837" w:rsidP="006812EB">
            <w:pPr>
              <w:jc w:val="left"/>
            </w:pPr>
            <w:r>
              <w:t xml:space="preserve">            "UPLOAD_FILE": []</w:t>
            </w:r>
          </w:p>
          <w:p w14:paraId="06CADAD2" w14:textId="77777777" w:rsidR="008B3837" w:rsidRDefault="008B3837" w:rsidP="006812EB">
            <w:pPr>
              <w:jc w:val="left"/>
            </w:pPr>
            <w:r>
              <w:t xml:space="preserve">        }</w:t>
            </w:r>
          </w:p>
          <w:p w14:paraId="2F396C4D" w14:textId="77777777" w:rsidR="008B3837" w:rsidRDefault="008B3837" w:rsidP="006812EB">
            <w:pPr>
              <w:jc w:val="left"/>
            </w:pPr>
            <w:r>
              <w:t xml:space="preserve">    }</w:t>
            </w:r>
          </w:p>
          <w:p w14:paraId="48FCA0C9" w14:textId="77777777" w:rsidR="008B3837" w:rsidRPr="00D01D38" w:rsidRDefault="008B3837" w:rsidP="006812EB">
            <w:pPr>
              <w:jc w:val="left"/>
            </w:pPr>
            <w:r>
              <w:t>}</w:t>
            </w:r>
          </w:p>
        </w:tc>
      </w:tr>
    </w:tbl>
    <w:p w14:paraId="0BEDF7C5" w14:textId="77777777" w:rsidR="008B3837" w:rsidRDefault="008B3837" w:rsidP="008B3837">
      <w:pPr>
        <w:pStyle w:val="26"/>
        <w:ind w:leftChars="0" w:left="0"/>
        <w:jc w:val="left"/>
      </w:pPr>
    </w:p>
    <w:p w14:paraId="4346ED4C" w14:textId="77777777" w:rsidR="008B3837" w:rsidRPr="00CE0420" w:rsidRDefault="008B3837" w:rsidP="008B3837">
      <w:pPr>
        <w:pStyle w:val="30"/>
        <w:numPr>
          <w:ilvl w:val="2"/>
          <w:numId w:val="17"/>
        </w:numPr>
      </w:pPr>
      <w:bookmarkStart w:id="62" w:name="_Toc93499541"/>
      <w:r>
        <w:lastRenderedPageBreak/>
        <w:t>Selecting upload file from multiple file with same name</w:t>
      </w:r>
      <w:bookmarkEnd w:id="62"/>
    </w:p>
    <w:p w14:paraId="130A674F" w14:textId="77777777" w:rsidR="008B3837" w:rsidRPr="006A5696" w:rsidRDefault="008B3837" w:rsidP="008B3837">
      <w:pPr>
        <w:pStyle w:val="26"/>
        <w:ind w:leftChars="0" w:left="0"/>
        <w:jc w:val="left"/>
        <w:rPr>
          <w:rFonts w:eastAsia="ＭＳ Ｐゴシック" w:cs="Times New Roman"/>
          <w:szCs w:val="21"/>
        </w:rPr>
      </w:pPr>
      <w:r>
        <w:rPr>
          <w:rFonts w:eastAsia="ＭＳ Ｐゴシック" w:cs="Times New Roman"/>
          <w:szCs w:val="21"/>
        </w:rPr>
        <w:t xml:space="preserve">Selecting upload file when collectable file output by </w:t>
      </w:r>
      <w:proofErr w:type="spellStart"/>
      <w:r w:rsidRPr="00115CEE">
        <w:rPr>
          <w:rFonts w:eastAsia="ＭＳ Ｐゴシック" w:cs="Times New Roman" w:hint="eastAsia"/>
          <w:szCs w:val="21"/>
        </w:rPr>
        <w:t>Yaml</w:t>
      </w:r>
      <w:proofErr w:type="spellEnd"/>
      <w:r>
        <w:rPr>
          <w:rFonts w:eastAsia="ＭＳ Ｐゴシック" w:cs="Times New Roman"/>
          <w:szCs w:val="21"/>
        </w:rPr>
        <w:t xml:space="preserve"> format</w:t>
      </w:r>
      <w:r>
        <w:rPr>
          <w:rFonts w:eastAsia="ＭＳ Ｐゴシック" w:cs="Times New Roman" w:hint="eastAsia"/>
          <w:szCs w:val="21"/>
        </w:rPr>
        <w:t xml:space="preserve"> </w:t>
      </w:r>
      <w:r>
        <w:rPr>
          <w:rFonts w:eastAsia="ＭＳ Ｐゴシック" w:cs="Times New Roman"/>
          <w:szCs w:val="21"/>
        </w:rPr>
        <w:t xml:space="preserve">with </w:t>
      </w:r>
      <w:r>
        <w:rPr>
          <w:rFonts w:eastAsia="ＭＳ Ｐゴシック" w:cs="Times New Roman" w:hint="eastAsia"/>
          <w:szCs w:val="21"/>
        </w:rPr>
        <w:t>s</w:t>
      </w:r>
      <w:r>
        <w:rPr>
          <w:rFonts w:eastAsia="ＭＳ Ｐゴシック" w:cs="Times New Roman"/>
          <w:szCs w:val="21"/>
        </w:rPr>
        <w:t>ame file name and same host</w:t>
      </w:r>
      <w:r>
        <w:rPr>
          <w:rFonts w:eastAsia="ＭＳ Ｐゴシック" w:cs="Times New Roman" w:hint="eastAsia"/>
          <w:szCs w:val="21"/>
        </w:rPr>
        <w:t xml:space="preserve"> </w:t>
      </w:r>
      <w:r>
        <w:rPr>
          <w:rFonts w:eastAsia="ＭＳ Ｐゴシック" w:cs="Times New Roman"/>
          <w:szCs w:val="21"/>
        </w:rPr>
        <w:t xml:space="preserve">but </w:t>
      </w:r>
      <w:r>
        <w:rPr>
          <w:rFonts w:eastAsia="ＭＳ Ｐゴシック" w:cs="Times New Roman" w:hint="eastAsia"/>
          <w:szCs w:val="21"/>
        </w:rPr>
        <w:t>d</w:t>
      </w:r>
      <w:r>
        <w:rPr>
          <w:rFonts w:eastAsia="ＭＳ Ｐゴシック" w:cs="Times New Roman"/>
          <w:szCs w:val="21"/>
        </w:rPr>
        <w:t>ifferent hierarchy are as listed.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8B3837" w14:paraId="6567BFC5" w14:textId="77777777" w:rsidTr="006812EB">
        <w:tc>
          <w:tcPr>
            <w:tcW w:w="9627" w:type="dxa"/>
          </w:tcPr>
          <w:p w14:paraId="112A0E5B" w14:textId="77777777" w:rsidR="008B3837" w:rsidRPr="00533A46" w:rsidRDefault="008B3837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  <w:r w:rsidRPr="00533A46">
              <w:rPr>
                <w:rFonts w:hint="eastAsia"/>
                <w:color w:val="000000" w:themeColor="text1"/>
                <w:sz w:val="20"/>
                <w:szCs w:val="20"/>
              </w:rPr>
              <w:t>e</w:t>
            </w:r>
            <w:r w:rsidRPr="00533A46">
              <w:rPr>
                <w:color w:val="000000" w:themeColor="text1"/>
                <w:sz w:val="20"/>
                <w:szCs w:val="20"/>
              </w:rPr>
              <w:t>.g.)</w:t>
            </w:r>
            <w:r w:rsidRPr="00533A46">
              <w:rPr>
                <w:rFonts w:hint="eastAsia"/>
                <w:color w:val="000000" w:themeColor="text1"/>
                <w:sz w:val="20"/>
                <w:szCs w:val="20"/>
              </w:rPr>
              <w:t xml:space="preserve">　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c</w:t>
            </w:r>
            <w:r>
              <w:rPr>
                <w:color w:val="000000" w:themeColor="text1"/>
                <w:sz w:val="20"/>
                <w:szCs w:val="20"/>
              </w:rPr>
              <w:t>ollectable file path and directory structure</w:t>
            </w:r>
          </w:p>
          <w:p w14:paraId="15756592" w14:textId="77777777" w:rsidR="008B3837" w:rsidRDefault="008B3837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  <w:r w:rsidRPr="00CD3CC3">
              <w:rPr>
                <w:rFonts w:hint="eastAsia"/>
                <w:color w:val="000000" w:themeColor="text1"/>
                <w:sz w:val="20"/>
                <w:szCs w:val="20"/>
              </w:rPr>
              <w:t>【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U</w:t>
            </w:r>
            <w:r>
              <w:rPr>
                <w:color w:val="000000" w:themeColor="text1"/>
                <w:sz w:val="20"/>
                <w:szCs w:val="20"/>
              </w:rPr>
              <w:t>pper directory</w:t>
            </w:r>
            <w:r w:rsidRPr="00CD3CC3">
              <w:rPr>
                <w:rFonts w:hint="eastAsia"/>
                <w:color w:val="000000" w:themeColor="text1"/>
                <w:sz w:val="20"/>
                <w:szCs w:val="20"/>
              </w:rPr>
              <w:t>】</w:t>
            </w:r>
          </w:p>
          <w:p w14:paraId="53C64178" w14:textId="77777777" w:rsidR="008B3837" w:rsidRPr="00B53841" w:rsidRDefault="008B3837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  <w:r w:rsidRPr="00B53841">
              <w:rPr>
                <w:color w:val="000000" w:themeColor="text1"/>
                <w:sz w:val="20"/>
                <w:szCs w:val="20"/>
              </w:rPr>
              <w:t xml:space="preserve">      </w:t>
            </w:r>
            <w:r>
              <w:rPr>
                <w:color w:val="000000" w:themeColor="text1"/>
                <w:sz w:val="20"/>
                <w:szCs w:val="20"/>
              </w:rPr>
              <w:t xml:space="preserve">|-  </w:t>
            </w:r>
            <w:r>
              <w:rPr>
                <w:sz w:val="20"/>
                <w:szCs w:val="20"/>
              </w:rPr>
              <w:t>_</w:t>
            </w:r>
            <w:r w:rsidRPr="004233CE">
              <w:rPr>
                <w:sz w:val="20"/>
                <w:szCs w:val="20"/>
              </w:rPr>
              <w:t>parameters</w:t>
            </w:r>
            <w:r>
              <w:rPr>
                <w:sz w:val="20"/>
                <w:szCs w:val="20"/>
              </w:rPr>
              <w:t xml:space="preserve">           </w:t>
            </w:r>
            <w:r>
              <w:rPr>
                <w:rFonts w:hint="eastAsia"/>
                <w:sz w:val="20"/>
                <w:szCs w:val="20"/>
              </w:rPr>
              <w:t xml:space="preserve">　</w:t>
            </w:r>
          </w:p>
          <w:p w14:paraId="77CA719B" w14:textId="77777777" w:rsidR="008B3837" w:rsidRPr="00EA09D7" w:rsidRDefault="008B3837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  <w:r w:rsidRPr="00B53841">
              <w:rPr>
                <w:color w:val="000000" w:themeColor="text1"/>
                <w:sz w:val="20"/>
                <w:szCs w:val="20"/>
              </w:rPr>
              <w:t xml:space="preserve">      </w:t>
            </w:r>
            <w:r w:rsidRPr="00EA09D7">
              <w:rPr>
                <w:rFonts w:hint="eastAsia"/>
                <w:color w:val="000000" w:themeColor="text1"/>
                <w:sz w:val="20"/>
                <w:szCs w:val="20"/>
              </w:rPr>
              <w:t>|</w:t>
            </w:r>
            <w:r w:rsidRPr="00EA09D7">
              <w:rPr>
                <w:color w:val="000000" w:themeColor="text1"/>
                <w:sz w:val="20"/>
                <w:szCs w:val="20"/>
              </w:rPr>
              <w:t xml:space="preserve">   |-  localhost      </w:t>
            </w:r>
            <w:r>
              <w:rPr>
                <w:color w:val="000000" w:themeColor="text1"/>
                <w:sz w:val="20"/>
                <w:szCs w:val="20"/>
              </w:rPr>
              <w:t xml:space="preserve">    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　</w:t>
            </w:r>
          </w:p>
          <w:p w14:paraId="2C753F6C" w14:textId="77777777" w:rsidR="008B3837" w:rsidRPr="00EA09D7" w:rsidRDefault="008B3837" w:rsidP="006812EB">
            <w:pPr>
              <w:jc w:val="left"/>
            </w:pPr>
            <w:r w:rsidRPr="00EA09D7">
              <w:rPr>
                <w:color w:val="000000" w:themeColor="text1"/>
                <w:sz w:val="20"/>
                <w:szCs w:val="20"/>
              </w:rPr>
              <w:t xml:space="preserve">      |       |-  </w:t>
            </w:r>
            <w:proofErr w:type="spellStart"/>
            <w:r w:rsidRPr="00EA09D7">
              <w:rPr>
                <w:color w:val="000000" w:themeColor="text1"/>
                <w:sz w:val="20"/>
                <w:szCs w:val="20"/>
              </w:rPr>
              <w:t>SAMPLE.yml</w:t>
            </w:r>
            <w:proofErr w:type="spellEnd"/>
            <w:r>
              <w:rPr>
                <w:color w:val="000000" w:themeColor="text1"/>
                <w:sz w:val="20"/>
                <w:szCs w:val="20"/>
              </w:rPr>
              <w:t xml:space="preserve">  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　</w:t>
            </w:r>
          </w:p>
          <w:p w14:paraId="290ECC4E" w14:textId="77777777" w:rsidR="008B3837" w:rsidRPr="00EA09D7" w:rsidRDefault="008B3837" w:rsidP="006812EB">
            <w:pPr>
              <w:jc w:val="left"/>
            </w:pPr>
            <w:r w:rsidRPr="00EA09D7">
              <w:rPr>
                <w:color w:val="000000" w:themeColor="text1"/>
                <w:sz w:val="20"/>
                <w:szCs w:val="20"/>
              </w:rPr>
              <w:t xml:space="preserve">      |-  _</w:t>
            </w:r>
            <w:proofErr w:type="spellStart"/>
            <w:r w:rsidRPr="00EA09D7">
              <w:rPr>
                <w:color w:val="000000" w:themeColor="text1"/>
                <w:sz w:val="20"/>
                <w:szCs w:val="20"/>
              </w:rPr>
              <w:t>parameters_file</w:t>
            </w:r>
            <w:proofErr w:type="spellEnd"/>
            <w:r w:rsidRPr="00EA09D7">
              <w:rPr>
                <w:color w:val="000000" w:themeColor="text1"/>
                <w:sz w:val="20"/>
                <w:szCs w:val="20"/>
              </w:rPr>
              <w:t xml:space="preserve">         </w:t>
            </w:r>
          </w:p>
          <w:p w14:paraId="37C09D69" w14:textId="77777777" w:rsidR="008B3837" w:rsidRPr="00EA09D7" w:rsidRDefault="008B3837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  <w:r w:rsidRPr="00EA09D7">
              <w:rPr>
                <w:color w:val="000000" w:themeColor="text1"/>
                <w:sz w:val="20"/>
                <w:szCs w:val="20"/>
              </w:rPr>
              <w:t xml:space="preserve">      </w:t>
            </w:r>
            <w:r w:rsidRPr="00EA09D7">
              <w:rPr>
                <w:rFonts w:hint="eastAsia"/>
                <w:color w:val="000000" w:themeColor="text1"/>
                <w:sz w:val="20"/>
                <w:szCs w:val="20"/>
              </w:rPr>
              <w:t>|</w:t>
            </w:r>
            <w:r w:rsidRPr="00EA09D7">
              <w:rPr>
                <w:color w:val="000000" w:themeColor="text1"/>
                <w:sz w:val="20"/>
                <w:szCs w:val="20"/>
              </w:rPr>
              <w:t xml:space="preserve">   |-  localhost      </w:t>
            </w:r>
            <w:r>
              <w:rPr>
                <w:color w:val="000000" w:themeColor="text1"/>
                <w:sz w:val="20"/>
                <w:szCs w:val="20"/>
              </w:rPr>
              <w:t xml:space="preserve">     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　</w:t>
            </w:r>
          </w:p>
          <w:p w14:paraId="73638D26" w14:textId="77777777" w:rsidR="008B3837" w:rsidRDefault="008B3837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  <w:r w:rsidRPr="00EA09D7">
              <w:rPr>
                <w:color w:val="000000" w:themeColor="text1"/>
                <w:sz w:val="20"/>
                <w:szCs w:val="20"/>
              </w:rPr>
              <w:t xml:space="preserve">        </w:t>
            </w:r>
            <w:r w:rsidRPr="00EA09D7">
              <w:rPr>
                <w:rFonts w:hint="eastAsia"/>
                <w:color w:val="000000" w:themeColor="text1"/>
                <w:sz w:val="20"/>
                <w:szCs w:val="20"/>
              </w:rPr>
              <w:t xml:space="preserve">　　　　</w:t>
            </w:r>
            <w:r>
              <w:rPr>
                <w:color w:val="000000" w:themeColor="text1"/>
                <w:sz w:val="20"/>
                <w:szCs w:val="20"/>
              </w:rPr>
              <w:t>|-  APP001</w:t>
            </w:r>
          </w:p>
          <w:p w14:paraId="4D2AD9FF" w14:textId="77777777" w:rsidR="008B3837" w:rsidRPr="00810453" w:rsidRDefault="008B3837" w:rsidP="006812EB">
            <w:pPr>
              <w:ind w:firstLineChars="150" w:firstLine="300"/>
              <w:jc w:val="left"/>
              <w:rPr>
                <w:color w:val="000000" w:themeColor="text1"/>
                <w:sz w:val="20"/>
                <w:szCs w:val="20"/>
              </w:rPr>
            </w:pPr>
            <w:r w:rsidRPr="00EA09D7">
              <w:rPr>
                <w:color w:val="000000" w:themeColor="text1"/>
                <w:sz w:val="20"/>
                <w:szCs w:val="20"/>
              </w:rPr>
              <w:t xml:space="preserve">        </w:t>
            </w:r>
            <w:r w:rsidRPr="00EA09D7">
              <w:rPr>
                <w:rFonts w:hint="eastAsia"/>
                <w:color w:val="000000" w:themeColor="text1"/>
                <w:sz w:val="20"/>
                <w:szCs w:val="20"/>
              </w:rPr>
              <w:t xml:space="preserve">　　　　</w:t>
            </w:r>
            <w:r>
              <w:rPr>
                <w:color w:val="000000" w:themeColor="text1"/>
                <w:sz w:val="20"/>
                <w:szCs w:val="20"/>
              </w:rPr>
              <w:t xml:space="preserve">|-  </w:t>
            </w:r>
            <w:proofErr w:type="spellStart"/>
            <w:r w:rsidRPr="001864E5">
              <w:rPr>
                <w:color w:val="FF0000"/>
                <w:sz w:val="20"/>
                <w:szCs w:val="20"/>
              </w:rPr>
              <w:t>config</w:t>
            </w:r>
            <w:proofErr w:type="spellEnd"/>
            <w:r>
              <w:rPr>
                <w:color w:val="FF0000"/>
                <w:sz w:val="20"/>
                <w:szCs w:val="20"/>
              </w:rPr>
              <w:t xml:space="preserve">                   </w:t>
            </w:r>
            <w:r w:rsidRPr="007E0824">
              <w:rPr>
                <w:color w:val="FF0000"/>
                <w:sz w:val="20"/>
                <w:szCs w:val="20"/>
              </w:rPr>
              <w:t>#</w:t>
            </w:r>
            <w:r>
              <w:rPr>
                <w:rFonts w:hint="eastAsia"/>
                <w:color w:val="FF0000"/>
                <w:sz w:val="20"/>
                <w:szCs w:val="20"/>
              </w:rPr>
              <w:t>①</w:t>
            </w:r>
          </w:p>
          <w:p w14:paraId="7FF9FAC0" w14:textId="77777777" w:rsidR="008B3837" w:rsidRDefault="008B3837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  <w:r w:rsidRPr="00EA09D7">
              <w:rPr>
                <w:color w:val="000000" w:themeColor="text1"/>
                <w:sz w:val="20"/>
                <w:szCs w:val="20"/>
              </w:rPr>
              <w:t xml:space="preserve">        </w:t>
            </w:r>
            <w:r w:rsidRPr="00EA09D7">
              <w:rPr>
                <w:rFonts w:hint="eastAsia"/>
                <w:color w:val="000000" w:themeColor="text1"/>
                <w:sz w:val="20"/>
                <w:szCs w:val="20"/>
              </w:rPr>
              <w:t xml:space="preserve">　　　　</w:t>
            </w:r>
            <w:r>
              <w:rPr>
                <w:color w:val="000000" w:themeColor="text1"/>
                <w:sz w:val="20"/>
                <w:szCs w:val="20"/>
              </w:rPr>
              <w:t>|-  APP002</w:t>
            </w:r>
          </w:p>
          <w:p w14:paraId="3415A644" w14:textId="77777777" w:rsidR="008B3837" w:rsidRPr="001864E5" w:rsidRDefault="008B3837" w:rsidP="006812EB">
            <w:pPr>
              <w:ind w:firstLineChars="150" w:firstLine="300"/>
              <w:jc w:val="left"/>
              <w:rPr>
                <w:color w:val="FF0000"/>
                <w:sz w:val="20"/>
                <w:szCs w:val="20"/>
              </w:rPr>
            </w:pPr>
            <w:r w:rsidRPr="00EA09D7">
              <w:rPr>
                <w:color w:val="000000" w:themeColor="text1"/>
                <w:sz w:val="20"/>
                <w:szCs w:val="20"/>
              </w:rPr>
              <w:t xml:space="preserve">        </w:t>
            </w:r>
            <w:r w:rsidRPr="00EA09D7">
              <w:rPr>
                <w:rFonts w:hint="eastAsia"/>
                <w:color w:val="000000" w:themeColor="text1"/>
                <w:sz w:val="20"/>
                <w:szCs w:val="20"/>
              </w:rPr>
              <w:t xml:space="preserve">　　　　</w:t>
            </w:r>
            <w:r>
              <w:rPr>
                <w:color w:val="000000" w:themeColor="text1"/>
                <w:sz w:val="20"/>
                <w:szCs w:val="20"/>
              </w:rPr>
              <w:t xml:space="preserve">|-  </w:t>
            </w:r>
            <w:proofErr w:type="spellStart"/>
            <w:r w:rsidRPr="001864E5">
              <w:rPr>
                <w:color w:val="FF0000"/>
                <w:sz w:val="20"/>
                <w:szCs w:val="20"/>
              </w:rPr>
              <w:t>config</w:t>
            </w:r>
            <w:proofErr w:type="spellEnd"/>
            <w:r>
              <w:rPr>
                <w:color w:val="FF0000"/>
                <w:sz w:val="20"/>
                <w:szCs w:val="20"/>
              </w:rPr>
              <w:t xml:space="preserve">                   </w:t>
            </w:r>
            <w:r w:rsidRPr="007E0824">
              <w:rPr>
                <w:color w:val="FF0000"/>
                <w:sz w:val="20"/>
                <w:szCs w:val="20"/>
              </w:rPr>
              <w:t>#</w:t>
            </w:r>
            <w:r>
              <w:rPr>
                <w:rFonts w:hint="eastAsia"/>
                <w:color w:val="FF0000"/>
                <w:sz w:val="20"/>
                <w:szCs w:val="20"/>
              </w:rPr>
              <w:t>②</w:t>
            </w:r>
          </w:p>
          <w:p w14:paraId="3D9844C3" w14:textId="77777777" w:rsidR="008B3837" w:rsidRDefault="008B3837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  <w:r w:rsidRPr="00EA09D7">
              <w:rPr>
                <w:color w:val="000000" w:themeColor="text1"/>
                <w:sz w:val="20"/>
                <w:szCs w:val="20"/>
              </w:rPr>
              <w:t xml:space="preserve">        </w:t>
            </w:r>
            <w:r w:rsidRPr="00EA09D7">
              <w:rPr>
                <w:rFonts w:hint="eastAsia"/>
                <w:color w:val="000000" w:themeColor="text1"/>
                <w:sz w:val="20"/>
                <w:szCs w:val="20"/>
              </w:rPr>
              <w:t xml:space="preserve">　　　　</w:t>
            </w:r>
            <w:r>
              <w:rPr>
                <w:color w:val="000000" w:themeColor="text1"/>
                <w:sz w:val="20"/>
                <w:szCs w:val="20"/>
              </w:rPr>
              <w:t>|-  APP003</w:t>
            </w:r>
          </w:p>
          <w:p w14:paraId="1592C050" w14:textId="77777777" w:rsidR="008B3837" w:rsidRPr="002C7925" w:rsidRDefault="008B3837" w:rsidP="006812EB">
            <w:pPr>
              <w:ind w:firstLineChars="150" w:firstLine="300"/>
              <w:jc w:val="left"/>
              <w:rPr>
                <w:color w:val="000000" w:themeColor="text1"/>
                <w:sz w:val="20"/>
                <w:szCs w:val="20"/>
              </w:rPr>
            </w:pPr>
            <w:r w:rsidRPr="00EA09D7">
              <w:rPr>
                <w:color w:val="000000" w:themeColor="text1"/>
                <w:sz w:val="20"/>
                <w:szCs w:val="20"/>
              </w:rPr>
              <w:t xml:space="preserve">        </w:t>
            </w:r>
            <w:r w:rsidRPr="00EA09D7">
              <w:rPr>
                <w:rFonts w:hint="eastAsia"/>
                <w:color w:val="000000" w:themeColor="text1"/>
                <w:sz w:val="20"/>
                <w:szCs w:val="20"/>
              </w:rPr>
              <w:t xml:space="preserve">　　　　</w:t>
            </w:r>
            <w:r>
              <w:rPr>
                <w:color w:val="000000" w:themeColor="text1"/>
                <w:sz w:val="20"/>
                <w:szCs w:val="20"/>
              </w:rPr>
              <w:t xml:space="preserve">|-  </w:t>
            </w:r>
            <w:proofErr w:type="spellStart"/>
            <w:r w:rsidRPr="001864E5">
              <w:rPr>
                <w:color w:val="FF0000"/>
                <w:sz w:val="20"/>
                <w:szCs w:val="20"/>
              </w:rPr>
              <w:t>config</w:t>
            </w:r>
            <w:proofErr w:type="spellEnd"/>
            <w:r>
              <w:rPr>
                <w:color w:val="FF0000"/>
                <w:sz w:val="20"/>
                <w:szCs w:val="20"/>
              </w:rPr>
              <w:t xml:space="preserve">                   </w:t>
            </w:r>
            <w:r w:rsidRPr="007E0824">
              <w:rPr>
                <w:color w:val="FF0000"/>
                <w:sz w:val="20"/>
                <w:szCs w:val="20"/>
              </w:rPr>
              <w:t>#</w:t>
            </w:r>
            <w:r>
              <w:rPr>
                <w:rFonts w:hint="eastAsia"/>
                <w:color w:val="FF0000"/>
                <w:sz w:val="20"/>
                <w:szCs w:val="20"/>
              </w:rPr>
              <w:t>③</w:t>
            </w:r>
          </w:p>
          <w:p w14:paraId="39E87DE0" w14:textId="77777777" w:rsidR="008B3837" w:rsidRDefault="008B3837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  <w:r w:rsidRPr="00EA09D7">
              <w:rPr>
                <w:color w:val="000000" w:themeColor="text1"/>
                <w:sz w:val="20"/>
                <w:szCs w:val="20"/>
              </w:rPr>
              <w:t xml:space="preserve">        </w:t>
            </w:r>
            <w:r w:rsidRPr="00EA09D7">
              <w:rPr>
                <w:rFonts w:hint="eastAsia"/>
                <w:color w:val="000000" w:themeColor="text1"/>
                <w:sz w:val="20"/>
                <w:szCs w:val="20"/>
              </w:rPr>
              <w:t xml:space="preserve">　　　　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color w:val="000000" w:themeColor="text1"/>
                <w:sz w:val="20"/>
                <w:szCs w:val="20"/>
              </w:rPr>
              <w:t xml:space="preserve">  |-  APP002</w:t>
            </w:r>
          </w:p>
          <w:p w14:paraId="2731D8C9" w14:textId="77777777" w:rsidR="008B3837" w:rsidRPr="00810453" w:rsidRDefault="008B3837" w:rsidP="006812EB">
            <w:pPr>
              <w:ind w:firstLineChars="150" w:firstLine="300"/>
              <w:jc w:val="left"/>
              <w:rPr>
                <w:color w:val="000000" w:themeColor="text1"/>
                <w:sz w:val="20"/>
                <w:szCs w:val="20"/>
              </w:rPr>
            </w:pPr>
            <w:r w:rsidRPr="00EA09D7">
              <w:rPr>
                <w:color w:val="000000" w:themeColor="text1"/>
                <w:sz w:val="20"/>
                <w:szCs w:val="20"/>
              </w:rPr>
              <w:t xml:space="preserve">        </w:t>
            </w:r>
            <w:r w:rsidRPr="00EA09D7">
              <w:rPr>
                <w:rFonts w:hint="eastAsia"/>
                <w:color w:val="000000" w:themeColor="text1"/>
                <w:sz w:val="20"/>
                <w:szCs w:val="20"/>
              </w:rPr>
              <w:t xml:space="preserve">　　　　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color w:val="000000" w:themeColor="text1"/>
                <w:sz w:val="20"/>
                <w:szCs w:val="20"/>
              </w:rPr>
              <w:t xml:space="preserve">  |-  </w:t>
            </w:r>
            <w:proofErr w:type="spellStart"/>
            <w:r w:rsidRPr="001864E5">
              <w:rPr>
                <w:color w:val="FF0000"/>
                <w:sz w:val="20"/>
                <w:szCs w:val="20"/>
              </w:rPr>
              <w:t>config</w:t>
            </w:r>
            <w:proofErr w:type="spellEnd"/>
            <w:r>
              <w:rPr>
                <w:color w:val="FF0000"/>
                <w:sz w:val="20"/>
                <w:szCs w:val="20"/>
              </w:rPr>
              <w:t xml:space="preserve">                </w:t>
            </w:r>
            <w:r w:rsidRPr="007E0824">
              <w:rPr>
                <w:color w:val="FF0000"/>
                <w:sz w:val="20"/>
                <w:szCs w:val="20"/>
              </w:rPr>
              <w:t>#</w:t>
            </w:r>
            <w:r>
              <w:rPr>
                <w:rFonts w:hint="eastAsia"/>
                <w:color w:val="FF0000"/>
                <w:sz w:val="20"/>
                <w:szCs w:val="20"/>
              </w:rPr>
              <w:t>④</w:t>
            </w:r>
          </w:p>
          <w:p w14:paraId="3E566BC4" w14:textId="77777777" w:rsidR="008B3837" w:rsidRDefault="008B3837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</w:p>
          <w:p w14:paraId="14710264" w14:textId="77777777" w:rsidR="008B3837" w:rsidRDefault="008B3837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■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c</w:t>
            </w:r>
            <w:r>
              <w:rPr>
                <w:color w:val="000000" w:themeColor="text1"/>
                <w:sz w:val="20"/>
                <w:szCs w:val="20"/>
              </w:rPr>
              <w:t>ollectable file name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：</w:t>
            </w: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SAMPLE.yml</w:t>
            </w:r>
            <w:proofErr w:type="spellEnd"/>
          </w:p>
          <w:p w14:paraId="4E75750B" w14:textId="77777777" w:rsidR="008B3837" w:rsidRDefault="008B3837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■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C</w:t>
            </w:r>
            <w:r>
              <w:rPr>
                <w:color w:val="000000" w:themeColor="text1"/>
                <w:sz w:val="20"/>
                <w:szCs w:val="20"/>
              </w:rPr>
              <w:t>ontent</w:t>
            </w:r>
          </w:p>
          <w:p w14:paraId="0B18021D" w14:textId="77777777" w:rsidR="008B3837" w:rsidRDefault="008B3837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VAR_upload</w:t>
            </w:r>
            <w:r>
              <w:rPr>
                <w:color w:val="000000" w:themeColor="text1"/>
                <w:sz w:val="20"/>
                <w:szCs w:val="20"/>
              </w:rPr>
              <w:t>_file_1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: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 w:themeColor="text1"/>
                <w:sz w:val="20"/>
                <w:szCs w:val="20"/>
              </w:rPr>
              <w:t>config</w:t>
            </w:r>
            <w:proofErr w:type="spellEnd"/>
          </w:p>
          <w:p w14:paraId="3315C137" w14:textId="77777777" w:rsidR="008B3837" w:rsidRDefault="008B3837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VAR_upload</w:t>
            </w:r>
            <w:r>
              <w:rPr>
                <w:color w:val="000000" w:themeColor="text1"/>
                <w:sz w:val="20"/>
                <w:szCs w:val="20"/>
              </w:rPr>
              <w:t>_file_2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:</w:t>
            </w:r>
            <w:r>
              <w:rPr>
                <w:color w:val="000000" w:themeColor="text1"/>
                <w:sz w:val="20"/>
                <w:szCs w:val="20"/>
              </w:rPr>
              <w:t xml:space="preserve"> ‘/</w:t>
            </w:r>
            <w:r>
              <w:rPr>
                <w:color w:val="000000" w:themeColor="text1"/>
                <w:sz w:val="18"/>
                <w:szCs w:val="18"/>
              </w:rPr>
              <w:t>&lt;</w:t>
            </w:r>
            <w:r>
              <w:rPr>
                <w:rFonts w:hint="eastAsia"/>
                <w:color w:val="000000" w:themeColor="text1"/>
                <w:sz w:val="18"/>
                <w:szCs w:val="18"/>
              </w:rPr>
              <w:t>U</w:t>
            </w:r>
            <w:r>
              <w:rPr>
                <w:color w:val="000000" w:themeColor="text1"/>
                <w:sz w:val="18"/>
                <w:szCs w:val="18"/>
              </w:rPr>
              <w:t>pper directory</w:t>
            </w:r>
            <w:r>
              <w:rPr>
                <w:rFonts w:hint="eastAsia"/>
                <w:color w:val="000000" w:themeColor="text1"/>
                <w:sz w:val="18"/>
                <w:szCs w:val="18"/>
              </w:rPr>
              <w:t>&gt;</w:t>
            </w:r>
            <w:r>
              <w:rPr>
                <w:color w:val="000000" w:themeColor="text1"/>
                <w:sz w:val="20"/>
                <w:szCs w:val="20"/>
              </w:rPr>
              <w:t>/</w:t>
            </w:r>
            <w:r w:rsidRPr="00437C19">
              <w:rPr>
                <w:rFonts w:hint="eastAsia"/>
                <w:color w:val="000000" w:themeColor="text1"/>
                <w:sz w:val="20"/>
                <w:szCs w:val="20"/>
              </w:rPr>
              <w:t>_</w:t>
            </w:r>
            <w:proofErr w:type="spellStart"/>
            <w:r w:rsidRPr="00437C19">
              <w:rPr>
                <w:rFonts w:hint="eastAsia"/>
                <w:color w:val="000000" w:themeColor="text1"/>
                <w:sz w:val="20"/>
                <w:szCs w:val="20"/>
              </w:rPr>
              <w:t>parameters_file</w:t>
            </w:r>
            <w:proofErr w:type="spellEnd"/>
            <w:r>
              <w:rPr>
                <w:color w:val="000000" w:themeColor="text1"/>
                <w:sz w:val="20"/>
                <w:szCs w:val="20"/>
              </w:rPr>
              <w:t xml:space="preserve"> /</w:t>
            </w:r>
            <w:r w:rsidRPr="00437C19">
              <w:rPr>
                <w:rFonts w:hint="eastAsia"/>
                <w:color w:val="000000" w:themeColor="text1"/>
                <w:sz w:val="20"/>
                <w:szCs w:val="20"/>
              </w:rPr>
              <w:t>localhost</w:t>
            </w:r>
            <w:r>
              <w:rPr>
                <w:color w:val="000000" w:themeColor="text1"/>
                <w:sz w:val="20"/>
                <w:szCs w:val="20"/>
              </w:rPr>
              <w:t xml:space="preserve"> /APP00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2</w:t>
            </w:r>
            <w:r>
              <w:rPr>
                <w:color w:val="000000" w:themeColor="text1"/>
                <w:sz w:val="20"/>
                <w:szCs w:val="20"/>
              </w:rPr>
              <w:t>/</w:t>
            </w:r>
            <w:proofErr w:type="spellStart"/>
            <w:r>
              <w:rPr>
                <w:color w:val="000000" w:themeColor="text1"/>
                <w:sz w:val="20"/>
                <w:szCs w:val="20"/>
              </w:rPr>
              <w:t>config</w:t>
            </w:r>
            <w:proofErr w:type="spellEnd"/>
            <w:r>
              <w:rPr>
                <w:color w:val="000000" w:themeColor="text1"/>
                <w:sz w:val="20"/>
                <w:szCs w:val="20"/>
              </w:rPr>
              <w:t>’</w:t>
            </w:r>
          </w:p>
          <w:p w14:paraId="64A23B09" w14:textId="77777777" w:rsidR="008B3837" w:rsidRDefault="008B3837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VAR_upload</w:t>
            </w:r>
            <w:r>
              <w:rPr>
                <w:color w:val="000000" w:themeColor="text1"/>
                <w:sz w:val="20"/>
                <w:szCs w:val="20"/>
              </w:rPr>
              <w:t>_file_3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:</w:t>
            </w:r>
            <w:r>
              <w:rPr>
                <w:color w:val="000000" w:themeColor="text1"/>
                <w:sz w:val="20"/>
                <w:szCs w:val="20"/>
              </w:rPr>
              <w:t xml:space="preserve"> ‘/APP002/</w:t>
            </w:r>
            <w:proofErr w:type="spellStart"/>
            <w:r>
              <w:rPr>
                <w:color w:val="000000" w:themeColor="text1"/>
                <w:sz w:val="20"/>
                <w:szCs w:val="20"/>
              </w:rPr>
              <w:t>config</w:t>
            </w:r>
            <w:proofErr w:type="spellEnd"/>
            <w:r>
              <w:rPr>
                <w:color w:val="000000" w:themeColor="text1"/>
                <w:sz w:val="20"/>
                <w:szCs w:val="20"/>
              </w:rPr>
              <w:t>’</w:t>
            </w:r>
          </w:p>
          <w:p w14:paraId="3EBFC33A" w14:textId="77777777" w:rsidR="008B3837" w:rsidRDefault="008B3837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VAR_upload</w:t>
            </w:r>
            <w:r>
              <w:rPr>
                <w:color w:val="000000" w:themeColor="text1"/>
                <w:sz w:val="20"/>
                <w:szCs w:val="20"/>
              </w:rPr>
              <w:t>_file_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4:</w:t>
            </w:r>
            <w:r>
              <w:rPr>
                <w:color w:val="000000" w:themeColor="text1"/>
                <w:sz w:val="20"/>
                <w:szCs w:val="20"/>
              </w:rPr>
              <w:t xml:space="preserve"> ‘/APP001/</w:t>
            </w:r>
            <w:proofErr w:type="spellStart"/>
            <w:r>
              <w:rPr>
                <w:color w:val="000000" w:themeColor="text1"/>
                <w:sz w:val="20"/>
                <w:szCs w:val="20"/>
              </w:rPr>
              <w:t>config</w:t>
            </w:r>
            <w:proofErr w:type="spellEnd"/>
            <w:r>
              <w:rPr>
                <w:color w:val="000000" w:themeColor="text1"/>
                <w:sz w:val="20"/>
                <w:szCs w:val="20"/>
              </w:rPr>
              <w:t>’</w:t>
            </w:r>
          </w:p>
          <w:p w14:paraId="5DB164AE" w14:textId="77777777" w:rsidR="008B3837" w:rsidRPr="00E11A34" w:rsidRDefault="008B3837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VAR_upload</w:t>
            </w:r>
            <w:r>
              <w:rPr>
                <w:color w:val="000000" w:themeColor="text1"/>
                <w:sz w:val="20"/>
                <w:szCs w:val="20"/>
              </w:rPr>
              <w:t>_file_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5:</w:t>
            </w:r>
            <w:r>
              <w:rPr>
                <w:color w:val="000000" w:themeColor="text1"/>
                <w:sz w:val="20"/>
                <w:szCs w:val="20"/>
              </w:rPr>
              <w:t xml:space="preserve"> ‘/APP003/APP002/</w:t>
            </w:r>
            <w:proofErr w:type="spellStart"/>
            <w:r>
              <w:rPr>
                <w:color w:val="000000" w:themeColor="text1"/>
                <w:sz w:val="20"/>
                <w:szCs w:val="20"/>
              </w:rPr>
              <w:t>config</w:t>
            </w:r>
            <w:proofErr w:type="spellEnd"/>
            <w:r>
              <w:rPr>
                <w:color w:val="000000" w:themeColor="text1"/>
                <w:sz w:val="20"/>
                <w:szCs w:val="20"/>
              </w:rPr>
              <w:t>’</w:t>
            </w:r>
          </w:p>
          <w:p w14:paraId="79705487" w14:textId="77777777" w:rsidR="008B3837" w:rsidRPr="002C7925" w:rsidRDefault="008B3837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</w:p>
        </w:tc>
      </w:tr>
    </w:tbl>
    <w:p w14:paraId="5834C4CD" w14:textId="048F2412" w:rsidR="008B3837" w:rsidRDefault="008B3837" w:rsidP="008B3837">
      <w:pPr>
        <w:pStyle w:val="af4"/>
        <w:keepNext/>
      </w:pPr>
      <w:r>
        <w:rPr>
          <w:rFonts w:hint="eastAsia"/>
        </w:rPr>
        <w:t>※</w:t>
      </w:r>
      <w:r>
        <w:rPr>
          <w:rFonts w:hint="eastAsia"/>
          <w:color w:val="000000" w:themeColor="text1"/>
          <w:sz w:val="20"/>
          <w:szCs w:val="20"/>
        </w:rPr>
        <w:t>R</w:t>
      </w:r>
      <w:r>
        <w:rPr>
          <w:color w:val="000000" w:themeColor="text1"/>
          <w:sz w:val="20"/>
          <w:szCs w:val="20"/>
        </w:rPr>
        <w:t>efer to “</w:t>
      </w:r>
      <w:r w:rsidRPr="00EE0EEE">
        <w:rPr>
          <w:b w:val="0"/>
          <w:color w:val="000000" w:themeColor="text1"/>
          <w:sz w:val="20"/>
          <w:szCs w:val="20"/>
        </w:rPr>
        <w:fldChar w:fldCharType="begin"/>
      </w:r>
      <w:r w:rsidRPr="00EE0EEE">
        <w:rPr>
          <w:color w:val="000000" w:themeColor="text1"/>
          <w:sz w:val="20"/>
          <w:szCs w:val="20"/>
        </w:rPr>
        <w:instrText xml:space="preserve"> </w:instrText>
      </w:r>
      <w:r w:rsidRPr="00EE0EEE">
        <w:rPr>
          <w:rFonts w:hint="eastAsia"/>
          <w:color w:val="000000" w:themeColor="text1"/>
          <w:sz w:val="20"/>
          <w:szCs w:val="20"/>
        </w:rPr>
        <w:instrText>REF _Ref88124880 \r \h</w:instrText>
      </w:r>
      <w:r w:rsidRPr="00EE0EEE">
        <w:rPr>
          <w:color w:val="000000" w:themeColor="text1"/>
          <w:sz w:val="20"/>
          <w:szCs w:val="20"/>
        </w:rPr>
        <w:instrText xml:space="preserve"> </w:instrText>
      </w:r>
      <w:r>
        <w:rPr>
          <w:color w:val="000000" w:themeColor="text1"/>
          <w:sz w:val="20"/>
          <w:szCs w:val="20"/>
        </w:rPr>
        <w:instrText xml:space="preserve"> \* MERGEFORMAT </w:instrText>
      </w:r>
      <w:r w:rsidRPr="00EE0EEE">
        <w:rPr>
          <w:b w:val="0"/>
          <w:color w:val="000000" w:themeColor="text1"/>
          <w:sz w:val="20"/>
          <w:szCs w:val="20"/>
        </w:rPr>
        <w:fldChar w:fldCharType="separate"/>
      </w:r>
      <w:r w:rsidR="002425F1">
        <w:rPr>
          <w:rFonts w:hint="eastAsia"/>
          <w:bCs w:val="0"/>
          <w:color w:val="000000" w:themeColor="text1"/>
          <w:sz w:val="20"/>
          <w:szCs w:val="20"/>
        </w:rPr>
        <w:t>エラー</w:t>
      </w:r>
      <w:r w:rsidR="002425F1">
        <w:rPr>
          <w:rFonts w:hint="eastAsia"/>
          <w:bCs w:val="0"/>
          <w:color w:val="000000" w:themeColor="text1"/>
          <w:sz w:val="20"/>
          <w:szCs w:val="20"/>
        </w:rPr>
        <w:t xml:space="preserve">! </w:t>
      </w:r>
      <w:r w:rsidR="002425F1">
        <w:rPr>
          <w:rFonts w:hint="eastAsia"/>
          <w:bCs w:val="0"/>
          <w:color w:val="000000" w:themeColor="text1"/>
          <w:sz w:val="20"/>
          <w:szCs w:val="20"/>
        </w:rPr>
        <w:t>参照元が見つかりません。</w:t>
      </w:r>
      <w:r w:rsidRPr="00EE0EEE">
        <w:rPr>
          <w:b w:val="0"/>
          <w:color w:val="000000" w:themeColor="text1"/>
          <w:sz w:val="20"/>
          <w:szCs w:val="20"/>
        </w:rPr>
        <w:fldChar w:fldCharType="end"/>
      </w:r>
      <w:r>
        <w:rPr>
          <w:b w:val="0"/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“ for upper directory</w:t>
      </w:r>
    </w:p>
    <w:p w14:paraId="7B6EDD50" w14:textId="77777777" w:rsidR="008B3837" w:rsidRDefault="008B3837" w:rsidP="008B3837">
      <w:pPr>
        <w:widowControl/>
        <w:jc w:val="left"/>
      </w:pPr>
    </w:p>
    <w:p w14:paraId="672D3507" w14:textId="77777777" w:rsidR="008B3837" w:rsidRDefault="008B3837" w:rsidP="008B3837">
      <w:pPr>
        <w:widowControl/>
        <w:jc w:val="left"/>
      </w:pPr>
      <w:r>
        <w:t xml:space="preserve">Collectable file and target files are following </w:t>
      </w:r>
    </w:p>
    <w:p w14:paraId="4C584E32" w14:textId="77777777" w:rsidR="008B3837" w:rsidRDefault="008B3837" w:rsidP="008B3837">
      <w:pPr>
        <w:widowControl/>
        <w:jc w:val="left"/>
      </w:pPr>
    </w:p>
    <w:p w14:paraId="72BCA948" w14:textId="4577B6E1" w:rsidR="008B3837" w:rsidRDefault="008B3837" w:rsidP="008B3837">
      <w:pPr>
        <w:pStyle w:val="af4"/>
        <w:keepNext/>
        <w:jc w:val="center"/>
      </w:pPr>
      <w:r>
        <w:rPr>
          <w:rFonts w:hint="eastAsia"/>
        </w:rPr>
        <w:t>T</w:t>
      </w:r>
      <w:r>
        <w:t>able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2425F1">
        <w:rPr>
          <w:noProof/>
        </w:rPr>
        <w:t>7</w:t>
      </w:r>
      <w:r>
        <w:fldChar w:fldCharType="end"/>
      </w:r>
      <w:r>
        <w:t>-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2425F1">
        <w:rPr>
          <w:noProof/>
        </w:rPr>
        <w:t>3</w:t>
      </w:r>
      <w:r>
        <w:fldChar w:fldCharType="end"/>
      </w:r>
      <w:r>
        <w:rPr>
          <w:rFonts w:hint="eastAsia"/>
        </w:rPr>
        <w:t xml:space="preserve">　</w:t>
      </w:r>
      <w:r>
        <w:rPr>
          <w:rFonts w:hint="eastAsia"/>
        </w:rPr>
        <w:t>c</w:t>
      </w:r>
      <w:r>
        <w:t>ollectable file and target files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5183"/>
        <w:gridCol w:w="1614"/>
      </w:tblGrid>
      <w:tr w:rsidR="008B3837" w14:paraId="5BB22E4F" w14:textId="77777777" w:rsidTr="006812EB">
        <w:trPr>
          <w:jc w:val="center"/>
        </w:trPr>
        <w:tc>
          <w:tcPr>
            <w:tcW w:w="2830" w:type="dxa"/>
            <w:shd w:val="clear" w:color="auto" w:fill="002B62"/>
          </w:tcPr>
          <w:p w14:paraId="4AB7162F" w14:textId="77777777" w:rsidR="008B3837" w:rsidRPr="007354C5" w:rsidRDefault="008B3837" w:rsidP="006812EB">
            <w:pPr>
              <w:jc w:val="left"/>
              <w:rPr>
                <w:b/>
              </w:rPr>
            </w:pPr>
            <w:r>
              <w:rPr>
                <w:b/>
              </w:rPr>
              <w:t xml:space="preserve">Collectable item </w:t>
            </w:r>
            <w:r w:rsidRPr="006A5696">
              <w:rPr>
                <w:rFonts w:hint="eastAsia"/>
                <w:b/>
              </w:rPr>
              <w:t>(FROM)</w:t>
            </w: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v</w:t>
            </w:r>
            <w:r>
              <w:rPr>
                <w:b/>
              </w:rPr>
              <w:t xml:space="preserve">ariable name </w:t>
            </w:r>
          </w:p>
        </w:tc>
        <w:tc>
          <w:tcPr>
            <w:tcW w:w="5183" w:type="dxa"/>
            <w:shd w:val="clear" w:color="auto" w:fill="002B62"/>
          </w:tcPr>
          <w:p w14:paraId="6CDAD99F" w14:textId="77777777" w:rsidR="008B3837" w:rsidRDefault="008B3837" w:rsidP="006812EB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arget file</w:t>
            </w:r>
          </w:p>
        </w:tc>
        <w:tc>
          <w:tcPr>
            <w:tcW w:w="1614" w:type="dxa"/>
            <w:shd w:val="clear" w:color="auto" w:fill="002B62"/>
          </w:tcPr>
          <w:p w14:paraId="22DB8CB8" w14:textId="77777777" w:rsidR="008B3837" w:rsidRPr="007354C5" w:rsidRDefault="008B3837" w:rsidP="006812EB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R</w:t>
            </w:r>
            <w:r>
              <w:rPr>
                <w:b/>
              </w:rPr>
              <w:t>emarks</w:t>
            </w:r>
          </w:p>
        </w:tc>
      </w:tr>
      <w:tr w:rsidR="008B3837" w14:paraId="7057ECAE" w14:textId="77777777" w:rsidTr="006812EB">
        <w:trPr>
          <w:jc w:val="center"/>
        </w:trPr>
        <w:tc>
          <w:tcPr>
            <w:tcW w:w="2830" w:type="dxa"/>
          </w:tcPr>
          <w:p w14:paraId="5DA760C4" w14:textId="77777777" w:rsidR="008B3837" w:rsidRPr="00DF2ABF" w:rsidRDefault="008B3837" w:rsidP="006812EB">
            <w:pPr>
              <w:jc w:val="left"/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VAR_upload</w:t>
            </w:r>
            <w:r>
              <w:rPr>
                <w:color w:val="000000" w:themeColor="text1"/>
                <w:sz w:val="20"/>
                <w:szCs w:val="20"/>
              </w:rPr>
              <w:t>_file_1</w:t>
            </w:r>
          </w:p>
        </w:tc>
        <w:tc>
          <w:tcPr>
            <w:tcW w:w="5183" w:type="dxa"/>
          </w:tcPr>
          <w:p w14:paraId="793837C2" w14:textId="77777777" w:rsidR="008B3837" w:rsidRPr="00581AE2" w:rsidRDefault="008B3837" w:rsidP="006812EB">
            <w:pPr>
              <w:jc w:val="left"/>
            </w:pPr>
            <w:r>
              <w:rPr>
                <w:rFonts w:hint="eastAsia"/>
              </w:rPr>
              <w:t>R</w:t>
            </w:r>
            <w:r>
              <w:t xml:space="preserve">andomly from files </w:t>
            </w:r>
            <w:r>
              <w:rPr>
                <w:rFonts w:hint="eastAsia"/>
              </w:rPr>
              <w:t>①、②、③、④</w:t>
            </w:r>
          </w:p>
        </w:tc>
        <w:tc>
          <w:tcPr>
            <w:tcW w:w="1614" w:type="dxa"/>
          </w:tcPr>
          <w:p w14:paraId="7CC017A4" w14:textId="77777777" w:rsidR="008B3837" w:rsidRPr="003173BC" w:rsidRDefault="008B3837" w:rsidP="006812EB">
            <w:pPr>
              <w:jc w:val="left"/>
            </w:pPr>
          </w:p>
        </w:tc>
      </w:tr>
      <w:tr w:rsidR="008B3837" w14:paraId="6E2EC3AF" w14:textId="77777777" w:rsidTr="006812EB">
        <w:trPr>
          <w:jc w:val="center"/>
        </w:trPr>
        <w:tc>
          <w:tcPr>
            <w:tcW w:w="2830" w:type="dxa"/>
          </w:tcPr>
          <w:p w14:paraId="781FC405" w14:textId="77777777" w:rsidR="008B3837" w:rsidRPr="00DF2ABF" w:rsidRDefault="008B3837" w:rsidP="006812EB">
            <w:pPr>
              <w:jc w:val="left"/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VAR_upload</w:t>
            </w:r>
            <w:r>
              <w:rPr>
                <w:color w:val="000000" w:themeColor="text1"/>
                <w:sz w:val="20"/>
                <w:szCs w:val="20"/>
              </w:rPr>
              <w:t>_file_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5183" w:type="dxa"/>
          </w:tcPr>
          <w:p w14:paraId="75AFFAE9" w14:textId="77777777" w:rsidR="008B3837" w:rsidRPr="00211F51" w:rsidRDefault="008B3837" w:rsidP="006812EB">
            <w:pPr>
              <w:jc w:val="left"/>
              <w:rPr>
                <w:sz w:val="20"/>
                <w:szCs w:val="20"/>
              </w:rPr>
            </w:pPr>
            <w:r w:rsidRPr="00211F51">
              <w:rPr>
                <w:rFonts w:hint="eastAsia"/>
              </w:rPr>
              <w:t>F</w:t>
            </w:r>
            <w:r w:rsidRPr="00211F51">
              <w:t>ile</w:t>
            </w:r>
            <w:r>
              <w:rPr>
                <w:rFonts w:hint="eastAsia"/>
              </w:rPr>
              <w:t xml:space="preserve"> </w:t>
            </w:r>
            <w:r w:rsidRPr="00211F51">
              <w:rPr>
                <w:rFonts w:hint="eastAsia"/>
              </w:rPr>
              <w:t>②</w:t>
            </w:r>
          </w:p>
        </w:tc>
        <w:tc>
          <w:tcPr>
            <w:tcW w:w="1614" w:type="dxa"/>
          </w:tcPr>
          <w:p w14:paraId="7B39A9A9" w14:textId="77777777" w:rsidR="008B3837" w:rsidRPr="003173BC" w:rsidRDefault="008B3837" w:rsidP="006812EB">
            <w:pPr>
              <w:jc w:val="left"/>
            </w:pPr>
          </w:p>
        </w:tc>
      </w:tr>
      <w:tr w:rsidR="008B3837" w14:paraId="5EEDCF50" w14:textId="77777777" w:rsidTr="006812EB">
        <w:trPr>
          <w:jc w:val="center"/>
        </w:trPr>
        <w:tc>
          <w:tcPr>
            <w:tcW w:w="2830" w:type="dxa"/>
          </w:tcPr>
          <w:p w14:paraId="13160431" w14:textId="77777777" w:rsidR="008B3837" w:rsidRPr="00DF2ABF" w:rsidRDefault="008B3837" w:rsidP="006812EB">
            <w:pPr>
              <w:jc w:val="left"/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VAR_upload</w:t>
            </w:r>
            <w:r>
              <w:rPr>
                <w:color w:val="000000" w:themeColor="text1"/>
                <w:sz w:val="20"/>
                <w:szCs w:val="20"/>
              </w:rPr>
              <w:t>_file_3</w:t>
            </w:r>
          </w:p>
        </w:tc>
        <w:tc>
          <w:tcPr>
            <w:tcW w:w="5183" w:type="dxa"/>
          </w:tcPr>
          <w:p w14:paraId="4EAB89C4" w14:textId="77777777" w:rsidR="008B3837" w:rsidRPr="00211F51" w:rsidRDefault="008B3837" w:rsidP="006812EB">
            <w:pPr>
              <w:jc w:val="left"/>
              <w:rPr>
                <w:sz w:val="20"/>
                <w:szCs w:val="20"/>
              </w:rPr>
            </w:pPr>
            <w:r w:rsidRPr="00211F51">
              <w:rPr>
                <w:rFonts w:hint="eastAsia"/>
              </w:rPr>
              <w:t>R</w:t>
            </w:r>
            <w:r w:rsidRPr="00211F51">
              <w:t>andomly from files</w:t>
            </w:r>
            <w:r w:rsidRPr="00211F51">
              <w:rPr>
                <w:rFonts w:hint="eastAsia"/>
              </w:rPr>
              <w:t>、②、④</w:t>
            </w:r>
          </w:p>
        </w:tc>
        <w:tc>
          <w:tcPr>
            <w:tcW w:w="1614" w:type="dxa"/>
          </w:tcPr>
          <w:p w14:paraId="25D1065C" w14:textId="77777777" w:rsidR="008B3837" w:rsidRPr="003173BC" w:rsidRDefault="008B3837" w:rsidP="006812EB">
            <w:pPr>
              <w:jc w:val="left"/>
            </w:pPr>
          </w:p>
        </w:tc>
      </w:tr>
      <w:tr w:rsidR="008B3837" w14:paraId="35383BCE" w14:textId="77777777" w:rsidTr="006812EB">
        <w:trPr>
          <w:jc w:val="center"/>
        </w:trPr>
        <w:tc>
          <w:tcPr>
            <w:tcW w:w="2830" w:type="dxa"/>
          </w:tcPr>
          <w:p w14:paraId="64370C5F" w14:textId="77777777" w:rsidR="008B3837" w:rsidRDefault="008B3837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VAR_upload</w:t>
            </w:r>
            <w:r>
              <w:rPr>
                <w:color w:val="000000" w:themeColor="text1"/>
                <w:sz w:val="20"/>
                <w:szCs w:val="20"/>
              </w:rPr>
              <w:t>_file_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183" w:type="dxa"/>
          </w:tcPr>
          <w:p w14:paraId="2EE29053" w14:textId="77777777" w:rsidR="008B3837" w:rsidRPr="00211F51" w:rsidRDefault="008B3837" w:rsidP="006812EB">
            <w:pPr>
              <w:jc w:val="left"/>
            </w:pPr>
            <w:r w:rsidRPr="00211F51">
              <w:rPr>
                <w:rFonts w:hint="eastAsia"/>
              </w:rPr>
              <w:t>F</w:t>
            </w:r>
            <w:r w:rsidRPr="00211F51">
              <w:t>ile</w:t>
            </w:r>
            <w:r>
              <w:t xml:space="preserve"> </w:t>
            </w:r>
            <w:r w:rsidRPr="00211F51">
              <w:rPr>
                <w:rFonts w:hint="eastAsia"/>
              </w:rPr>
              <w:t>①</w:t>
            </w:r>
          </w:p>
        </w:tc>
        <w:tc>
          <w:tcPr>
            <w:tcW w:w="1614" w:type="dxa"/>
          </w:tcPr>
          <w:p w14:paraId="44C784A3" w14:textId="77777777" w:rsidR="008B3837" w:rsidRPr="00E11A34" w:rsidRDefault="008B3837" w:rsidP="006812EB">
            <w:pPr>
              <w:jc w:val="left"/>
            </w:pPr>
          </w:p>
        </w:tc>
      </w:tr>
      <w:tr w:rsidR="008B3837" w14:paraId="2E0790D2" w14:textId="77777777" w:rsidTr="006812EB">
        <w:trPr>
          <w:jc w:val="center"/>
        </w:trPr>
        <w:tc>
          <w:tcPr>
            <w:tcW w:w="2830" w:type="dxa"/>
          </w:tcPr>
          <w:p w14:paraId="495B1877" w14:textId="77777777" w:rsidR="008B3837" w:rsidRDefault="008B3837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VAR_upload</w:t>
            </w:r>
            <w:r>
              <w:rPr>
                <w:color w:val="000000" w:themeColor="text1"/>
                <w:sz w:val="20"/>
                <w:szCs w:val="20"/>
              </w:rPr>
              <w:t>_file_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183" w:type="dxa"/>
          </w:tcPr>
          <w:p w14:paraId="46C663C6" w14:textId="77777777" w:rsidR="008B3837" w:rsidRPr="00211F51" w:rsidRDefault="008B3837" w:rsidP="006812EB">
            <w:pPr>
              <w:jc w:val="left"/>
            </w:pPr>
            <w:r w:rsidRPr="00211F51">
              <w:rPr>
                <w:rFonts w:hint="eastAsia"/>
              </w:rPr>
              <w:t>F</w:t>
            </w:r>
            <w:r w:rsidRPr="00211F51">
              <w:t>ile</w:t>
            </w:r>
            <w:r>
              <w:t xml:space="preserve"> </w:t>
            </w:r>
            <w:r w:rsidRPr="00211F51">
              <w:rPr>
                <w:rFonts w:hint="eastAsia"/>
              </w:rPr>
              <w:t>④</w:t>
            </w:r>
          </w:p>
        </w:tc>
        <w:tc>
          <w:tcPr>
            <w:tcW w:w="1614" w:type="dxa"/>
          </w:tcPr>
          <w:p w14:paraId="43EE74E7" w14:textId="77777777" w:rsidR="008B3837" w:rsidRPr="00E11A34" w:rsidRDefault="008B3837" w:rsidP="006812EB">
            <w:pPr>
              <w:jc w:val="left"/>
            </w:pPr>
          </w:p>
        </w:tc>
      </w:tr>
    </w:tbl>
    <w:p w14:paraId="734B8607" w14:textId="77777777" w:rsidR="008B3837" w:rsidRPr="00F26AFC" w:rsidRDefault="008B3837" w:rsidP="008B3837">
      <w:pPr>
        <w:jc w:val="left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br/>
      </w:r>
    </w:p>
    <w:p w14:paraId="3361AE29" w14:textId="77777777" w:rsidR="008B3837" w:rsidRPr="00356781" w:rsidRDefault="008B3837" w:rsidP="008B3837">
      <w:pPr>
        <w:pStyle w:val="26"/>
        <w:ind w:leftChars="0" w:left="0"/>
        <w:jc w:val="left"/>
        <w:rPr>
          <w:rFonts w:asciiTheme="majorHAnsi" w:eastAsia="ＭＳ Ｐゴシック" w:hAnsiTheme="majorHAnsi" w:cstheme="majorHAnsi"/>
          <w:szCs w:val="21"/>
        </w:rPr>
      </w:pPr>
    </w:p>
    <w:p w14:paraId="1A6D834B" w14:textId="76A9374B" w:rsidR="00723B83" w:rsidRDefault="00723B83" w:rsidP="00723B83">
      <w:pPr>
        <w:pStyle w:val="26"/>
        <w:ind w:leftChars="0" w:left="0"/>
        <w:jc w:val="left"/>
        <w:rPr>
          <w:rFonts w:asciiTheme="majorHAnsi" w:eastAsia="ＭＳ Ｐゴシック" w:hAnsiTheme="majorHAnsi" w:cstheme="majorHAnsi"/>
          <w:szCs w:val="21"/>
        </w:rPr>
      </w:pPr>
    </w:p>
    <w:p w14:paraId="54BB41AA" w14:textId="3B3D9B04" w:rsidR="006812EB" w:rsidRDefault="006812EB" w:rsidP="00723B83">
      <w:pPr>
        <w:pStyle w:val="26"/>
        <w:ind w:leftChars="0" w:left="0"/>
        <w:jc w:val="left"/>
        <w:rPr>
          <w:rFonts w:asciiTheme="majorHAnsi" w:eastAsia="ＭＳ Ｐゴシック" w:hAnsiTheme="majorHAnsi" w:cstheme="majorHAnsi"/>
          <w:szCs w:val="21"/>
        </w:rPr>
      </w:pPr>
    </w:p>
    <w:p w14:paraId="4570B16F" w14:textId="45142201" w:rsidR="006812EB" w:rsidRDefault="006812EB" w:rsidP="00723B83">
      <w:pPr>
        <w:pStyle w:val="26"/>
        <w:ind w:leftChars="0" w:left="0"/>
        <w:jc w:val="left"/>
        <w:rPr>
          <w:rFonts w:asciiTheme="majorHAnsi" w:eastAsia="ＭＳ Ｐゴシック" w:hAnsiTheme="majorHAnsi" w:cstheme="majorHAnsi"/>
          <w:szCs w:val="21"/>
        </w:rPr>
      </w:pPr>
    </w:p>
    <w:p w14:paraId="30694E11" w14:textId="77777777" w:rsidR="006812EB" w:rsidRDefault="006812EB" w:rsidP="00723B83">
      <w:pPr>
        <w:pStyle w:val="26"/>
        <w:ind w:leftChars="0" w:left="0"/>
        <w:jc w:val="left"/>
        <w:rPr>
          <w:rFonts w:asciiTheme="majorHAnsi" w:eastAsia="ＭＳ Ｐゴシック" w:hAnsiTheme="majorHAnsi" w:cstheme="majorHAnsi"/>
          <w:szCs w:val="21"/>
        </w:rPr>
      </w:pPr>
    </w:p>
    <w:p w14:paraId="6174AC73" w14:textId="54AB2E38" w:rsidR="006812EB" w:rsidRPr="00CE0420" w:rsidRDefault="002E3D44" w:rsidP="006812EB">
      <w:pPr>
        <w:pStyle w:val="30"/>
        <w:numPr>
          <w:ilvl w:val="2"/>
          <w:numId w:val="17"/>
        </w:numPr>
        <w:rPr>
          <w:ins w:id="63" w:author="作成者"/>
        </w:rPr>
      </w:pPr>
      <w:bookmarkStart w:id="64" w:name="_Toc100753482"/>
      <w:r>
        <w:lastRenderedPageBreak/>
        <w:t>Collectable file contents when deleting files.</w:t>
      </w:r>
      <w:bookmarkEnd w:id="64"/>
    </w:p>
    <w:p w14:paraId="3D4722AB" w14:textId="264DBFF5" w:rsidR="006812EB" w:rsidRPr="009C7EC5" w:rsidRDefault="009C7EC5" w:rsidP="009C7EC5">
      <w:pPr>
        <w:pStyle w:val="af4"/>
        <w:keepNext/>
        <w:rPr>
          <w:ins w:id="65" w:author="作成者"/>
          <w:rFonts w:eastAsia="ＭＳ Ｐゴシック" w:cs="Times New Roman"/>
          <w:b w:val="0"/>
          <w:bCs w:val="0"/>
        </w:rPr>
      </w:pPr>
      <w:r w:rsidRPr="009C7EC5">
        <w:rPr>
          <w:rFonts w:eastAsia="ＭＳ Ｐゴシック" w:cs="Times New Roman"/>
          <w:b w:val="0"/>
          <w:bCs w:val="0"/>
        </w:rPr>
        <w:t>This section describes an example of specifying collection files when deleti</w:t>
      </w:r>
      <w:r>
        <w:rPr>
          <w:rFonts w:eastAsia="ＭＳ Ｐゴシック" w:cs="Times New Roman"/>
          <w:b w:val="0"/>
          <w:bCs w:val="0"/>
        </w:rPr>
        <w:t>ng files in a file upload item.</w:t>
      </w:r>
      <w:r>
        <w:rPr>
          <w:rFonts w:eastAsia="ＭＳ Ｐゴシック" w:cs="Times New Roman"/>
          <w:b w:val="0"/>
          <w:bCs w:val="0"/>
        </w:rPr>
        <w:br/>
      </w:r>
      <w:r w:rsidRPr="009C7EC5">
        <w:rPr>
          <w:rFonts w:eastAsia="ＭＳ Ｐゴシック" w:cs="Times New Roman"/>
          <w:b w:val="0"/>
          <w:bCs w:val="0"/>
        </w:rPr>
        <w:t>Users can delete files by changing the value of the target variable name to be blank.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6812EB" w14:paraId="3571CAA0" w14:textId="77777777" w:rsidTr="006812EB">
        <w:tc>
          <w:tcPr>
            <w:tcW w:w="9627" w:type="dxa"/>
          </w:tcPr>
          <w:p w14:paraId="6D09C892" w14:textId="36302FD9" w:rsidR="006812EB" w:rsidRPr="00533A46" w:rsidRDefault="006812EB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  <w:r w:rsidRPr="00533A46">
              <w:rPr>
                <w:rFonts w:hint="eastAsia"/>
                <w:color w:val="000000" w:themeColor="text1"/>
                <w:sz w:val="20"/>
                <w:szCs w:val="20"/>
              </w:rPr>
              <w:t>e</w:t>
            </w:r>
            <w:r w:rsidRPr="00533A46">
              <w:rPr>
                <w:color w:val="000000" w:themeColor="text1"/>
                <w:sz w:val="20"/>
                <w:szCs w:val="20"/>
              </w:rPr>
              <w:t>.g.)</w:t>
            </w:r>
            <w:r w:rsidRPr="00533A46">
              <w:rPr>
                <w:rFonts w:hint="eastAsia"/>
                <w:color w:val="000000" w:themeColor="text1"/>
                <w:sz w:val="20"/>
                <w:szCs w:val="20"/>
              </w:rPr>
              <w:t xml:space="preserve">　</w:t>
            </w:r>
            <w:r>
              <w:rPr>
                <w:rFonts w:eastAsia="ＭＳ Ｐゴシック" w:cs="Times New Roman" w:hint="eastAsia"/>
                <w:szCs w:val="21"/>
              </w:rPr>
              <w:t xml:space="preserve"> </w:t>
            </w:r>
            <w:r w:rsidR="009C7EC5" w:rsidRPr="009C7EC5">
              <w:rPr>
                <w:rFonts w:eastAsia="ＭＳ Ｐゴシック" w:cs="Times New Roman"/>
                <w:szCs w:val="21"/>
              </w:rPr>
              <w:t>Directory structure and file path for Collection files when deleting file upload items.</w:t>
            </w:r>
          </w:p>
          <w:p w14:paraId="2B6069B3" w14:textId="0BEF2819" w:rsidR="006812EB" w:rsidRDefault="002E3D44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■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Structure</w:t>
            </w:r>
          </w:p>
          <w:p w14:paraId="2CC3B7CB" w14:textId="552F96F4" w:rsidR="006812EB" w:rsidRPr="00E2749D" w:rsidRDefault="006812EB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【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Upper directory</w:t>
            </w:r>
            <w:r w:rsidRPr="00E2749D">
              <w:rPr>
                <w:rFonts w:hint="eastAsia"/>
                <w:color w:val="000000" w:themeColor="text1"/>
                <w:sz w:val="20"/>
                <w:szCs w:val="20"/>
              </w:rPr>
              <w:t>】</w:t>
            </w:r>
          </w:p>
          <w:p w14:paraId="6B6EB053" w14:textId="77777777" w:rsidR="006812EB" w:rsidRPr="00E2749D" w:rsidRDefault="006812EB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  <w:r w:rsidRPr="00E2749D">
              <w:rPr>
                <w:rFonts w:hint="eastAsia"/>
                <w:color w:val="000000" w:themeColor="text1"/>
                <w:sz w:val="20"/>
                <w:szCs w:val="20"/>
              </w:rPr>
              <w:t xml:space="preserve">      |-  _parameters              </w:t>
            </w:r>
          </w:p>
          <w:p w14:paraId="106F483B" w14:textId="77777777" w:rsidR="006812EB" w:rsidRPr="00E2749D" w:rsidRDefault="006812EB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  <w:r w:rsidRPr="00E2749D">
              <w:rPr>
                <w:rFonts w:hint="eastAsia"/>
                <w:color w:val="000000" w:themeColor="text1"/>
                <w:sz w:val="20"/>
                <w:szCs w:val="20"/>
              </w:rPr>
              <w:t xml:space="preserve">      |   |-  localhost             </w:t>
            </w:r>
          </w:p>
          <w:p w14:paraId="1832BE73" w14:textId="42ABBB8A" w:rsidR="006812EB" w:rsidRPr="00437C19" w:rsidRDefault="006812EB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  <w:r w:rsidRPr="00E2749D">
              <w:rPr>
                <w:rFonts w:hint="eastAsia"/>
                <w:color w:val="000000" w:themeColor="text1"/>
                <w:sz w:val="20"/>
                <w:szCs w:val="20"/>
              </w:rPr>
              <w:t xml:space="preserve">      </w:t>
            </w:r>
            <w:r w:rsidRPr="00437C19">
              <w:rPr>
                <w:rFonts w:hint="eastAsia"/>
                <w:color w:val="000000" w:themeColor="text1"/>
                <w:sz w:val="20"/>
                <w:szCs w:val="20"/>
              </w:rPr>
              <w:t xml:space="preserve">|       |-  </w:t>
            </w:r>
            <w:proofErr w:type="spellStart"/>
            <w:r w:rsidRPr="00437C19">
              <w:rPr>
                <w:rFonts w:hint="eastAsia"/>
                <w:color w:val="000000" w:themeColor="text1"/>
                <w:sz w:val="20"/>
                <w:szCs w:val="20"/>
              </w:rPr>
              <w:t>SAMPLE.yml</w:t>
            </w:r>
            <w:proofErr w:type="spellEnd"/>
            <w:r w:rsidRPr="00437C19">
              <w:rPr>
                <w:rFonts w:hint="eastAsia"/>
                <w:color w:val="000000" w:themeColor="text1"/>
                <w:sz w:val="20"/>
                <w:szCs w:val="20"/>
              </w:rPr>
              <w:t xml:space="preserve">     </w:t>
            </w:r>
            <w:r>
              <w:rPr>
                <w:color w:val="000000" w:themeColor="text1"/>
                <w:sz w:val="20"/>
                <w:szCs w:val="20"/>
              </w:rPr>
              <w:t xml:space="preserve">      </w:t>
            </w:r>
            <w:r w:rsidRPr="00437C19">
              <w:rPr>
                <w:rFonts w:hint="eastAsia"/>
                <w:color w:val="000000" w:themeColor="text1"/>
                <w:sz w:val="20"/>
                <w:szCs w:val="20"/>
              </w:rPr>
              <w:t>※</w:t>
            </w:r>
            <w:r>
              <w:rPr>
                <w:rFonts w:hint="eastAsia"/>
                <w:sz w:val="18"/>
              </w:rPr>
              <w:t>Source file</w:t>
            </w:r>
          </w:p>
          <w:p w14:paraId="6DC11266" w14:textId="77777777" w:rsidR="006812EB" w:rsidRPr="00437C19" w:rsidRDefault="006812EB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  <w:r w:rsidRPr="00437C19">
              <w:rPr>
                <w:rFonts w:hint="eastAsia"/>
                <w:color w:val="000000" w:themeColor="text1"/>
                <w:sz w:val="20"/>
                <w:szCs w:val="20"/>
              </w:rPr>
              <w:t xml:space="preserve">      |-  _</w:t>
            </w:r>
            <w:proofErr w:type="spellStart"/>
            <w:r w:rsidRPr="00437C19">
              <w:rPr>
                <w:rFonts w:hint="eastAsia"/>
                <w:color w:val="000000" w:themeColor="text1"/>
                <w:sz w:val="20"/>
                <w:szCs w:val="20"/>
              </w:rPr>
              <w:t>parameters_file</w:t>
            </w:r>
            <w:proofErr w:type="spellEnd"/>
            <w:r w:rsidRPr="00437C19">
              <w:rPr>
                <w:rFonts w:hint="eastAsia"/>
                <w:color w:val="000000" w:themeColor="text1"/>
                <w:sz w:val="20"/>
                <w:szCs w:val="20"/>
              </w:rPr>
              <w:t xml:space="preserve">         </w:t>
            </w:r>
          </w:p>
          <w:p w14:paraId="22EBBDFB" w14:textId="77777777" w:rsidR="006812EB" w:rsidRPr="00437C19" w:rsidRDefault="006812EB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  <w:r w:rsidRPr="00437C19">
              <w:rPr>
                <w:rFonts w:hint="eastAsia"/>
                <w:color w:val="000000" w:themeColor="text1"/>
                <w:sz w:val="20"/>
                <w:szCs w:val="20"/>
              </w:rPr>
              <w:t xml:space="preserve">      |   |-  localhost             </w:t>
            </w:r>
          </w:p>
          <w:p w14:paraId="48E40174" w14:textId="77777777" w:rsidR="006812EB" w:rsidRPr="00605237" w:rsidRDefault="006812EB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</w:p>
          <w:p w14:paraId="6E188C9D" w14:textId="196A21B0" w:rsidR="006812EB" w:rsidRDefault="006812EB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■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Collectable file name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：</w:t>
            </w: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SAMPLE.yml</w:t>
            </w:r>
            <w:proofErr w:type="spellEnd"/>
          </w:p>
          <w:p w14:paraId="3ED75C32" w14:textId="5E25B7BD" w:rsidR="006812EB" w:rsidRDefault="006812EB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</w:rPr>
              <w:t>■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File contents</w:t>
            </w:r>
          </w:p>
          <w:p w14:paraId="66F8B910" w14:textId="6891AA93" w:rsidR="006812EB" w:rsidRDefault="006812EB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sz w:val="20"/>
                <w:szCs w:val="20"/>
              </w:rPr>
              <w:t>VAR_upload</w:t>
            </w:r>
            <w:r>
              <w:rPr>
                <w:color w:val="000000" w:themeColor="text1"/>
                <w:sz w:val="20"/>
                <w:szCs w:val="20"/>
              </w:rPr>
              <w:t>_file</w:t>
            </w:r>
            <w:proofErr w:type="spellEnd"/>
            <w:r>
              <w:rPr>
                <w:rFonts w:hint="eastAsia"/>
                <w:color w:val="000000" w:themeColor="text1"/>
                <w:sz w:val="20"/>
                <w:szCs w:val="20"/>
              </w:rPr>
              <w:t>: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 w:rsidRPr="0061596A">
              <w:rPr>
                <w:color w:val="000000" w:themeColor="text1"/>
                <w:sz w:val="20"/>
                <w:szCs w:val="20"/>
              </w:rPr>
              <w:t xml:space="preserve">"" </w:t>
            </w:r>
            <w:r w:rsidRPr="00437C19">
              <w:rPr>
                <w:rFonts w:hint="eastAsia"/>
                <w:color w:val="000000" w:themeColor="text1"/>
                <w:sz w:val="20"/>
                <w:szCs w:val="20"/>
              </w:rPr>
              <w:t xml:space="preserve">               </w:t>
            </w:r>
            <w:r w:rsidRPr="00437C19">
              <w:rPr>
                <w:rFonts w:hint="eastAsia"/>
                <w:color w:val="000000" w:themeColor="text1"/>
                <w:sz w:val="20"/>
                <w:szCs w:val="20"/>
              </w:rPr>
              <w:t>※</w:t>
            </w:r>
            <w:r>
              <w:rPr>
                <w:rFonts w:hint="eastAsia"/>
                <w:color w:val="000000" w:themeColor="text1"/>
                <w:sz w:val="20"/>
                <w:szCs w:val="20"/>
              </w:rPr>
              <w:t>U</w:t>
            </w:r>
            <w:r>
              <w:rPr>
                <w:color w:val="000000" w:themeColor="text1"/>
                <w:sz w:val="20"/>
                <w:szCs w:val="20"/>
              </w:rPr>
              <w:t>pload file</w:t>
            </w:r>
          </w:p>
          <w:p w14:paraId="6EE07EEA" w14:textId="77777777" w:rsidR="006812EB" w:rsidRPr="002C3BB2" w:rsidRDefault="006812EB" w:rsidP="006812EB">
            <w:pPr>
              <w:jc w:val="left"/>
              <w:rPr>
                <w:color w:val="000000" w:themeColor="text1"/>
                <w:sz w:val="20"/>
                <w:szCs w:val="20"/>
              </w:rPr>
            </w:pPr>
          </w:p>
        </w:tc>
      </w:tr>
    </w:tbl>
    <w:p w14:paraId="49FC5AA4" w14:textId="77777777" w:rsidR="006812EB" w:rsidRPr="006812EB" w:rsidRDefault="006812EB" w:rsidP="00723B83">
      <w:pPr>
        <w:pStyle w:val="26"/>
        <w:ind w:leftChars="0" w:left="0"/>
        <w:jc w:val="left"/>
        <w:rPr>
          <w:rFonts w:asciiTheme="majorHAnsi" w:eastAsia="ＭＳ Ｐゴシック" w:hAnsiTheme="majorHAnsi" w:cstheme="majorHAnsi"/>
          <w:szCs w:val="21"/>
        </w:rPr>
      </w:pPr>
    </w:p>
    <w:sectPr w:rsidR="006812EB" w:rsidRPr="006812EB" w:rsidSect="009F4923">
      <w:type w:val="continuous"/>
      <w:pgSz w:w="11906" w:h="16838" w:code="9"/>
      <w:pgMar w:top="1361" w:right="851" w:bottom="1134" w:left="1418" w:header="851" w:footer="992" w:gutter="0"/>
      <w:cols w:space="425"/>
      <w:docGrid w:type="lines"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092EB4" w14:textId="77777777" w:rsidR="00DF2C64" w:rsidRDefault="00DF2C64" w:rsidP="002D068D">
      <w:r>
        <w:separator/>
      </w:r>
    </w:p>
  </w:endnote>
  <w:endnote w:type="continuationSeparator" w:id="0">
    <w:p w14:paraId="1F82D1A8" w14:textId="77777777" w:rsidR="00DF2C64" w:rsidRDefault="00DF2C64" w:rsidP="002D06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F32DDD" w14:textId="77777777" w:rsidR="002425F1" w:rsidRDefault="002425F1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A6D073" w14:textId="346FCF39" w:rsidR="002425F1" w:rsidRDefault="002425F1" w:rsidP="002D068D">
    <w:pPr>
      <w:pStyle w:val="a9"/>
    </w:pPr>
  </w:p>
  <w:p w14:paraId="7197A072" w14:textId="33A0CA61" w:rsidR="002425F1" w:rsidRDefault="002425F1" w:rsidP="002D068D">
    <w:pPr>
      <w:pStyle w:val="a9"/>
      <w:jc w:val="center"/>
    </w:pPr>
    <w:r>
      <w:rPr>
        <w:kern w:val="0"/>
      </w:rPr>
      <w:t>Exastro-</w:t>
    </w:r>
    <w:proofErr w:type="spellStart"/>
    <w:r>
      <w:rPr>
        <w:kern w:val="0"/>
      </w:rPr>
      <w:t>ITA_</w:t>
    </w:r>
    <w:r>
      <w:rPr>
        <w:rFonts w:hint="eastAsia"/>
      </w:rPr>
      <w:t>U</w:t>
    </w:r>
    <w:r>
      <w:t>ser_manual_Collect_function</w:t>
    </w:r>
    <w:proofErr w:type="spellEnd"/>
    <w:r>
      <w:rPr>
        <w:rFonts w:hint="eastAsia"/>
      </w:rPr>
      <w:t xml:space="preserve">　　　</w:t>
    </w:r>
    <w:sdt>
      <w:sdtPr>
        <w:id w:val="-80461544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A16D46">
          <w:rPr>
            <w:noProof/>
          </w:rPr>
          <w:t>34</w:t>
        </w:r>
        <w:r>
          <w:fldChar w:fldCharType="end"/>
        </w:r>
        <w:r>
          <w:rPr>
            <w:rFonts w:hint="eastAsia"/>
          </w:rPr>
          <w:t xml:space="preserve"> /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\* Arabic  \* MERGEFORMAT </w:instrText>
        </w:r>
        <w:r>
          <w:rPr>
            <w:noProof/>
          </w:rPr>
          <w:fldChar w:fldCharType="separate"/>
        </w:r>
        <w:r w:rsidR="00A16D46">
          <w:rPr>
            <w:noProof/>
          </w:rPr>
          <w:t>35</w:t>
        </w:r>
        <w:r>
          <w:rPr>
            <w:noProof/>
          </w:rPr>
          <w:fldChar w:fldCharType="end"/>
        </w:r>
      </w:sdtContent>
    </w:sdt>
  </w:p>
  <w:p w14:paraId="60F318FE" w14:textId="406D9274" w:rsidR="002425F1" w:rsidRDefault="002425F1" w:rsidP="002D068D">
    <w:pPr>
      <w:pStyle w:val="a9"/>
    </w:pPr>
    <w:r>
      <w:rPr>
        <w:noProof/>
      </w:rPr>
      <w:drawing>
        <wp:anchor distT="0" distB="0" distL="114300" distR="114300" simplePos="0" relativeHeight="251662336" behindDoc="1" locked="0" layoutInCell="1" allowOverlap="1" wp14:anchorId="228A64B3" wp14:editId="0F6ED86E">
          <wp:simplePos x="0" y="0"/>
          <wp:positionH relativeFrom="column">
            <wp:posOffset>-1495178</wp:posOffset>
          </wp:positionH>
          <wp:positionV relativeFrom="paragraph">
            <wp:posOffset>479945</wp:posOffset>
          </wp:positionV>
          <wp:extent cx="12069033" cy="288290"/>
          <wp:effectExtent l="0" t="0" r="8890" b="0"/>
          <wp:wrapNone/>
          <wp:docPr id="451" name="図 4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黒線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69033" cy="288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4835EB" w14:textId="77777777" w:rsidR="002425F1" w:rsidRDefault="002425F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CF50EB" w14:textId="77777777" w:rsidR="00DF2C64" w:rsidRDefault="00DF2C64" w:rsidP="002D068D">
      <w:r>
        <w:separator/>
      </w:r>
    </w:p>
  </w:footnote>
  <w:footnote w:type="continuationSeparator" w:id="0">
    <w:p w14:paraId="186C2567" w14:textId="77777777" w:rsidR="00DF2C64" w:rsidRDefault="00DF2C64" w:rsidP="002D06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5AC639" w14:textId="77777777" w:rsidR="002425F1" w:rsidRDefault="002425F1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0CFA34" w14:textId="3D5C9904" w:rsidR="002425F1" w:rsidRDefault="002425F1" w:rsidP="002D068D">
    <w:pPr>
      <w:pStyle w:val="a7"/>
    </w:pPr>
    <w:r>
      <w:rPr>
        <w:noProof/>
      </w:rPr>
      <w:drawing>
        <wp:anchor distT="0" distB="0" distL="114300" distR="114300" simplePos="0" relativeHeight="251660288" behindDoc="1" locked="0" layoutInCell="1" allowOverlap="1" wp14:anchorId="4AE182CA" wp14:editId="3E7E29B9">
          <wp:simplePos x="0" y="0"/>
          <wp:positionH relativeFrom="column">
            <wp:posOffset>-1589388</wp:posOffset>
          </wp:positionH>
          <wp:positionV relativeFrom="paragraph">
            <wp:posOffset>-540550</wp:posOffset>
          </wp:positionV>
          <wp:extent cx="12069033" cy="288290"/>
          <wp:effectExtent l="0" t="0" r="8890" b="0"/>
          <wp:wrapNone/>
          <wp:docPr id="450" name="図 4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黒線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69033" cy="288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DCD12" w14:textId="739E466D" w:rsidR="002425F1" w:rsidRDefault="002425F1">
    <w:pPr>
      <w:pStyle w:val="a7"/>
    </w:pPr>
    <w:r>
      <w:rPr>
        <w:noProof/>
      </w:rPr>
      <w:drawing>
        <wp:inline distT="0" distB="0" distL="0" distR="0" wp14:anchorId="72D02CD5" wp14:editId="3754E0B0">
          <wp:extent cx="3063875" cy="718185"/>
          <wp:effectExtent l="0" t="0" r="0" b="5715"/>
          <wp:docPr id="452" name="図 452" descr="C:\Users\000001A00AKC2\AppData\Local\Microsoft\Windows\INetCache\Content.Word\Exastro_mark+type_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図 33" descr="C:\Users\000001A00AKC2\AppData\Local\Microsoft\Windows\INetCache\Content.Word\Exastro_mark+type_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63875" cy="7181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2B13C3F6" wp14:editId="1A00B065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535516" cy="10664042"/>
          <wp:effectExtent l="0" t="0" r="8890" b="4445"/>
          <wp:wrapNone/>
          <wp:docPr id="453" name="図 4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表紙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5516" cy="1066404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C5B91"/>
    <w:multiLevelType w:val="hybridMultilevel"/>
    <w:tmpl w:val="45A64B74"/>
    <w:lvl w:ilvl="0" w:tplc="69F43BEC">
      <w:start w:val="1"/>
      <w:numFmt w:val="decimalEnclosedCircle"/>
      <w:lvlText w:val="%1"/>
      <w:lvlJc w:val="left"/>
      <w:pPr>
        <w:ind w:left="1162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42" w:hanging="420"/>
      </w:pPr>
    </w:lvl>
    <w:lvl w:ilvl="2" w:tplc="04090011" w:tentative="1">
      <w:start w:val="1"/>
      <w:numFmt w:val="decimalEnclosedCircle"/>
      <w:lvlText w:val="%3"/>
      <w:lvlJc w:val="left"/>
      <w:pPr>
        <w:ind w:left="2062" w:hanging="420"/>
      </w:pPr>
    </w:lvl>
    <w:lvl w:ilvl="3" w:tplc="0409000F" w:tentative="1">
      <w:start w:val="1"/>
      <w:numFmt w:val="decimal"/>
      <w:lvlText w:val="%4."/>
      <w:lvlJc w:val="left"/>
      <w:pPr>
        <w:ind w:left="2482" w:hanging="420"/>
      </w:pPr>
    </w:lvl>
    <w:lvl w:ilvl="4" w:tplc="04090017" w:tentative="1">
      <w:start w:val="1"/>
      <w:numFmt w:val="aiueoFullWidth"/>
      <w:lvlText w:val="(%5)"/>
      <w:lvlJc w:val="left"/>
      <w:pPr>
        <w:ind w:left="2902" w:hanging="420"/>
      </w:pPr>
    </w:lvl>
    <w:lvl w:ilvl="5" w:tplc="04090011" w:tentative="1">
      <w:start w:val="1"/>
      <w:numFmt w:val="decimalEnclosedCircle"/>
      <w:lvlText w:val="%6"/>
      <w:lvlJc w:val="left"/>
      <w:pPr>
        <w:ind w:left="3322" w:hanging="420"/>
      </w:pPr>
    </w:lvl>
    <w:lvl w:ilvl="6" w:tplc="0409000F" w:tentative="1">
      <w:start w:val="1"/>
      <w:numFmt w:val="decimal"/>
      <w:lvlText w:val="%7."/>
      <w:lvlJc w:val="left"/>
      <w:pPr>
        <w:ind w:left="3742" w:hanging="420"/>
      </w:pPr>
    </w:lvl>
    <w:lvl w:ilvl="7" w:tplc="04090017" w:tentative="1">
      <w:start w:val="1"/>
      <w:numFmt w:val="aiueoFullWidth"/>
      <w:lvlText w:val="(%8)"/>
      <w:lvlJc w:val="left"/>
      <w:pPr>
        <w:ind w:left="4162" w:hanging="420"/>
      </w:pPr>
    </w:lvl>
    <w:lvl w:ilvl="8" w:tplc="04090011" w:tentative="1">
      <w:start w:val="1"/>
      <w:numFmt w:val="decimalEnclosedCircle"/>
      <w:lvlText w:val="%9"/>
      <w:lvlJc w:val="left"/>
      <w:pPr>
        <w:ind w:left="4582" w:hanging="420"/>
      </w:pPr>
    </w:lvl>
  </w:abstractNum>
  <w:abstractNum w:abstractNumId="1" w15:restartNumberingAfterBreak="0">
    <w:nsid w:val="04A31A4B"/>
    <w:multiLevelType w:val="multilevel"/>
    <w:tmpl w:val="5C4EA87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2"/>
      <w:lvlText w:val="%1.%2.%3"/>
      <w:lvlJc w:val="left"/>
      <w:pPr>
        <w:ind w:left="1418" w:hanging="567"/>
      </w:pPr>
      <w:rPr>
        <w:rFonts w:asciiTheme="majorHAnsi" w:eastAsia="ＭＳ 明朝" w:hAnsiTheme="majorHAnsi" w:cstheme="majorHAnsi" w:hint="default"/>
        <w:b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0815756"/>
    <w:multiLevelType w:val="multilevel"/>
    <w:tmpl w:val="AF08652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bullet"/>
      <w:lvlText w:val=""/>
      <w:lvlJc w:val="left"/>
      <w:pPr>
        <w:ind w:left="681" w:hanging="539"/>
      </w:pPr>
      <w:rPr>
        <w:rFonts w:ascii="Wingdings" w:hAnsi="Wingdings" w:hint="default"/>
      </w:rPr>
    </w:lvl>
    <w:lvl w:ilvl="2">
      <w:start w:val="1"/>
      <w:numFmt w:val="decimal"/>
      <w:lvlRestart w:val="1"/>
      <w:lvlText w:val="%1.%2.%3"/>
      <w:lvlJc w:val="left"/>
      <w:pPr>
        <w:ind w:left="993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2CC61BB"/>
    <w:multiLevelType w:val="hybridMultilevel"/>
    <w:tmpl w:val="1A78C9CE"/>
    <w:lvl w:ilvl="0" w:tplc="9BF0DB3C">
      <w:start w:val="1"/>
      <w:numFmt w:val="decimalEnclosedCircle"/>
      <w:lvlText w:val="%1"/>
      <w:lvlJc w:val="left"/>
      <w:pPr>
        <w:ind w:left="360" w:hanging="360"/>
      </w:pPr>
      <w:rPr>
        <w:rFonts w:ascii="Arial" w:hAnsi="Arial"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17F82DE2"/>
    <w:multiLevelType w:val="multilevel"/>
    <w:tmpl w:val="6778CB3A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aiueoFullWidth"/>
      <w:lvlText w:val="(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irohaFullWidth"/>
      <w:pStyle w:val="4"/>
      <w:lvlText w:val="(%4)"/>
      <w:lvlJc w:val="left"/>
      <w:pPr>
        <w:ind w:left="1701" w:hanging="425"/>
      </w:pPr>
    </w:lvl>
    <w:lvl w:ilvl="4">
      <w:start w:val="1"/>
      <w:numFmt w:val="none"/>
      <w:suff w:val="nothing"/>
      <w:lvlText w:val=""/>
      <w:lvlJc w:val="left"/>
      <w:pPr>
        <w:ind w:left="2126" w:hanging="425"/>
      </w:pPr>
    </w:lvl>
    <w:lvl w:ilvl="5">
      <w:start w:val="1"/>
      <w:numFmt w:val="none"/>
      <w:pStyle w:val="6"/>
      <w:suff w:val="nothing"/>
      <w:lvlText w:val=""/>
      <w:lvlJc w:val="left"/>
      <w:pPr>
        <w:ind w:left="2551" w:hanging="425"/>
      </w:pPr>
    </w:lvl>
    <w:lvl w:ilvl="6">
      <w:start w:val="1"/>
      <w:numFmt w:val="none"/>
      <w:pStyle w:val="7"/>
      <w:suff w:val="nothing"/>
      <w:lvlText w:val=""/>
      <w:lvlJc w:val="left"/>
      <w:pPr>
        <w:ind w:left="2976" w:hanging="425"/>
      </w:pPr>
    </w:lvl>
    <w:lvl w:ilvl="7">
      <w:start w:val="1"/>
      <w:numFmt w:val="none"/>
      <w:pStyle w:val="8"/>
      <w:suff w:val="nothing"/>
      <w:lvlText w:val=""/>
      <w:lvlJc w:val="left"/>
      <w:pPr>
        <w:ind w:left="3402" w:hanging="426"/>
      </w:pPr>
    </w:lvl>
    <w:lvl w:ilvl="8">
      <w:start w:val="1"/>
      <w:numFmt w:val="none"/>
      <w:pStyle w:val="9"/>
      <w:suff w:val="nothing"/>
      <w:lvlText w:val=""/>
      <w:lvlJc w:val="right"/>
      <w:pPr>
        <w:ind w:left="3827" w:hanging="425"/>
      </w:pPr>
    </w:lvl>
  </w:abstractNum>
  <w:abstractNum w:abstractNumId="5" w15:restartNumberingAfterBreak="0">
    <w:nsid w:val="1AC24522"/>
    <w:multiLevelType w:val="hybridMultilevel"/>
    <w:tmpl w:val="EBF81398"/>
    <w:lvl w:ilvl="0" w:tplc="04090001">
      <w:start w:val="1"/>
      <w:numFmt w:val="bullet"/>
      <w:lvlText w:val=""/>
      <w:lvlJc w:val="left"/>
      <w:pPr>
        <w:ind w:left="2008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428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84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68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688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10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28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948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368" w:hanging="420"/>
      </w:pPr>
      <w:rPr>
        <w:rFonts w:ascii="Wingdings" w:hAnsi="Wingdings" w:hint="default"/>
      </w:rPr>
    </w:lvl>
  </w:abstractNum>
  <w:abstractNum w:abstractNumId="6" w15:restartNumberingAfterBreak="0">
    <w:nsid w:val="1D0456BB"/>
    <w:multiLevelType w:val="hybridMultilevel"/>
    <w:tmpl w:val="2C4481CA"/>
    <w:lvl w:ilvl="0" w:tplc="04090013">
      <w:start w:val="1"/>
      <w:numFmt w:val="upperRoman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1E20732F"/>
    <w:multiLevelType w:val="hybridMultilevel"/>
    <w:tmpl w:val="A98AA3EA"/>
    <w:lvl w:ilvl="0" w:tplc="0812086E">
      <w:start w:val="1"/>
      <w:numFmt w:val="decimalEnclosedCircle"/>
      <w:lvlText w:val="%1"/>
      <w:lvlJc w:val="left"/>
      <w:pPr>
        <w:ind w:left="57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8" w15:restartNumberingAfterBreak="0">
    <w:nsid w:val="22B12277"/>
    <w:multiLevelType w:val="hybridMultilevel"/>
    <w:tmpl w:val="ED267D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9D04628"/>
    <w:multiLevelType w:val="hybridMultilevel"/>
    <w:tmpl w:val="7B40B932"/>
    <w:lvl w:ilvl="0" w:tplc="38D80AF2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B3A0B4C"/>
    <w:multiLevelType w:val="multilevel"/>
    <w:tmpl w:val="AF08652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bullet"/>
      <w:lvlText w:val=""/>
      <w:lvlJc w:val="left"/>
      <w:pPr>
        <w:ind w:left="681" w:hanging="539"/>
      </w:pPr>
      <w:rPr>
        <w:rFonts w:ascii="Wingdings" w:hAnsi="Wingdings" w:hint="default"/>
      </w:rPr>
    </w:lvl>
    <w:lvl w:ilvl="2">
      <w:start w:val="1"/>
      <w:numFmt w:val="decimal"/>
      <w:lvlRestart w:val="1"/>
      <w:lvlText w:val="%1.%2.%3"/>
      <w:lvlJc w:val="left"/>
      <w:pPr>
        <w:ind w:left="993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2BBA47EB"/>
    <w:multiLevelType w:val="hybridMultilevel"/>
    <w:tmpl w:val="81A0788E"/>
    <w:lvl w:ilvl="0" w:tplc="04090001">
      <w:start w:val="1"/>
      <w:numFmt w:val="bullet"/>
      <w:lvlText w:val=""/>
      <w:lvlJc w:val="left"/>
      <w:pPr>
        <w:ind w:left="2008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2428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284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68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688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10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28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948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368" w:hanging="420"/>
      </w:pPr>
      <w:rPr>
        <w:rFonts w:ascii="Wingdings" w:hAnsi="Wingdings" w:hint="default"/>
      </w:rPr>
    </w:lvl>
  </w:abstractNum>
  <w:abstractNum w:abstractNumId="12" w15:restartNumberingAfterBreak="0">
    <w:nsid w:val="2DA955EC"/>
    <w:multiLevelType w:val="multilevel"/>
    <w:tmpl w:val="AF08652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bullet"/>
      <w:lvlText w:val=""/>
      <w:lvlJc w:val="left"/>
      <w:pPr>
        <w:ind w:left="681" w:hanging="539"/>
      </w:pPr>
      <w:rPr>
        <w:rFonts w:ascii="Wingdings" w:hAnsi="Wingdings" w:hint="default"/>
      </w:rPr>
    </w:lvl>
    <w:lvl w:ilvl="2">
      <w:start w:val="1"/>
      <w:numFmt w:val="decimal"/>
      <w:lvlRestart w:val="1"/>
      <w:lvlText w:val="%1.%2.%3"/>
      <w:lvlJc w:val="left"/>
      <w:pPr>
        <w:ind w:left="993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2EC46003"/>
    <w:multiLevelType w:val="multilevel"/>
    <w:tmpl w:val="AF08652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bullet"/>
      <w:lvlText w:val=""/>
      <w:lvlJc w:val="left"/>
      <w:pPr>
        <w:ind w:left="681" w:hanging="539"/>
      </w:pPr>
      <w:rPr>
        <w:rFonts w:ascii="Wingdings" w:hAnsi="Wingdings" w:hint="default"/>
      </w:rPr>
    </w:lvl>
    <w:lvl w:ilvl="2">
      <w:start w:val="1"/>
      <w:numFmt w:val="decimal"/>
      <w:lvlRestart w:val="1"/>
      <w:lvlText w:val="%1.%2.%3"/>
      <w:lvlJc w:val="left"/>
      <w:pPr>
        <w:ind w:left="993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2F620B29"/>
    <w:multiLevelType w:val="hybridMultilevel"/>
    <w:tmpl w:val="9FBEA28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 w15:restartNumberingAfterBreak="0">
    <w:nsid w:val="353A1E4C"/>
    <w:multiLevelType w:val="multilevel"/>
    <w:tmpl w:val="0409001D"/>
    <w:styleLink w:val="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40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38C76A34"/>
    <w:multiLevelType w:val="multilevel"/>
    <w:tmpl w:val="11F66648"/>
    <w:lvl w:ilvl="0">
      <w:start w:val="1"/>
      <w:numFmt w:val="decimal"/>
      <w:pStyle w:val="11"/>
      <w:suff w:val="nothing"/>
      <w:lvlText w:val="%1"/>
      <w:lvlJc w:val="left"/>
      <w:pPr>
        <w:ind w:left="425" w:hanging="425"/>
      </w:pPr>
      <w:rPr>
        <w:rFonts w:asciiTheme="majorHAnsi" w:eastAsiaTheme="majorEastAsia" w:hAnsiTheme="majorHAnsi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>
      <w:start w:val="1"/>
      <w:numFmt w:val="decimal"/>
      <w:pStyle w:val="12"/>
      <w:lvlText w:val="%1.%2"/>
      <w:lvlJc w:val="left"/>
      <w:pPr>
        <w:ind w:left="992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1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14"/>
      <w:lvlText w:val="(%4)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3EC557A2"/>
    <w:multiLevelType w:val="multilevel"/>
    <w:tmpl w:val="B16ADF06"/>
    <w:lvl w:ilvl="0">
      <w:start w:val="1"/>
      <w:numFmt w:val="bullet"/>
      <w:pStyle w:val="5"/>
      <w:lvlText w:val=""/>
      <w:lvlJc w:val="left"/>
      <w:pPr>
        <w:ind w:left="1050" w:hanging="199"/>
      </w:pPr>
      <w:rPr>
        <w:rFonts w:ascii="Wingdings" w:hAnsi="Wingdings" w:hint="default"/>
        <w:sz w:val="22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0803EBB"/>
    <w:multiLevelType w:val="hybridMultilevel"/>
    <w:tmpl w:val="1802483E"/>
    <w:lvl w:ilvl="0" w:tplc="0B54DCA2">
      <w:start w:val="1"/>
      <w:numFmt w:val="decimal"/>
      <w:pStyle w:val="a"/>
      <w:lvlText w:val="(%1)"/>
      <w:lvlJc w:val="left"/>
      <w:pPr>
        <w:ind w:left="587" w:hanging="36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>
      <w:start w:val="1"/>
      <w:numFmt w:val="aiueoFullWidth"/>
      <w:lvlText w:val="(%2)"/>
      <w:lvlJc w:val="left"/>
      <w:pPr>
        <w:ind w:left="1067" w:hanging="420"/>
      </w:pPr>
    </w:lvl>
    <w:lvl w:ilvl="2" w:tplc="E3B89FCC">
      <w:start w:val="2"/>
      <w:numFmt w:val="decimalEnclosedCircle"/>
      <w:lvlText w:val="%3"/>
      <w:lvlJc w:val="left"/>
      <w:pPr>
        <w:ind w:left="1427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07" w:hanging="420"/>
      </w:pPr>
    </w:lvl>
    <w:lvl w:ilvl="4" w:tplc="04090017" w:tentative="1">
      <w:start w:val="1"/>
      <w:numFmt w:val="aiueoFullWidth"/>
      <w:lvlText w:val="(%5)"/>
      <w:lvlJc w:val="left"/>
      <w:pPr>
        <w:ind w:left="2327" w:hanging="420"/>
      </w:pPr>
    </w:lvl>
    <w:lvl w:ilvl="5" w:tplc="04090011" w:tentative="1">
      <w:start w:val="1"/>
      <w:numFmt w:val="decimalEnclosedCircle"/>
      <w:lvlText w:val="%6"/>
      <w:lvlJc w:val="left"/>
      <w:pPr>
        <w:ind w:left="2747" w:hanging="420"/>
      </w:pPr>
    </w:lvl>
    <w:lvl w:ilvl="6" w:tplc="0409000F" w:tentative="1">
      <w:start w:val="1"/>
      <w:numFmt w:val="decimal"/>
      <w:lvlText w:val="%7."/>
      <w:lvlJc w:val="left"/>
      <w:pPr>
        <w:ind w:left="3167" w:hanging="420"/>
      </w:pPr>
    </w:lvl>
    <w:lvl w:ilvl="7" w:tplc="04090017" w:tentative="1">
      <w:start w:val="1"/>
      <w:numFmt w:val="aiueoFullWidth"/>
      <w:lvlText w:val="(%8)"/>
      <w:lvlJc w:val="left"/>
      <w:pPr>
        <w:ind w:left="3587" w:hanging="420"/>
      </w:pPr>
    </w:lvl>
    <w:lvl w:ilvl="8" w:tplc="04090011" w:tentative="1">
      <w:start w:val="1"/>
      <w:numFmt w:val="decimalEnclosedCircle"/>
      <w:lvlText w:val="%9"/>
      <w:lvlJc w:val="left"/>
      <w:pPr>
        <w:ind w:left="4007" w:hanging="420"/>
      </w:pPr>
    </w:lvl>
  </w:abstractNum>
  <w:abstractNum w:abstractNumId="19" w15:restartNumberingAfterBreak="0">
    <w:nsid w:val="42C009A9"/>
    <w:multiLevelType w:val="multilevel"/>
    <w:tmpl w:val="AF08652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bullet"/>
      <w:lvlText w:val=""/>
      <w:lvlJc w:val="left"/>
      <w:pPr>
        <w:ind w:left="681" w:hanging="539"/>
      </w:pPr>
      <w:rPr>
        <w:rFonts w:ascii="Wingdings" w:hAnsi="Wingdings" w:hint="default"/>
      </w:rPr>
    </w:lvl>
    <w:lvl w:ilvl="2">
      <w:start w:val="1"/>
      <w:numFmt w:val="decimal"/>
      <w:lvlRestart w:val="1"/>
      <w:lvlText w:val="%1.%2.%3"/>
      <w:lvlJc w:val="left"/>
      <w:pPr>
        <w:ind w:left="993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 w15:restartNumberingAfterBreak="0">
    <w:nsid w:val="491B5466"/>
    <w:multiLevelType w:val="multilevel"/>
    <w:tmpl w:val="D7B6F604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decimal"/>
      <w:pStyle w:val="20"/>
      <w:lvlText w:val=" %1.%2"/>
      <w:lvlJc w:val="left"/>
      <w:pPr>
        <w:ind w:left="681" w:hanging="539"/>
      </w:pPr>
      <w:rPr>
        <w:rFonts w:hint="eastAsia"/>
      </w:rPr>
    </w:lvl>
    <w:lvl w:ilvl="2">
      <w:start w:val="1"/>
      <w:numFmt w:val="decimal"/>
      <w:lvlRestart w:val="1"/>
      <w:pStyle w:val="30"/>
      <w:lvlText w:val="%1.%2.%3"/>
      <w:lvlJc w:val="left"/>
      <w:pPr>
        <w:ind w:left="993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4A5D21CD"/>
    <w:multiLevelType w:val="multilevel"/>
    <w:tmpl w:val="AF08652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bullet"/>
      <w:lvlText w:val=""/>
      <w:lvlJc w:val="left"/>
      <w:pPr>
        <w:ind w:left="681" w:hanging="539"/>
      </w:pPr>
      <w:rPr>
        <w:rFonts w:ascii="Wingdings" w:hAnsi="Wingdings" w:hint="default"/>
      </w:rPr>
    </w:lvl>
    <w:lvl w:ilvl="2">
      <w:start w:val="1"/>
      <w:numFmt w:val="decimal"/>
      <w:lvlRestart w:val="1"/>
      <w:lvlText w:val="%1.%2.%3"/>
      <w:lvlJc w:val="left"/>
      <w:pPr>
        <w:ind w:left="993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4CCE363A"/>
    <w:multiLevelType w:val="hybridMultilevel"/>
    <w:tmpl w:val="1B4441B6"/>
    <w:lvl w:ilvl="0" w:tplc="04090001">
      <w:start w:val="1"/>
      <w:numFmt w:val="bullet"/>
      <w:lvlText w:val=""/>
      <w:lvlJc w:val="left"/>
      <w:pPr>
        <w:ind w:left="1259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679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39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199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23" w15:restartNumberingAfterBreak="0">
    <w:nsid w:val="4D0E4705"/>
    <w:multiLevelType w:val="hybridMultilevel"/>
    <w:tmpl w:val="633C7AF0"/>
    <w:lvl w:ilvl="0" w:tplc="D33E7A28">
      <w:start w:val="1"/>
      <w:numFmt w:val="decimal"/>
      <w:pStyle w:val="a0"/>
      <w:lvlText w:val="(%1)"/>
      <w:lvlJc w:val="left"/>
      <w:pPr>
        <w:ind w:left="709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AC03404">
      <w:start w:val="1"/>
      <w:numFmt w:val="decimalEnclosedCircle"/>
      <w:lvlText w:val="%2"/>
      <w:lvlJc w:val="left"/>
      <w:pPr>
        <w:ind w:left="1069" w:hanging="360"/>
      </w:pPr>
      <w:rPr>
        <w:rFonts w:hint="default"/>
      </w:rPr>
    </w:lvl>
    <w:lvl w:ilvl="2" w:tplc="04090011" w:tentative="1">
      <w:start w:val="1"/>
      <w:numFmt w:val="decimalEnclosedCircle"/>
      <w:pStyle w:val="a1"/>
      <w:lvlText w:val="%3"/>
      <w:lvlJc w:val="left"/>
      <w:pPr>
        <w:ind w:left="1549" w:hanging="420"/>
      </w:pPr>
    </w:lvl>
    <w:lvl w:ilvl="3" w:tplc="0409000F" w:tentative="1">
      <w:start w:val="1"/>
      <w:numFmt w:val="decimal"/>
      <w:lvlText w:val="%4."/>
      <w:lvlJc w:val="left"/>
      <w:pPr>
        <w:ind w:left="1969" w:hanging="420"/>
      </w:pPr>
    </w:lvl>
    <w:lvl w:ilvl="4" w:tplc="04090017" w:tentative="1">
      <w:start w:val="1"/>
      <w:numFmt w:val="aiueoFullWidth"/>
      <w:lvlText w:val="(%5)"/>
      <w:lvlJc w:val="left"/>
      <w:pPr>
        <w:ind w:left="2389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9" w:hanging="420"/>
      </w:pPr>
    </w:lvl>
    <w:lvl w:ilvl="6" w:tplc="0409000F" w:tentative="1">
      <w:start w:val="1"/>
      <w:numFmt w:val="decimal"/>
      <w:lvlText w:val="%7."/>
      <w:lvlJc w:val="left"/>
      <w:pPr>
        <w:ind w:left="3229" w:hanging="420"/>
      </w:pPr>
    </w:lvl>
    <w:lvl w:ilvl="7" w:tplc="04090017" w:tentative="1">
      <w:start w:val="1"/>
      <w:numFmt w:val="aiueoFullWidth"/>
      <w:lvlText w:val="(%8)"/>
      <w:lvlJc w:val="left"/>
      <w:pPr>
        <w:ind w:left="3649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9" w:hanging="420"/>
      </w:pPr>
    </w:lvl>
  </w:abstractNum>
  <w:abstractNum w:abstractNumId="24" w15:restartNumberingAfterBreak="0">
    <w:nsid w:val="4D3646D8"/>
    <w:multiLevelType w:val="hybridMultilevel"/>
    <w:tmpl w:val="66A2ADCC"/>
    <w:lvl w:ilvl="0" w:tplc="729C401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5" w15:restartNumberingAfterBreak="0">
    <w:nsid w:val="54AF0FF3"/>
    <w:multiLevelType w:val="hybridMultilevel"/>
    <w:tmpl w:val="F8C677C0"/>
    <w:lvl w:ilvl="0" w:tplc="5900B406">
      <w:numFmt w:val="bullet"/>
      <w:lvlText w:val="・"/>
      <w:lvlJc w:val="left"/>
      <w:pPr>
        <w:ind w:left="643" w:hanging="360"/>
      </w:pPr>
      <w:rPr>
        <w:rFonts w:ascii="ＭＳ Ｐゴシック" w:eastAsia="ＭＳ Ｐゴシック" w:hAnsi="ＭＳ Ｐゴシック" w:cstheme="minorBidi" w:hint="eastAsia"/>
      </w:rPr>
    </w:lvl>
    <w:lvl w:ilvl="1" w:tplc="0409000B">
      <w:start w:val="1"/>
      <w:numFmt w:val="bullet"/>
      <w:lvlText w:val=""/>
      <w:lvlJc w:val="left"/>
      <w:pPr>
        <w:ind w:left="1123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54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3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83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0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3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643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063" w:hanging="420"/>
      </w:pPr>
      <w:rPr>
        <w:rFonts w:ascii="Wingdings" w:hAnsi="Wingdings" w:hint="default"/>
      </w:rPr>
    </w:lvl>
  </w:abstractNum>
  <w:abstractNum w:abstractNumId="26" w15:restartNumberingAfterBreak="0">
    <w:nsid w:val="5DEA31A8"/>
    <w:multiLevelType w:val="hybridMultilevel"/>
    <w:tmpl w:val="4D9CE0B8"/>
    <w:lvl w:ilvl="0" w:tplc="A224DF54">
      <w:start w:val="1"/>
      <w:numFmt w:val="decimalEnclosedCircle"/>
      <w:pStyle w:val="50"/>
      <w:suff w:val="space"/>
      <w:lvlText w:val="%1"/>
      <w:lvlJc w:val="left"/>
      <w:pPr>
        <w:ind w:left="1050" w:hanging="420"/>
      </w:pPr>
      <w:rPr>
        <w:rFonts w:hint="eastAsia"/>
      </w:rPr>
    </w:lvl>
    <w:lvl w:ilvl="1" w:tplc="4DEE0522">
      <w:start w:val="1"/>
      <w:numFmt w:val="decimalEnclosedCircle"/>
      <w:lvlText w:val="%2"/>
      <w:lvlJc w:val="left"/>
      <w:pPr>
        <w:ind w:left="141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27" w15:restartNumberingAfterBreak="0">
    <w:nsid w:val="5E9E18F2"/>
    <w:multiLevelType w:val="multilevel"/>
    <w:tmpl w:val="0409001D"/>
    <w:numStyleLink w:val="3"/>
  </w:abstractNum>
  <w:abstractNum w:abstractNumId="28" w15:restartNumberingAfterBreak="0">
    <w:nsid w:val="5EE54576"/>
    <w:multiLevelType w:val="hybridMultilevel"/>
    <w:tmpl w:val="BA943B84"/>
    <w:lvl w:ilvl="0" w:tplc="BCD48606">
      <w:start w:val="1"/>
      <w:numFmt w:val="decimalEnclosedCircle"/>
      <w:lvlText w:val="%1"/>
      <w:lvlJc w:val="left"/>
      <w:pPr>
        <w:ind w:left="644" w:hanging="360"/>
      </w:pPr>
      <w:rPr>
        <w:rFonts w:hint="default"/>
        <w:b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9" w15:restartNumberingAfterBreak="0">
    <w:nsid w:val="63B85B13"/>
    <w:multiLevelType w:val="hybridMultilevel"/>
    <w:tmpl w:val="E8B03A72"/>
    <w:lvl w:ilvl="0" w:tplc="5C16334C">
      <w:start w:val="1"/>
      <w:numFmt w:val="decimalEnclosedCircle"/>
      <w:pStyle w:val="a2"/>
      <w:lvlText w:val="%1"/>
      <w:lvlJc w:val="left"/>
      <w:pPr>
        <w:ind w:left="950" w:hanging="420"/>
      </w:pPr>
    </w:lvl>
    <w:lvl w:ilvl="1" w:tplc="04090017" w:tentative="1">
      <w:start w:val="1"/>
      <w:numFmt w:val="aiueoFullWidth"/>
      <w:lvlText w:val="(%2)"/>
      <w:lvlJc w:val="left"/>
      <w:pPr>
        <w:ind w:left="13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90" w:hanging="420"/>
      </w:pPr>
    </w:lvl>
    <w:lvl w:ilvl="3" w:tplc="0409000F" w:tentative="1">
      <w:start w:val="1"/>
      <w:numFmt w:val="decimal"/>
      <w:lvlText w:val="%4."/>
      <w:lvlJc w:val="left"/>
      <w:pPr>
        <w:ind w:left="2210" w:hanging="420"/>
      </w:pPr>
    </w:lvl>
    <w:lvl w:ilvl="4" w:tplc="04090017" w:tentative="1">
      <w:start w:val="1"/>
      <w:numFmt w:val="aiueoFullWidth"/>
      <w:lvlText w:val="(%5)"/>
      <w:lvlJc w:val="left"/>
      <w:pPr>
        <w:ind w:left="26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50" w:hanging="420"/>
      </w:pPr>
    </w:lvl>
    <w:lvl w:ilvl="6" w:tplc="0409000F" w:tentative="1">
      <w:start w:val="1"/>
      <w:numFmt w:val="decimal"/>
      <w:lvlText w:val="%7."/>
      <w:lvlJc w:val="left"/>
      <w:pPr>
        <w:ind w:left="3470" w:hanging="420"/>
      </w:pPr>
    </w:lvl>
    <w:lvl w:ilvl="7" w:tplc="04090017" w:tentative="1">
      <w:start w:val="1"/>
      <w:numFmt w:val="aiueoFullWidth"/>
      <w:lvlText w:val="(%8)"/>
      <w:lvlJc w:val="left"/>
      <w:pPr>
        <w:ind w:left="38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310" w:hanging="420"/>
      </w:pPr>
    </w:lvl>
  </w:abstractNum>
  <w:abstractNum w:abstractNumId="30" w15:restartNumberingAfterBreak="0">
    <w:nsid w:val="66C0255C"/>
    <w:multiLevelType w:val="hybridMultilevel"/>
    <w:tmpl w:val="D206D04E"/>
    <w:lvl w:ilvl="0" w:tplc="5900B406">
      <w:numFmt w:val="bullet"/>
      <w:lvlText w:val="・"/>
      <w:lvlJc w:val="left"/>
      <w:pPr>
        <w:ind w:left="823" w:hanging="360"/>
      </w:pPr>
      <w:rPr>
        <w:rFonts w:ascii="ＭＳ Ｐゴシック" w:eastAsia="ＭＳ Ｐゴシック" w:hAnsi="ＭＳ Ｐ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02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8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4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20"/>
      </w:pPr>
      <w:rPr>
        <w:rFonts w:ascii="Wingdings" w:hAnsi="Wingdings" w:hint="default"/>
      </w:rPr>
    </w:lvl>
  </w:abstractNum>
  <w:abstractNum w:abstractNumId="31" w15:restartNumberingAfterBreak="0">
    <w:nsid w:val="67E50BD5"/>
    <w:multiLevelType w:val="hybridMultilevel"/>
    <w:tmpl w:val="281E8A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2" w15:restartNumberingAfterBreak="0">
    <w:nsid w:val="6E2A10A6"/>
    <w:multiLevelType w:val="hybridMultilevel"/>
    <w:tmpl w:val="D52689E8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7" w:tentative="1">
      <w:start w:val="1"/>
      <w:numFmt w:val="aiueoFullWidth"/>
      <w:lvlText w:val="(%2)"/>
      <w:lvlJc w:val="left"/>
      <w:pPr>
        <w:ind w:left="1123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33" w15:restartNumberingAfterBreak="0">
    <w:nsid w:val="6FBB19B5"/>
    <w:multiLevelType w:val="hybridMultilevel"/>
    <w:tmpl w:val="281E8A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4" w15:restartNumberingAfterBreak="0">
    <w:nsid w:val="74856A3F"/>
    <w:multiLevelType w:val="multilevel"/>
    <w:tmpl w:val="8D2C73EC"/>
    <w:styleLink w:val="10"/>
    <w:lvl w:ilvl="0">
      <w:start w:val="1"/>
      <w:numFmt w:val="decimal"/>
      <w:lvlText w:val="%1."/>
      <w:lvlJc w:val="left"/>
      <w:pPr>
        <w:ind w:left="562" w:hanging="42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ascii="ＭＳ Ｐゴシック" w:eastAsia="ＭＳ Ｐゴシック" w:hAnsi="ＭＳ Ｐゴシック"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35" w15:restartNumberingAfterBreak="0">
    <w:nsid w:val="7FB77012"/>
    <w:multiLevelType w:val="multilevel"/>
    <w:tmpl w:val="AF08652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bullet"/>
      <w:lvlText w:val=""/>
      <w:lvlJc w:val="left"/>
      <w:pPr>
        <w:ind w:left="681" w:hanging="539"/>
      </w:pPr>
      <w:rPr>
        <w:rFonts w:ascii="Wingdings" w:hAnsi="Wingdings" w:hint="default"/>
      </w:rPr>
    </w:lvl>
    <w:lvl w:ilvl="2">
      <w:start w:val="1"/>
      <w:numFmt w:val="decimal"/>
      <w:lvlRestart w:val="1"/>
      <w:lvlText w:val="%1.%2.%3"/>
      <w:lvlJc w:val="left"/>
      <w:pPr>
        <w:ind w:left="993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34"/>
  </w:num>
  <w:num w:numId="2">
    <w:abstractNumId w:val="9"/>
  </w:num>
  <w:num w:numId="3">
    <w:abstractNumId w:val="15"/>
  </w:num>
  <w:num w:numId="4">
    <w:abstractNumId w:val="27"/>
    <w:lvlOverride w:ilvl="2">
      <w:lvl w:ilvl="2">
        <w:start w:val="1"/>
        <w:numFmt w:val="decimal"/>
        <w:pStyle w:val="40"/>
        <w:lvlText w:val="%1.%2.%3"/>
        <w:lvlJc w:val="left"/>
        <w:pPr>
          <w:ind w:left="1418" w:hanging="567"/>
        </w:pPr>
      </w:lvl>
    </w:lvlOverride>
  </w:num>
  <w:num w:numId="5">
    <w:abstractNumId w:val="4"/>
  </w:num>
  <w:num w:numId="6">
    <w:abstractNumId w:val="1"/>
  </w:num>
  <w:num w:numId="7">
    <w:abstractNumId w:val="17"/>
  </w:num>
  <w:num w:numId="8">
    <w:abstractNumId w:val="18"/>
  </w:num>
  <w:num w:numId="9">
    <w:abstractNumId w:val="16"/>
  </w:num>
  <w:num w:numId="10">
    <w:abstractNumId w:val="29"/>
  </w:num>
  <w:num w:numId="11">
    <w:abstractNumId w:val="29"/>
    <w:lvlOverride w:ilvl="0">
      <w:startOverride w:val="1"/>
    </w:lvlOverride>
  </w:num>
  <w:num w:numId="12">
    <w:abstractNumId w:val="22"/>
  </w:num>
  <w:num w:numId="13">
    <w:abstractNumId w:val="28"/>
  </w:num>
  <w:num w:numId="14">
    <w:abstractNumId w:val="23"/>
  </w:num>
  <w:num w:numId="15">
    <w:abstractNumId w:val="23"/>
    <w:lvlOverride w:ilvl="0">
      <w:startOverride w:val="1"/>
    </w:lvlOverride>
  </w:num>
  <w:num w:numId="16">
    <w:abstractNumId w:val="24"/>
  </w:num>
  <w:num w:numId="17">
    <w:abstractNumId w:val="20"/>
  </w:num>
  <w:num w:numId="18">
    <w:abstractNumId w:val="20"/>
  </w:num>
  <w:num w:numId="19">
    <w:abstractNumId w:val="26"/>
  </w:num>
  <w:num w:numId="20">
    <w:abstractNumId w:val="0"/>
  </w:num>
  <w:num w:numId="21">
    <w:abstractNumId w:val="20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5"/>
  </w:num>
  <w:num w:numId="23">
    <w:abstractNumId w:val="3"/>
  </w:num>
  <w:num w:numId="24">
    <w:abstractNumId w:val="23"/>
    <w:lvlOverride w:ilvl="0">
      <w:startOverride w:val="1"/>
    </w:lvlOverride>
  </w:num>
  <w:num w:numId="25">
    <w:abstractNumId w:val="30"/>
  </w:num>
  <w:num w:numId="26">
    <w:abstractNumId w:val="20"/>
    <w:lvlOverride w:ilvl="0">
      <w:startOverride w:val="5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2"/>
  </w:num>
  <w:num w:numId="28">
    <w:abstractNumId w:val="20"/>
  </w:num>
  <w:num w:numId="29">
    <w:abstractNumId w:val="11"/>
  </w:num>
  <w:num w:numId="30">
    <w:abstractNumId w:val="2"/>
  </w:num>
  <w:num w:numId="31">
    <w:abstractNumId w:val="13"/>
  </w:num>
  <w:num w:numId="32">
    <w:abstractNumId w:val="19"/>
  </w:num>
  <w:num w:numId="33">
    <w:abstractNumId w:val="12"/>
  </w:num>
  <w:num w:numId="34">
    <w:abstractNumId w:val="21"/>
  </w:num>
  <w:num w:numId="35">
    <w:abstractNumId w:val="10"/>
  </w:num>
  <w:num w:numId="36">
    <w:abstractNumId w:val="35"/>
  </w:num>
  <w:num w:numId="37">
    <w:abstractNumId w:val="5"/>
  </w:num>
  <w:num w:numId="3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4"/>
  </w:num>
  <w:num w:numId="40">
    <w:abstractNumId w:val="7"/>
  </w:num>
  <w:num w:numId="41">
    <w:abstractNumId w:val="6"/>
  </w:num>
  <w:num w:numId="42">
    <w:abstractNumId w:val="31"/>
  </w:num>
  <w:num w:numId="43">
    <w:abstractNumId w:val="33"/>
  </w:num>
  <w:num w:numId="44">
    <w:abstractNumId w:val="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hideSpellingErrors/>
  <w:proofState w:spelling="clean" w:grammar="dirty"/>
  <w:defaultTabStop w:val="840"/>
  <w:drawingGridHorizontalSpacing w:val="105"/>
  <w:drawingGridVerticalSpacing w:val="143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831"/>
    <w:rsid w:val="000005F5"/>
    <w:rsid w:val="00000727"/>
    <w:rsid w:val="00001CF1"/>
    <w:rsid w:val="0000426C"/>
    <w:rsid w:val="000044F6"/>
    <w:rsid w:val="0000457D"/>
    <w:rsid w:val="000055F8"/>
    <w:rsid w:val="00006A72"/>
    <w:rsid w:val="00006AC6"/>
    <w:rsid w:val="00010DA5"/>
    <w:rsid w:val="00011050"/>
    <w:rsid w:val="0001342D"/>
    <w:rsid w:val="00013646"/>
    <w:rsid w:val="00013696"/>
    <w:rsid w:val="00013CC7"/>
    <w:rsid w:val="00013CFD"/>
    <w:rsid w:val="00013E5E"/>
    <w:rsid w:val="000143C4"/>
    <w:rsid w:val="00015366"/>
    <w:rsid w:val="00015ECB"/>
    <w:rsid w:val="000164A2"/>
    <w:rsid w:val="00016C86"/>
    <w:rsid w:val="00016CB1"/>
    <w:rsid w:val="00017C67"/>
    <w:rsid w:val="000224AA"/>
    <w:rsid w:val="000228C5"/>
    <w:rsid w:val="000229DD"/>
    <w:rsid w:val="00022AD8"/>
    <w:rsid w:val="00022CDE"/>
    <w:rsid w:val="000231F6"/>
    <w:rsid w:val="00023830"/>
    <w:rsid w:val="00024334"/>
    <w:rsid w:val="000257DA"/>
    <w:rsid w:val="00030C49"/>
    <w:rsid w:val="000311E2"/>
    <w:rsid w:val="000319D8"/>
    <w:rsid w:val="00032C32"/>
    <w:rsid w:val="00032D75"/>
    <w:rsid w:val="000342DE"/>
    <w:rsid w:val="000349B6"/>
    <w:rsid w:val="00034A08"/>
    <w:rsid w:val="00034B4A"/>
    <w:rsid w:val="00036180"/>
    <w:rsid w:val="000362C0"/>
    <w:rsid w:val="00036AA2"/>
    <w:rsid w:val="00037077"/>
    <w:rsid w:val="0003765D"/>
    <w:rsid w:val="00037DB7"/>
    <w:rsid w:val="0004020C"/>
    <w:rsid w:val="000403CA"/>
    <w:rsid w:val="000419C4"/>
    <w:rsid w:val="0004224C"/>
    <w:rsid w:val="000429B2"/>
    <w:rsid w:val="00043572"/>
    <w:rsid w:val="000436A1"/>
    <w:rsid w:val="00043786"/>
    <w:rsid w:val="000448C7"/>
    <w:rsid w:val="000449EA"/>
    <w:rsid w:val="00044B11"/>
    <w:rsid w:val="00050961"/>
    <w:rsid w:val="00050A3E"/>
    <w:rsid w:val="00050EB0"/>
    <w:rsid w:val="000516E5"/>
    <w:rsid w:val="000520F5"/>
    <w:rsid w:val="000525A2"/>
    <w:rsid w:val="000525E5"/>
    <w:rsid w:val="000531A1"/>
    <w:rsid w:val="000531A6"/>
    <w:rsid w:val="00053713"/>
    <w:rsid w:val="00054267"/>
    <w:rsid w:val="00054732"/>
    <w:rsid w:val="00054DC7"/>
    <w:rsid w:val="00055963"/>
    <w:rsid w:val="00055E9B"/>
    <w:rsid w:val="0005605A"/>
    <w:rsid w:val="000567C7"/>
    <w:rsid w:val="00056A5A"/>
    <w:rsid w:val="0005786C"/>
    <w:rsid w:val="0005789C"/>
    <w:rsid w:val="00057DFE"/>
    <w:rsid w:val="00060538"/>
    <w:rsid w:val="00060929"/>
    <w:rsid w:val="00060B82"/>
    <w:rsid w:val="00060DE0"/>
    <w:rsid w:val="000611FB"/>
    <w:rsid w:val="00061390"/>
    <w:rsid w:val="000616FF"/>
    <w:rsid w:val="00062207"/>
    <w:rsid w:val="00062526"/>
    <w:rsid w:val="0006407B"/>
    <w:rsid w:val="000651C1"/>
    <w:rsid w:val="00065536"/>
    <w:rsid w:val="00066EFE"/>
    <w:rsid w:val="00067B81"/>
    <w:rsid w:val="00070233"/>
    <w:rsid w:val="0007023E"/>
    <w:rsid w:val="00071C83"/>
    <w:rsid w:val="00072B46"/>
    <w:rsid w:val="00073263"/>
    <w:rsid w:val="00073547"/>
    <w:rsid w:val="000739D0"/>
    <w:rsid w:val="0007503E"/>
    <w:rsid w:val="00075C61"/>
    <w:rsid w:val="00076D31"/>
    <w:rsid w:val="00076DBD"/>
    <w:rsid w:val="00080AE7"/>
    <w:rsid w:val="00081CB7"/>
    <w:rsid w:val="00082DBA"/>
    <w:rsid w:val="00082DF3"/>
    <w:rsid w:val="000837C8"/>
    <w:rsid w:val="00083CD4"/>
    <w:rsid w:val="0008429E"/>
    <w:rsid w:val="00084D74"/>
    <w:rsid w:val="00084FD2"/>
    <w:rsid w:val="00084FEE"/>
    <w:rsid w:val="000852C8"/>
    <w:rsid w:val="00085C74"/>
    <w:rsid w:val="000868F6"/>
    <w:rsid w:val="00086E99"/>
    <w:rsid w:val="00086FFA"/>
    <w:rsid w:val="00087381"/>
    <w:rsid w:val="00087A10"/>
    <w:rsid w:val="00087A36"/>
    <w:rsid w:val="00090530"/>
    <w:rsid w:val="00091BCD"/>
    <w:rsid w:val="0009258E"/>
    <w:rsid w:val="000926A0"/>
    <w:rsid w:val="00092706"/>
    <w:rsid w:val="000963F8"/>
    <w:rsid w:val="00097E3D"/>
    <w:rsid w:val="00097EE6"/>
    <w:rsid w:val="00097F97"/>
    <w:rsid w:val="000A0371"/>
    <w:rsid w:val="000A0DCD"/>
    <w:rsid w:val="000A10BE"/>
    <w:rsid w:val="000A13C0"/>
    <w:rsid w:val="000A19C3"/>
    <w:rsid w:val="000A1ADB"/>
    <w:rsid w:val="000A2171"/>
    <w:rsid w:val="000A2B51"/>
    <w:rsid w:val="000A2C37"/>
    <w:rsid w:val="000A2DC3"/>
    <w:rsid w:val="000A35F3"/>
    <w:rsid w:val="000A59A7"/>
    <w:rsid w:val="000A5EFA"/>
    <w:rsid w:val="000A6A7F"/>
    <w:rsid w:val="000A704E"/>
    <w:rsid w:val="000B16B3"/>
    <w:rsid w:val="000B20AB"/>
    <w:rsid w:val="000B2C90"/>
    <w:rsid w:val="000B3893"/>
    <w:rsid w:val="000B3F9F"/>
    <w:rsid w:val="000B5775"/>
    <w:rsid w:val="000B58EB"/>
    <w:rsid w:val="000B5C13"/>
    <w:rsid w:val="000B6641"/>
    <w:rsid w:val="000B6A05"/>
    <w:rsid w:val="000B7D44"/>
    <w:rsid w:val="000C07D9"/>
    <w:rsid w:val="000C0B17"/>
    <w:rsid w:val="000C1249"/>
    <w:rsid w:val="000C1351"/>
    <w:rsid w:val="000C1957"/>
    <w:rsid w:val="000C2468"/>
    <w:rsid w:val="000C251D"/>
    <w:rsid w:val="000C2FED"/>
    <w:rsid w:val="000C33FD"/>
    <w:rsid w:val="000C59D0"/>
    <w:rsid w:val="000C5B0E"/>
    <w:rsid w:val="000C5CC8"/>
    <w:rsid w:val="000C6459"/>
    <w:rsid w:val="000C7230"/>
    <w:rsid w:val="000C7FB3"/>
    <w:rsid w:val="000D0462"/>
    <w:rsid w:val="000D0E77"/>
    <w:rsid w:val="000D109E"/>
    <w:rsid w:val="000D163D"/>
    <w:rsid w:val="000D3229"/>
    <w:rsid w:val="000D591E"/>
    <w:rsid w:val="000D5E26"/>
    <w:rsid w:val="000D657D"/>
    <w:rsid w:val="000E0AC5"/>
    <w:rsid w:val="000E0F99"/>
    <w:rsid w:val="000E1610"/>
    <w:rsid w:val="000E17C4"/>
    <w:rsid w:val="000E1832"/>
    <w:rsid w:val="000E1A85"/>
    <w:rsid w:val="000E28D6"/>
    <w:rsid w:val="000E2BC9"/>
    <w:rsid w:val="000E33A4"/>
    <w:rsid w:val="000E40E5"/>
    <w:rsid w:val="000E4B0F"/>
    <w:rsid w:val="000E656E"/>
    <w:rsid w:val="000E7EB5"/>
    <w:rsid w:val="000F165E"/>
    <w:rsid w:val="000F226A"/>
    <w:rsid w:val="000F39BC"/>
    <w:rsid w:val="000F44ED"/>
    <w:rsid w:val="000F5C63"/>
    <w:rsid w:val="000F60DD"/>
    <w:rsid w:val="000F67C0"/>
    <w:rsid w:val="000F6F8F"/>
    <w:rsid w:val="000F7199"/>
    <w:rsid w:val="001000C0"/>
    <w:rsid w:val="00100E9E"/>
    <w:rsid w:val="0010234B"/>
    <w:rsid w:val="00102998"/>
    <w:rsid w:val="00102F39"/>
    <w:rsid w:val="00102F5B"/>
    <w:rsid w:val="00103124"/>
    <w:rsid w:val="00103546"/>
    <w:rsid w:val="001047BD"/>
    <w:rsid w:val="00104D1F"/>
    <w:rsid w:val="001052A1"/>
    <w:rsid w:val="00105748"/>
    <w:rsid w:val="00105AD8"/>
    <w:rsid w:val="00106001"/>
    <w:rsid w:val="001079F6"/>
    <w:rsid w:val="00110667"/>
    <w:rsid w:val="00110B13"/>
    <w:rsid w:val="00110E64"/>
    <w:rsid w:val="00110F99"/>
    <w:rsid w:val="00112D27"/>
    <w:rsid w:val="00113845"/>
    <w:rsid w:val="00113A33"/>
    <w:rsid w:val="00113C33"/>
    <w:rsid w:val="001153B8"/>
    <w:rsid w:val="00115DE5"/>
    <w:rsid w:val="001162CC"/>
    <w:rsid w:val="00116506"/>
    <w:rsid w:val="00117349"/>
    <w:rsid w:val="0012127A"/>
    <w:rsid w:val="00121805"/>
    <w:rsid w:val="00121BBC"/>
    <w:rsid w:val="001228A0"/>
    <w:rsid w:val="00122AED"/>
    <w:rsid w:val="00122C2F"/>
    <w:rsid w:val="00122FCE"/>
    <w:rsid w:val="001235BF"/>
    <w:rsid w:val="0012383C"/>
    <w:rsid w:val="00125300"/>
    <w:rsid w:val="00125739"/>
    <w:rsid w:val="00126145"/>
    <w:rsid w:val="001262F6"/>
    <w:rsid w:val="001266B1"/>
    <w:rsid w:val="00126C20"/>
    <w:rsid w:val="00127C72"/>
    <w:rsid w:val="001306E6"/>
    <w:rsid w:val="0013133E"/>
    <w:rsid w:val="001318B8"/>
    <w:rsid w:val="00132AC7"/>
    <w:rsid w:val="00133252"/>
    <w:rsid w:val="00135334"/>
    <w:rsid w:val="001364A9"/>
    <w:rsid w:val="00137CCE"/>
    <w:rsid w:val="00140D96"/>
    <w:rsid w:val="00141416"/>
    <w:rsid w:val="00141FC3"/>
    <w:rsid w:val="0014452C"/>
    <w:rsid w:val="00144798"/>
    <w:rsid w:val="00145412"/>
    <w:rsid w:val="00145AF5"/>
    <w:rsid w:val="00146671"/>
    <w:rsid w:val="001474D0"/>
    <w:rsid w:val="001476E4"/>
    <w:rsid w:val="00150B4D"/>
    <w:rsid w:val="001510E1"/>
    <w:rsid w:val="00152FDB"/>
    <w:rsid w:val="0015326D"/>
    <w:rsid w:val="0015447D"/>
    <w:rsid w:val="001551DF"/>
    <w:rsid w:val="00156727"/>
    <w:rsid w:val="00156741"/>
    <w:rsid w:val="0015679D"/>
    <w:rsid w:val="00157619"/>
    <w:rsid w:val="00157EFC"/>
    <w:rsid w:val="00157FEA"/>
    <w:rsid w:val="00160AA5"/>
    <w:rsid w:val="00160E7A"/>
    <w:rsid w:val="00161ACC"/>
    <w:rsid w:val="00162AA8"/>
    <w:rsid w:val="00162C84"/>
    <w:rsid w:val="00164449"/>
    <w:rsid w:val="00164729"/>
    <w:rsid w:val="00165AA1"/>
    <w:rsid w:val="00165AB8"/>
    <w:rsid w:val="00165F8E"/>
    <w:rsid w:val="0016618E"/>
    <w:rsid w:val="00166DE8"/>
    <w:rsid w:val="00166F81"/>
    <w:rsid w:val="00166FDD"/>
    <w:rsid w:val="0016723A"/>
    <w:rsid w:val="00167926"/>
    <w:rsid w:val="0016797E"/>
    <w:rsid w:val="00170BCD"/>
    <w:rsid w:val="00170F9C"/>
    <w:rsid w:val="00171517"/>
    <w:rsid w:val="00171790"/>
    <w:rsid w:val="0017255B"/>
    <w:rsid w:val="00172C36"/>
    <w:rsid w:val="0017408C"/>
    <w:rsid w:val="00174BCD"/>
    <w:rsid w:val="0017586D"/>
    <w:rsid w:val="00176145"/>
    <w:rsid w:val="00176923"/>
    <w:rsid w:val="00177478"/>
    <w:rsid w:val="0017783C"/>
    <w:rsid w:val="00177E7A"/>
    <w:rsid w:val="001806A9"/>
    <w:rsid w:val="001837A3"/>
    <w:rsid w:val="00183DBF"/>
    <w:rsid w:val="00185C5D"/>
    <w:rsid w:val="0018711E"/>
    <w:rsid w:val="00187398"/>
    <w:rsid w:val="001878FF"/>
    <w:rsid w:val="00187B4C"/>
    <w:rsid w:val="00187F0B"/>
    <w:rsid w:val="001905D2"/>
    <w:rsid w:val="001912CE"/>
    <w:rsid w:val="001920F6"/>
    <w:rsid w:val="0019273D"/>
    <w:rsid w:val="00192FD5"/>
    <w:rsid w:val="00193CAF"/>
    <w:rsid w:val="00194253"/>
    <w:rsid w:val="0019435C"/>
    <w:rsid w:val="00194F7B"/>
    <w:rsid w:val="0019551E"/>
    <w:rsid w:val="0019577F"/>
    <w:rsid w:val="00195CCB"/>
    <w:rsid w:val="00197ADD"/>
    <w:rsid w:val="001A029C"/>
    <w:rsid w:val="001A06C9"/>
    <w:rsid w:val="001A0ADD"/>
    <w:rsid w:val="001A0E6D"/>
    <w:rsid w:val="001A24DA"/>
    <w:rsid w:val="001A2776"/>
    <w:rsid w:val="001A283E"/>
    <w:rsid w:val="001A28FC"/>
    <w:rsid w:val="001A2B85"/>
    <w:rsid w:val="001A2BCC"/>
    <w:rsid w:val="001A2C02"/>
    <w:rsid w:val="001A2F9F"/>
    <w:rsid w:val="001A347D"/>
    <w:rsid w:val="001A3F91"/>
    <w:rsid w:val="001A6C0D"/>
    <w:rsid w:val="001A7D2E"/>
    <w:rsid w:val="001B07B1"/>
    <w:rsid w:val="001B1A88"/>
    <w:rsid w:val="001B219B"/>
    <w:rsid w:val="001B25B5"/>
    <w:rsid w:val="001B2849"/>
    <w:rsid w:val="001B3186"/>
    <w:rsid w:val="001B36E3"/>
    <w:rsid w:val="001B678B"/>
    <w:rsid w:val="001B6BFF"/>
    <w:rsid w:val="001B6C64"/>
    <w:rsid w:val="001B76F3"/>
    <w:rsid w:val="001B7EEE"/>
    <w:rsid w:val="001C05D1"/>
    <w:rsid w:val="001C076F"/>
    <w:rsid w:val="001C0B62"/>
    <w:rsid w:val="001C0E38"/>
    <w:rsid w:val="001C1344"/>
    <w:rsid w:val="001C2B57"/>
    <w:rsid w:val="001C2B83"/>
    <w:rsid w:val="001C2BFB"/>
    <w:rsid w:val="001C2DD4"/>
    <w:rsid w:val="001C3040"/>
    <w:rsid w:val="001C3215"/>
    <w:rsid w:val="001C322E"/>
    <w:rsid w:val="001C3384"/>
    <w:rsid w:val="001C436B"/>
    <w:rsid w:val="001C58C9"/>
    <w:rsid w:val="001C5D71"/>
    <w:rsid w:val="001C6CEF"/>
    <w:rsid w:val="001C7541"/>
    <w:rsid w:val="001D0BB5"/>
    <w:rsid w:val="001D10DB"/>
    <w:rsid w:val="001D119F"/>
    <w:rsid w:val="001D148C"/>
    <w:rsid w:val="001D1C1B"/>
    <w:rsid w:val="001D2DE2"/>
    <w:rsid w:val="001D453E"/>
    <w:rsid w:val="001D5149"/>
    <w:rsid w:val="001D5362"/>
    <w:rsid w:val="001D5BA2"/>
    <w:rsid w:val="001D649E"/>
    <w:rsid w:val="001D7040"/>
    <w:rsid w:val="001D745C"/>
    <w:rsid w:val="001D790A"/>
    <w:rsid w:val="001E0652"/>
    <w:rsid w:val="001E0FF5"/>
    <w:rsid w:val="001E3077"/>
    <w:rsid w:val="001E34E5"/>
    <w:rsid w:val="001E3863"/>
    <w:rsid w:val="001E41B0"/>
    <w:rsid w:val="001E4B6E"/>
    <w:rsid w:val="001E4D24"/>
    <w:rsid w:val="001E4F71"/>
    <w:rsid w:val="001E5912"/>
    <w:rsid w:val="001E5A97"/>
    <w:rsid w:val="001E67D2"/>
    <w:rsid w:val="001E6925"/>
    <w:rsid w:val="001E6DFD"/>
    <w:rsid w:val="001E79D4"/>
    <w:rsid w:val="001E7D9E"/>
    <w:rsid w:val="001F026F"/>
    <w:rsid w:val="001F0852"/>
    <w:rsid w:val="001F0F67"/>
    <w:rsid w:val="001F1774"/>
    <w:rsid w:val="001F243B"/>
    <w:rsid w:val="001F25C8"/>
    <w:rsid w:val="001F3036"/>
    <w:rsid w:val="001F4268"/>
    <w:rsid w:val="001F4AA5"/>
    <w:rsid w:val="001F4C3E"/>
    <w:rsid w:val="001F53E5"/>
    <w:rsid w:val="001F6246"/>
    <w:rsid w:val="001F6739"/>
    <w:rsid w:val="001F67F4"/>
    <w:rsid w:val="001F78F2"/>
    <w:rsid w:val="001F7BF0"/>
    <w:rsid w:val="001F7E40"/>
    <w:rsid w:val="0020014A"/>
    <w:rsid w:val="00200462"/>
    <w:rsid w:val="002009C7"/>
    <w:rsid w:val="00200B1C"/>
    <w:rsid w:val="00200D46"/>
    <w:rsid w:val="0020110A"/>
    <w:rsid w:val="0020260E"/>
    <w:rsid w:val="00202FBA"/>
    <w:rsid w:val="00203242"/>
    <w:rsid w:val="00203ACE"/>
    <w:rsid w:val="00203DB3"/>
    <w:rsid w:val="00203FCF"/>
    <w:rsid w:val="0020545C"/>
    <w:rsid w:val="00207767"/>
    <w:rsid w:val="00210A07"/>
    <w:rsid w:val="00210B31"/>
    <w:rsid w:val="002119D7"/>
    <w:rsid w:val="00213A3A"/>
    <w:rsid w:val="00213A43"/>
    <w:rsid w:val="00214A9B"/>
    <w:rsid w:val="00215634"/>
    <w:rsid w:val="0021607B"/>
    <w:rsid w:val="0021617B"/>
    <w:rsid w:val="00216695"/>
    <w:rsid w:val="00217231"/>
    <w:rsid w:val="00217A86"/>
    <w:rsid w:val="00220344"/>
    <w:rsid w:val="00222072"/>
    <w:rsid w:val="002226A2"/>
    <w:rsid w:val="00222FC9"/>
    <w:rsid w:val="00223C55"/>
    <w:rsid w:val="00224B15"/>
    <w:rsid w:val="00224EA6"/>
    <w:rsid w:val="00230A3E"/>
    <w:rsid w:val="00230FC2"/>
    <w:rsid w:val="002312BF"/>
    <w:rsid w:val="002313B9"/>
    <w:rsid w:val="002325C8"/>
    <w:rsid w:val="00232CA9"/>
    <w:rsid w:val="00233759"/>
    <w:rsid w:val="0023450F"/>
    <w:rsid w:val="00234C91"/>
    <w:rsid w:val="00235C79"/>
    <w:rsid w:val="00235FFF"/>
    <w:rsid w:val="0023648D"/>
    <w:rsid w:val="00236675"/>
    <w:rsid w:val="002425F1"/>
    <w:rsid w:val="002451EF"/>
    <w:rsid w:val="00245EEE"/>
    <w:rsid w:val="00246316"/>
    <w:rsid w:val="0024696A"/>
    <w:rsid w:val="00247451"/>
    <w:rsid w:val="00250183"/>
    <w:rsid w:val="00250C15"/>
    <w:rsid w:val="00250E4E"/>
    <w:rsid w:val="00251655"/>
    <w:rsid w:val="00251724"/>
    <w:rsid w:val="00253DB7"/>
    <w:rsid w:val="00254DFD"/>
    <w:rsid w:val="0025618C"/>
    <w:rsid w:val="0025652D"/>
    <w:rsid w:val="00260048"/>
    <w:rsid w:val="00260951"/>
    <w:rsid w:val="0026118C"/>
    <w:rsid w:val="00261784"/>
    <w:rsid w:val="002624CB"/>
    <w:rsid w:val="00262858"/>
    <w:rsid w:val="00263A11"/>
    <w:rsid w:val="002641A6"/>
    <w:rsid w:val="002646CF"/>
    <w:rsid w:val="0026582E"/>
    <w:rsid w:val="00265B19"/>
    <w:rsid w:val="00266044"/>
    <w:rsid w:val="002665E1"/>
    <w:rsid w:val="00267057"/>
    <w:rsid w:val="00267D12"/>
    <w:rsid w:val="00270A3F"/>
    <w:rsid w:val="00272409"/>
    <w:rsid w:val="00272F6A"/>
    <w:rsid w:val="00273FCE"/>
    <w:rsid w:val="002743C7"/>
    <w:rsid w:val="0027481E"/>
    <w:rsid w:val="00274CBD"/>
    <w:rsid w:val="0027529F"/>
    <w:rsid w:val="00275354"/>
    <w:rsid w:val="002762A2"/>
    <w:rsid w:val="00276964"/>
    <w:rsid w:val="002778B5"/>
    <w:rsid w:val="002779D9"/>
    <w:rsid w:val="00277ADE"/>
    <w:rsid w:val="00280725"/>
    <w:rsid w:val="0028151C"/>
    <w:rsid w:val="002817B5"/>
    <w:rsid w:val="002817D4"/>
    <w:rsid w:val="00282505"/>
    <w:rsid w:val="002828F5"/>
    <w:rsid w:val="00282A52"/>
    <w:rsid w:val="00282B9B"/>
    <w:rsid w:val="00282E03"/>
    <w:rsid w:val="002834A1"/>
    <w:rsid w:val="00283B29"/>
    <w:rsid w:val="002849C6"/>
    <w:rsid w:val="00285E7C"/>
    <w:rsid w:val="0028675B"/>
    <w:rsid w:val="00286CB9"/>
    <w:rsid w:val="00287CEE"/>
    <w:rsid w:val="0029045E"/>
    <w:rsid w:val="00290737"/>
    <w:rsid w:val="00290C36"/>
    <w:rsid w:val="00291B8C"/>
    <w:rsid w:val="00292A4B"/>
    <w:rsid w:val="00292F9F"/>
    <w:rsid w:val="00293CED"/>
    <w:rsid w:val="00293EA0"/>
    <w:rsid w:val="00294419"/>
    <w:rsid w:val="00294DF8"/>
    <w:rsid w:val="002954F8"/>
    <w:rsid w:val="0029558D"/>
    <w:rsid w:val="0029610E"/>
    <w:rsid w:val="002966BA"/>
    <w:rsid w:val="00296C47"/>
    <w:rsid w:val="00297181"/>
    <w:rsid w:val="00297B09"/>
    <w:rsid w:val="002A0412"/>
    <w:rsid w:val="002A203D"/>
    <w:rsid w:val="002A2C9B"/>
    <w:rsid w:val="002A540A"/>
    <w:rsid w:val="002A5C8D"/>
    <w:rsid w:val="002A5FBB"/>
    <w:rsid w:val="002A780E"/>
    <w:rsid w:val="002A7CC7"/>
    <w:rsid w:val="002B062B"/>
    <w:rsid w:val="002B0AF9"/>
    <w:rsid w:val="002B0B3D"/>
    <w:rsid w:val="002B1154"/>
    <w:rsid w:val="002B19D1"/>
    <w:rsid w:val="002B1AE0"/>
    <w:rsid w:val="002B1FB0"/>
    <w:rsid w:val="002B22CC"/>
    <w:rsid w:val="002B3C8E"/>
    <w:rsid w:val="002B5CC3"/>
    <w:rsid w:val="002B616B"/>
    <w:rsid w:val="002B6CC7"/>
    <w:rsid w:val="002B7802"/>
    <w:rsid w:val="002C019F"/>
    <w:rsid w:val="002C05DD"/>
    <w:rsid w:val="002C0C90"/>
    <w:rsid w:val="002C1499"/>
    <w:rsid w:val="002C192E"/>
    <w:rsid w:val="002C1A84"/>
    <w:rsid w:val="002C20FC"/>
    <w:rsid w:val="002C2B93"/>
    <w:rsid w:val="002C3BB2"/>
    <w:rsid w:val="002C5038"/>
    <w:rsid w:val="002C5261"/>
    <w:rsid w:val="002C5B02"/>
    <w:rsid w:val="002C680D"/>
    <w:rsid w:val="002C6CDB"/>
    <w:rsid w:val="002D068D"/>
    <w:rsid w:val="002D14D5"/>
    <w:rsid w:val="002D23CC"/>
    <w:rsid w:val="002D2DDB"/>
    <w:rsid w:val="002D2E77"/>
    <w:rsid w:val="002D3F28"/>
    <w:rsid w:val="002D44EC"/>
    <w:rsid w:val="002D56A8"/>
    <w:rsid w:val="002D56EB"/>
    <w:rsid w:val="002D5972"/>
    <w:rsid w:val="002D69FC"/>
    <w:rsid w:val="002D7178"/>
    <w:rsid w:val="002E0240"/>
    <w:rsid w:val="002E0D17"/>
    <w:rsid w:val="002E14AC"/>
    <w:rsid w:val="002E3109"/>
    <w:rsid w:val="002E3276"/>
    <w:rsid w:val="002E3D44"/>
    <w:rsid w:val="002E3E41"/>
    <w:rsid w:val="002E488E"/>
    <w:rsid w:val="002E4A92"/>
    <w:rsid w:val="002E574E"/>
    <w:rsid w:val="002E5FD5"/>
    <w:rsid w:val="002E735D"/>
    <w:rsid w:val="002F0419"/>
    <w:rsid w:val="002F0A7A"/>
    <w:rsid w:val="002F12BD"/>
    <w:rsid w:val="002F1713"/>
    <w:rsid w:val="002F2A15"/>
    <w:rsid w:val="002F2CC8"/>
    <w:rsid w:val="002F4981"/>
    <w:rsid w:val="002F4DDB"/>
    <w:rsid w:val="002F5041"/>
    <w:rsid w:val="002F5B08"/>
    <w:rsid w:val="002F6DC0"/>
    <w:rsid w:val="003000E6"/>
    <w:rsid w:val="003015BE"/>
    <w:rsid w:val="00301706"/>
    <w:rsid w:val="003020DB"/>
    <w:rsid w:val="003029A1"/>
    <w:rsid w:val="00303751"/>
    <w:rsid w:val="00304A4B"/>
    <w:rsid w:val="00304E96"/>
    <w:rsid w:val="003055C5"/>
    <w:rsid w:val="0030759D"/>
    <w:rsid w:val="00307AEE"/>
    <w:rsid w:val="00311771"/>
    <w:rsid w:val="00311C04"/>
    <w:rsid w:val="00313790"/>
    <w:rsid w:val="00313BF7"/>
    <w:rsid w:val="00314BC6"/>
    <w:rsid w:val="00314C84"/>
    <w:rsid w:val="0031523C"/>
    <w:rsid w:val="00315827"/>
    <w:rsid w:val="00315A6E"/>
    <w:rsid w:val="00315F28"/>
    <w:rsid w:val="0031644E"/>
    <w:rsid w:val="00316579"/>
    <w:rsid w:val="003168C0"/>
    <w:rsid w:val="003169AF"/>
    <w:rsid w:val="00316E9B"/>
    <w:rsid w:val="003173BC"/>
    <w:rsid w:val="00317D24"/>
    <w:rsid w:val="00317F0F"/>
    <w:rsid w:val="00320375"/>
    <w:rsid w:val="0032058C"/>
    <w:rsid w:val="0032187C"/>
    <w:rsid w:val="00321B0B"/>
    <w:rsid w:val="00322062"/>
    <w:rsid w:val="0032228A"/>
    <w:rsid w:val="00322822"/>
    <w:rsid w:val="00322FE6"/>
    <w:rsid w:val="003236CD"/>
    <w:rsid w:val="00323906"/>
    <w:rsid w:val="00324089"/>
    <w:rsid w:val="00325004"/>
    <w:rsid w:val="0032635A"/>
    <w:rsid w:val="00326DAA"/>
    <w:rsid w:val="00327AC0"/>
    <w:rsid w:val="0033047A"/>
    <w:rsid w:val="00331986"/>
    <w:rsid w:val="00331CF3"/>
    <w:rsid w:val="00332AB2"/>
    <w:rsid w:val="0033365D"/>
    <w:rsid w:val="00334107"/>
    <w:rsid w:val="00334B2D"/>
    <w:rsid w:val="003355C4"/>
    <w:rsid w:val="003374CF"/>
    <w:rsid w:val="00337D29"/>
    <w:rsid w:val="003402BE"/>
    <w:rsid w:val="00342EC4"/>
    <w:rsid w:val="00343EBE"/>
    <w:rsid w:val="003445BA"/>
    <w:rsid w:val="00345063"/>
    <w:rsid w:val="00345387"/>
    <w:rsid w:val="00345663"/>
    <w:rsid w:val="00347784"/>
    <w:rsid w:val="00347870"/>
    <w:rsid w:val="00347C3C"/>
    <w:rsid w:val="0035111B"/>
    <w:rsid w:val="003515F4"/>
    <w:rsid w:val="003520A2"/>
    <w:rsid w:val="00352205"/>
    <w:rsid w:val="00352568"/>
    <w:rsid w:val="00352E32"/>
    <w:rsid w:val="00352E4F"/>
    <w:rsid w:val="0035423B"/>
    <w:rsid w:val="00355721"/>
    <w:rsid w:val="00355E08"/>
    <w:rsid w:val="00355E61"/>
    <w:rsid w:val="003574A4"/>
    <w:rsid w:val="00357822"/>
    <w:rsid w:val="003600CB"/>
    <w:rsid w:val="00360284"/>
    <w:rsid w:val="003616CB"/>
    <w:rsid w:val="0036248D"/>
    <w:rsid w:val="00362E55"/>
    <w:rsid w:val="003636CB"/>
    <w:rsid w:val="00363A25"/>
    <w:rsid w:val="00364D00"/>
    <w:rsid w:val="00365914"/>
    <w:rsid w:val="00365DE2"/>
    <w:rsid w:val="003671A5"/>
    <w:rsid w:val="00367274"/>
    <w:rsid w:val="00367ADF"/>
    <w:rsid w:val="00372545"/>
    <w:rsid w:val="0037291F"/>
    <w:rsid w:val="00373AA7"/>
    <w:rsid w:val="003753F3"/>
    <w:rsid w:val="0037598C"/>
    <w:rsid w:val="00375C2E"/>
    <w:rsid w:val="00376623"/>
    <w:rsid w:val="00380703"/>
    <w:rsid w:val="00380BAD"/>
    <w:rsid w:val="00381783"/>
    <w:rsid w:val="003827E7"/>
    <w:rsid w:val="0038315D"/>
    <w:rsid w:val="00383BE9"/>
    <w:rsid w:val="00383F08"/>
    <w:rsid w:val="0038553A"/>
    <w:rsid w:val="0038609D"/>
    <w:rsid w:val="0038640B"/>
    <w:rsid w:val="0038691C"/>
    <w:rsid w:val="0038755A"/>
    <w:rsid w:val="0038781F"/>
    <w:rsid w:val="00387FDC"/>
    <w:rsid w:val="00391139"/>
    <w:rsid w:val="003913DA"/>
    <w:rsid w:val="00391663"/>
    <w:rsid w:val="00393F50"/>
    <w:rsid w:val="003953A9"/>
    <w:rsid w:val="003954D7"/>
    <w:rsid w:val="00395808"/>
    <w:rsid w:val="00395F61"/>
    <w:rsid w:val="00396BF5"/>
    <w:rsid w:val="00396CAB"/>
    <w:rsid w:val="00397481"/>
    <w:rsid w:val="00397530"/>
    <w:rsid w:val="003976FF"/>
    <w:rsid w:val="003A01F7"/>
    <w:rsid w:val="003A052B"/>
    <w:rsid w:val="003A0715"/>
    <w:rsid w:val="003A22D1"/>
    <w:rsid w:val="003A2DE5"/>
    <w:rsid w:val="003A34BE"/>
    <w:rsid w:val="003A35EA"/>
    <w:rsid w:val="003A3D52"/>
    <w:rsid w:val="003A3E75"/>
    <w:rsid w:val="003A4767"/>
    <w:rsid w:val="003B0B1B"/>
    <w:rsid w:val="003B1A30"/>
    <w:rsid w:val="003B1CD0"/>
    <w:rsid w:val="003B2DA3"/>
    <w:rsid w:val="003B2DBA"/>
    <w:rsid w:val="003B3006"/>
    <w:rsid w:val="003B324B"/>
    <w:rsid w:val="003B3BD8"/>
    <w:rsid w:val="003B46D0"/>
    <w:rsid w:val="003B4842"/>
    <w:rsid w:val="003B537C"/>
    <w:rsid w:val="003B549D"/>
    <w:rsid w:val="003B6B81"/>
    <w:rsid w:val="003B7382"/>
    <w:rsid w:val="003B7A06"/>
    <w:rsid w:val="003B7E7D"/>
    <w:rsid w:val="003C02D5"/>
    <w:rsid w:val="003C19CF"/>
    <w:rsid w:val="003C247F"/>
    <w:rsid w:val="003C257E"/>
    <w:rsid w:val="003C2F77"/>
    <w:rsid w:val="003C37F9"/>
    <w:rsid w:val="003C3821"/>
    <w:rsid w:val="003C39EB"/>
    <w:rsid w:val="003C439D"/>
    <w:rsid w:val="003C4AFA"/>
    <w:rsid w:val="003C72C5"/>
    <w:rsid w:val="003D043E"/>
    <w:rsid w:val="003D0A9D"/>
    <w:rsid w:val="003D309D"/>
    <w:rsid w:val="003D36ED"/>
    <w:rsid w:val="003D534B"/>
    <w:rsid w:val="003D567F"/>
    <w:rsid w:val="003D6D49"/>
    <w:rsid w:val="003D7250"/>
    <w:rsid w:val="003D76E0"/>
    <w:rsid w:val="003D76F3"/>
    <w:rsid w:val="003D7F75"/>
    <w:rsid w:val="003E01D1"/>
    <w:rsid w:val="003E2565"/>
    <w:rsid w:val="003E4A61"/>
    <w:rsid w:val="003E4C2D"/>
    <w:rsid w:val="003E5563"/>
    <w:rsid w:val="003E5A5F"/>
    <w:rsid w:val="003E6014"/>
    <w:rsid w:val="003E63B8"/>
    <w:rsid w:val="003E6CAD"/>
    <w:rsid w:val="003E732B"/>
    <w:rsid w:val="003E7440"/>
    <w:rsid w:val="003E75CF"/>
    <w:rsid w:val="003E7A90"/>
    <w:rsid w:val="003F0048"/>
    <w:rsid w:val="003F012F"/>
    <w:rsid w:val="003F0A49"/>
    <w:rsid w:val="003F1065"/>
    <w:rsid w:val="003F11D8"/>
    <w:rsid w:val="003F1D56"/>
    <w:rsid w:val="003F2CC0"/>
    <w:rsid w:val="003F3A7F"/>
    <w:rsid w:val="003F5C66"/>
    <w:rsid w:val="003F5DCB"/>
    <w:rsid w:val="003F6033"/>
    <w:rsid w:val="003F6214"/>
    <w:rsid w:val="003F68D7"/>
    <w:rsid w:val="0040097B"/>
    <w:rsid w:val="00400B78"/>
    <w:rsid w:val="00401284"/>
    <w:rsid w:val="004012DE"/>
    <w:rsid w:val="0040131C"/>
    <w:rsid w:val="004016B2"/>
    <w:rsid w:val="00402DCC"/>
    <w:rsid w:val="00403054"/>
    <w:rsid w:val="0040357F"/>
    <w:rsid w:val="004037BB"/>
    <w:rsid w:val="004042C1"/>
    <w:rsid w:val="004046D2"/>
    <w:rsid w:val="00406F0F"/>
    <w:rsid w:val="00407BAC"/>
    <w:rsid w:val="00407C72"/>
    <w:rsid w:val="00410845"/>
    <w:rsid w:val="00410B15"/>
    <w:rsid w:val="00411C08"/>
    <w:rsid w:val="0041335C"/>
    <w:rsid w:val="00413EB6"/>
    <w:rsid w:val="0041436B"/>
    <w:rsid w:val="00414C5A"/>
    <w:rsid w:val="00414F75"/>
    <w:rsid w:val="00416014"/>
    <w:rsid w:val="0041607A"/>
    <w:rsid w:val="004160AE"/>
    <w:rsid w:val="0041663C"/>
    <w:rsid w:val="00416785"/>
    <w:rsid w:val="00416EE7"/>
    <w:rsid w:val="00417DBD"/>
    <w:rsid w:val="004203AC"/>
    <w:rsid w:val="00420950"/>
    <w:rsid w:val="00421709"/>
    <w:rsid w:val="00422571"/>
    <w:rsid w:val="00422A90"/>
    <w:rsid w:val="004233CE"/>
    <w:rsid w:val="004236CA"/>
    <w:rsid w:val="00423A9A"/>
    <w:rsid w:val="00424461"/>
    <w:rsid w:val="004248A6"/>
    <w:rsid w:val="004260E4"/>
    <w:rsid w:val="00426220"/>
    <w:rsid w:val="00426BD5"/>
    <w:rsid w:val="004274D2"/>
    <w:rsid w:val="004279F9"/>
    <w:rsid w:val="004305FC"/>
    <w:rsid w:val="00431F5A"/>
    <w:rsid w:val="00432740"/>
    <w:rsid w:val="00432A33"/>
    <w:rsid w:val="004336B8"/>
    <w:rsid w:val="00433D23"/>
    <w:rsid w:val="00433F53"/>
    <w:rsid w:val="0043479B"/>
    <w:rsid w:val="004347DE"/>
    <w:rsid w:val="00435898"/>
    <w:rsid w:val="00437020"/>
    <w:rsid w:val="0043717F"/>
    <w:rsid w:val="004378C8"/>
    <w:rsid w:val="00437C19"/>
    <w:rsid w:val="00437EF4"/>
    <w:rsid w:val="0044088C"/>
    <w:rsid w:val="004434FD"/>
    <w:rsid w:val="0044428F"/>
    <w:rsid w:val="00444E63"/>
    <w:rsid w:val="0044646A"/>
    <w:rsid w:val="00446A6E"/>
    <w:rsid w:val="00446B43"/>
    <w:rsid w:val="004472D3"/>
    <w:rsid w:val="004520FB"/>
    <w:rsid w:val="004529C5"/>
    <w:rsid w:val="00453999"/>
    <w:rsid w:val="004564DE"/>
    <w:rsid w:val="00456628"/>
    <w:rsid w:val="004575A5"/>
    <w:rsid w:val="004576BC"/>
    <w:rsid w:val="004608A8"/>
    <w:rsid w:val="00460BF7"/>
    <w:rsid w:val="00460D70"/>
    <w:rsid w:val="00461BA8"/>
    <w:rsid w:val="0046218D"/>
    <w:rsid w:val="00462543"/>
    <w:rsid w:val="00462D3F"/>
    <w:rsid w:val="0046369F"/>
    <w:rsid w:val="004637DE"/>
    <w:rsid w:val="00465F6B"/>
    <w:rsid w:val="0046634B"/>
    <w:rsid w:val="004669F3"/>
    <w:rsid w:val="00467BB3"/>
    <w:rsid w:val="00467FAE"/>
    <w:rsid w:val="00470357"/>
    <w:rsid w:val="00470CF9"/>
    <w:rsid w:val="004719FA"/>
    <w:rsid w:val="00471B3A"/>
    <w:rsid w:val="004724E5"/>
    <w:rsid w:val="004737A5"/>
    <w:rsid w:val="004738A6"/>
    <w:rsid w:val="00473C1F"/>
    <w:rsid w:val="004743D3"/>
    <w:rsid w:val="004744F0"/>
    <w:rsid w:val="00474ED1"/>
    <w:rsid w:val="00474FB0"/>
    <w:rsid w:val="004755AA"/>
    <w:rsid w:val="00475E54"/>
    <w:rsid w:val="0047614D"/>
    <w:rsid w:val="00476F23"/>
    <w:rsid w:val="00477E06"/>
    <w:rsid w:val="00480C44"/>
    <w:rsid w:val="004816E2"/>
    <w:rsid w:val="00482A69"/>
    <w:rsid w:val="00482D72"/>
    <w:rsid w:val="004835CF"/>
    <w:rsid w:val="00483B81"/>
    <w:rsid w:val="00486466"/>
    <w:rsid w:val="00486CEA"/>
    <w:rsid w:val="00486E36"/>
    <w:rsid w:val="0048774A"/>
    <w:rsid w:val="00487993"/>
    <w:rsid w:val="0049038A"/>
    <w:rsid w:val="00491198"/>
    <w:rsid w:val="00492295"/>
    <w:rsid w:val="00492A3D"/>
    <w:rsid w:val="00492B91"/>
    <w:rsid w:val="00496BC0"/>
    <w:rsid w:val="00497379"/>
    <w:rsid w:val="004A02EC"/>
    <w:rsid w:val="004A04E2"/>
    <w:rsid w:val="004A2506"/>
    <w:rsid w:val="004A2A6D"/>
    <w:rsid w:val="004A329D"/>
    <w:rsid w:val="004A35DD"/>
    <w:rsid w:val="004A3DD5"/>
    <w:rsid w:val="004A4340"/>
    <w:rsid w:val="004A6377"/>
    <w:rsid w:val="004A646D"/>
    <w:rsid w:val="004A65D6"/>
    <w:rsid w:val="004A66F6"/>
    <w:rsid w:val="004A6E76"/>
    <w:rsid w:val="004A7748"/>
    <w:rsid w:val="004A7CE4"/>
    <w:rsid w:val="004B307B"/>
    <w:rsid w:val="004B42E4"/>
    <w:rsid w:val="004B52A4"/>
    <w:rsid w:val="004B538C"/>
    <w:rsid w:val="004B69CB"/>
    <w:rsid w:val="004B714C"/>
    <w:rsid w:val="004B77AD"/>
    <w:rsid w:val="004B79B6"/>
    <w:rsid w:val="004B7A18"/>
    <w:rsid w:val="004B7AA0"/>
    <w:rsid w:val="004C0294"/>
    <w:rsid w:val="004C061A"/>
    <w:rsid w:val="004C0E5A"/>
    <w:rsid w:val="004C129D"/>
    <w:rsid w:val="004C1E8D"/>
    <w:rsid w:val="004C228D"/>
    <w:rsid w:val="004C3081"/>
    <w:rsid w:val="004C4617"/>
    <w:rsid w:val="004C4CC7"/>
    <w:rsid w:val="004C4FF4"/>
    <w:rsid w:val="004C50B1"/>
    <w:rsid w:val="004C559C"/>
    <w:rsid w:val="004C5C36"/>
    <w:rsid w:val="004D044E"/>
    <w:rsid w:val="004D0E0C"/>
    <w:rsid w:val="004D1B09"/>
    <w:rsid w:val="004D3C3A"/>
    <w:rsid w:val="004D47D6"/>
    <w:rsid w:val="004D59D7"/>
    <w:rsid w:val="004D6005"/>
    <w:rsid w:val="004D6816"/>
    <w:rsid w:val="004D6C82"/>
    <w:rsid w:val="004D77A1"/>
    <w:rsid w:val="004E0178"/>
    <w:rsid w:val="004E02E5"/>
    <w:rsid w:val="004E075F"/>
    <w:rsid w:val="004E0789"/>
    <w:rsid w:val="004E0F78"/>
    <w:rsid w:val="004E25AD"/>
    <w:rsid w:val="004E27A4"/>
    <w:rsid w:val="004E356D"/>
    <w:rsid w:val="004E4387"/>
    <w:rsid w:val="004E473D"/>
    <w:rsid w:val="004E49FD"/>
    <w:rsid w:val="004E5159"/>
    <w:rsid w:val="004E5707"/>
    <w:rsid w:val="004E5E1A"/>
    <w:rsid w:val="004E616B"/>
    <w:rsid w:val="004E6AF7"/>
    <w:rsid w:val="004E71F7"/>
    <w:rsid w:val="004E765D"/>
    <w:rsid w:val="004E7A6F"/>
    <w:rsid w:val="004E7BC0"/>
    <w:rsid w:val="004F02DC"/>
    <w:rsid w:val="004F1AC5"/>
    <w:rsid w:val="004F1BC7"/>
    <w:rsid w:val="004F24E1"/>
    <w:rsid w:val="004F2711"/>
    <w:rsid w:val="004F3234"/>
    <w:rsid w:val="004F3AC9"/>
    <w:rsid w:val="004F5CBB"/>
    <w:rsid w:val="004F7110"/>
    <w:rsid w:val="004F71D6"/>
    <w:rsid w:val="00501F9D"/>
    <w:rsid w:val="00502138"/>
    <w:rsid w:val="005030DA"/>
    <w:rsid w:val="005030F7"/>
    <w:rsid w:val="0050338C"/>
    <w:rsid w:val="00504A5D"/>
    <w:rsid w:val="00504B69"/>
    <w:rsid w:val="0050620A"/>
    <w:rsid w:val="005066F6"/>
    <w:rsid w:val="00507271"/>
    <w:rsid w:val="0050736B"/>
    <w:rsid w:val="0051020F"/>
    <w:rsid w:val="0051031D"/>
    <w:rsid w:val="00510759"/>
    <w:rsid w:val="00510E49"/>
    <w:rsid w:val="005112B3"/>
    <w:rsid w:val="005116DE"/>
    <w:rsid w:val="005127D0"/>
    <w:rsid w:val="00512DF5"/>
    <w:rsid w:val="00513B3F"/>
    <w:rsid w:val="00514201"/>
    <w:rsid w:val="00515205"/>
    <w:rsid w:val="00515BB1"/>
    <w:rsid w:val="00516229"/>
    <w:rsid w:val="005170B3"/>
    <w:rsid w:val="005177A2"/>
    <w:rsid w:val="00520728"/>
    <w:rsid w:val="00521A0D"/>
    <w:rsid w:val="0052231D"/>
    <w:rsid w:val="005248E1"/>
    <w:rsid w:val="00524A7B"/>
    <w:rsid w:val="00524BA3"/>
    <w:rsid w:val="00524CE8"/>
    <w:rsid w:val="0052523A"/>
    <w:rsid w:val="00525BDE"/>
    <w:rsid w:val="005262F8"/>
    <w:rsid w:val="005263E3"/>
    <w:rsid w:val="0052669E"/>
    <w:rsid w:val="00527A25"/>
    <w:rsid w:val="00527D59"/>
    <w:rsid w:val="00527E9D"/>
    <w:rsid w:val="00530302"/>
    <w:rsid w:val="005303D9"/>
    <w:rsid w:val="005304F1"/>
    <w:rsid w:val="00531B0C"/>
    <w:rsid w:val="00532B5A"/>
    <w:rsid w:val="00533138"/>
    <w:rsid w:val="005335E4"/>
    <w:rsid w:val="005337B1"/>
    <w:rsid w:val="00533811"/>
    <w:rsid w:val="00533A46"/>
    <w:rsid w:val="00533BFD"/>
    <w:rsid w:val="00533EAF"/>
    <w:rsid w:val="00534859"/>
    <w:rsid w:val="0053487B"/>
    <w:rsid w:val="00535591"/>
    <w:rsid w:val="00535AD2"/>
    <w:rsid w:val="00535FDD"/>
    <w:rsid w:val="005367A3"/>
    <w:rsid w:val="005367F7"/>
    <w:rsid w:val="00536B8E"/>
    <w:rsid w:val="005373ED"/>
    <w:rsid w:val="00537ACC"/>
    <w:rsid w:val="00542DF3"/>
    <w:rsid w:val="005430FD"/>
    <w:rsid w:val="00543400"/>
    <w:rsid w:val="0054402F"/>
    <w:rsid w:val="0054416A"/>
    <w:rsid w:val="0054493A"/>
    <w:rsid w:val="00544B38"/>
    <w:rsid w:val="00544CFD"/>
    <w:rsid w:val="005454F9"/>
    <w:rsid w:val="00545A0F"/>
    <w:rsid w:val="005465ED"/>
    <w:rsid w:val="00546944"/>
    <w:rsid w:val="00546D0B"/>
    <w:rsid w:val="005479F9"/>
    <w:rsid w:val="00550362"/>
    <w:rsid w:val="00550B5A"/>
    <w:rsid w:val="0055237B"/>
    <w:rsid w:val="00553CAC"/>
    <w:rsid w:val="00553D3F"/>
    <w:rsid w:val="0055459A"/>
    <w:rsid w:val="00555AD3"/>
    <w:rsid w:val="00555B3C"/>
    <w:rsid w:val="00555B80"/>
    <w:rsid w:val="00555DD2"/>
    <w:rsid w:val="00555EDF"/>
    <w:rsid w:val="00556211"/>
    <w:rsid w:val="00557562"/>
    <w:rsid w:val="00560438"/>
    <w:rsid w:val="00560D69"/>
    <w:rsid w:val="00560E4D"/>
    <w:rsid w:val="005622BE"/>
    <w:rsid w:val="00563874"/>
    <w:rsid w:val="00563BAF"/>
    <w:rsid w:val="00564225"/>
    <w:rsid w:val="005663BF"/>
    <w:rsid w:val="00570425"/>
    <w:rsid w:val="005717AC"/>
    <w:rsid w:val="00571C2D"/>
    <w:rsid w:val="00571FBA"/>
    <w:rsid w:val="0057479D"/>
    <w:rsid w:val="005772FE"/>
    <w:rsid w:val="005818A2"/>
    <w:rsid w:val="00581C72"/>
    <w:rsid w:val="00582680"/>
    <w:rsid w:val="0058280B"/>
    <w:rsid w:val="005832C2"/>
    <w:rsid w:val="00584D40"/>
    <w:rsid w:val="00586366"/>
    <w:rsid w:val="0058783B"/>
    <w:rsid w:val="005900EF"/>
    <w:rsid w:val="00590B35"/>
    <w:rsid w:val="005924F1"/>
    <w:rsid w:val="00592798"/>
    <w:rsid w:val="00592F49"/>
    <w:rsid w:val="00593220"/>
    <w:rsid w:val="00593D3F"/>
    <w:rsid w:val="005946BA"/>
    <w:rsid w:val="00594C35"/>
    <w:rsid w:val="00595A37"/>
    <w:rsid w:val="00595F2B"/>
    <w:rsid w:val="005972F2"/>
    <w:rsid w:val="005977A8"/>
    <w:rsid w:val="005A1B0F"/>
    <w:rsid w:val="005A27C9"/>
    <w:rsid w:val="005A37BB"/>
    <w:rsid w:val="005A3C0E"/>
    <w:rsid w:val="005A4323"/>
    <w:rsid w:val="005A4627"/>
    <w:rsid w:val="005A48C0"/>
    <w:rsid w:val="005A4DF2"/>
    <w:rsid w:val="005A5477"/>
    <w:rsid w:val="005A5F9E"/>
    <w:rsid w:val="005A72AE"/>
    <w:rsid w:val="005B0093"/>
    <w:rsid w:val="005B07B6"/>
    <w:rsid w:val="005B1187"/>
    <w:rsid w:val="005B13D9"/>
    <w:rsid w:val="005B1B26"/>
    <w:rsid w:val="005B28D0"/>
    <w:rsid w:val="005B3484"/>
    <w:rsid w:val="005B3FB1"/>
    <w:rsid w:val="005B52D3"/>
    <w:rsid w:val="005B5F54"/>
    <w:rsid w:val="005B602E"/>
    <w:rsid w:val="005B72D1"/>
    <w:rsid w:val="005B7357"/>
    <w:rsid w:val="005B786B"/>
    <w:rsid w:val="005C067A"/>
    <w:rsid w:val="005C2B19"/>
    <w:rsid w:val="005C35F4"/>
    <w:rsid w:val="005C3788"/>
    <w:rsid w:val="005C3AEA"/>
    <w:rsid w:val="005C5038"/>
    <w:rsid w:val="005C53C2"/>
    <w:rsid w:val="005C55D0"/>
    <w:rsid w:val="005C5F55"/>
    <w:rsid w:val="005C799D"/>
    <w:rsid w:val="005C7A57"/>
    <w:rsid w:val="005C7B8D"/>
    <w:rsid w:val="005D131E"/>
    <w:rsid w:val="005D1823"/>
    <w:rsid w:val="005D19B5"/>
    <w:rsid w:val="005D216E"/>
    <w:rsid w:val="005D2E84"/>
    <w:rsid w:val="005D2F01"/>
    <w:rsid w:val="005D3787"/>
    <w:rsid w:val="005D61E7"/>
    <w:rsid w:val="005D7165"/>
    <w:rsid w:val="005E04D3"/>
    <w:rsid w:val="005E0A4E"/>
    <w:rsid w:val="005E10C0"/>
    <w:rsid w:val="005E2374"/>
    <w:rsid w:val="005E4E2B"/>
    <w:rsid w:val="005E5933"/>
    <w:rsid w:val="005E61C7"/>
    <w:rsid w:val="005E6301"/>
    <w:rsid w:val="005E6A72"/>
    <w:rsid w:val="005E6E5E"/>
    <w:rsid w:val="005F0C4F"/>
    <w:rsid w:val="005F1103"/>
    <w:rsid w:val="005F1F31"/>
    <w:rsid w:val="005F22AD"/>
    <w:rsid w:val="005F2B8A"/>
    <w:rsid w:val="005F3D31"/>
    <w:rsid w:val="005F442C"/>
    <w:rsid w:val="005F4B3B"/>
    <w:rsid w:val="005F4C47"/>
    <w:rsid w:val="005F5176"/>
    <w:rsid w:val="005F6E72"/>
    <w:rsid w:val="005F764F"/>
    <w:rsid w:val="005F7D9C"/>
    <w:rsid w:val="00601DEE"/>
    <w:rsid w:val="00603355"/>
    <w:rsid w:val="00604804"/>
    <w:rsid w:val="00604F17"/>
    <w:rsid w:val="00605191"/>
    <w:rsid w:val="006052D1"/>
    <w:rsid w:val="00605B45"/>
    <w:rsid w:val="006078D1"/>
    <w:rsid w:val="0060793E"/>
    <w:rsid w:val="00611974"/>
    <w:rsid w:val="006120F5"/>
    <w:rsid w:val="0061294B"/>
    <w:rsid w:val="00614B3A"/>
    <w:rsid w:val="00614B64"/>
    <w:rsid w:val="006161A2"/>
    <w:rsid w:val="0062038B"/>
    <w:rsid w:val="006209B0"/>
    <w:rsid w:val="00620E9A"/>
    <w:rsid w:val="00621EC0"/>
    <w:rsid w:val="00624555"/>
    <w:rsid w:val="00624641"/>
    <w:rsid w:val="00625352"/>
    <w:rsid w:val="0062557B"/>
    <w:rsid w:val="00625863"/>
    <w:rsid w:val="006304C3"/>
    <w:rsid w:val="00630862"/>
    <w:rsid w:val="00631569"/>
    <w:rsid w:val="00631F14"/>
    <w:rsid w:val="00631F2C"/>
    <w:rsid w:val="00632625"/>
    <w:rsid w:val="006327C7"/>
    <w:rsid w:val="00632991"/>
    <w:rsid w:val="00632FD8"/>
    <w:rsid w:val="00633B92"/>
    <w:rsid w:val="006351AD"/>
    <w:rsid w:val="00635E9F"/>
    <w:rsid w:val="00636F8F"/>
    <w:rsid w:val="00637D71"/>
    <w:rsid w:val="00640007"/>
    <w:rsid w:val="0064038B"/>
    <w:rsid w:val="00640AD9"/>
    <w:rsid w:val="00641AAC"/>
    <w:rsid w:val="00641AEB"/>
    <w:rsid w:val="00641C6F"/>
    <w:rsid w:val="00642085"/>
    <w:rsid w:val="00642A6F"/>
    <w:rsid w:val="006432DF"/>
    <w:rsid w:val="006436A4"/>
    <w:rsid w:val="0064459A"/>
    <w:rsid w:val="0064485D"/>
    <w:rsid w:val="0064712F"/>
    <w:rsid w:val="00647B0F"/>
    <w:rsid w:val="0065000B"/>
    <w:rsid w:val="00650386"/>
    <w:rsid w:val="00651601"/>
    <w:rsid w:val="00651617"/>
    <w:rsid w:val="0065185D"/>
    <w:rsid w:val="00651EC1"/>
    <w:rsid w:val="00652352"/>
    <w:rsid w:val="00652747"/>
    <w:rsid w:val="006535F6"/>
    <w:rsid w:val="006540D1"/>
    <w:rsid w:val="0065476F"/>
    <w:rsid w:val="006549B6"/>
    <w:rsid w:val="00654F00"/>
    <w:rsid w:val="00655062"/>
    <w:rsid w:val="00655243"/>
    <w:rsid w:val="006561FD"/>
    <w:rsid w:val="006565CD"/>
    <w:rsid w:val="00656A73"/>
    <w:rsid w:val="00656F2D"/>
    <w:rsid w:val="0065777F"/>
    <w:rsid w:val="00657E17"/>
    <w:rsid w:val="00661F3B"/>
    <w:rsid w:val="00662567"/>
    <w:rsid w:val="00662ED7"/>
    <w:rsid w:val="0066393E"/>
    <w:rsid w:val="00663B87"/>
    <w:rsid w:val="00665538"/>
    <w:rsid w:val="00665781"/>
    <w:rsid w:val="00665ADF"/>
    <w:rsid w:val="006667A3"/>
    <w:rsid w:val="00666E29"/>
    <w:rsid w:val="0067063C"/>
    <w:rsid w:val="00672509"/>
    <w:rsid w:val="0067399F"/>
    <w:rsid w:val="00673FC6"/>
    <w:rsid w:val="006745CE"/>
    <w:rsid w:val="00674654"/>
    <w:rsid w:val="00675732"/>
    <w:rsid w:val="00675944"/>
    <w:rsid w:val="00676181"/>
    <w:rsid w:val="006766FD"/>
    <w:rsid w:val="00676E74"/>
    <w:rsid w:val="00677D03"/>
    <w:rsid w:val="006812EB"/>
    <w:rsid w:val="00681EAD"/>
    <w:rsid w:val="00681EAF"/>
    <w:rsid w:val="00682C6F"/>
    <w:rsid w:val="00682F88"/>
    <w:rsid w:val="0068338C"/>
    <w:rsid w:val="00684F9C"/>
    <w:rsid w:val="006850A0"/>
    <w:rsid w:val="0068514C"/>
    <w:rsid w:val="0068579E"/>
    <w:rsid w:val="0068580E"/>
    <w:rsid w:val="0068584C"/>
    <w:rsid w:val="0068716D"/>
    <w:rsid w:val="006873BF"/>
    <w:rsid w:val="00691E31"/>
    <w:rsid w:val="00693267"/>
    <w:rsid w:val="006932AD"/>
    <w:rsid w:val="00694745"/>
    <w:rsid w:val="006957BD"/>
    <w:rsid w:val="00696E10"/>
    <w:rsid w:val="006976ED"/>
    <w:rsid w:val="006A0287"/>
    <w:rsid w:val="006A0BCE"/>
    <w:rsid w:val="006A1193"/>
    <w:rsid w:val="006A317E"/>
    <w:rsid w:val="006A3FB8"/>
    <w:rsid w:val="006A40EC"/>
    <w:rsid w:val="006A44C6"/>
    <w:rsid w:val="006A4DC7"/>
    <w:rsid w:val="006A5447"/>
    <w:rsid w:val="006B12FA"/>
    <w:rsid w:val="006B1546"/>
    <w:rsid w:val="006B1902"/>
    <w:rsid w:val="006B22EB"/>
    <w:rsid w:val="006B2B7F"/>
    <w:rsid w:val="006B5492"/>
    <w:rsid w:val="006B6138"/>
    <w:rsid w:val="006B7821"/>
    <w:rsid w:val="006B7998"/>
    <w:rsid w:val="006B7FD1"/>
    <w:rsid w:val="006C0564"/>
    <w:rsid w:val="006C0D2D"/>
    <w:rsid w:val="006C1573"/>
    <w:rsid w:val="006C1A94"/>
    <w:rsid w:val="006C1B03"/>
    <w:rsid w:val="006C1EF2"/>
    <w:rsid w:val="006C294C"/>
    <w:rsid w:val="006C3F59"/>
    <w:rsid w:val="006C667F"/>
    <w:rsid w:val="006C6D0F"/>
    <w:rsid w:val="006C7FAC"/>
    <w:rsid w:val="006D0E33"/>
    <w:rsid w:val="006D19C1"/>
    <w:rsid w:val="006D3D38"/>
    <w:rsid w:val="006D48EE"/>
    <w:rsid w:val="006D5840"/>
    <w:rsid w:val="006E10BD"/>
    <w:rsid w:val="006E1A60"/>
    <w:rsid w:val="006E3683"/>
    <w:rsid w:val="006E39C6"/>
    <w:rsid w:val="006E707A"/>
    <w:rsid w:val="006F0699"/>
    <w:rsid w:val="006F0872"/>
    <w:rsid w:val="006F0888"/>
    <w:rsid w:val="006F0F17"/>
    <w:rsid w:val="006F259A"/>
    <w:rsid w:val="006F26D0"/>
    <w:rsid w:val="006F2916"/>
    <w:rsid w:val="006F35C0"/>
    <w:rsid w:val="006F37A5"/>
    <w:rsid w:val="006F38B9"/>
    <w:rsid w:val="006F3AF2"/>
    <w:rsid w:val="006F4D12"/>
    <w:rsid w:val="006F4DE0"/>
    <w:rsid w:val="006F57F1"/>
    <w:rsid w:val="006F59E3"/>
    <w:rsid w:val="006F68DC"/>
    <w:rsid w:val="006F77ED"/>
    <w:rsid w:val="00700F4C"/>
    <w:rsid w:val="00702DB8"/>
    <w:rsid w:val="00703602"/>
    <w:rsid w:val="00703BE1"/>
    <w:rsid w:val="00703F8C"/>
    <w:rsid w:val="00705976"/>
    <w:rsid w:val="00707B7D"/>
    <w:rsid w:val="0071039E"/>
    <w:rsid w:val="007119A2"/>
    <w:rsid w:val="00711BCA"/>
    <w:rsid w:val="00712372"/>
    <w:rsid w:val="00712C0C"/>
    <w:rsid w:val="00713275"/>
    <w:rsid w:val="007133BE"/>
    <w:rsid w:val="0071392B"/>
    <w:rsid w:val="007144F4"/>
    <w:rsid w:val="00716614"/>
    <w:rsid w:val="007173D4"/>
    <w:rsid w:val="00717648"/>
    <w:rsid w:val="0071777D"/>
    <w:rsid w:val="00717AC2"/>
    <w:rsid w:val="0072163A"/>
    <w:rsid w:val="00721925"/>
    <w:rsid w:val="00721EB6"/>
    <w:rsid w:val="00722C7D"/>
    <w:rsid w:val="00722FF6"/>
    <w:rsid w:val="00723B83"/>
    <w:rsid w:val="00723E19"/>
    <w:rsid w:val="007243E0"/>
    <w:rsid w:val="00724BB0"/>
    <w:rsid w:val="0072640E"/>
    <w:rsid w:val="0072678F"/>
    <w:rsid w:val="00727449"/>
    <w:rsid w:val="00730350"/>
    <w:rsid w:val="007304DC"/>
    <w:rsid w:val="00731966"/>
    <w:rsid w:val="00732343"/>
    <w:rsid w:val="0073385F"/>
    <w:rsid w:val="00733ECF"/>
    <w:rsid w:val="007345FD"/>
    <w:rsid w:val="00734B20"/>
    <w:rsid w:val="00734E24"/>
    <w:rsid w:val="007351B6"/>
    <w:rsid w:val="007354C5"/>
    <w:rsid w:val="00736982"/>
    <w:rsid w:val="00740A46"/>
    <w:rsid w:val="00740CB9"/>
    <w:rsid w:val="00743DE4"/>
    <w:rsid w:val="00744B3B"/>
    <w:rsid w:val="00744BB2"/>
    <w:rsid w:val="00744CB8"/>
    <w:rsid w:val="00746220"/>
    <w:rsid w:val="00747B0E"/>
    <w:rsid w:val="00747B8A"/>
    <w:rsid w:val="00750938"/>
    <w:rsid w:val="0075098F"/>
    <w:rsid w:val="00751933"/>
    <w:rsid w:val="0075222A"/>
    <w:rsid w:val="00752245"/>
    <w:rsid w:val="00753F47"/>
    <w:rsid w:val="00754682"/>
    <w:rsid w:val="0076024B"/>
    <w:rsid w:val="007608B9"/>
    <w:rsid w:val="0076163C"/>
    <w:rsid w:val="00761845"/>
    <w:rsid w:val="0076207B"/>
    <w:rsid w:val="007625C5"/>
    <w:rsid w:val="00762B9A"/>
    <w:rsid w:val="00763828"/>
    <w:rsid w:val="00763BA5"/>
    <w:rsid w:val="00764699"/>
    <w:rsid w:val="00764F0C"/>
    <w:rsid w:val="00770A32"/>
    <w:rsid w:val="00770E61"/>
    <w:rsid w:val="007712A8"/>
    <w:rsid w:val="00771968"/>
    <w:rsid w:val="00772EE9"/>
    <w:rsid w:val="00773764"/>
    <w:rsid w:val="00773CB9"/>
    <w:rsid w:val="00773D2E"/>
    <w:rsid w:val="00774A8B"/>
    <w:rsid w:val="00775E87"/>
    <w:rsid w:val="00775E93"/>
    <w:rsid w:val="00776054"/>
    <w:rsid w:val="00776AE9"/>
    <w:rsid w:val="0078039D"/>
    <w:rsid w:val="00781474"/>
    <w:rsid w:val="007823AC"/>
    <w:rsid w:val="00782878"/>
    <w:rsid w:val="007838F4"/>
    <w:rsid w:val="00784646"/>
    <w:rsid w:val="00784D9C"/>
    <w:rsid w:val="00784EEB"/>
    <w:rsid w:val="00785A97"/>
    <w:rsid w:val="00786B9C"/>
    <w:rsid w:val="00786D1F"/>
    <w:rsid w:val="00786D33"/>
    <w:rsid w:val="00786E64"/>
    <w:rsid w:val="00786E68"/>
    <w:rsid w:val="00787E10"/>
    <w:rsid w:val="007901BD"/>
    <w:rsid w:val="0079052F"/>
    <w:rsid w:val="007907A3"/>
    <w:rsid w:val="007911AC"/>
    <w:rsid w:val="00791609"/>
    <w:rsid w:val="00791CDE"/>
    <w:rsid w:val="007929CC"/>
    <w:rsid w:val="00792C8F"/>
    <w:rsid w:val="00792F6F"/>
    <w:rsid w:val="00793143"/>
    <w:rsid w:val="0079387C"/>
    <w:rsid w:val="00793A45"/>
    <w:rsid w:val="00794752"/>
    <w:rsid w:val="007965C6"/>
    <w:rsid w:val="007966F7"/>
    <w:rsid w:val="0079711F"/>
    <w:rsid w:val="0079753B"/>
    <w:rsid w:val="0079763F"/>
    <w:rsid w:val="00797A4F"/>
    <w:rsid w:val="007A076B"/>
    <w:rsid w:val="007A2850"/>
    <w:rsid w:val="007A39F4"/>
    <w:rsid w:val="007A426A"/>
    <w:rsid w:val="007A43E1"/>
    <w:rsid w:val="007A485E"/>
    <w:rsid w:val="007A5610"/>
    <w:rsid w:val="007A5BA3"/>
    <w:rsid w:val="007A5CFB"/>
    <w:rsid w:val="007A6364"/>
    <w:rsid w:val="007A6723"/>
    <w:rsid w:val="007A6E81"/>
    <w:rsid w:val="007A787F"/>
    <w:rsid w:val="007B00F3"/>
    <w:rsid w:val="007B2CB3"/>
    <w:rsid w:val="007B3170"/>
    <w:rsid w:val="007B3682"/>
    <w:rsid w:val="007B3BB3"/>
    <w:rsid w:val="007B4508"/>
    <w:rsid w:val="007B47B5"/>
    <w:rsid w:val="007B4F96"/>
    <w:rsid w:val="007B5462"/>
    <w:rsid w:val="007B57A6"/>
    <w:rsid w:val="007B6C68"/>
    <w:rsid w:val="007B7A08"/>
    <w:rsid w:val="007C0981"/>
    <w:rsid w:val="007C1395"/>
    <w:rsid w:val="007C4787"/>
    <w:rsid w:val="007C48C6"/>
    <w:rsid w:val="007C4A72"/>
    <w:rsid w:val="007C4EA1"/>
    <w:rsid w:val="007C51FE"/>
    <w:rsid w:val="007C52AB"/>
    <w:rsid w:val="007C567B"/>
    <w:rsid w:val="007C6DB3"/>
    <w:rsid w:val="007D02B6"/>
    <w:rsid w:val="007D0CCA"/>
    <w:rsid w:val="007D14A4"/>
    <w:rsid w:val="007D27FE"/>
    <w:rsid w:val="007D2BB2"/>
    <w:rsid w:val="007D355B"/>
    <w:rsid w:val="007D3987"/>
    <w:rsid w:val="007D3C22"/>
    <w:rsid w:val="007D534B"/>
    <w:rsid w:val="007D6A03"/>
    <w:rsid w:val="007D6FEF"/>
    <w:rsid w:val="007D774B"/>
    <w:rsid w:val="007D7AE8"/>
    <w:rsid w:val="007D7B3F"/>
    <w:rsid w:val="007E029E"/>
    <w:rsid w:val="007E02EA"/>
    <w:rsid w:val="007E2DAA"/>
    <w:rsid w:val="007E2F09"/>
    <w:rsid w:val="007E4782"/>
    <w:rsid w:val="007E6057"/>
    <w:rsid w:val="007E61D3"/>
    <w:rsid w:val="007E7A93"/>
    <w:rsid w:val="007F0A5A"/>
    <w:rsid w:val="007F319B"/>
    <w:rsid w:val="007F3534"/>
    <w:rsid w:val="007F4426"/>
    <w:rsid w:val="007F5F00"/>
    <w:rsid w:val="007F70E2"/>
    <w:rsid w:val="007F7236"/>
    <w:rsid w:val="00800679"/>
    <w:rsid w:val="0080196D"/>
    <w:rsid w:val="00802B71"/>
    <w:rsid w:val="00802C8D"/>
    <w:rsid w:val="00802E51"/>
    <w:rsid w:val="00803625"/>
    <w:rsid w:val="00804FC6"/>
    <w:rsid w:val="00805508"/>
    <w:rsid w:val="00806E39"/>
    <w:rsid w:val="00807F8F"/>
    <w:rsid w:val="00807FBB"/>
    <w:rsid w:val="00811557"/>
    <w:rsid w:val="00811D45"/>
    <w:rsid w:val="00812710"/>
    <w:rsid w:val="00813267"/>
    <w:rsid w:val="00813D3C"/>
    <w:rsid w:val="008146A6"/>
    <w:rsid w:val="00816490"/>
    <w:rsid w:val="008166F2"/>
    <w:rsid w:val="008202A6"/>
    <w:rsid w:val="008202B6"/>
    <w:rsid w:val="00820EC9"/>
    <w:rsid w:val="00820F80"/>
    <w:rsid w:val="00821D47"/>
    <w:rsid w:val="008220E7"/>
    <w:rsid w:val="008228C6"/>
    <w:rsid w:val="00822DB6"/>
    <w:rsid w:val="00822DF3"/>
    <w:rsid w:val="00822F43"/>
    <w:rsid w:val="00823545"/>
    <w:rsid w:val="00823BFB"/>
    <w:rsid w:val="008250EA"/>
    <w:rsid w:val="00825B55"/>
    <w:rsid w:val="00825BD5"/>
    <w:rsid w:val="00826116"/>
    <w:rsid w:val="0082619F"/>
    <w:rsid w:val="00826ACF"/>
    <w:rsid w:val="00826BB3"/>
    <w:rsid w:val="00827C0A"/>
    <w:rsid w:val="0083137F"/>
    <w:rsid w:val="008317A1"/>
    <w:rsid w:val="008326DA"/>
    <w:rsid w:val="008326EB"/>
    <w:rsid w:val="0083272F"/>
    <w:rsid w:val="00832DA9"/>
    <w:rsid w:val="0083339A"/>
    <w:rsid w:val="00833FE4"/>
    <w:rsid w:val="00835568"/>
    <w:rsid w:val="008364EE"/>
    <w:rsid w:val="00837D55"/>
    <w:rsid w:val="00837F41"/>
    <w:rsid w:val="0084023A"/>
    <w:rsid w:val="00840976"/>
    <w:rsid w:val="00840C4C"/>
    <w:rsid w:val="00841336"/>
    <w:rsid w:val="00841C1D"/>
    <w:rsid w:val="008420A2"/>
    <w:rsid w:val="00842392"/>
    <w:rsid w:val="008427C5"/>
    <w:rsid w:val="0084339E"/>
    <w:rsid w:val="0084345B"/>
    <w:rsid w:val="0084350A"/>
    <w:rsid w:val="00843D6D"/>
    <w:rsid w:val="0084482C"/>
    <w:rsid w:val="00845013"/>
    <w:rsid w:val="00845477"/>
    <w:rsid w:val="00845B9D"/>
    <w:rsid w:val="00845D77"/>
    <w:rsid w:val="00846992"/>
    <w:rsid w:val="00846D7F"/>
    <w:rsid w:val="0085053F"/>
    <w:rsid w:val="00850A67"/>
    <w:rsid w:val="00850DE3"/>
    <w:rsid w:val="00850FDC"/>
    <w:rsid w:val="008511A3"/>
    <w:rsid w:val="00853002"/>
    <w:rsid w:val="0085344F"/>
    <w:rsid w:val="00853CAA"/>
    <w:rsid w:val="00854872"/>
    <w:rsid w:val="00854A90"/>
    <w:rsid w:val="0085656D"/>
    <w:rsid w:val="00856FC7"/>
    <w:rsid w:val="0085736A"/>
    <w:rsid w:val="0085759F"/>
    <w:rsid w:val="008576DD"/>
    <w:rsid w:val="0086002B"/>
    <w:rsid w:val="0086118F"/>
    <w:rsid w:val="00861FDF"/>
    <w:rsid w:val="0086290D"/>
    <w:rsid w:val="008629FE"/>
    <w:rsid w:val="008634B3"/>
    <w:rsid w:val="00863687"/>
    <w:rsid w:val="00863B2E"/>
    <w:rsid w:val="00863F3C"/>
    <w:rsid w:val="008643EC"/>
    <w:rsid w:val="008647CB"/>
    <w:rsid w:val="00864F7B"/>
    <w:rsid w:val="00867A4D"/>
    <w:rsid w:val="00867CFA"/>
    <w:rsid w:val="00870BCA"/>
    <w:rsid w:val="00870D68"/>
    <w:rsid w:val="00872025"/>
    <w:rsid w:val="00872981"/>
    <w:rsid w:val="00872DFF"/>
    <w:rsid w:val="00873152"/>
    <w:rsid w:val="008734F6"/>
    <w:rsid w:val="008740EA"/>
    <w:rsid w:val="0087459A"/>
    <w:rsid w:val="008753BB"/>
    <w:rsid w:val="008804F4"/>
    <w:rsid w:val="00880FE3"/>
    <w:rsid w:val="00881FFD"/>
    <w:rsid w:val="00882510"/>
    <w:rsid w:val="008837E7"/>
    <w:rsid w:val="00883B4A"/>
    <w:rsid w:val="00883E2E"/>
    <w:rsid w:val="00883F5F"/>
    <w:rsid w:val="00884E97"/>
    <w:rsid w:val="008854E0"/>
    <w:rsid w:val="00886005"/>
    <w:rsid w:val="008865DD"/>
    <w:rsid w:val="00886758"/>
    <w:rsid w:val="00886969"/>
    <w:rsid w:val="008870CA"/>
    <w:rsid w:val="00891370"/>
    <w:rsid w:val="008941DF"/>
    <w:rsid w:val="00895279"/>
    <w:rsid w:val="008A0C47"/>
    <w:rsid w:val="008A25D6"/>
    <w:rsid w:val="008A26C1"/>
    <w:rsid w:val="008A2D25"/>
    <w:rsid w:val="008A33F7"/>
    <w:rsid w:val="008A3B87"/>
    <w:rsid w:val="008A4F34"/>
    <w:rsid w:val="008A5807"/>
    <w:rsid w:val="008A5D02"/>
    <w:rsid w:val="008A5D63"/>
    <w:rsid w:val="008A6A6C"/>
    <w:rsid w:val="008A6F28"/>
    <w:rsid w:val="008B028F"/>
    <w:rsid w:val="008B0F9F"/>
    <w:rsid w:val="008B103E"/>
    <w:rsid w:val="008B13F0"/>
    <w:rsid w:val="008B3837"/>
    <w:rsid w:val="008B5A12"/>
    <w:rsid w:val="008B6C4F"/>
    <w:rsid w:val="008B6E80"/>
    <w:rsid w:val="008B7D91"/>
    <w:rsid w:val="008C0338"/>
    <w:rsid w:val="008C0C81"/>
    <w:rsid w:val="008C10F1"/>
    <w:rsid w:val="008C1BF5"/>
    <w:rsid w:val="008C1C47"/>
    <w:rsid w:val="008C2F0F"/>
    <w:rsid w:val="008C3182"/>
    <w:rsid w:val="008C4D80"/>
    <w:rsid w:val="008C6430"/>
    <w:rsid w:val="008C7C4D"/>
    <w:rsid w:val="008D0B2E"/>
    <w:rsid w:val="008D1E4F"/>
    <w:rsid w:val="008D275E"/>
    <w:rsid w:val="008D2DC2"/>
    <w:rsid w:val="008D3159"/>
    <w:rsid w:val="008D405E"/>
    <w:rsid w:val="008D4AE6"/>
    <w:rsid w:val="008D4D1B"/>
    <w:rsid w:val="008D5182"/>
    <w:rsid w:val="008D709E"/>
    <w:rsid w:val="008D7248"/>
    <w:rsid w:val="008D7BAB"/>
    <w:rsid w:val="008E0197"/>
    <w:rsid w:val="008E0EEB"/>
    <w:rsid w:val="008E1204"/>
    <w:rsid w:val="008E1C0F"/>
    <w:rsid w:val="008E331D"/>
    <w:rsid w:val="008E3DD8"/>
    <w:rsid w:val="008E48A7"/>
    <w:rsid w:val="008E5195"/>
    <w:rsid w:val="008E6338"/>
    <w:rsid w:val="008E7182"/>
    <w:rsid w:val="008E7347"/>
    <w:rsid w:val="008E7539"/>
    <w:rsid w:val="008F06EA"/>
    <w:rsid w:val="008F1223"/>
    <w:rsid w:val="008F1426"/>
    <w:rsid w:val="008F1BE8"/>
    <w:rsid w:val="008F2C10"/>
    <w:rsid w:val="008F402A"/>
    <w:rsid w:val="008F426E"/>
    <w:rsid w:val="008F49CF"/>
    <w:rsid w:val="008F5174"/>
    <w:rsid w:val="008F5877"/>
    <w:rsid w:val="008F60F2"/>
    <w:rsid w:val="008F65FC"/>
    <w:rsid w:val="008F703A"/>
    <w:rsid w:val="008F788F"/>
    <w:rsid w:val="00900264"/>
    <w:rsid w:val="00900BF2"/>
    <w:rsid w:val="00900D3D"/>
    <w:rsid w:val="00901F39"/>
    <w:rsid w:val="00901FEE"/>
    <w:rsid w:val="00902A3F"/>
    <w:rsid w:val="00903E37"/>
    <w:rsid w:val="0090421A"/>
    <w:rsid w:val="00904602"/>
    <w:rsid w:val="00906F4F"/>
    <w:rsid w:val="00907947"/>
    <w:rsid w:val="009102E4"/>
    <w:rsid w:val="00910E9E"/>
    <w:rsid w:val="0091158D"/>
    <w:rsid w:val="00913250"/>
    <w:rsid w:val="00913725"/>
    <w:rsid w:val="00914548"/>
    <w:rsid w:val="00914777"/>
    <w:rsid w:val="00914A02"/>
    <w:rsid w:val="00914BFB"/>
    <w:rsid w:val="0091686D"/>
    <w:rsid w:val="009207DF"/>
    <w:rsid w:val="00921984"/>
    <w:rsid w:val="00921CE1"/>
    <w:rsid w:val="00922BD2"/>
    <w:rsid w:val="00923380"/>
    <w:rsid w:val="00923705"/>
    <w:rsid w:val="009248F2"/>
    <w:rsid w:val="009305F2"/>
    <w:rsid w:val="009313DE"/>
    <w:rsid w:val="00931546"/>
    <w:rsid w:val="00931952"/>
    <w:rsid w:val="00931DA9"/>
    <w:rsid w:val="00932D3C"/>
    <w:rsid w:val="0093386C"/>
    <w:rsid w:val="009354A8"/>
    <w:rsid w:val="00935A78"/>
    <w:rsid w:val="00935B44"/>
    <w:rsid w:val="00936C6E"/>
    <w:rsid w:val="009379B2"/>
    <w:rsid w:val="009379F7"/>
    <w:rsid w:val="009409AB"/>
    <w:rsid w:val="009411CC"/>
    <w:rsid w:val="00941453"/>
    <w:rsid w:val="00942752"/>
    <w:rsid w:val="009436FE"/>
    <w:rsid w:val="009437AE"/>
    <w:rsid w:val="00943B6C"/>
    <w:rsid w:val="00943CEB"/>
    <w:rsid w:val="009444FE"/>
    <w:rsid w:val="0094485D"/>
    <w:rsid w:val="00945420"/>
    <w:rsid w:val="00945823"/>
    <w:rsid w:val="00945A0D"/>
    <w:rsid w:val="0094651E"/>
    <w:rsid w:val="00951541"/>
    <w:rsid w:val="009531DA"/>
    <w:rsid w:val="009532CC"/>
    <w:rsid w:val="009541C3"/>
    <w:rsid w:val="00957448"/>
    <w:rsid w:val="00960B0C"/>
    <w:rsid w:val="00961AE7"/>
    <w:rsid w:val="0096208C"/>
    <w:rsid w:val="0096263C"/>
    <w:rsid w:val="009628BF"/>
    <w:rsid w:val="00963677"/>
    <w:rsid w:val="00964668"/>
    <w:rsid w:val="00964A01"/>
    <w:rsid w:val="0096508C"/>
    <w:rsid w:val="009655BD"/>
    <w:rsid w:val="00965637"/>
    <w:rsid w:val="0096710C"/>
    <w:rsid w:val="009671D9"/>
    <w:rsid w:val="0097107F"/>
    <w:rsid w:val="009714E9"/>
    <w:rsid w:val="00971982"/>
    <w:rsid w:val="009719B2"/>
    <w:rsid w:val="00973C1B"/>
    <w:rsid w:val="00976CB2"/>
    <w:rsid w:val="009774C3"/>
    <w:rsid w:val="0098020B"/>
    <w:rsid w:val="009819C3"/>
    <w:rsid w:val="00982EAC"/>
    <w:rsid w:val="00983EF6"/>
    <w:rsid w:val="00985A74"/>
    <w:rsid w:val="0098630C"/>
    <w:rsid w:val="00991B98"/>
    <w:rsid w:val="009928F4"/>
    <w:rsid w:val="0099300D"/>
    <w:rsid w:val="009940AE"/>
    <w:rsid w:val="00994BD9"/>
    <w:rsid w:val="009952BC"/>
    <w:rsid w:val="00995467"/>
    <w:rsid w:val="009960EC"/>
    <w:rsid w:val="00996708"/>
    <w:rsid w:val="00996733"/>
    <w:rsid w:val="0099724A"/>
    <w:rsid w:val="009976BC"/>
    <w:rsid w:val="009978BE"/>
    <w:rsid w:val="009A02D7"/>
    <w:rsid w:val="009A07C3"/>
    <w:rsid w:val="009A26F5"/>
    <w:rsid w:val="009A34C6"/>
    <w:rsid w:val="009A3CF2"/>
    <w:rsid w:val="009A43E9"/>
    <w:rsid w:val="009A4FE5"/>
    <w:rsid w:val="009A56E5"/>
    <w:rsid w:val="009A6105"/>
    <w:rsid w:val="009A6F1B"/>
    <w:rsid w:val="009A7719"/>
    <w:rsid w:val="009B007F"/>
    <w:rsid w:val="009B02AA"/>
    <w:rsid w:val="009B1625"/>
    <w:rsid w:val="009B214A"/>
    <w:rsid w:val="009B25A8"/>
    <w:rsid w:val="009B270C"/>
    <w:rsid w:val="009B359B"/>
    <w:rsid w:val="009B3834"/>
    <w:rsid w:val="009B3CB9"/>
    <w:rsid w:val="009B4DD4"/>
    <w:rsid w:val="009B5264"/>
    <w:rsid w:val="009B571F"/>
    <w:rsid w:val="009B5B50"/>
    <w:rsid w:val="009B75BC"/>
    <w:rsid w:val="009C019F"/>
    <w:rsid w:val="009C099A"/>
    <w:rsid w:val="009C0B70"/>
    <w:rsid w:val="009C34C1"/>
    <w:rsid w:val="009C40E0"/>
    <w:rsid w:val="009C5382"/>
    <w:rsid w:val="009C599E"/>
    <w:rsid w:val="009C5B25"/>
    <w:rsid w:val="009C68D8"/>
    <w:rsid w:val="009C694D"/>
    <w:rsid w:val="009C75C3"/>
    <w:rsid w:val="009C7EC5"/>
    <w:rsid w:val="009D01A0"/>
    <w:rsid w:val="009D0975"/>
    <w:rsid w:val="009D0E38"/>
    <w:rsid w:val="009D0FB1"/>
    <w:rsid w:val="009D24FA"/>
    <w:rsid w:val="009D25D9"/>
    <w:rsid w:val="009D2D27"/>
    <w:rsid w:val="009D3FD7"/>
    <w:rsid w:val="009D643B"/>
    <w:rsid w:val="009D69B9"/>
    <w:rsid w:val="009D746C"/>
    <w:rsid w:val="009D7488"/>
    <w:rsid w:val="009D751B"/>
    <w:rsid w:val="009E048A"/>
    <w:rsid w:val="009E0E2B"/>
    <w:rsid w:val="009E127B"/>
    <w:rsid w:val="009E2793"/>
    <w:rsid w:val="009E29F8"/>
    <w:rsid w:val="009E2E96"/>
    <w:rsid w:val="009E303B"/>
    <w:rsid w:val="009E3367"/>
    <w:rsid w:val="009E364C"/>
    <w:rsid w:val="009E398D"/>
    <w:rsid w:val="009E4AA2"/>
    <w:rsid w:val="009E53BE"/>
    <w:rsid w:val="009E6114"/>
    <w:rsid w:val="009E747C"/>
    <w:rsid w:val="009F063B"/>
    <w:rsid w:val="009F0DB6"/>
    <w:rsid w:val="009F0FD0"/>
    <w:rsid w:val="009F11F4"/>
    <w:rsid w:val="009F1442"/>
    <w:rsid w:val="009F1D53"/>
    <w:rsid w:val="009F1FA7"/>
    <w:rsid w:val="009F22D9"/>
    <w:rsid w:val="009F2F39"/>
    <w:rsid w:val="009F3A1C"/>
    <w:rsid w:val="009F4923"/>
    <w:rsid w:val="009F4A92"/>
    <w:rsid w:val="009F4B7F"/>
    <w:rsid w:val="009F4CB3"/>
    <w:rsid w:val="009F4E6A"/>
    <w:rsid w:val="009F4FFF"/>
    <w:rsid w:val="009F563E"/>
    <w:rsid w:val="009F62B5"/>
    <w:rsid w:val="00A001F2"/>
    <w:rsid w:val="00A01DF5"/>
    <w:rsid w:val="00A03A12"/>
    <w:rsid w:val="00A043FC"/>
    <w:rsid w:val="00A04E42"/>
    <w:rsid w:val="00A06999"/>
    <w:rsid w:val="00A06ECB"/>
    <w:rsid w:val="00A07B46"/>
    <w:rsid w:val="00A10131"/>
    <w:rsid w:val="00A13B7F"/>
    <w:rsid w:val="00A140A1"/>
    <w:rsid w:val="00A1522C"/>
    <w:rsid w:val="00A165E7"/>
    <w:rsid w:val="00A166A2"/>
    <w:rsid w:val="00A16D46"/>
    <w:rsid w:val="00A16DD6"/>
    <w:rsid w:val="00A20C1C"/>
    <w:rsid w:val="00A212EC"/>
    <w:rsid w:val="00A213D5"/>
    <w:rsid w:val="00A21DD3"/>
    <w:rsid w:val="00A22173"/>
    <w:rsid w:val="00A22B3E"/>
    <w:rsid w:val="00A242DD"/>
    <w:rsid w:val="00A24C19"/>
    <w:rsid w:val="00A2566B"/>
    <w:rsid w:val="00A25765"/>
    <w:rsid w:val="00A25C1A"/>
    <w:rsid w:val="00A26AED"/>
    <w:rsid w:val="00A27760"/>
    <w:rsid w:val="00A27E8A"/>
    <w:rsid w:val="00A30262"/>
    <w:rsid w:val="00A30D37"/>
    <w:rsid w:val="00A30E07"/>
    <w:rsid w:val="00A33342"/>
    <w:rsid w:val="00A33606"/>
    <w:rsid w:val="00A3361B"/>
    <w:rsid w:val="00A33C4A"/>
    <w:rsid w:val="00A34BFB"/>
    <w:rsid w:val="00A3621C"/>
    <w:rsid w:val="00A362F9"/>
    <w:rsid w:val="00A369B9"/>
    <w:rsid w:val="00A376CC"/>
    <w:rsid w:val="00A3777D"/>
    <w:rsid w:val="00A37AF6"/>
    <w:rsid w:val="00A37EDA"/>
    <w:rsid w:val="00A40C92"/>
    <w:rsid w:val="00A413AD"/>
    <w:rsid w:val="00A41BC3"/>
    <w:rsid w:val="00A41E03"/>
    <w:rsid w:val="00A42E09"/>
    <w:rsid w:val="00A42FC8"/>
    <w:rsid w:val="00A4310A"/>
    <w:rsid w:val="00A436C0"/>
    <w:rsid w:val="00A4375F"/>
    <w:rsid w:val="00A43A63"/>
    <w:rsid w:val="00A44BD0"/>
    <w:rsid w:val="00A44D5D"/>
    <w:rsid w:val="00A44EDB"/>
    <w:rsid w:val="00A44F63"/>
    <w:rsid w:val="00A45831"/>
    <w:rsid w:val="00A470CE"/>
    <w:rsid w:val="00A5053F"/>
    <w:rsid w:val="00A50898"/>
    <w:rsid w:val="00A50981"/>
    <w:rsid w:val="00A50B4E"/>
    <w:rsid w:val="00A51A5A"/>
    <w:rsid w:val="00A51CF3"/>
    <w:rsid w:val="00A51E00"/>
    <w:rsid w:val="00A522F1"/>
    <w:rsid w:val="00A52E41"/>
    <w:rsid w:val="00A531E2"/>
    <w:rsid w:val="00A53573"/>
    <w:rsid w:val="00A536FD"/>
    <w:rsid w:val="00A54C89"/>
    <w:rsid w:val="00A551DE"/>
    <w:rsid w:val="00A57430"/>
    <w:rsid w:val="00A577D2"/>
    <w:rsid w:val="00A57876"/>
    <w:rsid w:val="00A57CD6"/>
    <w:rsid w:val="00A60984"/>
    <w:rsid w:val="00A60DF6"/>
    <w:rsid w:val="00A6168C"/>
    <w:rsid w:val="00A61EB6"/>
    <w:rsid w:val="00A62410"/>
    <w:rsid w:val="00A626BA"/>
    <w:rsid w:val="00A629F5"/>
    <w:rsid w:val="00A66943"/>
    <w:rsid w:val="00A678D3"/>
    <w:rsid w:val="00A70231"/>
    <w:rsid w:val="00A70B7E"/>
    <w:rsid w:val="00A70B86"/>
    <w:rsid w:val="00A70CE6"/>
    <w:rsid w:val="00A71B44"/>
    <w:rsid w:val="00A7232D"/>
    <w:rsid w:val="00A75B82"/>
    <w:rsid w:val="00A7668E"/>
    <w:rsid w:val="00A77645"/>
    <w:rsid w:val="00A8044E"/>
    <w:rsid w:val="00A810F9"/>
    <w:rsid w:val="00A81CAD"/>
    <w:rsid w:val="00A81CB6"/>
    <w:rsid w:val="00A8369C"/>
    <w:rsid w:val="00A83DF3"/>
    <w:rsid w:val="00A84EAB"/>
    <w:rsid w:val="00A851E5"/>
    <w:rsid w:val="00A857C5"/>
    <w:rsid w:val="00A87E5C"/>
    <w:rsid w:val="00A90F72"/>
    <w:rsid w:val="00A9168F"/>
    <w:rsid w:val="00A91951"/>
    <w:rsid w:val="00A91B1D"/>
    <w:rsid w:val="00A9254C"/>
    <w:rsid w:val="00A93595"/>
    <w:rsid w:val="00A94AE6"/>
    <w:rsid w:val="00A94B10"/>
    <w:rsid w:val="00A95CC6"/>
    <w:rsid w:val="00A962A8"/>
    <w:rsid w:val="00A97A37"/>
    <w:rsid w:val="00AA1B53"/>
    <w:rsid w:val="00AA2079"/>
    <w:rsid w:val="00AA2380"/>
    <w:rsid w:val="00AA2DA6"/>
    <w:rsid w:val="00AA347E"/>
    <w:rsid w:val="00AA3623"/>
    <w:rsid w:val="00AA641D"/>
    <w:rsid w:val="00AA67FA"/>
    <w:rsid w:val="00AA7E40"/>
    <w:rsid w:val="00AB102D"/>
    <w:rsid w:val="00AB1061"/>
    <w:rsid w:val="00AB1F1E"/>
    <w:rsid w:val="00AB2FFB"/>
    <w:rsid w:val="00AB3109"/>
    <w:rsid w:val="00AB3932"/>
    <w:rsid w:val="00AB3A91"/>
    <w:rsid w:val="00AB49DD"/>
    <w:rsid w:val="00AB653A"/>
    <w:rsid w:val="00AB6F09"/>
    <w:rsid w:val="00AB72CB"/>
    <w:rsid w:val="00AB7D56"/>
    <w:rsid w:val="00AC05B9"/>
    <w:rsid w:val="00AC0CF0"/>
    <w:rsid w:val="00AC14DE"/>
    <w:rsid w:val="00AC1D04"/>
    <w:rsid w:val="00AC33B9"/>
    <w:rsid w:val="00AC4ED7"/>
    <w:rsid w:val="00AC4FD2"/>
    <w:rsid w:val="00AC5341"/>
    <w:rsid w:val="00AC55FF"/>
    <w:rsid w:val="00AC6369"/>
    <w:rsid w:val="00AC63CB"/>
    <w:rsid w:val="00AD004B"/>
    <w:rsid w:val="00AD069D"/>
    <w:rsid w:val="00AD1C1D"/>
    <w:rsid w:val="00AD268E"/>
    <w:rsid w:val="00AD294C"/>
    <w:rsid w:val="00AD2B06"/>
    <w:rsid w:val="00AD2C20"/>
    <w:rsid w:val="00AD3265"/>
    <w:rsid w:val="00AD3D2D"/>
    <w:rsid w:val="00AD43D8"/>
    <w:rsid w:val="00AD4D62"/>
    <w:rsid w:val="00AD643E"/>
    <w:rsid w:val="00AE0A24"/>
    <w:rsid w:val="00AE23DB"/>
    <w:rsid w:val="00AE2C1B"/>
    <w:rsid w:val="00AE3214"/>
    <w:rsid w:val="00AE3CC3"/>
    <w:rsid w:val="00AE3F49"/>
    <w:rsid w:val="00AE401D"/>
    <w:rsid w:val="00AE5683"/>
    <w:rsid w:val="00AE5D71"/>
    <w:rsid w:val="00AE7117"/>
    <w:rsid w:val="00AE7823"/>
    <w:rsid w:val="00AE7A1F"/>
    <w:rsid w:val="00AF063E"/>
    <w:rsid w:val="00AF1717"/>
    <w:rsid w:val="00AF3A92"/>
    <w:rsid w:val="00AF5B12"/>
    <w:rsid w:val="00AF6046"/>
    <w:rsid w:val="00AF68A0"/>
    <w:rsid w:val="00AF6E1A"/>
    <w:rsid w:val="00AF734C"/>
    <w:rsid w:val="00AF7381"/>
    <w:rsid w:val="00AF7798"/>
    <w:rsid w:val="00B00268"/>
    <w:rsid w:val="00B00CCA"/>
    <w:rsid w:val="00B011C2"/>
    <w:rsid w:val="00B014F6"/>
    <w:rsid w:val="00B029F9"/>
    <w:rsid w:val="00B03FFA"/>
    <w:rsid w:val="00B0495F"/>
    <w:rsid w:val="00B06A30"/>
    <w:rsid w:val="00B06BB6"/>
    <w:rsid w:val="00B10003"/>
    <w:rsid w:val="00B10992"/>
    <w:rsid w:val="00B13B7A"/>
    <w:rsid w:val="00B13C13"/>
    <w:rsid w:val="00B13C41"/>
    <w:rsid w:val="00B14422"/>
    <w:rsid w:val="00B14B40"/>
    <w:rsid w:val="00B14B85"/>
    <w:rsid w:val="00B151A2"/>
    <w:rsid w:val="00B15642"/>
    <w:rsid w:val="00B17532"/>
    <w:rsid w:val="00B20312"/>
    <w:rsid w:val="00B20CD2"/>
    <w:rsid w:val="00B23357"/>
    <w:rsid w:val="00B23689"/>
    <w:rsid w:val="00B23A6C"/>
    <w:rsid w:val="00B23E42"/>
    <w:rsid w:val="00B25D04"/>
    <w:rsid w:val="00B30417"/>
    <w:rsid w:val="00B306A5"/>
    <w:rsid w:val="00B31D71"/>
    <w:rsid w:val="00B33053"/>
    <w:rsid w:val="00B33F81"/>
    <w:rsid w:val="00B34A2F"/>
    <w:rsid w:val="00B34CC7"/>
    <w:rsid w:val="00B34D17"/>
    <w:rsid w:val="00B356C4"/>
    <w:rsid w:val="00B35B00"/>
    <w:rsid w:val="00B35FA8"/>
    <w:rsid w:val="00B3725F"/>
    <w:rsid w:val="00B40A72"/>
    <w:rsid w:val="00B40D07"/>
    <w:rsid w:val="00B410DA"/>
    <w:rsid w:val="00B4176A"/>
    <w:rsid w:val="00B41DED"/>
    <w:rsid w:val="00B42642"/>
    <w:rsid w:val="00B42DB2"/>
    <w:rsid w:val="00B43545"/>
    <w:rsid w:val="00B43EBA"/>
    <w:rsid w:val="00B44085"/>
    <w:rsid w:val="00B44D5E"/>
    <w:rsid w:val="00B4632C"/>
    <w:rsid w:val="00B467A3"/>
    <w:rsid w:val="00B4700A"/>
    <w:rsid w:val="00B47949"/>
    <w:rsid w:val="00B47D43"/>
    <w:rsid w:val="00B47F06"/>
    <w:rsid w:val="00B47F71"/>
    <w:rsid w:val="00B53841"/>
    <w:rsid w:val="00B53FC2"/>
    <w:rsid w:val="00B56180"/>
    <w:rsid w:val="00B5687D"/>
    <w:rsid w:val="00B577B6"/>
    <w:rsid w:val="00B61DBF"/>
    <w:rsid w:val="00B6217C"/>
    <w:rsid w:val="00B6342F"/>
    <w:rsid w:val="00B63910"/>
    <w:rsid w:val="00B63F9D"/>
    <w:rsid w:val="00B64256"/>
    <w:rsid w:val="00B664F1"/>
    <w:rsid w:val="00B669C8"/>
    <w:rsid w:val="00B669CF"/>
    <w:rsid w:val="00B6707D"/>
    <w:rsid w:val="00B70C0C"/>
    <w:rsid w:val="00B71B56"/>
    <w:rsid w:val="00B71F29"/>
    <w:rsid w:val="00B72945"/>
    <w:rsid w:val="00B72BA7"/>
    <w:rsid w:val="00B7304B"/>
    <w:rsid w:val="00B737BB"/>
    <w:rsid w:val="00B75482"/>
    <w:rsid w:val="00B76837"/>
    <w:rsid w:val="00B8089F"/>
    <w:rsid w:val="00B80BF6"/>
    <w:rsid w:val="00B81D6C"/>
    <w:rsid w:val="00B81DE4"/>
    <w:rsid w:val="00B830FA"/>
    <w:rsid w:val="00B83D04"/>
    <w:rsid w:val="00B83DEC"/>
    <w:rsid w:val="00B84A99"/>
    <w:rsid w:val="00B84E50"/>
    <w:rsid w:val="00B851EA"/>
    <w:rsid w:val="00B86193"/>
    <w:rsid w:val="00B86393"/>
    <w:rsid w:val="00B90680"/>
    <w:rsid w:val="00B9080C"/>
    <w:rsid w:val="00B9206C"/>
    <w:rsid w:val="00B9241C"/>
    <w:rsid w:val="00B92800"/>
    <w:rsid w:val="00B9303A"/>
    <w:rsid w:val="00B94295"/>
    <w:rsid w:val="00B94CB9"/>
    <w:rsid w:val="00B94ED5"/>
    <w:rsid w:val="00B954A5"/>
    <w:rsid w:val="00B962E5"/>
    <w:rsid w:val="00B963AD"/>
    <w:rsid w:val="00B9665D"/>
    <w:rsid w:val="00B96DD4"/>
    <w:rsid w:val="00BA0073"/>
    <w:rsid w:val="00BA048B"/>
    <w:rsid w:val="00BA1697"/>
    <w:rsid w:val="00BA1715"/>
    <w:rsid w:val="00BA31E2"/>
    <w:rsid w:val="00BA4173"/>
    <w:rsid w:val="00BA486B"/>
    <w:rsid w:val="00BA4B46"/>
    <w:rsid w:val="00BA4C96"/>
    <w:rsid w:val="00BA502D"/>
    <w:rsid w:val="00BA5A3E"/>
    <w:rsid w:val="00BA6BD9"/>
    <w:rsid w:val="00BA701C"/>
    <w:rsid w:val="00BA7F35"/>
    <w:rsid w:val="00BB0370"/>
    <w:rsid w:val="00BB0F9C"/>
    <w:rsid w:val="00BB10A8"/>
    <w:rsid w:val="00BB12AE"/>
    <w:rsid w:val="00BB1442"/>
    <w:rsid w:val="00BB1502"/>
    <w:rsid w:val="00BB16A4"/>
    <w:rsid w:val="00BB170F"/>
    <w:rsid w:val="00BB1E49"/>
    <w:rsid w:val="00BB228D"/>
    <w:rsid w:val="00BB242E"/>
    <w:rsid w:val="00BB2479"/>
    <w:rsid w:val="00BB2E1B"/>
    <w:rsid w:val="00BB38D6"/>
    <w:rsid w:val="00BB6114"/>
    <w:rsid w:val="00BB6B84"/>
    <w:rsid w:val="00BC1688"/>
    <w:rsid w:val="00BC1693"/>
    <w:rsid w:val="00BC2015"/>
    <w:rsid w:val="00BC3535"/>
    <w:rsid w:val="00BC40A7"/>
    <w:rsid w:val="00BC4195"/>
    <w:rsid w:val="00BC52A8"/>
    <w:rsid w:val="00BC6E66"/>
    <w:rsid w:val="00BC6EB3"/>
    <w:rsid w:val="00BC73CE"/>
    <w:rsid w:val="00BD0635"/>
    <w:rsid w:val="00BD1D80"/>
    <w:rsid w:val="00BD2DCA"/>
    <w:rsid w:val="00BD307C"/>
    <w:rsid w:val="00BD3CB5"/>
    <w:rsid w:val="00BD49BC"/>
    <w:rsid w:val="00BD49E3"/>
    <w:rsid w:val="00BD4C76"/>
    <w:rsid w:val="00BD4E53"/>
    <w:rsid w:val="00BD4E79"/>
    <w:rsid w:val="00BD6B92"/>
    <w:rsid w:val="00BD6F3B"/>
    <w:rsid w:val="00BD73BD"/>
    <w:rsid w:val="00BE00B4"/>
    <w:rsid w:val="00BE15DA"/>
    <w:rsid w:val="00BE1F4E"/>
    <w:rsid w:val="00BE21CF"/>
    <w:rsid w:val="00BE2207"/>
    <w:rsid w:val="00BE24DD"/>
    <w:rsid w:val="00BE2E42"/>
    <w:rsid w:val="00BE3D17"/>
    <w:rsid w:val="00BE40D2"/>
    <w:rsid w:val="00BE4B89"/>
    <w:rsid w:val="00BE596D"/>
    <w:rsid w:val="00BE5E01"/>
    <w:rsid w:val="00BE729C"/>
    <w:rsid w:val="00BE7693"/>
    <w:rsid w:val="00BE77BE"/>
    <w:rsid w:val="00BF0AC1"/>
    <w:rsid w:val="00BF0D84"/>
    <w:rsid w:val="00BF1290"/>
    <w:rsid w:val="00BF1779"/>
    <w:rsid w:val="00BF1FBD"/>
    <w:rsid w:val="00BF2302"/>
    <w:rsid w:val="00BF28C4"/>
    <w:rsid w:val="00BF3D08"/>
    <w:rsid w:val="00BF6B73"/>
    <w:rsid w:val="00BF7237"/>
    <w:rsid w:val="00BF74B8"/>
    <w:rsid w:val="00BF77D9"/>
    <w:rsid w:val="00BF7932"/>
    <w:rsid w:val="00BF7D59"/>
    <w:rsid w:val="00C00183"/>
    <w:rsid w:val="00C0071F"/>
    <w:rsid w:val="00C0091C"/>
    <w:rsid w:val="00C00AE5"/>
    <w:rsid w:val="00C00CBD"/>
    <w:rsid w:val="00C0186C"/>
    <w:rsid w:val="00C020C8"/>
    <w:rsid w:val="00C02A4C"/>
    <w:rsid w:val="00C02B7C"/>
    <w:rsid w:val="00C0467D"/>
    <w:rsid w:val="00C05173"/>
    <w:rsid w:val="00C05190"/>
    <w:rsid w:val="00C0655C"/>
    <w:rsid w:val="00C10416"/>
    <w:rsid w:val="00C11412"/>
    <w:rsid w:val="00C11644"/>
    <w:rsid w:val="00C127DE"/>
    <w:rsid w:val="00C12A5C"/>
    <w:rsid w:val="00C135C5"/>
    <w:rsid w:val="00C13AEF"/>
    <w:rsid w:val="00C13F6C"/>
    <w:rsid w:val="00C147DD"/>
    <w:rsid w:val="00C16B11"/>
    <w:rsid w:val="00C2031A"/>
    <w:rsid w:val="00C20FFF"/>
    <w:rsid w:val="00C2113B"/>
    <w:rsid w:val="00C2362C"/>
    <w:rsid w:val="00C23733"/>
    <w:rsid w:val="00C26A8E"/>
    <w:rsid w:val="00C30732"/>
    <w:rsid w:val="00C3108F"/>
    <w:rsid w:val="00C3150A"/>
    <w:rsid w:val="00C32C1F"/>
    <w:rsid w:val="00C33431"/>
    <w:rsid w:val="00C33606"/>
    <w:rsid w:val="00C338AA"/>
    <w:rsid w:val="00C33ACC"/>
    <w:rsid w:val="00C3583B"/>
    <w:rsid w:val="00C35AAF"/>
    <w:rsid w:val="00C3686F"/>
    <w:rsid w:val="00C372CC"/>
    <w:rsid w:val="00C447A0"/>
    <w:rsid w:val="00C44CF1"/>
    <w:rsid w:val="00C44E74"/>
    <w:rsid w:val="00C45BE4"/>
    <w:rsid w:val="00C46317"/>
    <w:rsid w:val="00C477C8"/>
    <w:rsid w:val="00C5192F"/>
    <w:rsid w:val="00C523CC"/>
    <w:rsid w:val="00C52414"/>
    <w:rsid w:val="00C52A0A"/>
    <w:rsid w:val="00C54B30"/>
    <w:rsid w:val="00C54D21"/>
    <w:rsid w:val="00C55B62"/>
    <w:rsid w:val="00C55D3A"/>
    <w:rsid w:val="00C57320"/>
    <w:rsid w:val="00C604F4"/>
    <w:rsid w:val="00C6066B"/>
    <w:rsid w:val="00C61A5B"/>
    <w:rsid w:val="00C626DB"/>
    <w:rsid w:val="00C62A3C"/>
    <w:rsid w:val="00C62AA2"/>
    <w:rsid w:val="00C62C0F"/>
    <w:rsid w:val="00C62E05"/>
    <w:rsid w:val="00C62F2E"/>
    <w:rsid w:val="00C63151"/>
    <w:rsid w:val="00C65748"/>
    <w:rsid w:val="00C65EC9"/>
    <w:rsid w:val="00C66397"/>
    <w:rsid w:val="00C67771"/>
    <w:rsid w:val="00C7039F"/>
    <w:rsid w:val="00C7181A"/>
    <w:rsid w:val="00C727AF"/>
    <w:rsid w:val="00C73DEF"/>
    <w:rsid w:val="00C75417"/>
    <w:rsid w:val="00C754B9"/>
    <w:rsid w:val="00C75D4D"/>
    <w:rsid w:val="00C76594"/>
    <w:rsid w:val="00C765D0"/>
    <w:rsid w:val="00C76C6E"/>
    <w:rsid w:val="00C7751F"/>
    <w:rsid w:val="00C7784C"/>
    <w:rsid w:val="00C77916"/>
    <w:rsid w:val="00C8007B"/>
    <w:rsid w:val="00C819F2"/>
    <w:rsid w:val="00C82496"/>
    <w:rsid w:val="00C83DF7"/>
    <w:rsid w:val="00C84199"/>
    <w:rsid w:val="00C8553A"/>
    <w:rsid w:val="00C85C01"/>
    <w:rsid w:val="00C85FF5"/>
    <w:rsid w:val="00C8607E"/>
    <w:rsid w:val="00C8673B"/>
    <w:rsid w:val="00C86DD6"/>
    <w:rsid w:val="00C872E7"/>
    <w:rsid w:val="00C87E09"/>
    <w:rsid w:val="00C90100"/>
    <w:rsid w:val="00C903AD"/>
    <w:rsid w:val="00C90450"/>
    <w:rsid w:val="00C91B44"/>
    <w:rsid w:val="00C92976"/>
    <w:rsid w:val="00C92FD2"/>
    <w:rsid w:val="00C9449A"/>
    <w:rsid w:val="00C969C4"/>
    <w:rsid w:val="00CA05E6"/>
    <w:rsid w:val="00CA0915"/>
    <w:rsid w:val="00CA221D"/>
    <w:rsid w:val="00CA34E5"/>
    <w:rsid w:val="00CA3773"/>
    <w:rsid w:val="00CA3954"/>
    <w:rsid w:val="00CA399F"/>
    <w:rsid w:val="00CA518E"/>
    <w:rsid w:val="00CA621D"/>
    <w:rsid w:val="00CA68F7"/>
    <w:rsid w:val="00CA7069"/>
    <w:rsid w:val="00CB0F38"/>
    <w:rsid w:val="00CB23E7"/>
    <w:rsid w:val="00CB2529"/>
    <w:rsid w:val="00CB4626"/>
    <w:rsid w:val="00CB690B"/>
    <w:rsid w:val="00CB6A6B"/>
    <w:rsid w:val="00CB6DD1"/>
    <w:rsid w:val="00CB7BAB"/>
    <w:rsid w:val="00CC0533"/>
    <w:rsid w:val="00CC0A08"/>
    <w:rsid w:val="00CC1134"/>
    <w:rsid w:val="00CC16F4"/>
    <w:rsid w:val="00CC1721"/>
    <w:rsid w:val="00CC2FC0"/>
    <w:rsid w:val="00CC2FE1"/>
    <w:rsid w:val="00CC334A"/>
    <w:rsid w:val="00CC3863"/>
    <w:rsid w:val="00CC3C85"/>
    <w:rsid w:val="00CC4FC2"/>
    <w:rsid w:val="00CC6112"/>
    <w:rsid w:val="00CC676F"/>
    <w:rsid w:val="00CC6905"/>
    <w:rsid w:val="00CC7C72"/>
    <w:rsid w:val="00CD1886"/>
    <w:rsid w:val="00CD210C"/>
    <w:rsid w:val="00CD23E7"/>
    <w:rsid w:val="00CD244E"/>
    <w:rsid w:val="00CD252C"/>
    <w:rsid w:val="00CD2545"/>
    <w:rsid w:val="00CD27CF"/>
    <w:rsid w:val="00CD3CC3"/>
    <w:rsid w:val="00CD3E90"/>
    <w:rsid w:val="00CD4303"/>
    <w:rsid w:val="00CD5DA2"/>
    <w:rsid w:val="00CD6E95"/>
    <w:rsid w:val="00CE0420"/>
    <w:rsid w:val="00CE1239"/>
    <w:rsid w:val="00CE179D"/>
    <w:rsid w:val="00CE260B"/>
    <w:rsid w:val="00CE2A8A"/>
    <w:rsid w:val="00CE2C21"/>
    <w:rsid w:val="00CE35DA"/>
    <w:rsid w:val="00CE36F9"/>
    <w:rsid w:val="00CE393B"/>
    <w:rsid w:val="00CE5967"/>
    <w:rsid w:val="00CE6544"/>
    <w:rsid w:val="00CE7274"/>
    <w:rsid w:val="00CF08CC"/>
    <w:rsid w:val="00CF3C44"/>
    <w:rsid w:val="00CF5755"/>
    <w:rsid w:val="00CF582E"/>
    <w:rsid w:val="00CF60E6"/>
    <w:rsid w:val="00CF6C54"/>
    <w:rsid w:val="00CF6DC1"/>
    <w:rsid w:val="00CF7469"/>
    <w:rsid w:val="00CF7EDE"/>
    <w:rsid w:val="00D007A7"/>
    <w:rsid w:val="00D00837"/>
    <w:rsid w:val="00D011EF"/>
    <w:rsid w:val="00D01D08"/>
    <w:rsid w:val="00D01E57"/>
    <w:rsid w:val="00D029FF"/>
    <w:rsid w:val="00D02A8C"/>
    <w:rsid w:val="00D03CDE"/>
    <w:rsid w:val="00D03F15"/>
    <w:rsid w:val="00D03F33"/>
    <w:rsid w:val="00D04F1E"/>
    <w:rsid w:val="00D06616"/>
    <w:rsid w:val="00D07218"/>
    <w:rsid w:val="00D0789A"/>
    <w:rsid w:val="00D1066B"/>
    <w:rsid w:val="00D10F51"/>
    <w:rsid w:val="00D11B0D"/>
    <w:rsid w:val="00D131C0"/>
    <w:rsid w:val="00D13784"/>
    <w:rsid w:val="00D13E84"/>
    <w:rsid w:val="00D13F58"/>
    <w:rsid w:val="00D13FF7"/>
    <w:rsid w:val="00D14444"/>
    <w:rsid w:val="00D147D7"/>
    <w:rsid w:val="00D14BAF"/>
    <w:rsid w:val="00D1546C"/>
    <w:rsid w:val="00D157DB"/>
    <w:rsid w:val="00D16191"/>
    <w:rsid w:val="00D16305"/>
    <w:rsid w:val="00D177D9"/>
    <w:rsid w:val="00D17E78"/>
    <w:rsid w:val="00D21006"/>
    <w:rsid w:val="00D2117C"/>
    <w:rsid w:val="00D227EF"/>
    <w:rsid w:val="00D22B40"/>
    <w:rsid w:val="00D22BFA"/>
    <w:rsid w:val="00D23BFD"/>
    <w:rsid w:val="00D25137"/>
    <w:rsid w:val="00D25275"/>
    <w:rsid w:val="00D25EAA"/>
    <w:rsid w:val="00D26422"/>
    <w:rsid w:val="00D26EED"/>
    <w:rsid w:val="00D3009A"/>
    <w:rsid w:val="00D301DA"/>
    <w:rsid w:val="00D30E00"/>
    <w:rsid w:val="00D31D93"/>
    <w:rsid w:val="00D32537"/>
    <w:rsid w:val="00D3267A"/>
    <w:rsid w:val="00D33332"/>
    <w:rsid w:val="00D33713"/>
    <w:rsid w:val="00D33AAA"/>
    <w:rsid w:val="00D33EF0"/>
    <w:rsid w:val="00D340D6"/>
    <w:rsid w:val="00D37148"/>
    <w:rsid w:val="00D37A65"/>
    <w:rsid w:val="00D37BBE"/>
    <w:rsid w:val="00D40488"/>
    <w:rsid w:val="00D43DB4"/>
    <w:rsid w:val="00D43FE9"/>
    <w:rsid w:val="00D443F9"/>
    <w:rsid w:val="00D4495C"/>
    <w:rsid w:val="00D44FE7"/>
    <w:rsid w:val="00D467AF"/>
    <w:rsid w:val="00D47298"/>
    <w:rsid w:val="00D47759"/>
    <w:rsid w:val="00D51848"/>
    <w:rsid w:val="00D52128"/>
    <w:rsid w:val="00D52BCD"/>
    <w:rsid w:val="00D53294"/>
    <w:rsid w:val="00D53B59"/>
    <w:rsid w:val="00D540EE"/>
    <w:rsid w:val="00D551FF"/>
    <w:rsid w:val="00D55399"/>
    <w:rsid w:val="00D5617F"/>
    <w:rsid w:val="00D56424"/>
    <w:rsid w:val="00D568A6"/>
    <w:rsid w:val="00D56A6E"/>
    <w:rsid w:val="00D600CC"/>
    <w:rsid w:val="00D60C2A"/>
    <w:rsid w:val="00D61224"/>
    <w:rsid w:val="00D61325"/>
    <w:rsid w:val="00D6204E"/>
    <w:rsid w:val="00D62815"/>
    <w:rsid w:val="00D62E75"/>
    <w:rsid w:val="00D6319B"/>
    <w:rsid w:val="00D63A8A"/>
    <w:rsid w:val="00D645C0"/>
    <w:rsid w:val="00D64A6B"/>
    <w:rsid w:val="00D65826"/>
    <w:rsid w:val="00D65BED"/>
    <w:rsid w:val="00D66031"/>
    <w:rsid w:val="00D66147"/>
    <w:rsid w:val="00D67B71"/>
    <w:rsid w:val="00D70BA5"/>
    <w:rsid w:val="00D7286E"/>
    <w:rsid w:val="00D7353D"/>
    <w:rsid w:val="00D73B84"/>
    <w:rsid w:val="00D743BF"/>
    <w:rsid w:val="00D74B2C"/>
    <w:rsid w:val="00D75C7C"/>
    <w:rsid w:val="00D75F9B"/>
    <w:rsid w:val="00D76096"/>
    <w:rsid w:val="00D76A36"/>
    <w:rsid w:val="00D772EB"/>
    <w:rsid w:val="00D77B77"/>
    <w:rsid w:val="00D80964"/>
    <w:rsid w:val="00D80D34"/>
    <w:rsid w:val="00D81472"/>
    <w:rsid w:val="00D81AE9"/>
    <w:rsid w:val="00D82E8A"/>
    <w:rsid w:val="00D82F2A"/>
    <w:rsid w:val="00D82FD4"/>
    <w:rsid w:val="00D83C67"/>
    <w:rsid w:val="00D843D8"/>
    <w:rsid w:val="00D84470"/>
    <w:rsid w:val="00D86034"/>
    <w:rsid w:val="00D8645D"/>
    <w:rsid w:val="00D86E20"/>
    <w:rsid w:val="00D871AC"/>
    <w:rsid w:val="00D9054F"/>
    <w:rsid w:val="00D90956"/>
    <w:rsid w:val="00D90C9C"/>
    <w:rsid w:val="00D90E45"/>
    <w:rsid w:val="00D90FE5"/>
    <w:rsid w:val="00D91648"/>
    <w:rsid w:val="00D92DE6"/>
    <w:rsid w:val="00D92E3E"/>
    <w:rsid w:val="00D9303E"/>
    <w:rsid w:val="00D931D7"/>
    <w:rsid w:val="00D9321C"/>
    <w:rsid w:val="00D934FF"/>
    <w:rsid w:val="00D94029"/>
    <w:rsid w:val="00D944DB"/>
    <w:rsid w:val="00D94DC7"/>
    <w:rsid w:val="00D951B7"/>
    <w:rsid w:val="00D964C9"/>
    <w:rsid w:val="00D968FD"/>
    <w:rsid w:val="00D96B34"/>
    <w:rsid w:val="00D9766A"/>
    <w:rsid w:val="00D97A8B"/>
    <w:rsid w:val="00D97FA3"/>
    <w:rsid w:val="00DA0B6F"/>
    <w:rsid w:val="00DA1058"/>
    <w:rsid w:val="00DA10BE"/>
    <w:rsid w:val="00DA1E93"/>
    <w:rsid w:val="00DA21B1"/>
    <w:rsid w:val="00DA335B"/>
    <w:rsid w:val="00DA34C2"/>
    <w:rsid w:val="00DA39C0"/>
    <w:rsid w:val="00DA3C08"/>
    <w:rsid w:val="00DA5D65"/>
    <w:rsid w:val="00DA5FBC"/>
    <w:rsid w:val="00DA669D"/>
    <w:rsid w:val="00DA6960"/>
    <w:rsid w:val="00DA7A96"/>
    <w:rsid w:val="00DB0B20"/>
    <w:rsid w:val="00DB0FB1"/>
    <w:rsid w:val="00DB0FD2"/>
    <w:rsid w:val="00DB11E7"/>
    <w:rsid w:val="00DB14F6"/>
    <w:rsid w:val="00DB185B"/>
    <w:rsid w:val="00DB1949"/>
    <w:rsid w:val="00DB1FF1"/>
    <w:rsid w:val="00DB213A"/>
    <w:rsid w:val="00DB293E"/>
    <w:rsid w:val="00DB2A9C"/>
    <w:rsid w:val="00DB33DD"/>
    <w:rsid w:val="00DB4301"/>
    <w:rsid w:val="00DB4D24"/>
    <w:rsid w:val="00DB5867"/>
    <w:rsid w:val="00DB5884"/>
    <w:rsid w:val="00DB5B5E"/>
    <w:rsid w:val="00DB68AE"/>
    <w:rsid w:val="00DB69F6"/>
    <w:rsid w:val="00DB796F"/>
    <w:rsid w:val="00DC16BF"/>
    <w:rsid w:val="00DC1731"/>
    <w:rsid w:val="00DC1CD2"/>
    <w:rsid w:val="00DC1D21"/>
    <w:rsid w:val="00DC201B"/>
    <w:rsid w:val="00DC2038"/>
    <w:rsid w:val="00DC205A"/>
    <w:rsid w:val="00DC2924"/>
    <w:rsid w:val="00DC3D3A"/>
    <w:rsid w:val="00DC640B"/>
    <w:rsid w:val="00DC6829"/>
    <w:rsid w:val="00DC7F96"/>
    <w:rsid w:val="00DD16DC"/>
    <w:rsid w:val="00DD23B2"/>
    <w:rsid w:val="00DD316B"/>
    <w:rsid w:val="00DD51C9"/>
    <w:rsid w:val="00DD5417"/>
    <w:rsid w:val="00DD6E8F"/>
    <w:rsid w:val="00DD7B38"/>
    <w:rsid w:val="00DE0765"/>
    <w:rsid w:val="00DE0B03"/>
    <w:rsid w:val="00DE0E2F"/>
    <w:rsid w:val="00DE1236"/>
    <w:rsid w:val="00DE1476"/>
    <w:rsid w:val="00DE1555"/>
    <w:rsid w:val="00DE1AB4"/>
    <w:rsid w:val="00DE20CC"/>
    <w:rsid w:val="00DE2329"/>
    <w:rsid w:val="00DE3B45"/>
    <w:rsid w:val="00DE4785"/>
    <w:rsid w:val="00DE5282"/>
    <w:rsid w:val="00DE5E84"/>
    <w:rsid w:val="00DE691B"/>
    <w:rsid w:val="00DE7579"/>
    <w:rsid w:val="00DF0259"/>
    <w:rsid w:val="00DF02B3"/>
    <w:rsid w:val="00DF0E7C"/>
    <w:rsid w:val="00DF17A3"/>
    <w:rsid w:val="00DF2ABF"/>
    <w:rsid w:val="00DF2C64"/>
    <w:rsid w:val="00DF314C"/>
    <w:rsid w:val="00DF3600"/>
    <w:rsid w:val="00DF4ACB"/>
    <w:rsid w:val="00DF5A8A"/>
    <w:rsid w:val="00DF641C"/>
    <w:rsid w:val="00DF6631"/>
    <w:rsid w:val="00DF6BDC"/>
    <w:rsid w:val="00DF7312"/>
    <w:rsid w:val="00DF7DB5"/>
    <w:rsid w:val="00E002E9"/>
    <w:rsid w:val="00E00793"/>
    <w:rsid w:val="00E009BA"/>
    <w:rsid w:val="00E01508"/>
    <w:rsid w:val="00E018F9"/>
    <w:rsid w:val="00E022D6"/>
    <w:rsid w:val="00E02A14"/>
    <w:rsid w:val="00E03116"/>
    <w:rsid w:val="00E04375"/>
    <w:rsid w:val="00E04DD5"/>
    <w:rsid w:val="00E06B0A"/>
    <w:rsid w:val="00E0761A"/>
    <w:rsid w:val="00E07ACD"/>
    <w:rsid w:val="00E117B5"/>
    <w:rsid w:val="00E11ECF"/>
    <w:rsid w:val="00E13191"/>
    <w:rsid w:val="00E13611"/>
    <w:rsid w:val="00E14084"/>
    <w:rsid w:val="00E143BC"/>
    <w:rsid w:val="00E154E0"/>
    <w:rsid w:val="00E15718"/>
    <w:rsid w:val="00E15800"/>
    <w:rsid w:val="00E16A23"/>
    <w:rsid w:val="00E178A3"/>
    <w:rsid w:val="00E203E6"/>
    <w:rsid w:val="00E20B41"/>
    <w:rsid w:val="00E21B8F"/>
    <w:rsid w:val="00E2214F"/>
    <w:rsid w:val="00E222EB"/>
    <w:rsid w:val="00E22F65"/>
    <w:rsid w:val="00E2389E"/>
    <w:rsid w:val="00E23B92"/>
    <w:rsid w:val="00E23C1A"/>
    <w:rsid w:val="00E24A6B"/>
    <w:rsid w:val="00E24C4B"/>
    <w:rsid w:val="00E27160"/>
    <w:rsid w:val="00E2749D"/>
    <w:rsid w:val="00E27D6C"/>
    <w:rsid w:val="00E27E9F"/>
    <w:rsid w:val="00E32D21"/>
    <w:rsid w:val="00E33B0D"/>
    <w:rsid w:val="00E34843"/>
    <w:rsid w:val="00E34919"/>
    <w:rsid w:val="00E362C4"/>
    <w:rsid w:val="00E3647F"/>
    <w:rsid w:val="00E3732F"/>
    <w:rsid w:val="00E37870"/>
    <w:rsid w:val="00E40433"/>
    <w:rsid w:val="00E40C62"/>
    <w:rsid w:val="00E41FA4"/>
    <w:rsid w:val="00E4229D"/>
    <w:rsid w:val="00E42930"/>
    <w:rsid w:val="00E42AD6"/>
    <w:rsid w:val="00E436F7"/>
    <w:rsid w:val="00E43CA2"/>
    <w:rsid w:val="00E43FD8"/>
    <w:rsid w:val="00E44A4B"/>
    <w:rsid w:val="00E4717B"/>
    <w:rsid w:val="00E50B4C"/>
    <w:rsid w:val="00E52265"/>
    <w:rsid w:val="00E5259A"/>
    <w:rsid w:val="00E528E0"/>
    <w:rsid w:val="00E52BFE"/>
    <w:rsid w:val="00E5388F"/>
    <w:rsid w:val="00E54808"/>
    <w:rsid w:val="00E557C1"/>
    <w:rsid w:val="00E559A5"/>
    <w:rsid w:val="00E55D11"/>
    <w:rsid w:val="00E56C52"/>
    <w:rsid w:val="00E61D7C"/>
    <w:rsid w:val="00E62D6F"/>
    <w:rsid w:val="00E63123"/>
    <w:rsid w:val="00E63D2E"/>
    <w:rsid w:val="00E64140"/>
    <w:rsid w:val="00E64D3B"/>
    <w:rsid w:val="00E652DC"/>
    <w:rsid w:val="00E65BF8"/>
    <w:rsid w:val="00E66B3E"/>
    <w:rsid w:val="00E701BA"/>
    <w:rsid w:val="00E719CE"/>
    <w:rsid w:val="00E72027"/>
    <w:rsid w:val="00E7283D"/>
    <w:rsid w:val="00E72E84"/>
    <w:rsid w:val="00E7308C"/>
    <w:rsid w:val="00E730B9"/>
    <w:rsid w:val="00E73A25"/>
    <w:rsid w:val="00E740F8"/>
    <w:rsid w:val="00E74C2D"/>
    <w:rsid w:val="00E74C38"/>
    <w:rsid w:val="00E7687A"/>
    <w:rsid w:val="00E768A0"/>
    <w:rsid w:val="00E76C36"/>
    <w:rsid w:val="00E76ECE"/>
    <w:rsid w:val="00E76FDF"/>
    <w:rsid w:val="00E77474"/>
    <w:rsid w:val="00E77871"/>
    <w:rsid w:val="00E8079E"/>
    <w:rsid w:val="00E81B14"/>
    <w:rsid w:val="00E8331B"/>
    <w:rsid w:val="00E83735"/>
    <w:rsid w:val="00E83854"/>
    <w:rsid w:val="00E84364"/>
    <w:rsid w:val="00E84576"/>
    <w:rsid w:val="00E8595E"/>
    <w:rsid w:val="00E871BB"/>
    <w:rsid w:val="00E87ADD"/>
    <w:rsid w:val="00E87C2F"/>
    <w:rsid w:val="00E907FC"/>
    <w:rsid w:val="00E9129B"/>
    <w:rsid w:val="00E92573"/>
    <w:rsid w:val="00E92819"/>
    <w:rsid w:val="00E93134"/>
    <w:rsid w:val="00E93272"/>
    <w:rsid w:val="00E9352D"/>
    <w:rsid w:val="00E93E31"/>
    <w:rsid w:val="00E94449"/>
    <w:rsid w:val="00E95E57"/>
    <w:rsid w:val="00E95EE2"/>
    <w:rsid w:val="00E966BC"/>
    <w:rsid w:val="00E96811"/>
    <w:rsid w:val="00E97078"/>
    <w:rsid w:val="00E97480"/>
    <w:rsid w:val="00E977B6"/>
    <w:rsid w:val="00EA08E6"/>
    <w:rsid w:val="00EA0922"/>
    <w:rsid w:val="00EA09D7"/>
    <w:rsid w:val="00EA2640"/>
    <w:rsid w:val="00EA2BB2"/>
    <w:rsid w:val="00EA36EC"/>
    <w:rsid w:val="00EA423B"/>
    <w:rsid w:val="00EA4526"/>
    <w:rsid w:val="00EA454A"/>
    <w:rsid w:val="00EA5530"/>
    <w:rsid w:val="00EA58EC"/>
    <w:rsid w:val="00EA5AFA"/>
    <w:rsid w:val="00EA5AFF"/>
    <w:rsid w:val="00EA603C"/>
    <w:rsid w:val="00EA74F0"/>
    <w:rsid w:val="00EA7883"/>
    <w:rsid w:val="00EB029A"/>
    <w:rsid w:val="00EB2EFE"/>
    <w:rsid w:val="00EB3762"/>
    <w:rsid w:val="00EB6ED4"/>
    <w:rsid w:val="00EC03F3"/>
    <w:rsid w:val="00EC1C6F"/>
    <w:rsid w:val="00EC2F24"/>
    <w:rsid w:val="00EC3453"/>
    <w:rsid w:val="00EC43DF"/>
    <w:rsid w:val="00EC4445"/>
    <w:rsid w:val="00EC4529"/>
    <w:rsid w:val="00EC494E"/>
    <w:rsid w:val="00EC609C"/>
    <w:rsid w:val="00EC6172"/>
    <w:rsid w:val="00EC666F"/>
    <w:rsid w:val="00EC7296"/>
    <w:rsid w:val="00EC75FD"/>
    <w:rsid w:val="00ED0CBF"/>
    <w:rsid w:val="00ED1E5D"/>
    <w:rsid w:val="00ED21F7"/>
    <w:rsid w:val="00ED2467"/>
    <w:rsid w:val="00ED2B84"/>
    <w:rsid w:val="00ED2DC3"/>
    <w:rsid w:val="00ED3C0D"/>
    <w:rsid w:val="00ED40A3"/>
    <w:rsid w:val="00ED4F59"/>
    <w:rsid w:val="00ED5029"/>
    <w:rsid w:val="00ED5C56"/>
    <w:rsid w:val="00ED5C75"/>
    <w:rsid w:val="00ED7C07"/>
    <w:rsid w:val="00EE01F0"/>
    <w:rsid w:val="00EE06A9"/>
    <w:rsid w:val="00EE07B5"/>
    <w:rsid w:val="00EE0B61"/>
    <w:rsid w:val="00EE0FA9"/>
    <w:rsid w:val="00EE1B01"/>
    <w:rsid w:val="00EE3102"/>
    <w:rsid w:val="00EE3D8D"/>
    <w:rsid w:val="00EE4C9E"/>
    <w:rsid w:val="00EE4F37"/>
    <w:rsid w:val="00EE5332"/>
    <w:rsid w:val="00EE60AE"/>
    <w:rsid w:val="00EE6992"/>
    <w:rsid w:val="00EE6A61"/>
    <w:rsid w:val="00EE6AF1"/>
    <w:rsid w:val="00EE779E"/>
    <w:rsid w:val="00EF35DF"/>
    <w:rsid w:val="00EF4D49"/>
    <w:rsid w:val="00EF559D"/>
    <w:rsid w:val="00EF5729"/>
    <w:rsid w:val="00EF5A29"/>
    <w:rsid w:val="00F00539"/>
    <w:rsid w:val="00F008C3"/>
    <w:rsid w:val="00F01C08"/>
    <w:rsid w:val="00F039F1"/>
    <w:rsid w:val="00F03CFD"/>
    <w:rsid w:val="00F049F2"/>
    <w:rsid w:val="00F06AE9"/>
    <w:rsid w:val="00F0742C"/>
    <w:rsid w:val="00F076F4"/>
    <w:rsid w:val="00F07B29"/>
    <w:rsid w:val="00F109A2"/>
    <w:rsid w:val="00F10ABF"/>
    <w:rsid w:val="00F11009"/>
    <w:rsid w:val="00F111FA"/>
    <w:rsid w:val="00F125EE"/>
    <w:rsid w:val="00F1439E"/>
    <w:rsid w:val="00F15034"/>
    <w:rsid w:val="00F15FAC"/>
    <w:rsid w:val="00F16650"/>
    <w:rsid w:val="00F20C27"/>
    <w:rsid w:val="00F20FF1"/>
    <w:rsid w:val="00F2141A"/>
    <w:rsid w:val="00F23A78"/>
    <w:rsid w:val="00F24085"/>
    <w:rsid w:val="00F24900"/>
    <w:rsid w:val="00F30187"/>
    <w:rsid w:val="00F315BD"/>
    <w:rsid w:val="00F32030"/>
    <w:rsid w:val="00F328D8"/>
    <w:rsid w:val="00F3310A"/>
    <w:rsid w:val="00F34292"/>
    <w:rsid w:val="00F3730F"/>
    <w:rsid w:val="00F401FE"/>
    <w:rsid w:val="00F40238"/>
    <w:rsid w:val="00F40EC8"/>
    <w:rsid w:val="00F41306"/>
    <w:rsid w:val="00F43280"/>
    <w:rsid w:val="00F43B2E"/>
    <w:rsid w:val="00F4536E"/>
    <w:rsid w:val="00F45A01"/>
    <w:rsid w:val="00F46B0F"/>
    <w:rsid w:val="00F473D4"/>
    <w:rsid w:val="00F47953"/>
    <w:rsid w:val="00F47D06"/>
    <w:rsid w:val="00F500AD"/>
    <w:rsid w:val="00F54B53"/>
    <w:rsid w:val="00F54EE1"/>
    <w:rsid w:val="00F552B7"/>
    <w:rsid w:val="00F55C30"/>
    <w:rsid w:val="00F5671A"/>
    <w:rsid w:val="00F609C7"/>
    <w:rsid w:val="00F61600"/>
    <w:rsid w:val="00F629BE"/>
    <w:rsid w:val="00F629D4"/>
    <w:rsid w:val="00F63FCE"/>
    <w:rsid w:val="00F6407B"/>
    <w:rsid w:val="00F645D5"/>
    <w:rsid w:val="00F6546C"/>
    <w:rsid w:val="00F66025"/>
    <w:rsid w:val="00F67103"/>
    <w:rsid w:val="00F70626"/>
    <w:rsid w:val="00F72CF9"/>
    <w:rsid w:val="00F72DC4"/>
    <w:rsid w:val="00F73873"/>
    <w:rsid w:val="00F73D48"/>
    <w:rsid w:val="00F73E86"/>
    <w:rsid w:val="00F74A54"/>
    <w:rsid w:val="00F75360"/>
    <w:rsid w:val="00F757B1"/>
    <w:rsid w:val="00F75BD4"/>
    <w:rsid w:val="00F75DB1"/>
    <w:rsid w:val="00F75E7E"/>
    <w:rsid w:val="00F77580"/>
    <w:rsid w:val="00F8069B"/>
    <w:rsid w:val="00F829A9"/>
    <w:rsid w:val="00F831FC"/>
    <w:rsid w:val="00F83F7B"/>
    <w:rsid w:val="00F8427A"/>
    <w:rsid w:val="00F84EFC"/>
    <w:rsid w:val="00F84F2D"/>
    <w:rsid w:val="00F851D2"/>
    <w:rsid w:val="00F859AF"/>
    <w:rsid w:val="00F90810"/>
    <w:rsid w:val="00F91AFF"/>
    <w:rsid w:val="00F91D09"/>
    <w:rsid w:val="00F92DAD"/>
    <w:rsid w:val="00F95854"/>
    <w:rsid w:val="00F959BE"/>
    <w:rsid w:val="00F95C18"/>
    <w:rsid w:val="00F974E1"/>
    <w:rsid w:val="00F97BF6"/>
    <w:rsid w:val="00FA0579"/>
    <w:rsid w:val="00FA2831"/>
    <w:rsid w:val="00FA2910"/>
    <w:rsid w:val="00FA2C2F"/>
    <w:rsid w:val="00FA4D0F"/>
    <w:rsid w:val="00FA4E53"/>
    <w:rsid w:val="00FA5055"/>
    <w:rsid w:val="00FA52D0"/>
    <w:rsid w:val="00FA5EBE"/>
    <w:rsid w:val="00FA624A"/>
    <w:rsid w:val="00FA649E"/>
    <w:rsid w:val="00FA6A2B"/>
    <w:rsid w:val="00FA72E9"/>
    <w:rsid w:val="00FA79F6"/>
    <w:rsid w:val="00FB00B4"/>
    <w:rsid w:val="00FB012D"/>
    <w:rsid w:val="00FB1042"/>
    <w:rsid w:val="00FB1780"/>
    <w:rsid w:val="00FB26B3"/>
    <w:rsid w:val="00FB38A3"/>
    <w:rsid w:val="00FB3F8C"/>
    <w:rsid w:val="00FB3FED"/>
    <w:rsid w:val="00FB42AC"/>
    <w:rsid w:val="00FB4FFD"/>
    <w:rsid w:val="00FB68AE"/>
    <w:rsid w:val="00FB6BF1"/>
    <w:rsid w:val="00FC102B"/>
    <w:rsid w:val="00FC2A3E"/>
    <w:rsid w:val="00FC4311"/>
    <w:rsid w:val="00FC4328"/>
    <w:rsid w:val="00FC4382"/>
    <w:rsid w:val="00FC4744"/>
    <w:rsid w:val="00FC4A05"/>
    <w:rsid w:val="00FC54EF"/>
    <w:rsid w:val="00FC67FD"/>
    <w:rsid w:val="00FC762E"/>
    <w:rsid w:val="00FD02BE"/>
    <w:rsid w:val="00FD02F6"/>
    <w:rsid w:val="00FD046F"/>
    <w:rsid w:val="00FD0F7E"/>
    <w:rsid w:val="00FD2D9A"/>
    <w:rsid w:val="00FD3460"/>
    <w:rsid w:val="00FD40EA"/>
    <w:rsid w:val="00FD566C"/>
    <w:rsid w:val="00FD6B77"/>
    <w:rsid w:val="00FD6F08"/>
    <w:rsid w:val="00FD718C"/>
    <w:rsid w:val="00FD7F1B"/>
    <w:rsid w:val="00FE0046"/>
    <w:rsid w:val="00FE0375"/>
    <w:rsid w:val="00FE0781"/>
    <w:rsid w:val="00FE0D3B"/>
    <w:rsid w:val="00FE1291"/>
    <w:rsid w:val="00FE161D"/>
    <w:rsid w:val="00FE1A71"/>
    <w:rsid w:val="00FE24C2"/>
    <w:rsid w:val="00FE2BBE"/>
    <w:rsid w:val="00FE388E"/>
    <w:rsid w:val="00FE39E5"/>
    <w:rsid w:val="00FE3A40"/>
    <w:rsid w:val="00FE3BE7"/>
    <w:rsid w:val="00FE3C58"/>
    <w:rsid w:val="00FE3E9B"/>
    <w:rsid w:val="00FE3EF3"/>
    <w:rsid w:val="00FE424D"/>
    <w:rsid w:val="00FE42D1"/>
    <w:rsid w:val="00FE4ADA"/>
    <w:rsid w:val="00FE4DF1"/>
    <w:rsid w:val="00FE5165"/>
    <w:rsid w:val="00FE566A"/>
    <w:rsid w:val="00FE5F18"/>
    <w:rsid w:val="00FE5F8F"/>
    <w:rsid w:val="00FE6E07"/>
    <w:rsid w:val="00FE72F0"/>
    <w:rsid w:val="00FE7A9A"/>
    <w:rsid w:val="00FF10EA"/>
    <w:rsid w:val="00FF16DE"/>
    <w:rsid w:val="00FF318A"/>
    <w:rsid w:val="00FF3AE5"/>
    <w:rsid w:val="00FF4F5A"/>
    <w:rsid w:val="00FF5652"/>
    <w:rsid w:val="00FF5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FB1CCD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BB242E"/>
    <w:pPr>
      <w:widowControl w:val="0"/>
      <w:jc w:val="both"/>
    </w:pPr>
    <w:rPr>
      <w:rFonts w:ascii="Arial" w:hAnsi="Arial"/>
    </w:rPr>
  </w:style>
  <w:style w:type="paragraph" w:styleId="1">
    <w:name w:val="heading 1"/>
    <w:basedOn w:val="a3"/>
    <w:next w:val="20"/>
    <w:link w:val="15"/>
    <w:autoRedefine/>
    <w:uiPriority w:val="9"/>
    <w:qFormat/>
    <w:rsid w:val="003E4C2D"/>
    <w:pPr>
      <w:keepNext/>
      <w:pageBreakBefore/>
      <w:numPr>
        <w:numId w:val="28"/>
      </w:numPr>
      <w:pBdr>
        <w:bottom w:val="single" w:sz="4" w:space="1" w:color="auto"/>
      </w:pBdr>
      <w:spacing w:line="276" w:lineRule="auto"/>
      <w:outlineLvl w:val="0"/>
    </w:pPr>
    <w:rPr>
      <w:rFonts w:ascii="メイリオ" w:eastAsia="メイリオ" w:hAnsi="メイリオ" w:cstheme="majorBidi"/>
      <w:b/>
      <w:color w:val="002B62"/>
      <w:sz w:val="28"/>
      <w:szCs w:val="24"/>
    </w:rPr>
  </w:style>
  <w:style w:type="paragraph" w:styleId="20">
    <w:name w:val="heading 2"/>
    <w:basedOn w:val="a3"/>
    <w:next w:val="a3"/>
    <w:link w:val="21"/>
    <w:autoRedefine/>
    <w:uiPriority w:val="9"/>
    <w:unhideWhenUsed/>
    <w:qFormat/>
    <w:rsid w:val="00571C2D"/>
    <w:pPr>
      <w:keepNext/>
      <w:numPr>
        <w:ilvl w:val="1"/>
        <w:numId w:val="28"/>
      </w:numPr>
      <w:pBdr>
        <w:left w:val="single" w:sz="48" w:space="0" w:color="FFC000"/>
      </w:pBdr>
      <w:shd w:val="clear" w:color="002B62" w:fill="002B62"/>
      <w:spacing w:beforeLines="100" w:before="286" w:afterLines="100" w:after="286"/>
      <w:jc w:val="left"/>
      <w:outlineLvl w:val="1"/>
    </w:pPr>
    <w:rPr>
      <w:rFonts w:asciiTheme="minorEastAsia" w:eastAsia="メイリオ" w:hAnsiTheme="minorEastAsia"/>
      <w:b/>
      <w:color w:val="FFFFFF" w:themeColor="background1"/>
      <w:sz w:val="24"/>
      <w:szCs w:val="21"/>
    </w:rPr>
  </w:style>
  <w:style w:type="paragraph" w:styleId="30">
    <w:name w:val="heading 3"/>
    <w:basedOn w:val="a3"/>
    <w:next w:val="a3"/>
    <w:link w:val="31"/>
    <w:uiPriority w:val="9"/>
    <w:unhideWhenUsed/>
    <w:qFormat/>
    <w:rsid w:val="008D4D1B"/>
    <w:pPr>
      <w:keepNext/>
      <w:numPr>
        <w:ilvl w:val="2"/>
        <w:numId w:val="28"/>
      </w:numPr>
      <w:spacing w:beforeLines="50" w:before="143" w:afterLines="50" w:after="143"/>
      <w:outlineLvl w:val="2"/>
    </w:pPr>
    <w:rPr>
      <w:rFonts w:asciiTheme="majorHAnsi" w:eastAsiaTheme="majorEastAsia" w:hAnsiTheme="majorHAnsi" w:cstheme="majorBidi"/>
      <w:b/>
      <w:sz w:val="22"/>
    </w:rPr>
  </w:style>
  <w:style w:type="paragraph" w:styleId="4">
    <w:name w:val="heading 4"/>
    <w:basedOn w:val="a3"/>
    <w:next w:val="a3"/>
    <w:link w:val="41"/>
    <w:uiPriority w:val="9"/>
    <w:unhideWhenUsed/>
    <w:qFormat/>
    <w:rsid w:val="009C599E"/>
    <w:pPr>
      <w:keepNext/>
      <w:numPr>
        <w:ilvl w:val="3"/>
        <w:numId w:val="5"/>
      </w:numPr>
      <w:outlineLvl w:val="3"/>
    </w:pPr>
    <w:rPr>
      <w:b/>
      <w:bCs/>
    </w:rPr>
  </w:style>
  <w:style w:type="paragraph" w:styleId="5">
    <w:name w:val="heading 5"/>
    <w:basedOn w:val="a3"/>
    <w:next w:val="a3"/>
    <w:link w:val="51"/>
    <w:uiPriority w:val="9"/>
    <w:unhideWhenUsed/>
    <w:qFormat/>
    <w:rsid w:val="00BB6B84"/>
    <w:pPr>
      <w:keepNext/>
      <w:numPr>
        <w:numId w:val="7"/>
      </w:numPr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3"/>
    <w:next w:val="a3"/>
    <w:link w:val="60"/>
    <w:uiPriority w:val="9"/>
    <w:unhideWhenUsed/>
    <w:qFormat/>
    <w:rsid w:val="00BB6B84"/>
    <w:pPr>
      <w:keepNext/>
      <w:numPr>
        <w:ilvl w:val="5"/>
        <w:numId w:val="5"/>
      </w:numPr>
      <w:ind w:leftChars="800" w:left="800"/>
      <w:outlineLvl w:val="5"/>
    </w:pPr>
    <w:rPr>
      <w:b/>
      <w:bCs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BB6B84"/>
    <w:pPr>
      <w:keepNext/>
      <w:numPr>
        <w:ilvl w:val="6"/>
        <w:numId w:val="5"/>
      </w:numPr>
      <w:ind w:leftChars="800" w:left="800"/>
      <w:outlineLvl w:val="6"/>
    </w:p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BB6B84"/>
    <w:pPr>
      <w:keepNext/>
      <w:numPr>
        <w:ilvl w:val="7"/>
        <w:numId w:val="5"/>
      </w:numPr>
      <w:ind w:leftChars="1200" w:left="1200"/>
      <w:outlineLvl w:val="7"/>
    </w:p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BB6B84"/>
    <w:pPr>
      <w:keepNext/>
      <w:numPr>
        <w:ilvl w:val="8"/>
        <w:numId w:val="5"/>
      </w:numPr>
      <w:ind w:leftChars="1200" w:left="1200"/>
      <w:outlineLvl w:val="8"/>
    </w:p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Web">
    <w:name w:val="Normal (Web)"/>
    <w:basedOn w:val="a3"/>
    <w:uiPriority w:val="99"/>
    <w:unhideWhenUsed/>
    <w:rsid w:val="00FA283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15">
    <w:name w:val="見出し 1 (文字)"/>
    <w:basedOn w:val="a4"/>
    <w:link w:val="1"/>
    <w:uiPriority w:val="9"/>
    <w:rsid w:val="003E4C2D"/>
    <w:rPr>
      <w:rFonts w:ascii="メイリオ" w:eastAsia="メイリオ" w:hAnsi="メイリオ" w:cstheme="majorBidi"/>
      <w:b/>
      <w:color w:val="002B62"/>
      <w:sz w:val="28"/>
      <w:szCs w:val="24"/>
    </w:rPr>
  </w:style>
  <w:style w:type="character" w:customStyle="1" w:styleId="21">
    <w:name w:val="見出し 2 (文字)"/>
    <w:basedOn w:val="a4"/>
    <w:link w:val="20"/>
    <w:uiPriority w:val="9"/>
    <w:rsid w:val="00571C2D"/>
    <w:rPr>
      <w:rFonts w:asciiTheme="minorEastAsia" w:eastAsia="メイリオ" w:hAnsiTheme="minorEastAsia"/>
      <w:b/>
      <w:color w:val="FFFFFF" w:themeColor="background1"/>
      <w:sz w:val="24"/>
      <w:szCs w:val="21"/>
      <w:shd w:val="clear" w:color="002B62" w:fill="002B62"/>
    </w:rPr>
  </w:style>
  <w:style w:type="paragraph" w:styleId="a7">
    <w:name w:val="header"/>
    <w:basedOn w:val="a3"/>
    <w:link w:val="a8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4"/>
    <w:link w:val="a7"/>
    <w:uiPriority w:val="99"/>
    <w:rsid w:val="00DC6829"/>
  </w:style>
  <w:style w:type="paragraph" w:styleId="a9">
    <w:name w:val="footer"/>
    <w:basedOn w:val="a3"/>
    <w:link w:val="aa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4"/>
    <w:link w:val="a9"/>
    <w:uiPriority w:val="99"/>
    <w:rsid w:val="00DC6829"/>
  </w:style>
  <w:style w:type="paragraph" w:styleId="ab">
    <w:name w:val="List Paragraph"/>
    <w:basedOn w:val="a3"/>
    <w:link w:val="ac"/>
    <w:uiPriority w:val="34"/>
    <w:qFormat/>
    <w:rsid w:val="00106001"/>
    <w:pPr>
      <w:ind w:leftChars="400" w:left="840"/>
    </w:pPr>
  </w:style>
  <w:style w:type="table" w:styleId="ad">
    <w:name w:val="Table Grid"/>
    <w:basedOn w:val="a5"/>
    <w:uiPriority w:val="59"/>
    <w:rsid w:val="00E966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91">
    <w:name w:val="Medium Grid 2 Accent 1"/>
    <w:basedOn w:val="a5"/>
    <w:uiPriority w:val="68"/>
    <w:rsid w:val="00E966B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  <w:insideH w:val="single" w:sz="8" w:space="0" w:color="76491B" w:themeColor="accent1"/>
        <w:insideV w:val="single" w:sz="8" w:space="0" w:color="76491B" w:themeColor="accent1"/>
      </w:tblBorders>
    </w:tblPr>
    <w:tcPr>
      <w:shd w:val="clear" w:color="auto" w:fill="EED1B5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1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DAC3" w:themeFill="accent1" w:themeFillTint="33"/>
      </w:tcPr>
    </w:tblStylePr>
    <w:tblStylePr w:type="band1Vert">
      <w:tblPr/>
      <w:tcPr>
        <w:shd w:val="clear" w:color="auto" w:fill="DDA46A" w:themeFill="accent1" w:themeFillTint="7F"/>
      </w:tcPr>
    </w:tblStylePr>
    <w:tblStylePr w:type="band1Horz">
      <w:tblPr/>
      <w:tcPr>
        <w:tcBorders>
          <w:insideH w:val="single" w:sz="6" w:space="0" w:color="76491B" w:themeColor="accent1"/>
          <w:insideV w:val="single" w:sz="6" w:space="0" w:color="76491B" w:themeColor="accent1"/>
        </w:tcBorders>
        <w:shd w:val="clear" w:color="auto" w:fill="DDA46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ae">
    <w:name w:val="Title"/>
    <w:basedOn w:val="a3"/>
    <w:next w:val="a3"/>
    <w:link w:val="af"/>
    <w:uiPriority w:val="10"/>
    <w:qFormat/>
    <w:rsid w:val="008202B6"/>
    <w:pPr>
      <w:widowControl/>
      <w:pBdr>
        <w:bottom w:val="single" w:sz="8" w:space="4" w:color="76491B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af">
    <w:name w:val="表題 (文字)"/>
    <w:basedOn w:val="a4"/>
    <w:link w:val="ae"/>
    <w:uiPriority w:val="10"/>
    <w:rsid w:val="008202B6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paragraph" w:styleId="af0">
    <w:name w:val="Subtitle"/>
    <w:basedOn w:val="a3"/>
    <w:next w:val="a3"/>
    <w:link w:val="af1"/>
    <w:uiPriority w:val="11"/>
    <w:qFormat/>
    <w:rsid w:val="008202B6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76491B" w:themeColor="accent1"/>
      <w:spacing w:val="15"/>
      <w:kern w:val="0"/>
      <w:sz w:val="24"/>
      <w:szCs w:val="24"/>
    </w:rPr>
  </w:style>
  <w:style w:type="character" w:customStyle="1" w:styleId="af1">
    <w:name w:val="副題 (文字)"/>
    <w:basedOn w:val="a4"/>
    <w:link w:val="af0"/>
    <w:uiPriority w:val="11"/>
    <w:rsid w:val="008202B6"/>
    <w:rPr>
      <w:rFonts w:asciiTheme="majorHAnsi" w:eastAsiaTheme="majorEastAsia" w:hAnsiTheme="majorHAnsi" w:cstheme="majorBidi"/>
      <w:i/>
      <w:iCs/>
      <w:color w:val="76491B" w:themeColor="accent1"/>
      <w:spacing w:val="15"/>
      <w:kern w:val="0"/>
      <w:sz w:val="24"/>
      <w:szCs w:val="24"/>
    </w:rPr>
  </w:style>
  <w:style w:type="paragraph" w:styleId="af2">
    <w:name w:val="Balloon Text"/>
    <w:basedOn w:val="a3"/>
    <w:link w:val="af3"/>
    <w:uiPriority w:val="99"/>
    <w:semiHidden/>
    <w:unhideWhenUsed/>
    <w:rsid w:val="008202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吹き出し (文字)"/>
    <w:basedOn w:val="a4"/>
    <w:link w:val="af2"/>
    <w:uiPriority w:val="99"/>
    <w:semiHidden/>
    <w:rsid w:val="008202B6"/>
    <w:rPr>
      <w:rFonts w:asciiTheme="majorHAnsi" w:eastAsiaTheme="majorEastAsia" w:hAnsiTheme="majorHAnsi" w:cstheme="majorBidi"/>
      <w:sz w:val="18"/>
      <w:szCs w:val="18"/>
    </w:rPr>
  </w:style>
  <w:style w:type="table" w:styleId="16">
    <w:name w:val="Light Shading Accent 1"/>
    <w:basedOn w:val="a5"/>
    <w:uiPriority w:val="60"/>
    <w:rsid w:val="00A810F9"/>
    <w:rPr>
      <w:color w:val="583614" w:themeColor="accent1" w:themeShade="BF"/>
    </w:rPr>
    <w:tblPr>
      <w:tblStyleRowBandSize w:val="1"/>
      <w:tblStyleColBandSize w:val="1"/>
      <w:tblBorders>
        <w:top w:val="single" w:sz="8" w:space="0" w:color="76491B" w:themeColor="accent1"/>
        <w:bottom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6491B" w:themeColor="accent1"/>
          <w:left w:val="nil"/>
          <w:bottom w:val="single" w:sz="8" w:space="0" w:color="76491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6491B" w:themeColor="accent1"/>
          <w:left w:val="nil"/>
          <w:bottom w:val="single" w:sz="8" w:space="0" w:color="76491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ED1B5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ED1B5" w:themeFill="accent1" w:themeFillTint="3F"/>
      </w:tcPr>
    </w:tblStylePr>
  </w:style>
  <w:style w:type="table" w:styleId="32">
    <w:name w:val="Light Grid Accent 1"/>
    <w:basedOn w:val="a5"/>
    <w:uiPriority w:val="62"/>
    <w:rsid w:val="00F125EE"/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  <w:insideH w:val="single" w:sz="8" w:space="0" w:color="76491B" w:themeColor="accent1"/>
        <w:insideV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18" w:space="0" w:color="76491B" w:themeColor="accent1"/>
          <w:right w:val="single" w:sz="8" w:space="0" w:color="76491B" w:themeColor="accent1"/>
          <w:insideH w:val="nil"/>
          <w:insideV w:val="single" w:sz="8" w:space="0" w:color="76491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H w:val="nil"/>
          <w:insideV w:val="single" w:sz="8" w:space="0" w:color="76491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band1Vert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  <w:shd w:val="clear" w:color="auto" w:fill="EED1B5" w:themeFill="accent1" w:themeFillTint="3F"/>
      </w:tcPr>
    </w:tblStylePr>
    <w:tblStylePr w:type="band1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V w:val="single" w:sz="8" w:space="0" w:color="76491B" w:themeColor="accent1"/>
        </w:tcBorders>
        <w:shd w:val="clear" w:color="auto" w:fill="EED1B5" w:themeFill="accent1" w:themeFillTint="3F"/>
      </w:tcPr>
    </w:tblStylePr>
    <w:tblStylePr w:type="band2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V w:val="single" w:sz="8" w:space="0" w:color="76491B" w:themeColor="accent1"/>
        </w:tcBorders>
      </w:tcPr>
    </w:tblStylePr>
  </w:style>
  <w:style w:type="numbering" w:customStyle="1" w:styleId="10">
    <w:name w:val="スタイル1"/>
    <w:uiPriority w:val="99"/>
    <w:rsid w:val="006C1573"/>
    <w:pPr>
      <w:numPr>
        <w:numId w:val="1"/>
      </w:numPr>
    </w:pPr>
  </w:style>
  <w:style w:type="paragraph" w:styleId="af4">
    <w:name w:val="caption"/>
    <w:basedOn w:val="a3"/>
    <w:next w:val="a3"/>
    <w:uiPriority w:val="35"/>
    <w:unhideWhenUsed/>
    <w:qFormat/>
    <w:rsid w:val="009F22D9"/>
    <w:rPr>
      <w:b/>
      <w:bCs/>
      <w:szCs w:val="21"/>
    </w:rPr>
  </w:style>
  <w:style w:type="character" w:customStyle="1" w:styleId="31">
    <w:name w:val="見出し 3 (文字)"/>
    <w:basedOn w:val="a4"/>
    <w:link w:val="30"/>
    <w:uiPriority w:val="9"/>
    <w:rsid w:val="008D4D1B"/>
    <w:rPr>
      <w:rFonts w:asciiTheme="majorHAnsi" w:eastAsiaTheme="majorEastAsia" w:hAnsiTheme="majorHAnsi" w:cstheme="majorBidi"/>
      <w:b/>
      <w:sz w:val="22"/>
    </w:rPr>
  </w:style>
  <w:style w:type="character" w:customStyle="1" w:styleId="41">
    <w:name w:val="見出し 4 (文字)"/>
    <w:basedOn w:val="a4"/>
    <w:link w:val="4"/>
    <w:uiPriority w:val="9"/>
    <w:rsid w:val="009C599E"/>
    <w:rPr>
      <w:rFonts w:ascii="Arial" w:hAnsi="Arial"/>
      <w:b/>
      <w:bCs/>
    </w:rPr>
  </w:style>
  <w:style w:type="paragraph" w:styleId="af5">
    <w:name w:val="TOC Heading"/>
    <w:basedOn w:val="1"/>
    <w:next w:val="a3"/>
    <w:uiPriority w:val="39"/>
    <w:semiHidden/>
    <w:unhideWhenUsed/>
    <w:qFormat/>
    <w:rsid w:val="00EB3762"/>
    <w:pPr>
      <w:keepLines/>
      <w:widowControl/>
      <w:spacing w:before="480"/>
      <w:jc w:val="left"/>
      <w:outlineLvl w:val="9"/>
    </w:pPr>
    <w:rPr>
      <w:b w:val="0"/>
      <w:bCs/>
      <w:color w:val="583614" w:themeColor="accent1" w:themeShade="BF"/>
      <w:kern w:val="0"/>
      <w:szCs w:val="28"/>
    </w:rPr>
  </w:style>
  <w:style w:type="paragraph" w:styleId="17">
    <w:name w:val="toc 1"/>
    <w:basedOn w:val="a3"/>
    <w:next w:val="a3"/>
    <w:link w:val="18"/>
    <w:autoRedefine/>
    <w:uiPriority w:val="39"/>
    <w:unhideWhenUsed/>
    <w:qFormat/>
    <w:rsid w:val="008B3837"/>
    <w:pPr>
      <w:tabs>
        <w:tab w:val="left" w:pos="420"/>
        <w:tab w:val="right" w:leader="dot" w:pos="9627"/>
      </w:tabs>
    </w:pPr>
  </w:style>
  <w:style w:type="paragraph" w:styleId="22">
    <w:name w:val="toc 2"/>
    <w:basedOn w:val="a3"/>
    <w:next w:val="a3"/>
    <w:autoRedefine/>
    <w:uiPriority w:val="39"/>
    <w:unhideWhenUsed/>
    <w:qFormat/>
    <w:rsid w:val="00EB3762"/>
    <w:pPr>
      <w:ind w:leftChars="100" w:left="210"/>
    </w:pPr>
  </w:style>
  <w:style w:type="paragraph" w:styleId="33">
    <w:name w:val="toc 3"/>
    <w:basedOn w:val="a3"/>
    <w:next w:val="a3"/>
    <w:autoRedefine/>
    <w:uiPriority w:val="39"/>
    <w:unhideWhenUsed/>
    <w:qFormat/>
    <w:rsid w:val="00D74B2C"/>
    <w:pPr>
      <w:tabs>
        <w:tab w:val="left" w:pos="1155"/>
        <w:tab w:val="right" w:leader="dot" w:pos="9627"/>
      </w:tabs>
      <w:ind w:leftChars="200" w:left="420"/>
    </w:pPr>
  </w:style>
  <w:style w:type="character" w:styleId="af6">
    <w:name w:val="Hyperlink"/>
    <w:basedOn w:val="a4"/>
    <w:uiPriority w:val="99"/>
    <w:unhideWhenUsed/>
    <w:rsid w:val="00EB3762"/>
    <w:rPr>
      <w:color w:val="4575FD" w:themeColor="hyperlink"/>
      <w:u w:val="single"/>
    </w:rPr>
  </w:style>
  <w:style w:type="paragraph" w:styleId="42">
    <w:name w:val="toc 4"/>
    <w:basedOn w:val="a3"/>
    <w:next w:val="a3"/>
    <w:autoRedefine/>
    <w:uiPriority w:val="39"/>
    <w:unhideWhenUsed/>
    <w:rsid w:val="00C35AAF"/>
    <w:pPr>
      <w:tabs>
        <w:tab w:val="left" w:pos="1260"/>
        <w:tab w:val="right" w:leader="dot" w:pos="9627"/>
      </w:tabs>
      <w:ind w:leftChars="300" w:left="630"/>
    </w:pPr>
  </w:style>
  <w:style w:type="table" w:styleId="23">
    <w:name w:val="Light List Accent 1"/>
    <w:basedOn w:val="a5"/>
    <w:uiPriority w:val="61"/>
    <w:rsid w:val="00BC1688"/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6491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band1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</w:style>
  <w:style w:type="paragraph" w:styleId="af7">
    <w:name w:val="No Spacing"/>
    <w:uiPriority w:val="1"/>
    <w:qFormat/>
    <w:rsid w:val="00625352"/>
    <w:pPr>
      <w:widowControl w:val="0"/>
      <w:jc w:val="both"/>
    </w:pPr>
  </w:style>
  <w:style w:type="paragraph" w:customStyle="1" w:styleId="2">
    <w:name w:val="スタイル2"/>
    <w:basedOn w:val="30"/>
    <w:link w:val="24"/>
    <w:rsid w:val="009531DA"/>
    <w:pPr>
      <w:numPr>
        <w:numId w:val="6"/>
      </w:numPr>
    </w:pPr>
    <w:rPr>
      <w:b w:val="0"/>
    </w:rPr>
  </w:style>
  <w:style w:type="character" w:customStyle="1" w:styleId="24">
    <w:name w:val="スタイル2 (文字)"/>
    <w:basedOn w:val="31"/>
    <w:link w:val="2"/>
    <w:rsid w:val="009531DA"/>
    <w:rPr>
      <w:rFonts w:asciiTheme="majorHAnsi" w:eastAsiaTheme="majorEastAsia" w:hAnsiTheme="majorHAnsi" w:cstheme="majorBidi"/>
      <w:b w:val="0"/>
      <w:sz w:val="22"/>
    </w:rPr>
  </w:style>
  <w:style w:type="paragraph" w:customStyle="1" w:styleId="Default">
    <w:name w:val="Default"/>
    <w:rsid w:val="0091158D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character" w:customStyle="1" w:styleId="generalbold">
    <w:name w:val="generalbold"/>
    <w:basedOn w:val="a4"/>
    <w:rsid w:val="00820EC9"/>
  </w:style>
  <w:style w:type="numbering" w:customStyle="1" w:styleId="3">
    <w:name w:val="スタイル3"/>
    <w:uiPriority w:val="99"/>
    <w:rsid w:val="00826ACF"/>
    <w:pPr>
      <w:numPr>
        <w:numId w:val="3"/>
      </w:numPr>
    </w:pPr>
  </w:style>
  <w:style w:type="paragraph" w:customStyle="1" w:styleId="40">
    <w:name w:val="スタイル4"/>
    <w:basedOn w:val="30"/>
    <w:qFormat/>
    <w:rsid w:val="008D7248"/>
    <w:pPr>
      <w:numPr>
        <w:numId w:val="4"/>
      </w:numPr>
    </w:pPr>
  </w:style>
  <w:style w:type="character" w:customStyle="1" w:styleId="51">
    <w:name w:val="見出し 5 (文字)"/>
    <w:basedOn w:val="a4"/>
    <w:link w:val="5"/>
    <w:uiPriority w:val="9"/>
    <w:rsid w:val="00BB6B84"/>
    <w:rPr>
      <w:rFonts w:asciiTheme="majorHAnsi" w:eastAsiaTheme="majorEastAsia" w:hAnsiTheme="majorHAnsi" w:cstheme="majorBidi"/>
    </w:rPr>
  </w:style>
  <w:style w:type="character" w:customStyle="1" w:styleId="60">
    <w:name w:val="見出し 6 (文字)"/>
    <w:basedOn w:val="a4"/>
    <w:link w:val="6"/>
    <w:uiPriority w:val="9"/>
    <w:rsid w:val="00BB6B84"/>
    <w:rPr>
      <w:rFonts w:ascii="Arial" w:hAnsi="Arial"/>
      <w:b/>
      <w:bCs/>
    </w:rPr>
  </w:style>
  <w:style w:type="character" w:customStyle="1" w:styleId="70">
    <w:name w:val="見出し 7 (文字)"/>
    <w:basedOn w:val="a4"/>
    <w:link w:val="7"/>
    <w:uiPriority w:val="9"/>
    <w:semiHidden/>
    <w:rsid w:val="00BB6B84"/>
    <w:rPr>
      <w:rFonts w:ascii="Arial" w:hAnsi="Arial"/>
    </w:rPr>
  </w:style>
  <w:style w:type="character" w:customStyle="1" w:styleId="80">
    <w:name w:val="見出し 8 (文字)"/>
    <w:basedOn w:val="a4"/>
    <w:link w:val="8"/>
    <w:uiPriority w:val="9"/>
    <w:semiHidden/>
    <w:rsid w:val="00BB6B84"/>
    <w:rPr>
      <w:rFonts w:ascii="Arial" w:hAnsi="Arial"/>
    </w:rPr>
  </w:style>
  <w:style w:type="character" w:customStyle="1" w:styleId="90">
    <w:name w:val="見出し 9 (文字)"/>
    <w:basedOn w:val="a4"/>
    <w:link w:val="9"/>
    <w:uiPriority w:val="9"/>
    <w:semiHidden/>
    <w:rsid w:val="00BB6B84"/>
    <w:rPr>
      <w:rFonts w:ascii="Arial" w:hAnsi="Arial"/>
    </w:rPr>
  </w:style>
  <w:style w:type="table" w:styleId="25">
    <w:name w:val="Light List"/>
    <w:basedOn w:val="a5"/>
    <w:uiPriority w:val="61"/>
    <w:rsid w:val="003600C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52">
    <w:name w:val="スタイル5"/>
    <w:basedOn w:val="17"/>
    <w:link w:val="53"/>
    <w:qFormat/>
    <w:rsid w:val="00082DBA"/>
    <w:pPr>
      <w:tabs>
        <w:tab w:val="left" w:pos="630"/>
      </w:tabs>
      <w:ind w:leftChars="67" w:left="141"/>
    </w:pPr>
    <w:rPr>
      <w:noProof/>
    </w:rPr>
  </w:style>
  <w:style w:type="paragraph" w:customStyle="1" w:styleId="61">
    <w:name w:val="スタイル6"/>
    <w:basedOn w:val="17"/>
    <w:link w:val="62"/>
    <w:qFormat/>
    <w:rsid w:val="00EC4445"/>
    <w:pPr>
      <w:tabs>
        <w:tab w:val="left" w:pos="630"/>
      </w:tabs>
      <w:ind w:leftChars="100" w:left="210" w:rightChars="100" w:right="210"/>
    </w:pPr>
    <w:rPr>
      <w:noProof/>
    </w:rPr>
  </w:style>
  <w:style w:type="character" w:customStyle="1" w:styleId="18">
    <w:name w:val="目次 1 (文字)"/>
    <w:basedOn w:val="a4"/>
    <w:link w:val="17"/>
    <w:uiPriority w:val="39"/>
    <w:rsid w:val="008B3837"/>
    <w:rPr>
      <w:rFonts w:ascii="Arial" w:hAnsi="Arial"/>
    </w:rPr>
  </w:style>
  <w:style w:type="character" w:customStyle="1" w:styleId="53">
    <w:name w:val="スタイル5 (文字)"/>
    <w:basedOn w:val="18"/>
    <w:link w:val="52"/>
    <w:rsid w:val="00082DBA"/>
    <w:rPr>
      <w:rFonts w:ascii="Arial" w:hAnsi="Arial"/>
      <w:noProof/>
    </w:rPr>
  </w:style>
  <w:style w:type="character" w:customStyle="1" w:styleId="62">
    <w:name w:val="スタイル6 (文字)"/>
    <w:basedOn w:val="18"/>
    <w:link w:val="61"/>
    <w:rsid w:val="00EC4445"/>
    <w:rPr>
      <w:rFonts w:ascii="Arial" w:hAnsi="Arial"/>
      <w:noProof/>
    </w:rPr>
  </w:style>
  <w:style w:type="character" w:customStyle="1" w:styleId="generalbold1">
    <w:name w:val="generalbold1"/>
    <w:basedOn w:val="a4"/>
    <w:rsid w:val="00345063"/>
    <w:rPr>
      <w:sz w:val="24"/>
      <w:szCs w:val="24"/>
    </w:rPr>
  </w:style>
  <w:style w:type="character" w:customStyle="1" w:styleId="inputrequired1">
    <w:name w:val="input_required1"/>
    <w:basedOn w:val="a4"/>
    <w:rsid w:val="00345063"/>
    <w:rPr>
      <w:color w:val="D80D00"/>
    </w:rPr>
  </w:style>
  <w:style w:type="paragraph" w:styleId="HTML">
    <w:name w:val="HTML Preformatted"/>
    <w:basedOn w:val="a3"/>
    <w:link w:val="HTML0"/>
    <w:uiPriority w:val="99"/>
    <w:semiHidden/>
    <w:unhideWhenUsed/>
    <w:rsid w:val="00C754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ＭＳ ゴシック" w:hAnsi="Courier New" w:cs="Courier New"/>
      <w:kern w:val="0"/>
      <w:sz w:val="24"/>
      <w:szCs w:val="24"/>
    </w:rPr>
  </w:style>
  <w:style w:type="character" w:customStyle="1" w:styleId="HTML0">
    <w:name w:val="HTML 書式付き (文字)"/>
    <w:basedOn w:val="a4"/>
    <w:link w:val="HTML"/>
    <w:uiPriority w:val="99"/>
    <w:semiHidden/>
    <w:rsid w:val="00C754B9"/>
    <w:rPr>
      <w:rFonts w:ascii="Courier New" w:eastAsia="ＭＳ ゴシック" w:hAnsi="Courier New" w:cs="Courier New"/>
      <w:kern w:val="0"/>
      <w:sz w:val="24"/>
      <w:szCs w:val="24"/>
    </w:rPr>
  </w:style>
  <w:style w:type="character" w:customStyle="1" w:styleId="l">
    <w:name w:val="l"/>
    <w:basedOn w:val="a4"/>
    <w:rsid w:val="00C754B9"/>
  </w:style>
  <w:style w:type="character" w:customStyle="1" w:styleId="p">
    <w:name w:val="p"/>
    <w:basedOn w:val="a4"/>
    <w:rsid w:val="00C754B9"/>
  </w:style>
  <w:style w:type="character" w:customStyle="1" w:styleId="s3">
    <w:name w:val="s3"/>
    <w:basedOn w:val="a4"/>
    <w:rsid w:val="00C754B9"/>
    <w:rPr>
      <w:color w:val="DD1144"/>
    </w:rPr>
  </w:style>
  <w:style w:type="character" w:styleId="af8">
    <w:name w:val="Emphasis"/>
    <w:basedOn w:val="a4"/>
    <w:uiPriority w:val="20"/>
    <w:qFormat/>
    <w:rsid w:val="003000E6"/>
    <w:rPr>
      <w:b/>
      <w:bCs/>
      <w:i w:val="0"/>
      <w:iCs w:val="0"/>
    </w:rPr>
  </w:style>
  <w:style w:type="character" w:styleId="af9">
    <w:name w:val="FollowedHyperlink"/>
    <w:basedOn w:val="a4"/>
    <w:uiPriority w:val="99"/>
    <w:semiHidden/>
    <w:unhideWhenUsed/>
    <w:rsid w:val="00321B0B"/>
    <w:rPr>
      <w:color w:val="9E5ECE" w:themeColor="followedHyperlink"/>
      <w:u w:val="single"/>
    </w:rPr>
  </w:style>
  <w:style w:type="character" w:styleId="afa">
    <w:name w:val="annotation reference"/>
    <w:basedOn w:val="a4"/>
    <w:uiPriority w:val="99"/>
    <w:semiHidden/>
    <w:unhideWhenUsed/>
    <w:rsid w:val="00902A3F"/>
    <w:rPr>
      <w:sz w:val="18"/>
      <w:szCs w:val="18"/>
    </w:rPr>
  </w:style>
  <w:style w:type="paragraph" w:styleId="afb">
    <w:name w:val="annotation text"/>
    <w:basedOn w:val="a3"/>
    <w:link w:val="afc"/>
    <w:uiPriority w:val="99"/>
    <w:unhideWhenUsed/>
    <w:rsid w:val="00902A3F"/>
    <w:pPr>
      <w:jc w:val="left"/>
    </w:pPr>
  </w:style>
  <w:style w:type="character" w:customStyle="1" w:styleId="afc">
    <w:name w:val="コメント文字列 (文字)"/>
    <w:basedOn w:val="a4"/>
    <w:link w:val="afb"/>
    <w:uiPriority w:val="99"/>
    <w:rsid w:val="00902A3F"/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902A3F"/>
    <w:rPr>
      <w:b/>
      <w:bCs/>
    </w:rPr>
  </w:style>
  <w:style w:type="character" w:customStyle="1" w:styleId="afe">
    <w:name w:val="コメント内容 (文字)"/>
    <w:basedOn w:val="afc"/>
    <w:link w:val="afd"/>
    <w:uiPriority w:val="99"/>
    <w:semiHidden/>
    <w:rsid w:val="00902A3F"/>
    <w:rPr>
      <w:b/>
      <w:bCs/>
    </w:rPr>
  </w:style>
  <w:style w:type="paragraph" w:customStyle="1" w:styleId="0">
    <w:name w:val="見出し 0"/>
    <w:basedOn w:val="1"/>
    <w:link w:val="00"/>
    <w:qFormat/>
    <w:rsid w:val="002D068D"/>
    <w:pPr>
      <w:widowControl/>
      <w:numPr>
        <w:numId w:val="0"/>
      </w:numPr>
      <w:jc w:val="left"/>
    </w:pPr>
    <w:rPr>
      <w:rFonts w:cstheme="minorHAnsi"/>
    </w:rPr>
  </w:style>
  <w:style w:type="character" w:customStyle="1" w:styleId="00">
    <w:name w:val="見出し 0 (文字)"/>
    <w:basedOn w:val="15"/>
    <w:link w:val="0"/>
    <w:rsid w:val="002D068D"/>
    <w:rPr>
      <w:rFonts w:ascii="Arial" w:eastAsia="ＭＳ Ｐゴシック" w:hAnsi="Arial" w:cstheme="minorHAnsi"/>
      <w:b/>
      <w:color w:val="002B62"/>
      <w:sz w:val="28"/>
      <w:szCs w:val="24"/>
    </w:rPr>
  </w:style>
  <w:style w:type="paragraph" w:customStyle="1" w:styleId="a">
    <w:name w:val="スタイル段落"/>
    <w:basedOn w:val="ab"/>
    <w:link w:val="aff"/>
    <w:qFormat/>
    <w:rsid w:val="002D068D"/>
    <w:pPr>
      <w:numPr>
        <w:numId w:val="8"/>
      </w:numPr>
      <w:ind w:leftChars="0" w:left="0"/>
    </w:pPr>
  </w:style>
  <w:style w:type="paragraph" w:customStyle="1" w:styleId="11">
    <w:name w:val="スタイル11"/>
    <w:basedOn w:val="ab"/>
    <w:qFormat/>
    <w:rsid w:val="002D068D"/>
    <w:pPr>
      <w:widowControl/>
      <w:numPr>
        <w:numId w:val="9"/>
      </w:numPr>
      <w:pBdr>
        <w:left w:val="thinThickSmallGap" w:sz="24" w:space="4" w:color="auto"/>
        <w:bottom w:val="single" w:sz="4" w:space="1" w:color="auto"/>
      </w:pBdr>
      <w:ind w:leftChars="0" w:left="0"/>
      <w:jc w:val="left"/>
    </w:pPr>
    <w:rPr>
      <w:rFonts w:cstheme="minorHAnsi"/>
      <w:b/>
      <w:sz w:val="28"/>
    </w:rPr>
  </w:style>
  <w:style w:type="paragraph" w:customStyle="1" w:styleId="12">
    <w:name w:val="スタイル12"/>
    <w:basedOn w:val="ab"/>
    <w:qFormat/>
    <w:rsid w:val="002D068D"/>
    <w:pPr>
      <w:widowControl/>
      <w:numPr>
        <w:ilvl w:val="1"/>
        <w:numId w:val="9"/>
      </w:numPr>
      <w:ind w:leftChars="0" w:left="709" w:hanging="425"/>
      <w:jc w:val="left"/>
    </w:pPr>
    <w:rPr>
      <w:rFonts w:cstheme="minorHAnsi"/>
      <w:b/>
      <w:sz w:val="24"/>
    </w:rPr>
  </w:style>
  <w:style w:type="paragraph" w:customStyle="1" w:styleId="13">
    <w:name w:val="スタイル13"/>
    <w:basedOn w:val="ab"/>
    <w:qFormat/>
    <w:rsid w:val="002D068D"/>
    <w:pPr>
      <w:widowControl/>
      <w:numPr>
        <w:ilvl w:val="2"/>
        <w:numId w:val="9"/>
      </w:numPr>
      <w:ind w:leftChars="0" w:left="0"/>
      <w:jc w:val="left"/>
    </w:pPr>
    <w:rPr>
      <w:rFonts w:cstheme="minorHAnsi"/>
    </w:rPr>
  </w:style>
  <w:style w:type="paragraph" w:customStyle="1" w:styleId="14">
    <w:name w:val="スタイル14"/>
    <w:basedOn w:val="ab"/>
    <w:qFormat/>
    <w:rsid w:val="002D068D"/>
    <w:pPr>
      <w:widowControl/>
      <w:numPr>
        <w:ilvl w:val="3"/>
        <w:numId w:val="9"/>
      </w:numPr>
      <w:ind w:leftChars="0" w:left="993" w:hanging="425"/>
      <w:jc w:val="left"/>
    </w:pPr>
    <w:rPr>
      <w:rFonts w:cstheme="minorHAnsi"/>
    </w:rPr>
  </w:style>
  <w:style w:type="paragraph" w:customStyle="1" w:styleId="aff0">
    <w:name w:val="表タイトル"/>
    <w:basedOn w:val="a3"/>
    <w:qFormat/>
    <w:rsid w:val="002D068D"/>
    <w:rPr>
      <w:b/>
      <w:color w:val="FFFFFF" w:themeColor="background1"/>
      <w:sz w:val="18"/>
    </w:rPr>
  </w:style>
  <w:style w:type="paragraph" w:customStyle="1" w:styleId="aff1">
    <w:name w:val="表 内容"/>
    <w:basedOn w:val="a3"/>
    <w:qFormat/>
    <w:rsid w:val="002D068D"/>
    <w:rPr>
      <w:sz w:val="18"/>
    </w:rPr>
  </w:style>
  <w:style w:type="paragraph" w:customStyle="1" w:styleId="a2">
    <w:name w:val="番号 ①"/>
    <w:basedOn w:val="ab"/>
    <w:qFormat/>
    <w:rsid w:val="002D068D"/>
    <w:pPr>
      <w:numPr>
        <w:numId w:val="10"/>
      </w:numPr>
      <w:ind w:leftChars="0" w:left="0"/>
    </w:pPr>
  </w:style>
  <w:style w:type="paragraph" w:customStyle="1" w:styleId="a0">
    <w:name w:val="番号 ()"/>
    <w:basedOn w:val="ab"/>
    <w:qFormat/>
    <w:rsid w:val="003C2F77"/>
    <w:pPr>
      <w:numPr>
        <w:numId w:val="14"/>
      </w:numPr>
      <w:ind w:leftChars="0" w:left="0"/>
    </w:pPr>
  </w:style>
  <w:style w:type="paragraph" w:customStyle="1" w:styleId="aff2">
    <w:name w:val="図"/>
    <w:basedOn w:val="a3"/>
    <w:qFormat/>
    <w:rsid w:val="002D068D"/>
    <w:pPr>
      <w:jc w:val="center"/>
    </w:pPr>
    <w:rPr>
      <w:b/>
      <w:noProof/>
    </w:rPr>
  </w:style>
  <w:style w:type="character" w:customStyle="1" w:styleId="aff">
    <w:name w:val="スタイル段落 (文字)"/>
    <w:basedOn w:val="a4"/>
    <w:link w:val="a"/>
    <w:rsid w:val="00AC63CB"/>
    <w:rPr>
      <w:rFonts w:ascii="Arial" w:hAnsi="Arial"/>
    </w:rPr>
  </w:style>
  <w:style w:type="table" w:customStyle="1" w:styleId="19">
    <w:name w:val="表 (格子)1"/>
    <w:basedOn w:val="a5"/>
    <w:next w:val="ad"/>
    <w:uiPriority w:val="59"/>
    <w:rsid w:val="00D37A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3">
    <w:name w:val="Plain Text"/>
    <w:basedOn w:val="a3"/>
    <w:link w:val="aff4"/>
    <w:uiPriority w:val="99"/>
    <w:unhideWhenUsed/>
    <w:rsid w:val="00345387"/>
    <w:pPr>
      <w:jc w:val="left"/>
    </w:pPr>
    <w:rPr>
      <w:rFonts w:ascii="ＭＳ ゴシック" w:eastAsia="ＭＳ ゴシック" w:hAnsi="Courier New" w:cs="Courier New"/>
      <w:sz w:val="20"/>
      <w:szCs w:val="21"/>
    </w:rPr>
  </w:style>
  <w:style w:type="character" w:customStyle="1" w:styleId="aff4">
    <w:name w:val="書式なし (文字)"/>
    <w:basedOn w:val="a4"/>
    <w:link w:val="aff3"/>
    <w:uiPriority w:val="99"/>
    <w:rsid w:val="00345387"/>
    <w:rPr>
      <w:rFonts w:ascii="ＭＳ ゴシック" w:eastAsia="ＭＳ ゴシック" w:hAnsi="Courier New" w:cs="Courier New"/>
      <w:sz w:val="20"/>
      <w:szCs w:val="21"/>
    </w:rPr>
  </w:style>
  <w:style w:type="character" w:customStyle="1" w:styleId="ac">
    <w:name w:val="リスト段落 (文字)"/>
    <w:basedOn w:val="a4"/>
    <w:link w:val="ab"/>
    <w:uiPriority w:val="34"/>
    <w:rsid w:val="00773CB9"/>
    <w:rPr>
      <w:rFonts w:ascii="Arial" w:hAnsi="Arial"/>
    </w:rPr>
  </w:style>
  <w:style w:type="paragraph" w:customStyle="1" w:styleId="26">
    <w:name w:val="本文2"/>
    <w:basedOn w:val="a3"/>
    <w:link w:val="27"/>
    <w:qFormat/>
    <w:rsid w:val="00013CFD"/>
    <w:pPr>
      <w:ind w:leftChars="135" w:left="283"/>
    </w:pPr>
  </w:style>
  <w:style w:type="paragraph" w:customStyle="1" w:styleId="34">
    <w:name w:val="本文3"/>
    <w:basedOn w:val="a3"/>
    <w:link w:val="35"/>
    <w:qFormat/>
    <w:rsid w:val="00090530"/>
    <w:pPr>
      <w:ind w:leftChars="100" w:left="210"/>
    </w:pPr>
    <w:rPr>
      <w:rFonts w:asciiTheme="minorHAnsi" w:hAnsiTheme="minorHAnsi"/>
    </w:rPr>
  </w:style>
  <w:style w:type="character" w:customStyle="1" w:styleId="27">
    <w:name w:val="本文2 (文字)"/>
    <w:basedOn w:val="a4"/>
    <w:link w:val="26"/>
    <w:rsid w:val="00013CFD"/>
    <w:rPr>
      <w:rFonts w:ascii="Arial" w:hAnsi="Arial"/>
    </w:rPr>
  </w:style>
  <w:style w:type="character" w:customStyle="1" w:styleId="35">
    <w:name w:val="本文3 (文字)"/>
    <w:basedOn w:val="a4"/>
    <w:link w:val="34"/>
    <w:rsid w:val="00090530"/>
  </w:style>
  <w:style w:type="table" w:customStyle="1" w:styleId="36">
    <w:name w:val="表 (格子)3"/>
    <w:basedOn w:val="a5"/>
    <w:next w:val="ad"/>
    <w:uiPriority w:val="59"/>
    <w:rsid w:val="008548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50">
    <w:name w:val="段落番号5"/>
    <w:basedOn w:val="a3"/>
    <w:link w:val="54"/>
    <w:qFormat/>
    <w:rsid w:val="0053487B"/>
    <w:pPr>
      <w:numPr>
        <w:numId w:val="19"/>
      </w:numPr>
      <w:jc w:val="left"/>
    </w:pPr>
    <w:rPr>
      <w:rFonts w:asciiTheme="minorHAnsi" w:hAnsiTheme="minorHAnsi"/>
    </w:rPr>
  </w:style>
  <w:style w:type="character" w:customStyle="1" w:styleId="54">
    <w:name w:val="段落番号5 (文字)"/>
    <w:basedOn w:val="a4"/>
    <w:link w:val="50"/>
    <w:rsid w:val="0053487B"/>
  </w:style>
  <w:style w:type="table" w:customStyle="1" w:styleId="43">
    <w:name w:val="表 (格子)4"/>
    <w:basedOn w:val="a5"/>
    <w:next w:val="ad"/>
    <w:uiPriority w:val="59"/>
    <w:rsid w:val="00682F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5">
    <w:name w:val="表 (格子)5"/>
    <w:basedOn w:val="a5"/>
    <w:next w:val="ad"/>
    <w:uiPriority w:val="59"/>
    <w:rsid w:val="00682F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5">
    <w:name w:val="footnote text"/>
    <w:basedOn w:val="a3"/>
    <w:link w:val="aff6"/>
    <w:uiPriority w:val="99"/>
    <w:semiHidden/>
    <w:unhideWhenUsed/>
    <w:rsid w:val="007C4EA1"/>
    <w:pPr>
      <w:snapToGrid w:val="0"/>
      <w:jc w:val="left"/>
    </w:pPr>
    <w:rPr>
      <w:rFonts w:asciiTheme="minorHAnsi" w:hAnsiTheme="minorHAnsi"/>
    </w:rPr>
  </w:style>
  <w:style w:type="character" w:customStyle="1" w:styleId="aff6">
    <w:name w:val="脚注文字列 (文字)"/>
    <w:basedOn w:val="a4"/>
    <w:link w:val="aff5"/>
    <w:uiPriority w:val="99"/>
    <w:semiHidden/>
    <w:rsid w:val="007C4EA1"/>
  </w:style>
  <w:style w:type="character" w:styleId="aff7">
    <w:name w:val="footnote reference"/>
    <w:basedOn w:val="a4"/>
    <w:uiPriority w:val="99"/>
    <w:semiHidden/>
    <w:unhideWhenUsed/>
    <w:rsid w:val="007C4EA1"/>
    <w:rPr>
      <w:vertAlign w:val="superscript"/>
    </w:rPr>
  </w:style>
  <w:style w:type="paragraph" w:customStyle="1" w:styleId="aff8">
    <w:name w:val="リスト見出し"/>
    <w:basedOn w:val="4"/>
    <w:link w:val="aff9"/>
    <w:qFormat/>
    <w:rsid w:val="002C5038"/>
    <w:pPr>
      <w:numPr>
        <w:ilvl w:val="0"/>
        <w:numId w:val="0"/>
      </w:numPr>
      <w:ind w:leftChars="200" w:left="420"/>
      <w:jc w:val="left"/>
    </w:pPr>
    <w:rPr>
      <w:rFonts w:asciiTheme="minorHAnsi" w:hAnsiTheme="minorHAnsi"/>
      <w:b w:val="0"/>
    </w:rPr>
  </w:style>
  <w:style w:type="character" w:customStyle="1" w:styleId="aff9">
    <w:name w:val="リスト見出し (文字)"/>
    <w:basedOn w:val="a4"/>
    <w:link w:val="aff8"/>
    <w:rsid w:val="002C5038"/>
    <w:rPr>
      <w:bCs/>
    </w:rPr>
  </w:style>
  <w:style w:type="paragraph" w:customStyle="1" w:styleId="a1">
    <w:name w:val="見出し３"/>
    <w:basedOn w:val="30"/>
    <w:link w:val="affa"/>
    <w:qFormat/>
    <w:rsid w:val="00BE21CF"/>
    <w:pPr>
      <w:numPr>
        <w:numId w:val="15"/>
      </w:numPr>
      <w:tabs>
        <w:tab w:val="left" w:pos="1276"/>
      </w:tabs>
      <w:ind w:left="851"/>
    </w:pPr>
    <w:rPr>
      <w:rFonts w:ascii="ＭＳ Ｐゴシック" w:eastAsia="ＭＳ Ｐゴシック" w:hAnsi="ＭＳ Ｐゴシック" w:cstheme="majorHAnsi"/>
      <w:szCs w:val="21"/>
    </w:rPr>
  </w:style>
  <w:style w:type="character" w:customStyle="1" w:styleId="affa">
    <w:name w:val="見出し３ (文字)"/>
    <w:basedOn w:val="31"/>
    <w:link w:val="a1"/>
    <w:rsid w:val="00BE21CF"/>
    <w:rPr>
      <w:rFonts w:ascii="ＭＳ Ｐゴシック" w:eastAsia="ＭＳ Ｐゴシック" w:hAnsi="ＭＳ Ｐゴシック" w:cstheme="majorHAnsi"/>
      <w:b/>
      <w:sz w:val="22"/>
      <w:szCs w:val="21"/>
    </w:rPr>
  </w:style>
  <w:style w:type="character" w:styleId="HTML1">
    <w:name w:val="HTML Code"/>
    <w:basedOn w:val="a4"/>
    <w:uiPriority w:val="99"/>
    <w:semiHidden/>
    <w:unhideWhenUsed/>
    <w:rsid w:val="000E656E"/>
    <w:rPr>
      <w:rFonts w:ascii="Consolas" w:eastAsia="ＭＳ ゴシック" w:hAnsi="Consolas" w:cs="Courier New" w:hint="default"/>
      <w:sz w:val="23"/>
      <w:szCs w:val="23"/>
    </w:rPr>
  </w:style>
  <w:style w:type="paragraph" w:styleId="affb">
    <w:name w:val="Revision"/>
    <w:hidden/>
    <w:uiPriority w:val="99"/>
    <w:semiHidden/>
    <w:rsid w:val="007B47B5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5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0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139411">
                      <w:marLeft w:val="15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0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2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8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553">
          <w:marLeft w:val="28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5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1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9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8268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75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53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600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393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444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691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7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8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8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6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4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85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846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885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270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424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266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860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87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3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0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623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62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06259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281971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9436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306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1922807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0273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300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0938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1102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64268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1442128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034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22928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31213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29867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08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emf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emf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github.com/exastro-suite/playbook-collection-docs/blob/master/README.ja.md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hyperlink" Target="https://github.com/exastro-suite/playbook-collection-docs/blob/master/README.ja.md" TargetMode="External"/><Relationship Id="rId35" Type="http://schemas.openxmlformats.org/officeDocument/2006/relationships/image" Target="media/image2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​​テーマ">
  <a:themeElements>
    <a:clrScheme name="orchestratedcolor_2015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76491B"/>
      </a:accent1>
      <a:accent2>
        <a:srgbClr val="76161B"/>
      </a:accent2>
      <a:accent3>
        <a:srgbClr val="203315"/>
      </a:accent3>
      <a:accent4>
        <a:srgbClr val="1C4A50"/>
      </a:accent4>
      <a:accent5>
        <a:srgbClr val="31253B"/>
      </a:accent5>
      <a:accent6>
        <a:srgbClr val="002B62"/>
      </a:accent6>
      <a:hlink>
        <a:srgbClr val="4575FD"/>
      </a:hlink>
      <a:folHlink>
        <a:srgbClr val="9E5ECE"/>
      </a:folHlink>
    </a:clrScheme>
    <a:fontScheme name="Office クラシック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2FD85E-8DA6-4D88-B874-159549CE24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6059</Words>
  <Characters>34540</Characters>
  <Application>Microsoft Office Word</Application>
  <DocSecurity>0</DocSecurity>
  <Lines>287</Lines>
  <Paragraphs>81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2022-01-19T01:15:00Z</dcterms:created>
  <dcterms:modified xsi:type="dcterms:W3CDTF">2022-06-08T07:43:00Z</dcterms:modified>
</cp:coreProperties>
</file>